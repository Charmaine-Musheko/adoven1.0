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4A203" w14:textId="77777777" w:rsidR="005A0A02" w:rsidRPr="00500A77" w:rsidRDefault="005A0A02" w:rsidP="005A0A02">
      <w:pPr>
        <w:jc w:val="center"/>
        <w:rPr>
          <w:sz w:val="24"/>
          <w:szCs w:val="24"/>
        </w:rPr>
      </w:pPr>
    </w:p>
    <w:p w14:paraId="458827FA" w14:textId="77777777" w:rsidR="005A0A02" w:rsidRPr="00500A77" w:rsidRDefault="005A0A02" w:rsidP="005A0A02">
      <w:pPr>
        <w:jc w:val="center"/>
        <w:rPr>
          <w:sz w:val="24"/>
          <w:szCs w:val="24"/>
        </w:rPr>
      </w:pPr>
    </w:p>
    <w:p w14:paraId="13728853" w14:textId="77777777" w:rsidR="005A0A02" w:rsidRPr="00500A77" w:rsidRDefault="005A0A02" w:rsidP="005A0A02">
      <w:pPr>
        <w:jc w:val="center"/>
        <w:rPr>
          <w:sz w:val="24"/>
          <w:szCs w:val="24"/>
        </w:rPr>
      </w:pPr>
      <w:bookmarkStart w:id="0" w:name="_Hlk140487296"/>
      <w:bookmarkStart w:id="1" w:name="_Hlk131005525"/>
      <w:r w:rsidRPr="00500A77">
        <w:rPr>
          <w:noProof/>
          <w:sz w:val="24"/>
          <w:szCs w:val="24"/>
          <w:lang w:eastAsia="en-GB"/>
        </w:rPr>
        <w:drawing>
          <wp:inline distT="0" distB="0" distL="0" distR="0" wp14:anchorId="2191D860" wp14:editId="73268D39">
            <wp:extent cx="5013960" cy="1041361"/>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UST_lo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9774" cy="1057107"/>
                    </a:xfrm>
                    <a:prstGeom prst="rect">
                      <a:avLst/>
                    </a:prstGeom>
                  </pic:spPr>
                </pic:pic>
              </a:graphicData>
            </a:graphic>
          </wp:inline>
        </w:drawing>
      </w:r>
    </w:p>
    <w:p w14:paraId="146CCCA6" w14:textId="77777777" w:rsidR="000C0D29" w:rsidRPr="000C0D29" w:rsidRDefault="000C0D29" w:rsidP="000C0D29">
      <w:pPr>
        <w:autoSpaceDE w:val="0"/>
        <w:autoSpaceDN w:val="0"/>
        <w:adjustRightInd w:val="0"/>
        <w:spacing w:line="240" w:lineRule="auto"/>
        <w:rPr>
          <w:rFonts w:ascii="Calibri" w:hAnsi="Calibri" w:cs="Calibri"/>
          <w:color w:val="000000"/>
          <w:sz w:val="24"/>
          <w:szCs w:val="24"/>
          <w14:ligatures w14:val="standardContextual"/>
        </w:rPr>
      </w:pPr>
    </w:p>
    <w:p w14:paraId="2CF3AECF" w14:textId="3CC4B0F8" w:rsidR="000C0D29" w:rsidRPr="000C0D29" w:rsidRDefault="000C0D29" w:rsidP="000C0D29">
      <w:pPr>
        <w:autoSpaceDE w:val="0"/>
        <w:autoSpaceDN w:val="0"/>
        <w:adjustRightInd w:val="0"/>
        <w:spacing w:line="240" w:lineRule="auto"/>
        <w:jc w:val="center"/>
        <w:rPr>
          <w:rFonts w:ascii="Calibri" w:hAnsi="Calibri" w:cs="Calibri"/>
          <w:color w:val="000000"/>
          <w:sz w:val="28"/>
          <w:szCs w:val="28"/>
          <w14:ligatures w14:val="standardContextual"/>
        </w:rPr>
      </w:pPr>
      <w:r w:rsidRPr="000C0D29">
        <w:rPr>
          <w:rFonts w:ascii="Calibri" w:hAnsi="Calibri" w:cs="Calibri"/>
          <w:b/>
          <w:bCs/>
          <w:color w:val="000000"/>
          <w:sz w:val="28"/>
          <w:szCs w:val="28"/>
          <w14:ligatures w14:val="standardContextual"/>
        </w:rPr>
        <w:t>FACULTY OF COMPUTING AND INFORMATICS</w:t>
      </w:r>
    </w:p>
    <w:p w14:paraId="1B85FF03" w14:textId="67B548AC" w:rsidR="000C0D29" w:rsidRPr="000C0D29" w:rsidRDefault="000C0D29" w:rsidP="000C0D29">
      <w:pPr>
        <w:autoSpaceDE w:val="0"/>
        <w:autoSpaceDN w:val="0"/>
        <w:adjustRightInd w:val="0"/>
        <w:spacing w:line="240" w:lineRule="auto"/>
        <w:jc w:val="center"/>
        <w:rPr>
          <w:rFonts w:ascii="Calibri" w:hAnsi="Calibri" w:cs="Calibri"/>
          <w:color w:val="000000"/>
          <w:sz w:val="28"/>
          <w:szCs w:val="28"/>
          <w14:ligatures w14:val="standardContextual"/>
        </w:rPr>
      </w:pPr>
      <w:r w:rsidRPr="000C0D29">
        <w:rPr>
          <w:rFonts w:ascii="Calibri" w:hAnsi="Calibri" w:cs="Calibri"/>
          <w:b/>
          <w:bCs/>
          <w:color w:val="000000"/>
          <w:sz w:val="28"/>
          <w:szCs w:val="28"/>
          <w14:ligatures w14:val="standardContextual"/>
        </w:rPr>
        <w:t xml:space="preserve">DEPARTMENT OF </w:t>
      </w:r>
      <w:r>
        <w:rPr>
          <w:rFonts w:ascii="Calibri" w:hAnsi="Calibri" w:cs="Calibri"/>
          <w:b/>
          <w:bCs/>
          <w:color w:val="000000"/>
          <w:sz w:val="28"/>
          <w:szCs w:val="28"/>
          <w14:ligatures w14:val="standardContextual"/>
        </w:rPr>
        <w:t>COMPUTER SCIENCE</w:t>
      </w:r>
    </w:p>
    <w:p w14:paraId="7E94D853" w14:textId="21C7D08E" w:rsidR="000C0D29" w:rsidRPr="000C0D29" w:rsidRDefault="000C0D29" w:rsidP="000C0D29">
      <w:pPr>
        <w:autoSpaceDE w:val="0"/>
        <w:autoSpaceDN w:val="0"/>
        <w:adjustRightInd w:val="0"/>
        <w:spacing w:line="240" w:lineRule="auto"/>
        <w:jc w:val="center"/>
        <w:rPr>
          <w:rFonts w:ascii="Calibri" w:hAnsi="Calibri" w:cs="Calibri"/>
          <w:color w:val="000000"/>
          <w:sz w:val="28"/>
          <w:szCs w:val="28"/>
          <w14:ligatures w14:val="standardContextual"/>
        </w:rPr>
      </w:pPr>
      <w:r w:rsidRPr="000C0D29">
        <w:rPr>
          <w:rFonts w:ascii="Calibri" w:hAnsi="Calibri" w:cs="Calibri"/>
          <w:b/>
          <w:bCs/>
          <w:color w:val="000000"/>
          <w:sz w:val="28"/>
          <w:szCs w:val="28"/>
          <w14:ligatures w14:val="standardContextual"/>
        </w:rPr>
        <w:t>MASTER’S THESIS</w:t>
      </w:r>
    </w:p>
    <w:p w14:paraId="2BE49E36" w14:textId="2F3BD7DF" w:rsidR="005A0A02" w:rsidRDefault="000C0D29" w:rsidP="000C0D29">
      <w:pPr>
        <w:jc w:val="center"/>
        <w:rPr>
          <w:rFonts w:ascii="Calibri" w:hAnsi="Calibri" w:cs="Calibri"/>
          <w:b/>
          <w:bCs/>
          <w:color w:val="000000"/>
          <w:sz w:val="28"/>
          <w:szCs w:val="28"/>
          <w14:ligatures w14:val="standardContextual"/>
        </w:rPr>
      </w:pPr>
      <w:r w:rsidRPr="000C0D29">
        <w:rPr>
          <w:rFonts w:ascii="Calibri" w:hAnsi="Calibri" w:cs="Calibri"/>
          <w:b/>
          <w:bCs/>
          <w:color w:val="000000"/>
          <w:sz w:val="28"/>
          <w:szCs w:val="28"/>
          <w14:ligatures w14:val="standardContextual"/>
        </w:rPr>
        <w:t>Title:</w:t>
      </w:r>
    </w:p>
    <w:p w14:paraId="341353A3" w14:textId="77777777" w:rsidR="000C0D29" w:rsidRPr="00500A77" w:rsidRDefault="000C0D29" w:rsidP="000C0D29">
      <w:pPr>
        <w:jc w:val="center"/>
        <w:rPr>
          <w:sz w:val="28"/>
          <w:szCs w:val="28"/>
        </w:rPr>
      </w:pPr>
    </w:p>
    <w:p w14:paraId="3083308C" w14:textId="45126173" w:rsidR="00810C0E" w:rsidRPr="00810C0E" w:rsidRDefault="00810C0E" w:rsidP="000C0D29">
      <w:pPr>
        <w:jc w:val="center"/>
        <w:rPr>
          <w:b/>
          <w:color w:val="2F5496" w:themeColor="accent1" w:themeShade="BF"/>
          <w:sz w:val="36"/>
          <w:szCs w:val="36"/>
        </w:rPr>
      </w:pPr>
      <w:r w:rsidRPr="00810C0E">
        <w:rPr>
          <w:b/>
          <w:color w:val="2F5496" w:themeColor="accent1" w:themeShade="BF"/>
          <w:sz w:val="36"/>
          <w:szCs w:val="36"/>
        </w:rPr>
        <w:t>DESIGNING A SECURE MOBILE APPLICATION FOR SMART PREPAID ENERGY METERS IN NAMIBIA</w:t>
      </w:r>
    </w:p>
    <w:bookmarkEnd w:id="0"/>
    <w:p w14:paraId="187A3918" w14:textId="77777777" w:rsidR="00810C0E" w:rsidRPr="0061448C" w:rsidRDefault="00810C0E" w:rsidP="000C0D29">
      <w:pPr>
        <w:spacing w:after="80"/>
        <w:jc w:val="center"/>
        <w:rPr>
          <w:rFonts w:ascii="Calibri" w:hAnsi="Calibri" w:cs="Arial"/>
          <w:sz w:val="28"/>
          <w:szCs w:val="28"/>
        </w:rPr>
      </w:pPr>
      <w:r w:rsidRPr="0061448C">
        <w:rPr>
          <w:rFonts w:ascii="Calibri" w:hAnsi="Calibri" w:cs="Arial"/>
          <w:sz w:val="28"/>
          <w:szCs w:val="28"/>
        </w:rPr>
        <w:t>by</w:t>
      </w:r>
    </w:p>
    <w:p w14:paraId="23ED1008" w14:textId="77777777" w:rsidR="00810C0E" w:rsidRPr="0061448C" w:rsidRDefault="00810C0E" w:rsidP="000C0D29">
      <w:pPr>
        <w:jc w:val="center"/>
        <w:rPr>
          <w:rFonts w:ascii="Calibri" w:hAnsi="Calibri" w:cs="Arial"/>
          <w:sz w:val="28"/>
          <w:szCs w:val="28"/>
        </w:rPr>
      </w:pPr>
      <w:r w:rsidRPr="0061448C">
        <w:rPr>
          <w:rFonts w:ascii="Calibri" w:hAnsi="Calibri" w:cs="Arial"/>
          <w:sz w:val="28"/>
          <w:szCs w:val="28"/>
        </w:rPr>
        <w:t>Barminas Steve Zeraua</w:t>
      </w:r>
    </w:p>
    <w:p w14:paraId="588CD33A" w14:textId="77777777" w:rsidR="00810C0E" w:rsidRDefault="00810C0E" w:rsidP="000C0D29">
      <w:pPr>
        <w:jc w:val="center"/>
        <w:rPr>
          <w:rFonts w:ascii="Calibri" w:hAnsi="Calibri" w:cs="Arial"/>
          <w:sz w:val="28"/>
          <w:szCs w:val="28"/>
        </w:rPr>
      </w:pPr>
      <w:r w:rsidRPr="0061448C">
        <w:rPr>
          <w:rFonts w:ascii="Calibri" w:hAnsi="Calibri" w:cs="Arial"/>
          <w:sz w:val="28"/>
          <w:szCs w:val="28"/>
        </w:rPr>
        <w:t>200100408</w:t>
      </w:r>
    </w:p>
    <w:p w14:paraId="328B9786" w14:textId="77777777" w:rsidR="005A0A02" w:rsidRPr="00500A77" w:rsidRDefault="005A0A02" w:rsidP="00620BC4">
      <w:pPr>
        <w:rPr>
          <w:b/>
          <w:sz w:val="24"/>
          <w:szCs w:val="24"/>
        </w:rPr>
      </w:pPr>
    </w:p>
    <w:p w14:paraId="4AF44D72" w14:textId="3200A4EF" w:rsidR="005A0A02" w:rsidRPr="00500A77" w:rsidRDefault="005A0A02" w:rsidP="000C0D29">
      <w:pPr>
        <w:jc w:val="center"/>
        <w:rPr>
          <w:sz w:val="28"/>
          <w:szCs w:val="28"/>
        </w:rPr>
      </w:pPr>
      <w:r w:rsidRPr="00500A77">
        <w:rPr>
          <w:sz w:val="28"/>
          <w:szCs w:val="28"/>
        </w:rPr>
        <w:t xml:space="preserve">Thesis submitted in fulfilment of the requirements for the degree of Master of </w:t>
      </w:r>
      <w:r w:rsidR="00810C0E">
        <w:rPr>
          <w:sz w:val="28"/>
          <w:szCs w:val="28"/>
        </w:rPr>
        <w:t>Computer Science</w:t>
      </w:r>
      <w:r w:rsidRPr="00500A77">
        <w:rPr>
          <w:sz w:val="28"/>
          <w:szCs w:val="28"/>
        </w:rPr>
        <w:t xml:space="preserve"> at the Namibia University of Science and Technology</w:t>
      </w:r>
    </w:p>
    <w:p w14:paraId="0708DC8D" w14:textId="647C6D3A" w:rsidR="00810C0E" w:rsidRPr="0061448C" w:rsidRDefault="00810C0E" w:rsidP="000C0D29">
      <w:pPr>
        <w:jc w:val="center"/>
        <w:rPr>
          <w:rFonts w:ascii="Calibri" w:hAnsi="Calibri" w:cs="Arial"/>
          <w:sz w:val="28"/>
          <w:szCs w:val="28"/>
        </w:rPr>
      </w:pPr>
      <w:r w:rsidRPr="0061448C">
        <w:rPr>
          <w:rFonts w:ascii="Calibri" w:hAnsi="Calibri" w:cs="Arial"/>
          <w:sz w:val="28"/>
          <w:szCs w:val="28"/>
        </w:rPr>
        <w:t>Supervisor:</w:t>
      </w:r>
    </w:p>
    <w:p w14:paraId="2DF19FBB" w14:textId="662C6767" w:rsidR="00810C0E" w:rsidRPr="00810C0E" w:rsidRDefault="00620BC4" w:rsidP="000C0D29">
      <w:pPr>
        <w:spacing w:before="80"/>
        <w:jc w:val="center"/>
        <w:rPr>
          <w:rFonts w:ascii="Calibri" w:hAnsi="Calibri" w:cs="Arial"/>
          <w:sz w:val="28"/>
          <w:szCs w:val="28"/>
        </w:rPr>
      </w:pPr>
      <w:r>
        <w:rPr>
          <w:rFonts w:ascii="Calibri" w:hAnsi="Calibri" w:cs="Arial"/>
          <w:sz w:val="28"/>
          <w:szCs w:val="28"/>
        </w:rPr>
        <w:t>Prof</w:t>
      </w:r>
      <w:r w:rsidR="00810C0E" w:rsidRPr="00810C0E">
        <w:rPr>
          <w:rFonts w:ascii="Calibri" w:hAnsi="Calibri" w:cs="Arial"/>
          <w:sz w:val="28"/>
          <w:szCs w:val="28"/>
        </w:rPr>
        <w:t>. Attlee M Gamundani</w:t>
      </w:r>
    </w:p>
    <w:p w14:paraId="29898D58" w14:textId="77777777" w:rsidR="00810C0E" w:rsidRPr="0061448C" w:rsidRDefault="00810C0E" w:rsidP="000C0D29">
      <w:pPr>
        <w:jc w:val="center"/>
        <w:rPr>
          <w:rFonts w:ascii="Calibri" w:hAnsi="Calibri" w:cs="Arial"/>
          <w:sz w:val="28"/>
          <w:szCs w:val="28"/>
        </w:rPr>
      </w:pPr>
      <w:r w:rsidRPr="0061448C">
        <w:rPr>
          <w:rFonts w:ascii="Calibri" w:hAnsi="Calibri" w:cs="Arial"/>
          <w:sz w:val="28"/>
          <w:szCs w:val="28"/>
        </w:rPr>
        <w:t>Co-supervisor:</w:t>
      </w:r>
    </w:p>
    <w:p w14:paraId="648CBFE4" w14:textId="77777777" w:rsidR="00810C0E" w:rsidRDefault="00810C0E" w:rsidP="000C0D29">
      <w:pPr>
        <w:jc w:val="center"/>
        <w:rPr>
          <w:rFonts w:ascii="Calibri" w:hAnsi="Calibri" w:cs="Arial"/>
          <w:sz w:val="28"/>
          <w:szCs w:val="28"/>
        </w:rPr>
      </w:pPr>
      <w:r w:rsidRPr="0061448C">
        <w:rPr>
          <w:rFonts w:ascii="Calibri" w:hAnsi="Calibri" w:cs="Arial"/>
          <w:sz w:val="28"/>
          <w:szCs w:val="28"/>
        </w:rPr>
        <w:t>Ms</w:t>
      </w:r>
      <w:r>
        <w:rPr>
          <w:rFonts w:ascii="Calibri" w:hAnsi="Calibri" w:cs="Arial"/>
          <w:sz w:val="28"/>
          <w:szCs w:val="28"/>
        </w:rPr>
        <w:t>.</w:t>
      </w:r>
      <w:r w:rsidRPr="0061448C">
        <w:rPr>
          <w:rFonts w:ascii="Calibri" w:hAnsi="Calibri" w:cs="Arial"/>
          <w:sz w:val="28"/>
          <w:szCs w:val="28"/>
        </w:rPr>
        <w:t xml:space="preserve"> Teresia Ankome</w:t>
      </w:r>
    </w:p>
    <w:p w14:paraId="35CFD2F2" w14:textId="77777777" w:rsidR="000C0D29" w:rsidRDefault="000C0D29" w:rsidP="000C0D29">
      <w:pPr>
        <w:jc w:val="center"/>
        <w:rPr>
          <w:rFonts w:ascii="Calibri" w:hAnsi="Calibri" w:cs="Arial"/>
          <w:sz w:val="28"/>
          <w:szCs w:val="28"/>
        </w:rPr>
      </w:pPr>
    </w:p>
    <w:p w14:paraId="6EF87F79" w14:textId="57642268" w:rsidR="00810C0E" w:rsidRPr="0061448C" w:rsidRDefault="00433A01" w:rsidP="000C0D29">
      <w:pPr>
        <w:jc w:val="center"/>
        <w:rPr>
          <w:rFonts w:ascii="Calibri" w:hAnsi="Calibri" w:cs="Arial"/>
          <w:color w:val="000000"/>
          <w:sz w:val="28"/>
          <w:szCs w:val="28"/>
        </w:rPr>
      </w:pPr>
      <w:r>
        <w:rPr>
          <w:rFonts w:ascii="Calibri" w:hAnsi="Calibri" w:cs="Arial"/>
          <w:color w:val="000000"/>
          <w:sz w:val="28"/>
          <w:szCs w:val="28"/>
        </w:rPr>
        <w:t>June</w:t>
      </w:r>
      <w:r w:rsidR="00810C0E">
        <w:rPr>
          <w:rFonts w:ascii="Calibri" w:hAnsi="Calibri" w:cs="Arial"/>
          <w:color w:val="000000"/>
          <w:sz w:val="28"/>
          <w:szCs w:val="28"/>
        </w:rPr>
        <w:t xml:space="preserve"> </w:t>
      </w:r>
      <w:r w:rsidR="00810C0E" w:rsidRPr="0061448C">
        <w:rPr>
          <w:rFonts w:ascii="Calibri" w:hAnsi="Calibri" w:cs="Arial"/>
          <w:color w:val="000000"/>
          <w:sz w:val="28"/>
          <w:szCs w:val="28"/>
        </w:rPr>
        <w:t>202</w:t>
      </w:r>
      <w:r>
        <w:rPr>
          <w:rFonts w:ascii="Calibri" w:hAnsi="Calibri" w:cs="Arial"/>
          <w:color w:val="000000"/>
          <w:sz w:val="28"/>
          <w:szCs w:val="28"/>
        </w:rPr>
        <w:t>6</w:t>
      </w:r>
    </w:p>
    <w:p w14:paraId="26B8A303" w14:textId="00DC5D1E" w:rsidR="00936ABA" w:rsidRPr="0061448C" w:rsidRDefault="005A0A02" w:rsidP="000C0D29">
      <w:pPr>
        <w:rPr>
          <w:rFonts w:ascii="Calibri" w:hAnsi="Calibri" w:cs="Arial"/>
          <w:color w:val="000000"/>
        </w:rPr>
      </w:pPr>
      <w:r w:rsidRPr="00500A77">
        <w:rPr>
          <w:sz w:val="28"/>
          <w:szCs w:val="28"/>
          <w:highlight w:val="yellow"/>
        </w:rPr>
        <w:br w:type="page"/>
      </w:r>
      <w:r w:rsidR="00936ABA" w:rsidRPr="0061448C">
        <w:rPr>
          <w:rFonts w:ascii="Calibri" w:hAnsi="Calibri" w:cs="Arial"/>
          <w:color w:val="000000"/>
        </w:rPr>
        <w:lastRenderedPageBreak/>
        <w:t xml:space="preserve">METADATA </w:t>
      </w:r>
    </w:p>
    <w:p w14:paraId="14527ED6" w14:textId="1E1F0062" w:rsidR="00936ABA" w:rsidRPr="0061448C" w:rsidRDefault="00936ABA" w:rsidP="00936ABA">
      <w:pPr>
        <w:rPr>
          <w:rFonts w:ascii="Calibri" w:hAnsi="Calibri" w:cs="Arial"/>
          <w:color w:val="000000"/>
        </w:rPr>
      </w:pPr>
      <w:r w:rsidRPr="0061448C">
        <w:rPr>
          <w:rFonts w:ascii="Calibri" w:hAnsi="Calibri" w:cs="Arial"/>
          <w:color w:val="000000"/>
        </w:rPr>
        <w:t xml:space="preserve">TITLE: </w:t>
      </w:r>
      <w:r w:rsidR="00CA541D">
        <w:rPr>
          <w:rFonts w:ascii="Calibri" w:hAnsi="Calibri" w:cs="Arial"/>
          <w:color w:val="000000"/>
        </w:rPr>
        <w:tab/>
      </w:r>
      <w:r w:rsidR="00CA541D">
        <w:rPr>
          <w:rFonts w:ascii="Calibri" w:hAnsi="Calibri" w:cs="Arial"/>
          <w:color w:val="000000"/>
        </w:rPr>
        <w:tab/>
      </w:r>
      <w:r w:rsidR="00CA541D">
        <w:rPr>
          <w:rFonts w:ascii="Calibri" w:hAnsi="Calibri" w:cs="Arial"/>
          <w:color w:val="000000"/>
        </w:rPr>
        <w:tab/>
      </w:r>
      <w:r w:rsidRPr="0061448C">
        <w:rPr>
          <w:rFonts w:ascii="Calibri" w:hAnsi="Calibri" w:cs="Arial"/>
          <w:color w:val="000000"/>
        </w:rPr>
        <w:t>M</w:t>
      </w:r>
      <w:r w:rsidR="00CA541D">
        <w:rPr>
          <w:rFonts w:ascii="Calibri" w:hAnsi="Calibri" w:cs="Arial"/>
          <w:color w:val="000000"/>
        </w:rPr>
        <w:t>r</w:t>
      </w:r>
    </w:p>
    <w:p w14:paraId="3BD89BED" w14:textId="0D996C5D" w:rsidR="00936ABA" w:rsidRPr="0061448C" w:rsidRDefault="00936ABA" w:rsidP="00936ABA">
      <w:pPr>
        <w:rPr>
          <w:rFonts w:ascii="Calibri" w:hAnsi="Calibri" w:cs="Arial"/>
          <w:color w:val="000000"/>
        </w:rPr>
      </w:pPr>
      <w:r w:rsidRPr="0061448C">
        <w:rPr>
          <w:rFonts w:ascii="Calibri" w:hAnsi="Calibri" w:cs="Arial"/>
          <w:color w:val="000000"/>
        </w:rPr>
        <w:t xml:space="preserve">STUDENT NAME: </w:t>
      </w:r>
      <w:r w:rsidR="00BD3681">
        <w:rPr>
          <w:rFonts w:ascii="Calibri" w:hAnsi="Calibri" w:cs="Arial"/>
          <w:color w:val="000000"/>
        </w:rPr>
        <w:tab/>
      </w:r>
      <w:r w:rsidRPr="0061448C">
        <w:rPr>
          <w:rFonts w:ascii="Calibri" w:hAnsi="Calibri" w:cs="Arial"/>
          <w:color w:val="000000"/>
        </w:rPr>
        <w:t>B</w:t>
      </w:r>
      <w:r w:rsidR="00BD3681">
        <w:rPr>
          <w:rFonts w:ascii="Calibri" w:hAnsi="Calibri" w:cs="Arial"/>
          <w:color w:val="000000"/>
        </w:rPr>
        <w:t>arminas Steve Zeraua</w:t>
      </w:r>
    </w:p>
    <w:p w14:paraId="7FE2B82C" w14:textId="47580447" w:rsidR="00936ABA" w:rsidRPr="0061448C" w:rsidRDefault="00936ABA" w:rsidP="00936ABA">
      <w:pPr>
        <w:rPr>
          <w:rFonts w:ascii="Calibri" w:hAnsi="Calibri" w:cs="Arial"/>
          <w:color w:val="000000"/>
        </w:rPr>
      </w:pPr>
      <w:r w:rsidRPr="0061448C">
        <w:rPr>
          <w:rFonts w:ascii="Calibri" w:hAnsi="Calibri" w:cs="Arial"/>
          <w:color w:val="000000"/>
        </w:rPr>
        <w:t xml:space="preserve">SUPERVISOR: </w:t>
      </w:r>
      <w:r w:rsidR="00BD3681">
        <w:rPr>
          <w:rFonts w:ascii="Calibri" w:hAnsi="Calibri" w:cs="Arial"/>
          <w:color w:val="000000"/>
        </w:rPr>
        <w:tab/>
      </w:r>
      <w:r w:rsidR="00BD3681">
        <w:rPr>
          <w:rFonts w:ascii="Calibri" w:hAnsi="Calibri" w:cs="Arial"/>
          <w:color w:val="000000"/>
        </w:rPr>
        <w:tab/>
      </w:r>
      <w:r w:rsidR="00B753A9">
        <w:rPr>
          <w:rFonts w:ascii="Calibri" w:hAnsi="Calibri" w:cs="Arial"/>
          <w:color w:val="000000"/>
        </w:rPr>
        <w:t>Prof</w:t>
      </w:r>
      <w:r w:rsidR="00BD3681">
        <w:rPr>
          <w:rFonts w:ascii="Calibri" w:hAnsi="Calibri" w:cs="Arial"/>
          <w:color w:val="000000"/>
        </w:rPr>
        <w:t>. Attlee M Gamundani</w:t>
      </w:r>
    </w:p>
    <w:p w14:paraId="37C07176" w14:textId="241792F4" w:rsidR="00936ABA" w:rsidRPr="0061448C" w:rsidRDefault="00936ABA" w:rsidP="00936ABA">
      <w:pPr>
        <w:rPr>
          <w:rFonts w:ascii="Calibri" w:hAnsi="Calibri" w:cs="Arial"/>
          <w:color w:val="000000"/>
        </w:rPr>
      </w:pPr>
      <w:r w:rsidRPr="0061448C">
        <w:rPr>
          <w:rFonts w:ascii="Calibri" w:hAnsi="Calibri" w:cs="Arial"/>
          <w:color w:val="000000"/>
        </w:rPr>
        <w:t>CO-SUPERVISOR:</w:t>
      </w:r>
      <w:r>
        <w:rPr>
          <w:rFonts w:ascii="Calibri" w:hAnsi="Calibri" w:cs="Arial"/>
          <w:color w:val="000000"/>
        </w:rPr>
        <w:t xml:space="preserve"> </w:t>
      </w:r>
      <w:r w:rsidR="00BD3681">
        <w:rPr>
          <w:rFonts w:ascii="Calibri" w:hAnsi="Calibri" w:cs="Arial"/>
          <w:color w:val="000000"/>
        </w:rPr>
        <w:tab/>
      </w:r>
      <w:r w:rsidRPr="0061448C">
        <w:rPr>
          <w:rFonts w:ascii="Calibri" w:hAnsi="Calibri" w:cs="Arial"/>
          <w:color w:val="000000"/>
        </w:rPr>
        <w:t>M</w:t>
      </w:r>
      <w:r w:rsidR="00BD3681">
        <w:rPr>
          <w:rFonts w:ascii="Calibri" w:hAnsi="Calibri" w:cs="Arial"/>
          <w:color w:val="000000"/>
        </w:rPr>
        <w:t>s</w:t>
      </w:r>
      <w:r w:rsidRPr="0061448C">
        <w:rPr>
          <w:rFonts w:ascii="Calibri" w:hAnsi="Calibri" w:cs="Arial"/>
          <w:color w:val="000000"/>
        </w:rPr>
        <w:t xml:space="preserve"> </w:t>
      </w:r>
      <w:r w:rsidR="00BD3681">
        <w:rPr>
          <w:rFonts w:ascii="Calibri" w:hAnsi="Calibri" w:cs="Arial"/>
          <w:color w:val="000000"/>
        </w:rPr>
        <w:t>Teresia Ankome</w:t>
      </w:r>
    </w:p>
    <w:p w14:paraId="6CCD90E9" w14:textId="7A01080C" w:rsidR="00936ABA" w:rsidRPr="0061448C" w:rsidRDefault="00936ABA" w:rsidP="00936ABA">
      <w:pPr>
        <w:rPr>
          <w:rFonts w:ascii="Calibri" w:hAnsi="Calibri" w:cs="Arial"/>
          <w:color w:val="000000"/>
        </w:rPr>
      </w:pPr>
      <w:r w:rsidRPr="0061448C">
        <w:rPr>
          <w:rFonts w:ascii="Calibri" w:hAnsi="Calibri" w:cs="Arial"/>
          <w:color w:val="000000"/>
        </w:rPr>
        <w:t xml:space="preserve">DEPARTMENT: </w:t>
      </w:r>
      <w:r w:rsidR="00BD3681">
        <w:rPr>
          <w:rFonts w:ascii="Calibri" w:hAnsi="Calibri" w:cs="Arial"/>
          <w:color w:val="000000"/>
        </w:rPr>
        <w:tab/>
      </w:r>
      <w:r w:rsidR="00BD3681">
        <w:rPr>
          <w:rFonts w:ascii="Calibri" w:hAnsi="Calibri" w:cs="Arial"/>
          <w:color w:val="000000"/>
        </w:rPr>
        <w:tab/>
      </w:r>
      <w:r w:rsidRPr="0061448C">
        <w:rPr>
          <w:rFonts w:ascii="Calibri" w:hAnsi="Calibri" w:cs="Arial"/>
          <w:color w:val="000000"/>
        </w:rPr>
        <w:t>F</w:t>
      </w:r>
      <w:r w:rsidR="00BD3681">
        <w:rPr>
          <w:rFonts w:ascii="Calibri" w:hAnsi="Calibri" w:cs="Arial"/>
          <w:color w:val="000000"/>
        </w:rPr>
        <w:t xml:space="preserve">aculty of Computing and Informatics </w:t>
      </w:r>
    </w:p>
    <w:p w14:paraId="253D1AB4" w14:textId="149EA6A1" w:rsidR="00936ABA" w:rsidRPr="0061448C" w:rsidRDefault="00936ABA" w:rsidP="00936ABA">
      <w:pPr>
        <w:rPr>
          <w:rFonts w:ascii="Calibri" w:hAnsi="Calibri" w:cs="Arial"/>
          <w:color w:val="000000"/>
        </w:rPr>
      </w:pPr>
      <w:r w:rsidRPr="0061448C">
        <w:rPr>
          <w:rFonts w:ascii="Calibri" w:hAnsi="Calibri" w:cs="Arial"/>
          <w:color w:val="000000"/>
        </w:rPr>
        <w:t xml:space="preserve">QUALIFICATION: </w:t>
      </w:r>
      <w:r w:rsidR="00BD3681">
        <w:rPr>
          <w:rFonts w:ascii="Calibri" w:hAnsi="Calibri" w:cs="Arial"/>
          <w:color w:val="000000"/>
        </w:rPr>
        <w:tab/>
        <w:t>Master of Computer Science</w:t>
      </w:r>
    </w:p>
    <w:p w14:paraId="34364023" w14:textId="256B221E" w:rsidR="00936ABA" w:rsidRPr="0061448C" w:rsidRDefault="00936ABA" w:rsidP="00936ABA">
      <w:pPr>
        <w:rPr>
          <w:rFonts w:ascii="Calibri" w:hAnsi="Calibri" w:cs="Arial"/>
          <w:color w:val="000000"/>
        </w:rPr>
      </w:pPr>
      <w:r w:rsidRPr="0061448C">
        <w:rPr>
          <w:rFonts w:ascii="Calibri" w:hAnsi="Calibri" w:cs="Arial"/>
          <w:color w:val="000000"/>
        </w:rPr>
        <w:t xml:space="preserve">SPECIALISATION: </w:t>
      </w:r>
      <w:r w:rsidR="00BD3681">
        <w:rPr>
          <w:rFonts w:ascii="Calibri" w:hAnsi="Calibri" w:cs="Arial"/>
          <w:color w:val="000000"/>
        </w:rPr>
        <w:tab/>
        <w:t>Mobile Application</w:t>
      </w:r>
    </w:p>
    <w:p w14:paraId="68DE56A1" w14:textId="55DB6696" w:rsidR="00936ABA" w:rsidRPr="0061448C" w:rsidRDefault="00936ABA" w:rsidP="007D65DC">
      <w:pPr>
        <w:rPr>
          <w:rFonts w:ascii="Calibri" w:hAnsi="Calibri" w:cs="Arial"/>
        </w:rPr>
      </w:pPr>
      <w:r w:rsidRPr="0061448C">
        <w:rPr>
          <w:rFonts w:ascii="Calibri" w:hAnsi="Calibri" w:cs="Arial"/>
        </w:rPr>
        <w:t xml:space="preserve">STUDY TITLE: </w:t>
      </w:r>
      <w:r w:rsidR="00BD3681">
        <w:rPr>
          <w:rFonts w:ascii="Calibri" w:hAnsi="Calibri" w:cs="Arial"/>
        </w:rPr>
        <w:tab/>
      </w:r>
      <w:r w:rsidR="00BD3681">
        <w:rPr>
          <w:rFonts w:ascii="Calibri" w:hAnsi="Calibri" w:cs="Arial"/>
        </w:rPr>
        <w:tab/>
        <w:t>Designing a Secure Mobile Application for Smart Energy Meters in Namibia</w:t>
      </w:r>
    </w:p>
    <w:p w14:paraId="34AE5FF7" w14:textId="43AC545C" w:rsidR="00936ABA" w:rsidRPr="0061448C" w:rsidRDefault="00936ABA" w:rsidP="00936ABA">
      <w:pPr>
        <w:pStyle w:val="Default"/>
        <w:spacing w:line="360" w:lineRule="auto"/>
        <w:rPr>
          <w:rFonts w:ascii="Calibri" w:hAnsi="Calibri" w:cs="Arial"/>
          <w:lang w:val="en-GB"/>
        </w:rPr>
      </w:pPr>
      <w:r w:rsidRPr="0061448C">
        <w:rPr>
          <w:rFonts w:ascii="Calibri" w:hAnsi="Calibri" w:cs="Arial"/>
          <w:lang w:val="en-GB"/>
        </w:rPr>
        <w:t xml:space="preserve">KNOWLEDGE AREA: </w:t>
      </w:r>
      <w:r w:rsidR="00BD3681">
        <w:rPr>
          <w:rFonts w:ascii="Calibri" w:hAnsi="Calibri" w:cs="Arial"/>
          <w:lang w:val="en-GB"/>
        </w:rPr>
        <w:tab/>
        <w:t>Secure Mobile Application Development</w:t>
      </w:r>
    </w:p>
    <w:p w14:paraId="20A45BC7" w14:textId="1D440FBA" w:rsidR="00936ABA" w:rsidRPr="0061448C" w:rsidRDefault="00936ABA" w:rsidP="00BD3681">
      <w:pPr>
        <w:pStyle w:val="Default"/>
        <w:spacing w:line="360" w:lineRule="auto"/>
        <w:ind w:left="2160" w:hanging="2160"/>
        <w:rPr>
          <w:rFonts w:ascii="Calibri" w:hAnsi="Calibri" w:cs="Arial"/>
          <w:lang w:val="en-GB"/>
        </w:rPr>
      </w:pPr>
      <w:r w:rsidRPr="0061448C">
        <w:rPr>
          <w:rFonts w:ascii="Calibri" w:hAnsi="Calibri" w:cs="Arial"/>
          <w:lang w:val="en-GB"/>
        </w:rPr>
        <w:t xml:space="preserve">KEYWORDS: </w:t>
      </w:r>
      <w:r w:rsidR="00BD3681">
        <w:rPr>
          <w:rFonts w:ascii="Calibri" w:hAnsi="Calibri" w:cs="Arial"/>
          <w:lang w:val="en-GB"/>
        </w:rPr>
        <w:tab/>
        <w:t xml:space="preserve">Smart Meters, Internet of Things, Mobile Application, Cybersecurity, Encryption </w:t>
      </w:r>
    </w:p>
    <w:p w14:paraId="5F7037B6" w14:textId="571C206B" w:rsidR="00BD3681" w:rsidRDefault="00936ABA" w:rsidP="00BD3681">
      <w:pPr>
        <w:pStyle w:val="Default"/>
        <w:spacing w:line="360" w:lineRule="auto"/>
        <w:rPr>
          <w:rFonts w:ascii="Calibri" w:hAnsi="Calibri" w:cs="Arial"/>
          <w:lang w:val="en-GB"/>
        </w:rPr>
      </w:pPr>
      <w:r w:rsidRPr="0061448C">
        <w:rPr>
          <w:rFonts w:ascii="Calibri" w:hAnsi="Calibri" w:cs="Arial"/>
          <w:lang w:val="en-GB"/>
        </w:rPr>
        <w:t xml:space="preserve">TYPE OF RESEARCH: </w:t>
      </w:r>
      <w:r w:rsidR="00BD3681">
        <w:rPr>
          <w:rFonts w:ascii="Calibri" w:hAnsi="Calibri" w:cs="Arial"/>
          <w:lang w:val="en-GB"/>
        </w:rPr>
        <w:tab/>
      </w:r>
      <w:r w:rsidRPr="0061448C">
        <w:rPr>
          <w:rFonts w:ascii="Calibri" w:hAnsi="Calibri" w:cs="Arial"/>
          <w:lang w:val="en-GB"/>
        </w:rPr>
        <w:t>D</w:t>
      </w:r>
      <w:r w:rsidR="00BD3681">
        <w:rPr>
          <w:rFonts w:ascii="Calibri" w:hAnsi="Calibri" w:cs="Arial"/>
          <w:lang w:val="en-GB"/>
        </w:rPr>
        <w:t xml:space="preserve">esign-Based Research </w:t>
      </w:r>
    </w:p>
    <w:p w14:paraId="2783B082" w14:textId="4CD7D49F" w:rsidR="00936ABA" w:rsidRPr="0061448C" w:rsidRDefault="00936ABA" w:rsidP="00BD3681">
      <w:pPr>
        <w:pStyle w:val="Default"/>
        <w:spacing w:line="360" w:lineRule="auto"/>
        <w:rPr>
          <w:rFonts w:ascii="Calibri" w:hAnsi="Calibri" w:cs="Arial"/>
          <w:lang w:val="en-GB"/>
        </w:rPr>
      </w:pPr>
      <w:r w:rsidRPr="0061448C">
        <w:rPr>
          <w:rFonts w:ascii="Calibri" w:hAnsi="Calibri" w:cs="Arial"/>
          <w:lang w:val="en-GB"/>
        </w:rPr>
        <w:t xml:space="preserve">METHODOLOGY: </w:t>
      </w:r>
      <w:r w:rsidR="00BD3681">
        <w:rPr>
          <w:rFonts w:ascii="Calibri" w:hAnsi="Calibri" w:cs="Arial"/>
          <w:lang w:val="en-GB"/>
        </w:rPr>
        <w:tab/>
      </w:r>
      <w:r w:rsidR="00BD3681" w:rsidRPr="00BD3681">
        <w:rPr>
          <w:rFonts w:ascii="Calibri" w:hAnsi="Calibri" w:cs="Arial"/>
          <w:color w:val="FF0000"/>
          <w:lang w:val="en-GB"/>
        </w:rPr>
        <w:t>Qualitative Methodology</w:t>
      </w:r>
    </w:p>
    <w:p w14:paraId="0217217B" w14:textId="4101B66C" w:rsidR="00936ABA" w:rsidRPr="0061448C" w:rsidRDefault="00936ABA" w:rsidP="00936ABA">
      <w:pPr>
        <w:rPr>
          <w:rFonts w:ascii="Calibri" w:hAnsi="Calibri" w:cs="Arial"/>
          <w:color w:val="000000"/>
        </w:rPr>
      </w:pPr>
      <w:r w:rsidRPr="0061448C">
        <w:rPr>
          <w:rFonts w:ascii="Calibri" w:hAnsi="Calibri" w:cs="Arial"/>
          <w:color w:val="000000"/>
        </w:rPr>
        <w:t xml:space="preserve">STATUS: </w:t>
      </w:r>
      <w:r w:rsidR="00BD3681">
        <w:rPr>
          <w:rFonts w:ascii="Calibri" w:hAnsi="Calibri" w:cs="Arial"/>
          <w:color w:val="000000"/>
        </w:rPr>
        <w:tab/>
      </w:r>
      <w:r w:rsidR="00BD3681">
        <w:rPr>
          <w:rFonts w:ascii="Calibri" w:hAnsi="Calibri" w:cs="Arial"/>
          <w:color w:val="000000"/>
        </w:rPr>
        <w:tab/>
        <w:t>Thesis</w:t>
      </w:r>
    </w:p>
    <w:p w14:paraId="4C6C0C47" w14:textId="1B2F2825" w:rsidR="00936ABA" w:rsidRPr="0061448C" w:rsidRDefault="00936ABA" w:rsidP="00936ABA">
      <w:pPr>
        <w:rPr>
          <w:rFonts w:ascii="Calibri" w:hAnsi="Calibri" w:cs="Arial"/>
          <w:color w:val="000000"/>
        </w:rPr>
      </w:pPr>
      <w:r w:rsidRPr="0061448C">
        <w:rPr>
          <w:rFonts w:ascii="Calibri" w:hAnsi="Calibri" w:cs="Arial"/>
          <w:color w:val="000000"/>
        </w:rPr>
        <w:t xml:space="preserve">SITE: </w:t>
      </w:r>
      <w:r w:rsidR="00BD3681">
        <w:rPr>
          <w:rFonts w:ascii="Calibri" w:hAnsi="Calibri" w:cs="Arial"/>
          <w:color w:val="000000"/>
        </w:rPr>
        <w:tab/>
      </w:r>
      <w:r w:rsidR="00BD3681">
        <w:rPr>
          <w:rFonts w:ascii="Calibri" w:hAnsi="Calibri" w:cs="Arial"/>
          <w:color w:val="000000"/>
        </w:rPr>
        <w:tab/>
      </w:r>
      <w:r w:rsidR="00BD3681">
        <w:rPr>
          <w:rFonts w:ascii="Calibri" w:hAnsi="Calibri" w:cs="Arial"/>
          <w:color w:val="000000"/>
        </w:rPr>
        <w:tab/>
      </w:r>
      <w:r w:rsidRPr="0061448C">
        <w:rPr>
          <w:rFonts w:ascii="Calibri" w:hAnsi="Calibri" w:cs="Arial"/>
          <w:color w:val="000000"/>
        </w:rPr>
        <w:t>N</w:t>
      </w:r>
      <w:r w:rsidR="00BD3681">
        <w:rPr>
          <w:rFonts w:ascii="Calibri" w:hAnsi="Calibri" w:cs="Arial"/>
          <w:color w:val="000000"/>
        </w:rPr>
        <w:t>amibia University of Science and Technology</w:t>
      </w:r>
    </w:p>
    <w:p w14:paraId="681FDA28" w14:textId="28E6031C" w:rsidR="00936ABA" w:rsidRPr="0061448C" w:rsidRDefault="00936ABA" w:rsidP="00936ABA">
      <w:pPr>
        <w:rPr>
          <w:rFonts w:ascii="Calibri" w:hAnsi="Calibri" w:cs="Arial"/>
          <w:color w:val="000000"/>
        </w:rPr>
      </w:pPr>
      <w:r w:rsidRPr="0061448C">
        <w:rPr>
          <w:rFonts w:ascii="Calibri" w:hAnsi="Calibri" w:cs="Arial"/>
          <w:color w:val="000000"/>
        </w:rPr>
        <w:t xml:space="preserve">DOCUMENT DATE:  </w:t>
      </w:r>
      <w:r w:rsidR="00BD3681">
        <w:rPr>
          <w:rFonts w:ascii="Calibri" w:hAnsi="Calibri" w:cs="Arial"/>
          <w:color w:val="000000"/>
        </w:rPr>
        <w:tab/>
      </w:r>
      <w:r w:rsidR="007A0E37">
        <w:rPr>
          <w:rFonts w:ascii="Calibri" w:hAnsi="Calibri" w:cs="Arial"/>
          <w:color w:val="000000"/>
        </w:rPr>
        <w:t>June 2026</w:t>
      </w:r>
    </w:p>
    <w:p w14:paraId="2901239F" w14:textId="275B1151" w:rsidR="00936ABA" w:rsidRPr="0061448C" w:rsidRDefault="00936ABA" w:rsidP="00936ABA">
      <w:pPr>
        <w:rPr>
          <w:rFonts w:ascii="Calibri" w:hAnsi="Calibri" w:cs="Arial"/>
          <w:color w:val="000000"/>
        </w:rPr>
      </w:pPr>
      <w:r w:rsidRPr="0061448C">
        <w:rPr>
          <w:rFonts w:ascii="Calibri" w:hAnsi="Calibri" w:cs="Arial"/>
          <w:color w:val="000000"/>
        </w:rPr>
        <w:t xml:space="preserve">SPONSOR: </w:t>
      </w:r>
      <w:r w:rsidR="00BD3681">
        <w:rPr>
          <w:rFonts w:ascii="Calibri" w:hAnsi="Calibri" w:cs="Arial"/>
          <w:color w:val="000000"/>
        </w:rPr>
        <w:tab/>
      </w:r>
      <w:r w:rsidR="00BD3681">
        <w:rPr>
          <w:rFonts w:ascii="Calibri" w:hAnsi="Calibri" w:cs="Arial"/>
          <w:color w:val="000000"/>
        </w:rPr>
        <w:tab/>
      </w:r>
      <w:r w:rsidR="002F2080">
        <w:rPr>
          <w:rFonts w:ascii="Calibri" w:hAnsi="Calibri" w:cs="Arial"/>
          <w:color w:val="000000"/>
        </w:rPr>
        <w:t>NamPower</w:t>
      </w:r>
      <w:r>
        <w:rPr>
          <w:rFonts w:ascii="Calibri" w:hAnsi="Calibri" w:cs="Arial"/>
          <w:color w:val="000000"/>
        </w:rPr>
        <w:t xml:space="preserve"> </w:t>
      </w:r>
    </w:p>
    <w:p w14:paraId="5C527885" w14:textId="77777777" w:rsidR="00936ABA" w:rsidRDefault="00936ABA" w:rsidP="005A0A02">
      <w:pPr>
        <w:spacing w:line="240" w:lineRule="auto"/>
        <w:jc w:val="center"/>
        <w:rPr>
          <w:b/>
          <w:sz w:val="28"/>
          <w:szCs w:val="28"/>
        </w:rPr>
      </w:pPr>
    </w:p>
    <w:p w14:paraId="3E454AB3" w14:textId="77777777" w:rsidR="00936ABA" w:rsidRDefault="00936ABA" w:rsidP="005A0A02">
      <w:pPr>
        <w:spacing w:line="240" w:lineRule="auto"/>
        <w:jc w:val="center"/>
        <w:rPr>
          <w:b/>
          <w:sz w:val="28"/>
          <w:szCs w:val="28"/>
        </w:rPr>
      </w:pPr>
    </w:p>
    <w:p w14:paraId="1D373730" w14:textId="3DE590E1" w:rsidR="00936ABA" w:rsidRDefault="00936ABA" w:rsidP="005A0A02">
      <w:pPr>
        <w:spacing w:line="240" w:lineRule="auto"/>
        <w:jc w:val="center"/>
        <w:rPr>
          <w:b/>
          <w:sz w:val="28"/>
          <w:szCs w:val="28"/>
        </w:rPr>
      </w:pPr>
    </w:p>
    <w:p w14:paraId="2AF3DC55" w14:textId="6858857D" w:rsidR="00936ABA" w:rsidRDefault="00936ABA" w:rsidP="005A0A02">
      <w:pPr>
        <w:spacing w:line="240" w:lineRule="auto"/>
        <w:jc w:val="center"/>
        <w:rPr>
          <w:b/>
          <w:sz w:val="28"/>
          <w:szCs w:val="28"/>
        </w:rPr>
      </w:pPr>
    </w:p>
    <w:p w14:paraId="2705F9BB" w14:textId="2B4A554C" w:rsidR="00936ABA" w:rsidRDefault="00936ABA" w:rsidP="005A0A02">
      <w:pPr>
        <w:spacing w:line="240" w:lineRule="auto"/>
        <w:jc w:val="center"/>
        <w:rPr>
          <w:b/>
          <w:sz w:val="28"/>
          <w:szCs w:val="28"/>
        </w:rPr>
      </w:pPr>
    </w:p>
    <w:p w14:paraId="5DB720B2" w14:textId="556E2F92" w:rsidR="00936ABA" w:rsidRDefault="00936ABA" w:rsidP="005A0A02">
      <w:pPr>
        <w:spacing w:line="240" w:lineRule="auto"/>
        <w:jc w:val="center"/>
        <w:rPr>
          <w:b/>
          <w:sz w:val="28"/>
          <w:szCs w:val="28"/>
        </w:rPr>
      </w:pPr>
    </w:p>
    <w:p w14:paraId="7F23C4E2" w14:textId="1A4511EF" w:rsidR="00936ABA" w:rsidRDefault="00936ABA" w:rsidP="005A0A02">
      <w:pPr>
        <w:spacing w:line="240" w:lineRule="auto"/>
        <w:jc w:val="center"/>
        <w:rPr>
          <w:b/>
          <w:sz w:val="28"/>
          <w:szCs w:val="28"/>
        </w:rPr>
      </w:pPr>
    </w:p>
    <w:p w14:paraId="66CDACCD" w14:textId="7B6B3067" w:rsidR="00936ABA" w:rsidRDefault="00936ABA" w:rsidP="005A0A02">
      <w:pPr>
        <w:spacing w:line="240" w:lineRule="auto"/>
        <w:jc w:val="center"/>
        <w:rPr>
          <w:b/>
          <w:sz w:val="28"/>
          <w:szCs w:val="28"/>
        </w:rPr>
      </w:pPr>
    </w:p>
    <w:p w14:paraId="5A2CC9E4" w14:textId="034A0E04" w:rsidR="00936ABA" w:rsidRDefault="00936ABA" w:rsidP="005A0A02">
      <w:pPr>
        <w:spacing w:line="240" w:lineRule="auto"/>
        <w:jc w:val="center"/>
        <w:rPr>
          <w:b/>
          <w:sz w:val="28"/>
          <w:szCs w:val="28"/>
        </w:rPr>
      </w:pPr>
    </w:p>
    <w:p w14:paraId="4B086F4B" w14:textId="1DA260CC" w:rsidR="00936ABA" w:rsidRDefault="00936ABA" w:rsidP="005A0A02">
      <w:pPr>
        <w:spacing w:line="240" w:lineRule="auto"/>
        <w:jc w:val="center"/>
        <w:rPr>
          <w:b/>
          <w:sz w:val="28"/>
          <w:szCs w:val="28"/>
        </w:rPr>
      </w:pPr>
    </w:p>
    <w:p w14:paraId="796846B3" w14:textId="306D4401" w:rsidR="00936ABA" w:rsidRDefault="00936ABA" w:rsidP="005A0A02">
      <w:pPr>
        <w:spacing w:line="240" w:lineRule="auto"/>
        <w:jc w:val="center"/>
        <w:rPr>
          <w:b/>
          <w:sz w:val="28"/>
          <w:szCs w:val="28"/>
        </w:rPr>
      </w:pPr>
    </w:p>
    <w:p w14:paraId="6AD6A151" w14:textId="46F7A127" w:rsidR="00936ABA" w:rsidRDefault="00936ABA" w:rsidP="005A0A02">
      <w:pPr>
        <w:spacing w:line="240" w:lineRule="auto"/>
        <w:jc w:val="center"/>
        <w:rPr>
          <w:b/>
          <w:sz w:val="28"/>
          <w:szCs w:val="28"/>
        </w:rPr>
      </w:pPr>
    </w:p>
    <w:p w14:paraId="24EE3168" w14:textId="01EDAAF6" w:rsidR="00936ABA" w:rsidRDefault="00936ABA" w:rsidP="005A0A02">
      <w:pPr>
        <w:spacing w:line="240" w:lineRule="auto"/>
        <w:jc w:val="center"/>
        <w:rPr>
          <w:b/>
          <w:sz w:val="28"/>
          <w:szCs w:val="28"/>
        </w:rPr>
      </w:pPr>
    </w:p>
    <w:p w14:paraId="15C46009" w14:textId="77777777" w:rsidR="00AC6E69" w:rsidRDefault="00AC6E69" w:rsidP="005A0A02">
      <w:pPr>
        <w:spacing w:line="240" w:lineRule="auto"/>
        <w:jc w:val="center"/>
        <w:rPr>
          <w:b/>
          <w:sz w:val="28"/>
          <w:szCs w:val="28"/>
        </w:rPr>
      </w:pPr>
    </w:p>
    <w:p w14:paraId="12D72BF3" w14:textId="63BDBD20" w:rsidR="00936ABA" w:rsidRDefault="00936ABA" w:rsidP="005A0A02">
      <w:pPr>
        <w:spacing w:line="240" w:lineRule="auto"/>
        <w:jc w:val="center"/>
        <w:rPr>
          <w:b/>
          <w:sz w:val="28"/>
          <w:szCs w:val="28"/>
        </w:rPr>
      </w:pPr>
    </w:p>
    <w:p w14:paraId="010D6925" w14:textId="77777777" w:rsidR="00936ABA" w:rsidRDefault="00936ABA" w:rsidP="005A0A02">
      <w:pPr>
        <w:spacing w:line="240" w:lineRule="auto"/>
        <w:jc w:val="center"/>
        <w:rPr>
          <w:b/>
          <w:sz w:val="28"/>
          <w:szCs w:val="28"/>
        </w:rPr>
      </w:pPr>
    </w:p>
    <w:p w14:paraId="22483BE9" w14:textId="77777777" w:rsidR="00936ABA" w:rsidRDefault="00936ABA" w:rsidP="005A0A02">
      <w:pPr>
        <w:spacing w:line="240" w:lineRule="auto"/>
        <w:jc w:val="center"/>
        <w:rPr>
          <w:b/>
          <w:sz w:val="28"/>
          <w:szCs w:val="28"/>
        </w:rPr>
      </w:pPr>
    </w:p>
    <w:p w14:paraId="7C39A778" w14:textId="6A4CE05D" w:rsidR="005A0A02" w:rsidRPr="00500A77" w:rsidRDefault="005A0A02" w:rsidP="005A0A02">
      <w:pPr>
        <w:spacing w:line="240" w:lineRule="auto"/>
        <w:jc w:val="center"/>
        <w:rPr>
          <w:b/>
          <w:sz w:val="28"/>
          <w:szCs w:val="28"/>
        </w:rPr>
      </w:pPr>
      <w:r w:rsidRPr="00500A77">
        <w:rPr>
          <w:b/>
          <w:sz w:val="28"/>
          <w:szCs w:val="28"/>
        </w:rPr>
        <w:t>Declaration</w:t>
      </w:r>
    </w:p>
    <w:p w14:paraId="4ADAAF6A" w14:textId="77777777" w:rsidR="005A0A02" w:rsidRPr="00500A77" w:rsidRDefault="005A0A02" w:rsidP="005A0A02">
      <w:pPr>
        <w:spacing w:line="240" w:lineRule="auto"/>
        <w:jc w:val="center"/>
        <w:rPr>
          <w:b/>
          <w:sz w:val="28"/>
          <w:szCs w:val="28"/>
        </w:rPr>
      </w:pPr>
    </w:p>
    <w:p w14:paraId="4288430F" w14:textId="788A9AD0" w:rsidR="005A0A02" w:rsidRPr="00500A77" w:rsidRDefault="005A0A02" w:rsidP="005A0A02">
      <w:pPr>
        <w:spacing w:line="240" w:lineRule="auto"/>
        <w:jc w:val="both"/>
        <w:rPr>
          <w:sz w:val="24"/>
          <w:szCs w:val="24"/>
        </w:rPr>
      </w:pPr>
      <w:r w:rsidRPr="00500A77">
        <w:rPr>
          <w:sz w:val="24"/>
          <w:szCs w:val="24"/>
        </w:rPr>
        <w:t xml:space="preserve">I, </w:t>
      </w:r>
      <w:r w:rsidR="007D65DC">
        <w:rPr>
          <w:i/>
          <w:sz w:val="24"/>
          <w:szCs w:val="24"/>
        </w:rPr>
        <w:t>Barminas Steve Zeraua</w:t>
      </w:r>
      <w:r w:rsidRPr="00500A77">
        <w:rPr>
          <w:sz w:val="24"/>
          <w:szCs w:val="24"/>
        </w:rPr>
        <w:t xml:space="preserve">, hereby declare that the work contained in the thesis entitled: </w:t>
      </w:r>
      <w:r w:rsidR="007D65DC">
        <w:rPr>
          <w:rFonts w:ascii="Calibri" w:hAnsi="Calibri" w:cs="Arial"/>
          <w:color w:val="000000"/>
          <w:sz w:val="24"/>
          <w:szCs w:val="24"/>
        </w:rPr>
        <w:t>D</w:t>
      </w:r>
      <w:r w:rsidR="007D65DC" w:rsidRPr="007D65DC">
        <w:rPr>
          <w:rFonts w:ascii="Calibri" w:hAnsi="Calibri" w:cs="Arial"/>
          <w:color w:val="000000"/>
          <w:sz w:val="24"/>
          <w:szCs w:val="24"/>
        </w:rPr>
        <w:t xml:space="preserve">esigning a </w:t>
      </w:r>
      <w:r w:rsidR="007D65DC">
        <w:rPr>
          <w:rFonts w:ascii="Calibri" w:hAnsi="Calibri" w:cs="Arial"/>
          <w:color w:val="000000"/>
          <w:sz w:val="24"/>
          <w:szCs w:val="24"/>
        </w:rPr>
        <w:t>S</w:t>
      </w:r>
      <w:r w:rsidR="007D65DC" w:rsidRPr="007D65DC">
        <w:rPr>
          <w:rFonts w:ascii="Calibri" w:hAnsi="Calibri" w:cs="Arial"/>
          <w:color w:val="000000"/>
          <w:sz w:val="24"/>
          <w:szCs w:val="24"/>
        </w:rPr>
        <w:t xml:space="preserve">ecure </w:t>
      </w:r>
      <w:r w:rsidR="007D65DC">
        <w:rPr>
          <w:rFonts w:ascii="Calibri" w:hAnsi="Calibri" w:cs="Arial"/>
          <w:color w:val="000000"/>
          <w:sz w:val="24"/>
          <w:szCs w:val="24"/>
        </w:rPr>
        <w:t>M</w:t>
      </w:r>
      <w:r w:rsidR="007D65DC" w:rsidRPr="007D65DC">
        <w:rPr>
          <w:rFonts w:ascii="Calibri" w:hAnsi="Calibri" w:cs="Arial"/>
          <w:color w:val="000000"/>
          <w:sz w:val="24"/>
          <w:szCs w:val="24"/>
        </w:rPr>
        <w:t xml:space="preserve">obile </w:t>
      </w:r>
      <w:r w:rsidR="007D65DC">
        <w:rPr>
          <w:rFonts w:ascii="Calibri" w:hAnsi="Calibri" w:cs="Arial"/>
          <w:color w:val="000000"/>
          <w:sz w:val="24"/>
          <w:szCs w:val="24"/>
        </w:rPr>
        <w:t>A</w:t>
      </w:r>
      <w:r w:rsidR="007D65DC" w:rsidRPr="007D65DC">
        <w:rPr>
          <w:rFonts w:ascii="Calibri" w:hAnsi="Calibri" w:cs="Arial"/>
          <w:color w:val="000000"/>
          <w:sz w:val="24"/>
          <w:szCs w:val="24"/>
        </w:rPr>
        <w:t xml:space="preserve">pplication for </w:t>
      </w:r>
      <w:r w:rsidR="007D65DC">
        <w:rPr>
          <w:rFonts w:ascii="Calibri" w:hAnsi="Calibri" w:cs="Arial"/>
          <w:color w:val="000000"/>
          <w:sz w:val="24"/>
          <w:szCs w:val="24"/>
        </w:rPr>
        <w:t>S</w:t>
      </w:r>
      <w:r w:rsidR="007D65DC" w:rsidRPr="007D65DC">
        <w:rPr>
          <w:rFonts w:ascii="Calibri" w:hAnsi="Calibri" w:cs="Arial"/>
          <w:color w:val="000000"/>
          <w:sz w:val="24"/>
          <w:szCs w:val="24"/>
        </w:rPr>
        <w:t xml:space="preserve">mart </w:t>
      </w:r>
      <w:r w:rsidR="007D65DC">
        <w:rPr>
          <w:rFonts w:ascii="Calibri" w:hAnsi="Calibri" w:cs="Arial"/>
          <w:color w:val="000000"/>
          <w:sz w:val="24"/>
          <w:szCs w:val="24"/>
        </w:rPr>
        <w:t>E</w:t>
      </w:r>
      <w:r w:rsidR="007D65DC" w:rsidRPr="007D65DC">
        <w:rPr>
          <w:rFonts w:ascii="Calibri" w:hAnsi="Calibri" w:cs="Arial"/>
          <w:color w:val="000000"/>
          <w:sz w:val="24"/>
          <w:szCs w:val="24"/>
        </w:rPr>
        <w:t xml:space="preserve">nergy </w:t>
      </w:r>
      <w:r w:rsidR="007D65DC">
        <w:rPr>
          <w:rFonts w:ascii="Calibri" w:hAnsi="Calibri" w:cs="Arial"/>
          <w:color w:val="000000"/>
          <w:sz w:val="24"/>
          <w:szCs w:val="24"/>
        </w:rPr>
        <w:t>M</w:t>
      </w:r>
      <w:r w:rsidR="007D65DC" w:rsidRPr="007D65DC">
        <w:rPr>
          <w:rFonts w:ascii="Calibri" w:hAnsi="Calibri" w:cs="Arial"/>
          <w:color w:val="000000"/>
          <w:sz w:val="24"/>
          <w:szCs w:val="24"/>
        </w:rPr>
        <w:t xml:space="preserve">eters in </w:t>
      </w:r>
      <w:r w:rsidR="007D65DC">
        <w:rPr>
          <w:rFonts w:ascii="Calibri" w:hAnsi="Calibri" w:cs="Arial"/>
          <w:color w:val="000000"/>
          <w:sz w:val="24"/>
          <w:szCs w:val="24"/>
        </w:rPr>
        <w:t>N</w:t>
      </w:r>
      <w:r w:rsidR="007D65DC" w:rsidRPr="007D65DC">
        <w:rPr>
          <w:rFonts w:ascii="Calibri" w:hAnsi="Calibri" w:cs="Arial"/>
          <w:color w:val="000000"/>
          <w:sz w:val="24"/>
          <w:szCs w:val="24"/>
        </w:rPr>
        <w:t>amibia</w:t>
      </w:r>
      <w:r w:rsidR="007D65DC" w:rsidRPr="007D65DC">
        <w:rPr>
          <w:sz w:val="28"/>
          <w:szCs w:val="28"/>
        </w:rPr>
        <w:t xml:space="preserve"> </w:t>
      </w:r>
      <w:r w:rsidRPr="00500A77">
        <w:rPr>
          <w:sz w:val="24"/>
          <w:szCs w:val="24"/>
        </w:rPr>
        <w:t>is my own original work and that I have not previously in its entirety or in part submitted it at any university or higher education institution for the award of a degree.</w:t>
      </w:r>
    </w:p>
    <w:p w14:paraId="00817038" w14:textId="77777777" w:rsidR="005A0A02" w:rsidRPr="00500A77" w:rsidRDefault="005A0A02" w:rsidP="005A0A02">
      <w:pPr>
        <w:spacing w:line="240" w:lineRule="auto"/>
        <w:jc w:val="both"/>
        <w:rPr>
          <w:sz w:val="24"/>
          <w:szCs w:val="24"/>
        </w:rPr>
      </w:pPr>
    </w:p>
    <w:p w14:paraId="00BAB8B0" w14:textId="77777777" w:rsidR="005A0A02" w:rsidRPr="00500A77" w:rsidRDefault="005A0A02" w:rsidP="005A0A02">
      <w:pPr>
        <w:spacing w:line="240" w:lineRule="auto"/>
        <w:jc w:val="both"/>
        <w:rPr>
          <w:sz w:val="24"/>
          <w:szCs w:val="24"/>
        </w:rPr>
      </w:pPr>
      <w:r w:rsidRPr="00500A77">
        <w:rPr>
          <w:sz w:val="24"/>
          <w:szCs w:val="24"/>
        </w:rPr>
        <w:t>Signature:</w:t>
      </w:r>
      <w:r>
        <w:rPr>
          <w:sz w:val="24"/>
          <w:szCs w:val="24"/>
        </w:rPr>
        <w:t xml:space="preserve"> </w:t>
      </w:r>
      <w:r w:rsidRPr="00500A77">
        <w:rPr>
          <w:sz w:val="24"/>
          <w:szCs w:val="24"/>
        </w:rPr>
        <w:t>……………………………………………….  Date: …………………………….</w:t>
      </w:r>
    </w:p>
    <w:p w14:paraId="164BEF17" w14:textId="77777777" w:rsidR="005A0A02" w:rsidRDefault="005A0A02" w:rsidP="005A0A02">
      <w:pPr>
        <w:spacing w:line="240" w:lineRule="auto"/>
        <w:jc w:val="both"/>
        <w:rPr>
          <w:sz w:val="28"/>
          <w:szCs w:val="28"/>
        </w:rPr>
      </w:pPr>
    </w:p>
    <w:p w14:paraId="7A1FF857" w14:textId="485929D4" w:rsidR="005A0A02" w:rsidRPr="00500A77" w:rsidRDefault="005A0A02" w:rsidP="005A0A02">
      <w:pPr>
        <w:spacing w:line="240" w:lineRule="auto"/>
        <w:jc w:val="both"/>
        <w:rPr>
          <w:sz w:val="24"/>
          <w:szCs w:val="24"/>
        </w:rPr>
      </w:pPr>
      <w:r w:rsidRPr="00500A77">
        <w:rPr>
          <w:sz w:val="24"/>
          <w:szCs w:val="24"/>
        </w:rPr>
        <w:t xml:space="preserve">I, </w:t>
      </w:r>
      <w:r w:rsidR="00620BC4">
        <w:rPr>
          <w:i/>
          <w:sz w:val="24"/>
          <w:szCs w:val="24"/>
        </w:rPr>
        <w:t>Prof</w:t>
      </w:r>
      <w:r w:rsidR="007D65DC" w:rsidRPr="007D65DC">
        <w:rPr>
          <w:i/>
          <w:sz w:val="24"/>
          <w:szCs w:val="24"/>
        </w:rPr>
        <w:t>. Attlee M Gamundani</w:t>
      </w:r>
      <w:r w:rsidRPr="00500A77">
        <w:rPr>
          <w:sz w:val="24"/>
          <w:szCs w:val="24"/>
        </w:rPr>
        <w:t xml:space="preserve">, hereby declare that the work contained in the thesis entitled: </w:t>
      </w:r>
      <w:r w:rsidR="007D65DC">
        <w:rPr>
          <w:rFonts w:ascii="Calibri" w:hAnsi="Calibri" w:cs="Arial"/>
          <w:color w:val="000000"/>
          <w:sz w:val="24"/>
          <w:szCs w:val="24"/>
        </w:rPr>
        <w:t>D</w:t>
      </w:r>
      <w:r w:rsidR="007D65DC" w:rsidRPr="007D65DC">
        <w:rPr>
          <w:rFonts w:ascii="Calibri" w:hAnsi="Calibri" w:cs="Arial"/>
          <w:color w:val="000000"/>
          <w:sz w:val="24"/>
          <w:szCs w:val="24"/>
        </w:rPr>
        <w:t xml:space="preserve">esigning a </w:t>
      </w:r>
      <w:r w:rsidR="007D65DC">
        <w:rPr>
          <w:rFonts w:ascii="Calibri" w:hAnsi="Calibri" w:cs="Arial"/>
          <w:color w:val="000000"/>
          <w:sz w:val="24"/>
          <w:szCs w:val="24"/>
        </w:rPr>
        <w:t>S</w:t>
      </w:r>
      <w:r w:rsidR="007D65DC" w:rsidRPr="007D65DC">
        <w:rPr>
          <w:rFonts w:ascii="Calibri" w:hAnsi="Calibri" w:cs="Arial"/>
          <w:color w:val="000000"/>
          <w:sz w:val="24"/>
          <w:szCs w:val="24"/>
        </w:rPr>
        <w:t xml:space="preserve">ecure </w:t>
      </w:r>
      <w:r w:rsidR="007D65DC">
        <w:rPr>
          <w:rFonts w:ascii="Calibri" w:hAnsi="Calibri" w:cs="Arial"/>
          <w:color w:val="000000"/>
          <w:sz w:val="24"/>
          <w:szCs w:val="24"/>
        </w:rPr>
        <w:t>M</w:t>
      </w:r>
      <w:r w:rsidR="007D65DC" w:rsidRPr="007D65DC">
        <w:rPr>
          <w:rFonts w:ascii="Calibri" w:hAnsi="Calibri" w:cs="Arial"/>
          <w:color w:val="000000"/>
          <w:sz w:val="24"/>
          <w:szCs w:val="24"/>
        </w:rPr>
        <w:t xml:space="preserve">obile </w:t>
      </w:r>
      <w:r w:rsidR="007D65DC">
        <w:rPr>
          <w:rFonts w:ascii="Calibri" w:hAnsi="Calibri" w:cs="Arial"/>
          <w:color w:val="000000"/>
          <w:sz w:val="24"/>
          <w:szCs w:val="24"/>
        </w:rPr>
        <w:t>A</w:t>
      </w:r>
      <w:r w:rsidR="007D65DC" w:rsidRPr="007D65DC">
        <w:rPr>
          <w:rFonts w:ascii="Calibri" w:hAnsi="Calibri" w:cs="Arial"/>
          <w:color w:val="000000"/>
          <w:sz w:val="24"/>
          <w:szCs w:val="24"/>
        </w:rPr>
        <w:t xml:space="preserve">pplication for </w:t>
      </w:r>
      <w:r w:rsidR="007D65DC">
        <w:rPr>
          <w:rFonts w:ascii="Calibri" w:hAnsi="Calibri" w:cs="Arial"/>
          <w:color w:val="000000"/>
          <w:sz w:val="24"/>
          <w:szCs w:val="24"/>
        </w:rPr>
        <w:t>S</w:t>
      </w:r>
      <w:r w:rsidR="007D65DC" w:rsidRPr="007D65DC">
        <w:rPr>
          <w:rFonts w:ascii="Calibri" w:hAnsi="Calibri" w:cs="Arial"/>
          <w:color w:val="000000"/>
          <w:sz w:val="24"/>
          <w:szCs w:val="24"/>
        </w:rPr>
        <w:t xml:space="preserve">mart </w:t>
      </w:r>
      <w:r w:rsidR="007D65DC">
        <w:rPr>
          <w:rFonts w:ascii="Calibri" w:hAnsi="Calibri" w:cs="Arial"/>
          <w:color w:val="000000"/>
          <w:sz w:val="24"/>
          <w:szCs w:val="24"/>
        </w:rPr>
        <w:t>E</w:t>
      </w:r>
      <w:r w:rsidR="007D65DC" w:rsidRPr="007D65DC">
        <w:rPr>
          <w:rFonts w:ascii="Calibri" w:hAnsi="Calibri" w:cs="Arial"/>
          <w:color w:val="000000"/>
          <w:sz w:val="24"/>
          <w:szCs w:val="24"/>
        </w:rPr>
        <w:t xml:space="preserve">nergy </w:t>
      </w:r>
      <w:r w:rsidR="007D65DC">
        <w:rPr>
          <w:rFonts w:ascii="Calibri" w:hAnsi="Calibri" w:cs="Arial"/>
          <w:color w:val="000000"/>
          <w:sz w:val="24"/>
          <w:szCs w:val="24"/>
        </w:rPr>
        <w:t>M</w:t>
      </w:r>
      <w:r w:rsidR="007D65DC" w:rsidRPr="007D65DC">
        <w:rPr>
          <w:rFonts w:ascii="Calibri" w:hAnsi="Calibri" w:cs="Arial"/>
          <w:color w:val="000000"/>
          <w:sz w:val="24"/>
          <w:szCs w:val="24"/>
        </w:rPr>
        <w:t xml:space="preserve">eters in </w:t>
      </w:r>
      <w:r w:rsidR="007D65DC">
        <w:rPr>
          <w:rFonts w:ascii="Calibri" w:hAnsi="Calibri" w:cs="Arial"/>
          <w:color w:val="000000"/>
          <w:sz w:val="24"/>
          <w:szCs w:val="24"/>
        </w:rPr>
        <w:t>N</w:t>
      </w:r>
      <w:r w:rsidR="007D65DC" w:rsidRPr="007D65DC">
        <w:rPr>
          <w:rFonts w:ascii="Calibri" w:hAnsi="Calibri" w:cs="Arial"/>
          <w:color w:val="000000"/>
          <w:sz w:val="24"/>
          <w:szCs w:val="24"/>
        </w:rPr>
        <w:t>amibia</w:t>
      </w:r>
      <w:r>
        <w:rPr>
          <w:sz w:val="24"/>
          <w:szCs w:val="24"/>
        </w:rPr>
        <w:t xml:space="preserve"> was under my supervision</w:t>
      </w:r>
      <w:r w:rsidR="007D65DC">
        <w:rPr>
          <w:sz w:val="24"/>
          <w:szCs w:val="24"/>
        </w:rPr>
        <w:t>.</w:t>
      </w:r>
    </w:p>
    <w:p w14:paraId="37870EE4" w14:textId="77777777" w:rsidR="005A0A02" w:rsidRPr="00500A77" w:rsidRDefault="005A0A02" w:rsidP="005A0A02">
      <w:pPr>
        <w:spacing w:line="240" w:lineRule="auto"/>
        <w:jc w:val="both"/>
        <w:rPr>
          <w:sz w:val="24"/>
          <w:szCs w:val="24"/>
        </w:rPr>
      </w:pPr>
    </w:p>
    <w:p w14:paraId="535304A3" w14:textId="77777777" w:rsidR="005A0A02" w:rsidRPr="00500A77" w:rsidRDefault="005A0A02" w:rsidP="005A0A02">
      <w:pPr>
        <w:spacing w:line="240" w:lineRule="auto"/>
        <w:jc w:val="both"/>
        <w:rPr>
          <w:sz w:val="24"/>
          <w:szCs w:val="24"/>
        </w:rPr>
      </w:pPr>
      <w:r w:rsidRPr="00500A77">
        <w:rPr>
          <w:sz w:val="24"/>
          <w:szCs w:val="24"/>
        </w:rPr>
        <w:t>Signature:</w:t>
      </w:r>
      <w:r>
        <w:rPr>
          <w:sz w:val="24"/>
          <w:szCs w:val="24"/>
        </w:rPr>
        <w:t xml:space="preserve"> </w:t>
      </w:r>
      <w:r w:rsidRPr="00500A77">
        <w:rPr>
          <w:sz w:val="24"/>
          <w:szCs w:val="24"/>
        </w:rPr>
        <w:t>……………………………………………….  Date: …………………………….</w:t>
      </w:r>
    </w:p>
    <w:p w14:paraId="32E5C9D1" w14:textId="77777777" w:rsidR="005A0A02" w:rsidRPr="00500A77" w:rsidRDefault="005A0A02" w:rsidP="005A0A02">
      <w:pPr>
        <w:spacing w:line="240" w:lineRule="auto"/>
        <w:jc w:val="both"/>
        <w:rPr>
          <w:sz w:val="28"/>
          <w:szCs w:val="28"/>
        </w:rPr>
      </w:pPr>
      <w:r w:rsidRPr="00500A77">
        <w:rPr>
          <w:sz w:val="28"/>
          <w:szCs w:val="28"/>
        </w:rPr>
        <w:br w:type="page"/>
      </w:r>
    </w:p>
    <w:p w14:paraId="18EF3D54" w14:textId="35B3F43A" w:rsidR="005A0A02" w:rsidRPr="00500A77" w:rsidRDefault="005A0A02" w:rsidP="00AC6E69">
      <w:pPr>
        <w:spacing w:line="240" w:lineRule="auto"/>
        <w:jc w:val="both"/>
        <w:rPr>
          <w:b/>
          <w:sz w:val="28"/>
          <w:szCs w:val="28"/>
        </w:rPr>
      </w:pPr>
      <w:r w:rsidRPr="00500A77">
        <w:rPr>
          <w:b/>
          <w:sz w:val="28"/>
          <w:szCs w:val="28"/>
        </w:rPr>
        <w:lastRenderedPageBreak/>
        <w:t>Retention and Use of Thesis</w:t>
      </w:r>
    </w:p>
    <w:p w14:paraId="2D108AD2" w14:textId="77777777" w:rsidR="005A0A02" w:rsidRPr="00500A77" w:rsidRDefault="005A0A02" w:rsidP="005A0A02">
      <w:pPr>
        <w:spacing w:line="240" w:lineRule="auto"/>
        <w:jc w:val="center"/>
        <w:rPr>
          <w:b/>
          <w:color w:val="2F5496" w:themeColor="accent1" w:themeShade="BF"/>
          <w:sz w:val="28"/>
          <w:szCs w:val="28"/>
        </w:rPr>
      </w:pPr>
    </w:p>
    <w:p w14:paraId="6EAA62D1" w14:textId="660E1393" w:rsidR="005A0A02" w:rsidRPr="00500A77" w:rsidRDefault="005A0A02" w:rsidP="00620BC4">
      <w:pPr>
        <w:spacing w:line="240" w:lineRule="auto"/>
        <w:jc w:val="both"/>
        <w:rPr>
          <w:sz w:val="24"/>
          <w:szCs w:val="24"/>
        </w:rPr>
      </w:pPr>
      <w:r w:rsidRPr="00500A77">
        <w:rPr>
          <w:sz w:val="24"/>
          <w:szCs w:val="24"/>
        </w:rPr>
        <w:t xml:space="preserve">I, </w:t>
      </w:r>
      <w:r w:rsidR="00AC6E69">
        <w:rPr>
          <w:i/>
          <w:sz w:val="24"/>
          <w:szCs w:val="24"/>
        </w:rPr>
        <w:t>Barminas Steve Zeraua,</w:t>
      </w:r>
      <w:r w:rsidRPr="00500A77">
        <w:rPr>
          <w:sz w:val="24"/>
          <w:szCs w:val="24"/>
        </w:rPr>
        <w:t xml:space="preserve"> being a candidate for the degree of </w:t>
      </w:r>
      <w:r w:rsidR="00AC6E69">
        <w:rPr>
          <w:i/>
          <w:sz w:val="24"/>
          <w:szCs w:val="24"/>
        </w:rPr>
        <w:t>Master of Computer Science</w:t>
      </w:r>
      <w:r w:rsidRPr="00500A77">
        <w:rPr>
          <w:sz w:val="24"/>
          <w:szCs w:val="24"/>
        </w:rPr>
        <w:t xml:space="preserve"> accept the requirements of the Namibia University of Science and Technology relating to the retention and use of theses deposited in the Library and Information Services. </w:t>
      </w:r>
    </w:p>
    <w:p w14:paraId="199DE589" w14:textId="77777777" w:rsidR="005A0A02" w:rsidRPr="00500A77" w:rsidRDefault="005A0A02" w:rsidP="00620BC4">
      <w:pPr>
        <w:spacing w:line="240" w:lineRule="auto"/>
        <w:jc w:val="both"/>
        <w:rPr>
          <w:sz w:val="24"/>
          <w:szCs w:val="24"/>
        </w:rPr>
      </w:pPr>
    </w:p>
    <w:p w14:paraId="597B8B1D" w14:textId="77777777" w:rsidR="005A0A02" w:rsidRPr="00500A77" w:rsidRDefault="005A0A02" w:rsidP="00620BC4">
      <w:pPr>
        <w:spacing w:line="240" w:lineRule="auto"/>
        <w:jc w:val="both"/>
        <w:rPr>
          <w:sz w:val="24"/>
          <w:szCs w:val="24"/>
        </w:rPr>
      </w:pPr>
      <w:r w:rsidRPr="00500A77">
        <w:rPr>
          <w:sz w:val="24"/>
          <w:szCs w:val="24"/>
        </w:rPr>
        <w:t xml:space="preserve">In terms of these conditions, I agree that the original </w:t>
      </w:r>
      <w:r>
        <w:rPr>
          <w:sz w:val="24"/>
          <w:szCs w:val="24"/>
        </w:rPr>
        <w:t xml:space="preserve">version </w:t>
      </w:r>
      <w:r w:rsidRPr="00500A77">
        <w:rPr>
          <w:sz w:val="24"/>
          <w:szCs w:val="24"/>
        </w:rPr>
        <w:t xml:space="preserve">of my thesis deposited in the Library and Information Services will be accessible for purposes of study and research, in accordance with the normal conditions established by the Librarian for the care, loan or reproduction of theses. </w:t>
      </w:r>
    </w:p>
    <w:p w14:paraId="7394C946" w14:textId="77777777" w:rsidR="005A0A02" w:rsidRPr="00500A77" w:rsidRDefault="005A0A02" w:rsidP="00620BC4">
      <w:pPr>
        <w:spacing w:line="240" w:lineRule="auto"/>
        <w:jc w:val="both"/>
        <w:rPr>
          <w:sz w:val="24"/>
          <w:szCs w:val="24"/>
        </w:rPr>
      </w:pPr>
    </w:p>
    <w:p w14:paraId="2DFA784B" w14:textId="77777777" w:rsidR="005A0A02" w:rsidRPr="00500A77" w:rsidRDefault="005A0A02" w:rsidP="00620BC4">
      <w:pPr>
        <w:spacing w:line="240" w:lineRule="auto"/>
        <w:jc w:val="both"/>
        <w:rPr>
          <w:sz w:val="24"/>
          <w:szCs w:val="24"/>
        </w:rPr>
      </w:pPr>
      <w:r w:rsidRPr="00500A77">
        <w:rPr>
          <w:sz w:val="24"/>
          <w:szCs w:val="24"/>
        </w:rPr>
        <w:t>Signature:</w:t>
      </w:r>
      <w:r>
        <w:rPr>
          <w:sz w:val="24"/>
          <w:szCs w:val="24"/>
        </w:rPr>
        <w:t xml:space="preserve"> </w:t>
      </w:r>
      <w:r w:rsidRPr="00500A77">
        <w:rPr>
          <w:sz w:val="24"/>
          <w:szCs w:val="24"/>
        </w:rPr>
        <w:t>……………………………………………….  Date: …………………………….</w:t>
      </w:r>
    </w:p>
    <w:p w14:paraId="7CE5A471" w14:textId="77777777" w:rsidR="005A0A02" w:rsidRPr="00500A77" w:rsidRDefault="005A0A02" w:rsidP="005A0A02">
      <w:pPr>
        <w:spacing w:line="240" w:lineRule="auto"/>
        <w:rPr>
          <w:rFonts w:ascii="Calibri" w:eastAsiaTheme="majorEastAsia" w:hAnsi="Calibri" w:cs="Calibri"/>
          <w:b/>
          <w:sz w:val="28"/>
          <w:szCs w:val="28"/>
        </w:rPr>
      </w:pPr>
      <w:r w:rsidRPr="00500A77">
        <w:br w:type="page"/>
      </w:r>
    </w:p>
    <w:p w14:paraId="10E28308" w14:textId="77777777" w:rsidR="005A0A02" w:rsidRPr="00500A77" w:rsidRDefault="005A0A02" w:rsidP="005A0A02">
      <w:pPr>
        <w:pStyle w:val="NoSpacing"/>
      </w:pPr>
      <w:bookmarkStart w:id="2" w:name="_Toc225524881"/>
      <w:r w:rsidRPr="00500A77">
        <w:lastRenderedPageBreak/>
        <w:t>Table of Contents</w:t>
      </w:r>
      <w:bookmarkEnd w:id="2"/>
    </w:p>
    <w:p w14:paraId="5CC986AC" w14:textId="77777777" w:rsidR="005A0A02" w:rsidRPr="00500A77" w:rsidRDefault="005A0A02" w:rsidP="005A0A02">
      <w:pPr>
        <w:spacing w:line="240" w:lineRule="auto"/>
        <w:rPr>
          <w:b/>
          <w:sz w:val="28"/>
          <w:szCs w:val="28"/>
        </w:rPr>
      </w:pPr>
    </w:p>
    <w:p w14:paraId="2B90C1C7" w14:textId="0180C5A2" w:rsidR="00BF6056" w:rsidRDefault="005A0A02">
      <w:pPr>
        <w:pStyle w:val="TOC1"/>
        <w:tabs>
          <w:tab w:val="right" w:leader="dot" w:pos="9350"/>
        </w:tabs>
        <w:rPr>
          <w:rFonts w:eastAsiaTheme="minorEastAsia"/>
          <w:noProof/>
          <w:kern w:val="2"/>
          <w:sz w:val="24"/>
          <w:szCs w:val="24"/>
          <w:lang w:val="en-US"/>
          <w14:ligatures w14:val="standardContextual"/>
        </w:rPr>
      </w:pPr>
      <w:r w:rsidRPr="00500A77">
        <w:rPr>
          <w:b/>
          <w:color w:val="2F5496" w:themeColor="accent1" w:themeShade="BF"/>
          <w:sz w:val="28"/>
          <w:szCs w:val="28"/>
        </w:rPr>
        <w:fldChar w:fldCharType="begin"/>
      </w:r>
      <w:r w:rsidRPr="00500A77">
        <w:rPr>
          <w:b/>
          <w:color w:val="2F5496" w:themeColor="accent1" w:themeShade="BF"/>
          <w:sz w:val="28"/>
          <w:szCs w:val="28"/>
        </w:rPr>
        <w:instrText xml:space="preserve"> TOC \o "1-3" \h \z \u </w:instrText>
      </w:r>
      <w:r w:rsidRPr="00500A77">
        <w:rPr>
          <w:b/>
          <w:color w:val="2F5496" w:themeColor="accent1" w:themeShade="BF"/>
          <w:sz w:val="28"/>
          <w:szCs w:val="28"/>
        </w:rPr>
        <w:fldChar w:fldCharType="separate"/>
      </w:r>
      <w:hyperlink w:anchor="_Toc225524881" w:history="1">
        <w:r w:rsidR="00BF6056" w:rsidRPr="00CE0951">
          <w:rPr>
            <w:rStyle w:val="Hyperlink"/>
            <w:noProof/>
          </w:rPr>
          <w:t>Table of Contents</w:t>
        </w:r>
        <w:r w:rsidR="00BF6056">
          <w:rPr>
            <w:noProof/>
            <w:webHidden/>
          </w:rPr>
          <w:tab/>
        </w:r>
        <w:r w:rsidR="00BF6056">
          <w:rPr>
            <w:noProof/>
            <w:webHidden/>
          </w:rPr>
          <w:fldChar w:fldCharType="begin"/>
        </w:r>
        <w:r w:rsidR="00BF6056">
          <w:rPr>
            <w:noProof/>
            <w:webHidden/>
          </w:rPr>
          <w:instrText xml:space="preserve"> PAGEREF _Toc225524881 \h </w:instrText>
        </w:r>
        <w:r w:rsidR="00BF6056">
          <w:rPr>
            <w:noProof/>
            <w:webHidden/>
          </w:rPr>
        </w:r>
        <w:r w:rsidR="00BF6056">
          <w:rPr>
            <w:noProof/>
            <w:webHidden/>
          </w:rPr>
          <w:fldChar w:fldCharType="separate"/>
        </w:r>
        <w:r w:rsidR="00BF6056">
          <w:rPr>
            <w:noProof/>
            <w:webHidden/>
          </w:rPr>
          <w:t>5</w:t>
        </w:r>
        <w:r w:rsidR="00BF6056">
          <w:rPr>
            <w:noProof/>
            <w:webHidden/>
          </w:rPr>
          <w:fldChar w:fldCharType="end"/>
        </w:r>
      </w:hyperlink>
    </w:p>
    <w:p w14:paraId="6B66B37A" w14:textId="2C922553" w:rsidR="00BF6056" w:rsidRDefault="00BF6056">
      <w:pPr>
        <w:pStyle w:val="TOC1"/>
        <w:tabs>
          <w:tab w:val="right" w:leader="dot" w:pos="9350"/>
        </w:tabs>
        <w:rPr>
          <w:rFonts w:eastAsiaTheme="minorEastAsia"/>
          <w:noProof/>
          <w:kern w:val="2"/>
          <w:sz w:val="24"/>
          <w:szCs w:val="24"/>
          <w:lang w:val="en-US"/>
          <w14:ligatures w14:val="standardContextual"/>
        </w:rPr>
      </w:pPr>
      <w:hyperlink w:anchor="_Toc225524882" w:history="1">
        <w:r w:rsidRPr="00CE0951">
          <w:rPr>
            <w:rStyle w:val="Hyperlink"/>
            <w:noProof/>
          </w:rPr>
          <w:t>List of Figures</w:t>
        </w:r>
        <w:r>
          <w:rPr>
            <w:noProof/>
            <w:webHidden/>
          </w:rPr>
          <w:tab/>
        </w:r>
        <w:r>
          <w:rPr>
            <w:noProof/>
            <w:webHidden/>
          </w:rPr>
          <w:fldChar w:fldCharType="begin"/>
        </w:r>
        <w:r>
          <w:rPr>
            <w:noProof/>
            <w:webHidden/>
          </w:rPr>
          <w:instrText xml:space="preserve"> PAGEREF _Toc225524882 \h </w:instrText>
        </w:r>
        <w:r>
          <w:rPr>
            <w:noProof/>
            <w:webHidden/>
          </w:rPr>
        </w:r>
        <w:r>
          <w:rPr>
            <w:noProof/>
            <w:webHidden/>
          </w:rPr>
          <w:fldChar w:fldCharType="separate"/>
        </w:r>
        <w:r>
          <w:rPr>
            <w:noProof/>
            <w:webHidden/>
          </w:rPr>
          <w:t>8</w:t>
        </w:r>
        <w:r>
          <w:rPr>
            <w:noProof/>
            <w:webHidden/>
          </w:rPr>
          <w:fldChar w:fldCharType="end"/>
        </w:r>
      </w:hyperlink>
    </w:p>
    <w:p w14:paraId="5E003466" w14:textId="2F5A6136" w:rsidR="00BF6056" w:rsidRDefault="00BF6056">
      <w:pPr>
        <w:pStyle w:val="TOC1"/>
        <w:tabs>
          <w:tab w:val="right" w:leader="dot" w:pos="9350"/>
        </w:tabs>
        <w:rPr>
          <w:rFonts w:eastAsiaTheme="minorEastAsia"/>
          <w:noProof/>
          <w:kern w:val="2"/>
          <w:sz w:val="24"/>
          <w:szCs w:val="24"/>
          <w:lang w:val="en-US"/>
          <w14:ligatures w14:val="standardContextual"/>
        </w:rPr>
      </w:pPr>
      <w:hyperlink w:anchor="_Toc225524883" w:history="1">
        <w:r w:rsidRPr="00CE0951">
          <w:rPr>
            <w:rStyle w:val="Hyperlink"/>
            <w:noProof/>
          </w:rPr>
          <w:t>List of Tables</w:t>
        </w:r>
        <w:r>
          <w:rPr>
            <w:noProof/>
            <w:webHidden/>
          </w:rPr>
          <w:tab/>
        </w:r>
        <w:r>
          <w:rPr>
            <w:noProof/>
            <w:webHidden/>
          </w:rPr>
          <w:fldChar w:fldCharType="begin"/>
        </w:r>
        <w:r>
          <w:rPr>
            <w:noProof/>
            <w:webHidden/>
          </w:rPr>
          <w:instrText xml:space="preserve"> PAGEREF _Toc225524883 \h </w:instrText>
        </w:r>
        <w:r>
          <w:rPr>
            <w:noProof/>
            <w:webHidden/>
          </w:rPr>
        </w:r>
        <w:r>
          <w:rPr>
            <w:noProof/>
            <w:webHidden/>
          </w:rPr>
          <w:fldChar w:fldCharType="separate"/>
        </w:r>
        <w:r>
          <w:rPr>
            <w:noProof/>
            <w:webHidden/>
          </w:rPr>
          <w:t>9</w:t>
        </w:r>
        <w:r>
          <w:rPr>
            <w:noProof/>
            <w:webHidden/>
          </w:rPr>
          <w:fldChar w:fldCharType="end"/>
        </w:r>
      </w:hyperlink>
    </w:p>
    <w:p w14:paraId="48E7083E" w14:textId="51B1AB98" w:rsidR="00BF6056" w:rsidRDefault="00BF6056">
      <w:pPr>
        <w:pStyle w:val="TOC1"/>
        <w:tabs>
          <w:tab w:val="right" w:leader="dot" w:pos="9350"/>
        </w:tabs>
        <w:rPr>
          <w:rFonts w:eastAsiaTheme="minorEastAsia"/>
          <w:noProof/>
          <w:kern w:val="2"/>
          <w:sz w:val="24"/>
          <w:szCs w:val="24"/>
          <w:lang w:val="en-US"/>
          <w14:ligatures w14:val="standardContextual"/>
        </w:rPr>
      </w:pPr>
      <w:hyperlink w:anchor="_Toc225524884" w:history="1">
        <w:r w:rsidRPr="00CE0951">
          <w:rPr>
            <w:rStyle w:val="Hyperlink"/>
            <w:noProof/>
          </w:rPr>
          <w:t>List of Acronyms</w:t>
        </w:r>
        <w:r>
          <w:rPr>
            <w:noProof/>
            <w:webHidden/>
          </w:rPr>
          <w:tab/>
        </w:r>
        <w:r>
          <w:rPr>
            <w:noProof/>
            <w:webHidden/>
          </w:rPr>
          <w:fldChar w:fldCharType="begin"/>
        </w:r>
        <w:r>
          <w:rPr>
            <w:noProof/>
            <w:webHidden/>
          </w:rPr>
          <w:instrText xml:space="preserve"> PAGEREF _Toc225524884 \h </w:instrText>
        </w:r>
        <w:r>
          <w:rPr>
            <w:noProof/>
            <w:webHidden/>
          </w:rPr>
        </w:r>
        <w:r>
          <w:rPr>
            <w:noProof/>
            <w:webHidden/>
          </w:rPr>
          <w:fldChar w:fldCharType="separate"/>
        </w:r>
        <w:r>
          <w:rPr>
            <w:noProof/>
            <w:webHidden/>
          </w:rPr>
          <w:t>10</w:t>
        </w:r>
        <w:r>
          <w:rPr>
            <w:noProof/>
            <w:webHidden/>
          </w:rPr>
          <w:fldChar w:fldCharType="end"/>
        </w:r>
      </w:hyperlink>
    </w:p>
    <w:p w14:paraId="62340E89" w14:textId="244620E7" w:rsidR="00BF6056" w:rsidRDefault="00BF6056">
      <w:pPr>
        <w:pStyle w:val="TOC1"/>
        <w:tabs>
          <w:tab w:val="right" w:leader="dot" w:pos="9350"/>
        </w:tabs>
        <w:rPr>
          <w:rFonts w:eastAsiaTheme="minorEastAsia"/>
          <w:noProof/>
          <w:kern w:val="2"/>
          <w:sz w:val="24"/>
          <w:szCs w:val="24"/>
          <w:lang w:val="en-US"/>
          <w14:ligatures w14:val="standardContextual"/>
        </w:rPr>
      </w:pPr>
      <w:hyperlink w:anchor="_Toc225524885" w:history="1">
        <w:r w:rsidRPr="00CE0951">
          <w:rPr>
            <w:rStyle w:val="Hyperlink"/>
            <w:noProof/>
          </w:rPr>
          <w:t>Acknowledgements</w:t>
        </w:r>
        <w:r>
          <w:rPr>
            <w:noProof/>
            <w:webHidden/>
          </w:rPr>
          <w:tab/>
        </w:r>
        <w:r>
          <w:rPr>
            <w:noProof/>
            <w:webHidden/>
          </w:rPr>
          <w:fldChar w:fldCharType="begin"/>
        </w:r>
        <w:r>
          <w:rPr>
            <w:noProof/>
            <w:webHidden/>
          </w:rPr>
          <w:instrText xml:space="preserve"> PAGEREF _Toc225524885 \h </w:instrText>
        </w:r>
        <w:r>
          <w:rPr>
            <w:noProof/>
            <w:webHidden/>
          </w:rPr>
        </w:r>
        <w:r>
          <w:rPr>
            <w:noProof/>
            <w:webHidden/>
          </w:rPr>
          <w:fldChar w:fldCharType="separate"/>
        </w:r>
        <w:r>
          <w:rPr>
            <w:noProof/>
            <w:webHidden/>
          </w:rPr>
          <w:t>11</w:t>
        </w:r>
        <w:r>
          <w:rPr>
            <w:noProof/>
            <w:webHidden/>
          </w:rPr>
          <w:fldChar w:fldCharType="end"/>
        </w:r>
      </w:hyperlink>
    </w:p>
    <w:p w14:paraId="021E79B6" w14:textId="228B7B28" w:rsidR="00BF6056" w:rsidRDefault="00BF6056">
      <w:pPr>
        <w:pStyle w:val="TOC1"/>
        <w:tabs>
          <w:tab w:val="right" w:leader="dot" w:pos="9350"/>
        </w:tabs>
        <w:rPr>
          <w:rFonts w:eastAsiaTheme="minorEastAsia"/>
          <w:noProof/>
          <w:kern w:val="2"/>
          <w:sz w:val="24"/>
          <w:szCs w:val="24"/>
          <w:lang w:val="en-US"/>
          <w14:ligatures w14:val="standardContextual"/>
        </w:rPr>
      </w:pPr>
      <w:hyperlink w:anchor="_Toc225524886" w:history="1">
        <w:r w:rsidRPr="00CE0951">
          <w:rPr>
            <w:rStyle w:val="Hyperlink"/>
            <w:noProof/>
          </w:rPr>
          <w:t>Abstract</w:t>
        </w:r>
        <w:r>
          <w:rPr>
            <w:noProof/>
            <w:webHidden/>
          </w:rPr>
          <w:tab/>
        </w:r>
        <w:r>
          <w:rPr>
            <w:noProof/>
            <w:webHidden/>
          </w:rPr>
          <w:fldChar w:fldCharType="begin"/>
        </w:r>
        <w:r>
          <w:rPr>
            <w:noProof/>
            <w:webHidden/>
          </w:rPr>
          <w:instrText xml:space="preserve"> PAGEREF _Toc225524886 \h </w:instrText>
        </w:r>
        <w:r>
          <w:rPr>
            <w:noProof/>
            <w:webHidden/>
          </w:rPr>
        </w:r>
        <w:r>
          <w:rPr>
            <w:noProof/>
            <w:webHidden/>
          </w:rPr>
          <w:fldChar w:fldCharType="separate"/>
        </w:r>
        <w:r>
          <w:rPr>
            <w:noProof/>
            <w:webHidden/>
          </w:rPr>
          <w:t>13</w:t>
        </w:r>
        <w:r>
          <w:rPr>
            <w:noProof/>
            <w:webHidden/>
          </w:rPr>
          <w:fldChar w:fldCharType="end"/>
        </w:r>
      </w:hyperlink>
    </w:p>
    <w:p w14:paraId="662FE9B8" w14:textId="1A5EE44F" w:rsidR="00BF6056" w:rsidRDefault="00BF6056">
      <w:pPr>
        <w:pStyle w:val="TOC1"/>
        <w:tabs>
          <w:tab w:val="left" w:pos="1440"/>
          <w:tab w:val="right" w:leader="dot" w:pos="9350"/>
        </w:tabs>
        <w:rPr>
          <w:rFonts w:eastAsiaTheme="minorEastAsia"/>
          <w:noProof/>
          <w:kern w:val="2"/>
          <w:sz w:val="24"/>
          <w:szCs w:val="24"/>
          <w:lang w:val="en-US"/>
          <w14:ligatures w14:val="standardContextual"/>
        </w:rPr>
      </w:pPr>
      <w:hyperlink w:anchor="_Toc225524887" w:history="1">
        <w:r w:rsidRPr="00CE0951">
          <w:rPr>
            <w:rStyle w:val="Hyperlink"/>
            <w:noProof/>
          </w:rPr>
          <w:t>Chapter 1:</w:t>
        </w:r>
        <w:r>
          <w:rPr>
            <w:rFonts w:eastAsiaTheme="minorEastAsia"/>
            <w:noProof/>
            <w:kern w:val="2"/>
            <w:sz w:val="24"/>
            <w:szCs w:val="24"/>
            <w:lang w:val="en-US"/>
            <w14:ligatures w14:val="standardContextual"/>
          </w:rPr>
          <w:tab/>
        </w:r>
        <w:r w:rsidRPr="00CE0951">
          <w:rPr>
            <w:rStyle w:val="Hyperlink"/>
            <w:noProof/>
          </w:rPr>
          <w:t>Introduction</w:t>
        </w:r>
        <w:r>
          <w:rPr>
            <w:noProof/>
            <w:webHidden/>
          </w:rPr>
          <w:tab/>
        </w:r>
        <w:r>
          <w:rPr>
            <w:noProof/>
            <w:webHidden/>
          </w:rPr>
          <w:fldChar w:fldCharType="begin"/>
        </w:r>
        <w:r>
          <w:rPr>
            <w:noProof/>
            <w:webHidden/>
          </w:rPr>
          <w:instrText xml:space="preserve"> PAGEREF _Toc225524887 \h </w:instrText>
        </w:r>
        <w:r>
          <w:rPr>
            <w:noProof/>
            <w:webHidden/>
          </w:rPr>
        </w:r>
        <w:r>
          <w:rPr>
            <w:noProof/>
            <w:webHidden/>
          </w:rPr>
          <w:fldChar w:fldCharType="separate"/>
        </w:r>
        <w:r>
          <w:rPr>
            <w:noProof/>
            <w:webHidden/>
          </w:rPr>
          <w:t>14</w:t>
        </w:r>
        <w:r>
          <w:rPr>
            <w:noProof/>
            <w:webHidden/>
          </w:rPr>
          <w:fldChar w:fldCharType="end"/>
        </w:r>
      </w:hyperlink>
    </w:p>
    <w:p w14:paraId="5726374C" w14:textId="779C2704"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888" w:history="1">
        <w:r w:rsidRPr="00CE0951">
          <w:rPr>
            <w:rStyle w:val="Hyperlink"/>
            <w:noProof/>
          </w:rPr>
          <w:t>1.1</w:t>
        </w:r>
        <w:r>
          <w:rPr>
            <w:rFonts w:eastAsiaTheme="minorEastAsia"/>
            <w:noProof/>
            <w:kern w:val="2"/>
            <w:sz w:val="24"/>
            <w:szCs w:val="24"/>
            <w:lang w:val="en-US"/>
            <w14:ligatures w14:val="standardContextual"/>
          </w:rPr>
          <w:tab/>
        </w:r>
        <w:r w:rsidRPr="00CE0951">
          <w:rPr>
            <w:rStyle w:val="Hyperlink"/>
            <w:noProof/>
          </w:rPr>
          <w:t>Overview</w:t>
        </w:r>
        <w:r>
          <w:rPr>
            <w:noProof/>
            <w:webHidden/>
          </w:rPr>
          <w:tab/>
        </w:r>
        <w:r>
          <w:rPr>
            <w:noProof/>
            <w:webHidden/>
          </w:rPr>
          <w:fldChar w:fldCharType="begin"/>
        </w:r>
        <w:r>
          <w:rPr>
            <w:noProof/>
            <w:webHidden/>
          </w:rPr>
          <w:instrText xml:space="preserve"> PAGEREF _Toc225524888 \h </w:instrText>
        </w:r>
        <w:r>
          <w:rPr>
            <w:noProof/>
            <w:webHidden/>
          </w:rPr>
        </w:r>
        <w:r>
          <w:rPr>
            <w:noProof/>
            <w:webHidden/>
          </w:rPr>
          <w:fldChar w:fldCharType="separate"/>
        </w:r>
        <w:r>
          <w:rPr>
            <w:noProof/>
            <w:webHidden/>
          </w:rPr>
          <w:t>14</w:t>
        </w:r>
        <w:r>
          <w:rPr>
            <w:noProof/>
            <w:webHidden/>
          </w:rPr>
          <w:fldChar w:fldCharType="end"/>
        </w:r>
      </w:hyperlink>
    </w:p>
    <w:p w14:paraId="70244E53" w14:textId="3C7A9213"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889" w:history="1">
        <w:r w:rsidRPr="00CE0951">
          <w:rPr>
            <w:rStyle w:val="Hyperlink"/>
            <w:noProof/>
          </w:rPr>
          <w:t>1.2</w:t>
        </w:r>
        <w:r>
          <w:rPr>
            <w:rFonts w:eastAsiaTheme="minorEastAsia"/>
            <w:noProof/>
            <w:kern w:val="2"/>
            <w:sz w:val="24"/>
            <w:szCs w:val="24"/>
            <w:lang w:val="en-US"/>
            <w14:ligatures w14:val="standardContextual"/>
          </w:rPr>
          <w:tab/>
        </w:r>
        <w:r w:rsidRPr="00CE0951">
          <w:rPr>
            <w:rStyle w:val="Hyperlink"/>
            <w:noProof/>
          </w:rPr>
          <w:t>Introduction</w:t>
        </w:r>
        <w:r>
          <w:rPr>
            <w:noProof/>
            <w:webHidden/>
          </w:rPr>
          <w:tab/>
        </w:r>
        <w:r>
          <w:rPr>
            <w:noProof/>
            <w:webHidden/>
          </w:rPr>
          <w:fldChar w:fldCharType="begin"/>
        </w:r>
        <w:r>
          <w:rPr>
            <w:noProof/>
            <w:webHidden/>
          </w:rPr>
          <w:instrText xml:space="preserve"> PAGEREF _Toc225524889 \h </w:instrText>
        </w:r>
        <w:r>
          <w:rPr>
            <w:noProof/>
            <w:webHidden/>
          </w:rPr>
        </w:r>
        <w:r>
          <w:rPr>
            <w:noProof/>
            <w:webHidden/>
          </w:rPr>
          <w:fldChar w:fldCharType="separate"/>
        </w:r>
        <w:r>
          <w:rPr>
            <w:noProof/>
            <w:webHidden/>
          </w:rPr>
          <w:t>14</w:t>
        </w:r>
        <w:r>
          <w:rPr>
            <w:noProof/>
            <w:webHidden/>
          </w:rPr>
          <w:fldChar w:fldCharType="end"/>
        </w:r>
      </w:hyperlink>
    </w:p>
    <w:p w14:paraId="3BDDBFB0" w14:textId="2D43EBB4"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890" w:history="1">
        <w:r w:rsidRPr="00CE0951">
          <w:rPr>
            <w:rStyle w:val="Hyperlink"/>
            <w:noProof/>
          </w:rPr>
          <w:t>1.3</w:t>
        </w:r>
        <w:r>
          <w:rPr>
            <w:rFonts w:eastAsiaTheme="minorEastAsia"/>
            <w:noProof/>
            <w:kern w:val="2"/>
            <w:sz w:val="24"/>
            <w:szCs w:val="24"/>
            <w:lang w:val="en-US"/>
            <w14:ligatures w14:val="standardContextual"/>
          </w:rPr>
          <w:tab/>
        </w:r>
        <w:r w:rsidRPr="00CE0951">
          <w:rPr>
            <w:rStyle w:val="Hyperlink"/>
            <w:noProof/>
          </w:rPr>
          <w:t>Background</w:t>
        </w:r>
        <w:r>
          <w:rPr>
            <w:noProof/>
            <w:webHidden/>
          </w:rPr>
          <w:tab/>
        </w:r>
        <w:r>
          <w:rPr>
            <w:noProof/>
            <w:webHidden/>
          </w:rPr>
          <w:fldChar w:fldCharType="begin"/>
        </w:r>
        <w:r>
          <w:rPr>
            <w:noProof/>
            <w:webHidden/>
          </w:rPr>
          <w:instrText xml:space="preserve"> PAGEREF _Toc225524890 \h </w:instrText>
        </w:r>
        <w:r>
          <w:rPr>
            <w:noProof/>
            <w:webHidden/>
          </w:rPr>
        </w:r>
        <w:r>
          <w:rPr>
            <w:noProof/>
            <w:webHidden/>
          </w:rPr>
          <w:fldChar w:fldCharType="separate"/>
        </w:r>
        <w:r>
          <w:rPr>
            <w:noProof/>
            <w:webHidden/>
          </w:rPr>
          <w:t>16</w:t>
        </w:r>
        <w:r>
          <w:rPr>
            <w:noProof/>
            <w:webHidden/>
          </w:rPr>
          <w:fldChar w:fldCharType="end"/>
        </w:r>
      </w:hyperlink>
    </w:p>
    <w:p w14:paraId="450F8E64" w14:textId="64DFFC8B"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891" w:history="1">
        <w:r w:rsidRPr="00CE0951">
          <w:rPr>
            <w:rStyle w:val="Hyperlink"/>
            <w:noProof/>
          </w:rPr>
          <w:t>1.4</w:t>
        </w:r>
        <w:r>
          <w:rPr>
            <w:rFonts w:eastAsiaTheme="minorEastAsia"/>
            <w:noProof/>
            <w:kern w:val="2"/>
            <w:sz w:val="24"/>
            <w:szCs w:val="24"/>
            <w:lang w:val="en-US"/>
            <w14:ligatures w14:val="standardContextual"/>
          </w:rPr>
          <w:tab/>
        </w:r>
        <w:r w:rsidRPr="00CE0951">
          <w:rPr>
            <w:rStyle w:val="Hyperlink"/>
            <w:noProof/>
          </w:rPr>
          <w:t>Problem Statement</w:t>
        </w:r>
        <w:r>
          <w:rPr>
            <w:noProof/>
            <w:webHidden/>
          </w:rPr>
          <w:tab/>
        </w:r>
        <w:r>
          <w:rPr>
            <w:noProof/>
            <w:webHidden/>
          </w:rPr>
          <w:fldChar w:fldCharType="begin"/>
        </w:r>
        <w:r>
          <w:rPr>
            <w:noProof/>
            <w:webHidden/>
          </w:rPr>
          <w:instrText xml:space="preserve"> PAGEREF _Toc225524891 \h </w:instrText>
        </w:r>
        <w:r>
          <w:rPr>
            <w:noProof/>
            <w:webHidden/>
          </w:rPr>
        </w:r>
        <w:r>
          <w:rPr>
            <w:noProof/>
            <w:webHidden/>
          </w:rPr>
          <w:fldChar w:fldCharType="separate"/>
        </w:r>
        <w:r>
          <w:rPr>
            <w:noProof/>
            <w:webHidden/>
          </w:rPr>
          <w:t>17</w:t>
        </w:r>
        <w:r>
          <w:rPr>
            <w:noProof/>
            <w:webHidden/>
          </w:rPr>
          <w:fldChar w:fldCharType="end"/>
        </w:r>
      </w:hyperlink>
    </w:p>
    <w:p w14:paraId="00D668CD" w14:textId="0FD86FF4"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892" w:history="1">
        <w:r w:rsidRPr="00CE0951">
          <w:rPr>
            <w:rStyle w:val="Hyperlink"/>
            <w:noProof/>
          </w:rPr>
          <w:t>1.5</w:t>
        </w:r>
        <w:r>
          <w:rPr>
            <w:rFonts w:eastAsiaTheme="minorEastAsia"/>
            <w:noProof/>
            <w:kern w:val="2"/>
            <w:sz w:val="24"/>
            <w:szCs w:val="24"/>
            <w:lang w:val="en-US"/>
            <w14:ligatures w14:val="standardContextual"/>
          </w:rPr>
          <w:tab/>
        </w:r>
        <w:r w:rsidRPr="00CE0951">
          <w:rPr>
            <w:rStyle w:val="Hyperlink"/>
            <w:noProof/>
          </w:rPr>
          <w:t>Research Objectives</w:t>
        </w:r>
        <w:r>
          <w:rPr>
            <w:noProof/>
            <w:webHidden/>
          </w:rPr>
          <w:tab/>
        </w:r>
        <w:r>
          <w:rPr>
            <w:noProof/>
            <w:webHidden/>
          </w:rPr>
          <w:fldChar w:fldCharType="begin"/>
        </w:r>
        <w:r>
          <w:rPr>
            <w:noProof/>
            <w:webHidden/>
          </w:rPr>
          <w:instrText xml:space="preserve"> PAGEREF _Toc225524892 \h </w:instrText>
        </w:r>
        <w:r>
          <w:rPr>
            <w:noProof/>
            <w:webHidden/>
          </w:rPr>
        </w:r>
        <w:r>
          <w:rPr>
            <w:noProof/>
            <w:webHidden/>
          </w:rPr>
          <w:fldChar w:fldCharType="separate"/>
        </w:r>
        <w:r>
          <w:rPr>
            <w:noProof/>
            <w:webHidden/>
          </w:rPr>
          <w:t>18</w:t>
        </w:r>
        <w:r>
          <w:rPr>
            <w:noProof/>
            <w:webHidden/>
          </w:rPr>
          <w:fldChar w:fldCharType="end"/>
        </w:r>
      </w:hyperlink>
    </w:p>
    <w:p w14:paraId="3C7F251D" w14:textId="59DF9553"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hyperlink w:anchor="_Toc225524893" w:history="1">
        <w:r w:rsidRPr="00CE0951">
          <w:rPr>
            <w:rStyle w:val="Hyperlink"/>
            <w:rFonts w:ascii="Calibri" w:hAnsi="Calibri"/>
            <w:noProof/>
          </w:rPr>
          <w:t>1.5.1</w:t>
        </w:r>
        <w:r>
          <w:rPr>
            <w:rFonts w:eastAsiaTheme="minorEastAsia"/>
            <w:noProof/>
            <w:kern w:val="2"/>
            <w:sz w:val="24"/>
            <w:szCs w:val="24"/>
            <w:lang w:val="en-US"/>
            <w14:ligatures w14:val="standardContextual"/>
          </w:rPr>
          <w:tab/>
        </w:r>
        <w:r w:rsidRPr="00CE0951">
          <w:rPr>
            <w:rStyle w:val="Hyperlink"/>
            <w:noProof/>
          </w:rPr>
          <w:t>Research Objective (s)</w:t>
        </w:r>
        <w:r>
          <w:rPr>
            <w:noProof/>
            <w:webHidden/>
          </w:rPr>
          <w:tab/>
        </w:r>
        <w:r>
          <w:rPr>
            <w:noProof/>
            <w:webHidden/>
          </w:rPr>
          <w:fldChar w:fldCharType="begin"/>
        </w:r>
        <w:r>
          <w:rPr>
            <w:noProof/>
            <w:webHidden/>
          </w:rPr>
          <w:instrText xml:space="preserve"> PAGEREF _Toc225524893 \h </w:instrText>
        </w:r>
        <w:r>
          <w:rPr>
            <w:noProof/>
            <w:webHidden/>
          </w:rPr>
        </w:r>
        <w:r>
          <w:rPr>
            <w:noProof/>
            <w:webHidden/>
          </w:rPr>
          <w:fldChar w:fldCharType="separate"/>
        </w:r>
        <w:r>
          <w:rPr>
            <w:noProof/>
            <w:webHidden/>
          </w:rPr>
          <w:t>18</w:t>
        </w:r>
        <w:r>
          <w:rPr>
            <w:noProof/>
            <w:webHidden/>
          </w:rPr>
          <w:fldChar w:fldCharType="end"/>
        </w:r>
      </w:hyperlink>
    </w:p>
    <w:p w14:paraId="74BF9C8E" w14:textId="03BC41CF"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hyperlink w:anchor="_Toc225524894" w:history="1">
        <w:r w:rsidRPr="00CE0951">
          <w:rPr>
            <w:rStyle w:val="Hyperlink"/>
            <w:rFonts w:ascii="Calibri" w:hAnsi="Calibri"/>
            <w:noProof/>
          </w:rPr>
          <w:t>1.5.2</w:t>
        </w:r>
        <w:r>
          <w:rPr>
            <w:rFonts w:eastAsiaTheme="minorEastAsia"/>
            <w:noProof/>
            <w:kern w:val="2"/>
            <w:sz w:val="24"/>
            <w:szCs w:val="24"/>
            <w:lang w:val="en-US"/>
            <w14:ligatures w14:val="standardContextual"/>
          </w:rPr>
          <w:tab/>
        </w:r>
        <w:r w:rsidRPr="00CE0951">
          <w:rPr>
            <w:rStyle w:val="Hyperlink"/>
            <w:noProof/>
          </w:rPr>
          <w:t>Research Question (s)</w:t>
        </w:r>
        <w:r>
          <w:rPr>
            <w:noProof/>
            <w:webHidden/>
          </w:rPr>
          <w:tab/>
        </w:r>
        <w:r>
          <w:rPr>
            <w:noProof/>
            <w:webHidden/>
          </w:rPr>
          <w:fldChar w:fldCharType="begin"/>
        </w:r>
        <w:r>
          <w:rPr>
            <w:noProof/>
            <w:webHidden/>
          </w:rPr>
          <w:instrText xml:space="preserve"> PAGEREF _Toc225524894 \h </w:instrText>
        </w:r>
        <w:r>
          <w:rPr>
            <w:noProof/>
            <w:webHidden/>
          </w:rPr>
        </w:r>
        <w:r>
          <w:rPr>
            <w:noProof/>
            <w:webHidden/>
          </w:rPr>
          <w:fldChar w:fldCharType="separate"/>
        </w:r>
        <w:r>
          <w:rPr>
            <w:noProof/>
            <w:webHidden/>
          </w:rPr>
          <w:t>18</w:t>
        </w:r>
        <w:r>
          <w:rPr>
            <w:noProof/>
            <w:webHidden/>
          </w:rPr>
          <w:fldChar w:fldCharType="end"/>
        </w:r>
      </w:hyperlink>
    </w:p>
    <w:p w14:paraId="75E5E2C7" w14:textId="5F0837D5"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hyperlink w:anchor="_Toc225524895" w:history="1">
        <w:r w:rsidRPr="00CE0951">
          <w:rPr>
            <w:rStyle w:val="Hyperlink"/>
            <w:rFonts w:ascii="Calibri" w:hAnsi="Calibri"/>
            <w:noProof/>
          </w:rPr>
          <w:t>1.5.3</w:t>
        </w:r>
        <w:r>
          <w:rPr>
            <w:rFonts w:eastAsiaTheme="minorEastAsia"/>
            <w:noProof/>
            <w:kern w:val="2"/>
            <w:sz w:val="24"/>
            <w:szCs w:val="24"/>
            <w:lang w:val="en-US"/>
            <w14:ligatures w14:val="standardContextual"/>
          </w:rPr>
          <w:tab/>
        </w:r>
        <w:r w:rsidRPr="00CE0951">
          <w:rPr>
            <w:rStyle w:val="Hyperlink"/>
            <w:noProof/>
          </w:rPr>
          <w:t>Contribution of the Research</w:t>
        </w:r>
        <w:r>
          <w:rPr>
            <w:noProof/>
            <w:webHidden/>
          </w:rPr>
          <w:tab/>
        </w:r>
        <w:r>
          <w:rPr>
            <w:noProof/>
            <w:webHidden/>
          </w:rPr>
          <w:fldChar w:fldCharType="begin"/>
        </w:r>
        <w:r>
          <w:rPr>
            <w:noProof/>
            <w:webHidden/>
          </w:rPr>
          <w:instrText xml:space="preserve"> PAGEREF _Toc225524895 \h </w:instrText>
        </w:r>
        <w:r>
          <w:rPr>
            <w:noProof/>
            <w:webHidden/>
          </w:rPr>
        </w:r>
        <w:r>
          <w:rPr>
            <w:noProof/>
            <w:webHidden/>
          </w:rPr>
          <w:fldChar w:fldCharType="separate"/>
        </w:r>
        <w:r>
          <w:rPr>
            <w:noProof/>
            <w:webHidden/>
          </w:rPr>
          <w:t>19</w:t>
        </w:r>
        <w:r>
          <w:rPr>
            <w:noProof/>
            <w:webHidden/>
          </w:rPr>
          <w:fldChar w:fldCharType="end"/>
        </w:r>
      </w:hyperlink>
    </w:p>
    <w:p w14:paraId="0F39DB6A" w14:textId="57B329DC"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896" w:history="1">
        <w:r w:rsidRPr="00CE0951">
          <w:rPr>
            <w:rStyle w:val="Hyperlink"/>
            <w:noProof/>
          </w:rPr>
          <w:t>1.6</w:t>
        </w:r>
        <w:r>
          <w:rPr>
            <w:rFonts w:eastAsiaTheme="minorEastAsia"/>
            <w:noProof/>
            <w:kern w:val="2"/>
            <w:sz w:val="24"/>
            <w:szCs w:val="24"/>
            <w:lang w:val="en-US"/>
            <w14:ligatures w14:val="standardContextual"/>
          </w:rPr>
          <w:tab/>
        </w:r>
        <w:r w:rsidRPr="00CE0951">
          <w:rPr>
            <w:rStyle w:val="Hyperlink"/>
            <w:noProof/>
          </w:rPr>
          <w:t>Delineations and Limitations</w:t>
        </w:r>
        <w:r>
          <w:rPr>
            <w:noProof/>
            <w:webHidden/>
          </w:rPr>
          <w:tab/>
        </w:r>
        <w:r>
          <w:rPr>
            <w:noProof/>
            <w:webHidden/>
          </w:rPr>
          <w:fldChar w:fldCharType="begin"/>
        </w:r>
        <w:r>
          <w:rPr>
            <w:noProof/>
            <w:webHidden/>
          </w:rPr>
          <w:instrText xml:space="preserve"> PAGEREF _Toc225524896 \h </w:instrText>
        </w:r>
        <w:r>
          <w:rPr>
            <w:noProof/>
            <w:webHidden/>
          </w:rPr>
        </w:r>
        <w:r>
          <w:rPr>
            <w:noProof/>
            <w:webHidden/>
          </w:rPr>
          <w:fldChar w:fldCharType="separate"/>
        </w:r>
        <w:r>
          <w:rPr>
            <w:noProof/>
            <w:webHidden/>
          </w:rPr>
          <w:t>19</w:t>
        </w:r>
        <w:r>
          <w:rPr>
            <w:noProof/>
            <w:webHidden/>
          </w:rPr>
          <w:fldChar w:fldCharType="end"/>
        </w:r>
      </w:hyperlink>
    </w:p>
    <w:p w14:paraId="39A3335F" w14:textId="7F242FC0"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897" w:history="1">
        <w:r w:rsidRPr="00CE0951">
          <w:rPr>
            <w:rStyle w:val="Hyperlink"/>
            <w:noProof/>
          </w:rPr>
          <w:t>1.7</w:t>
        </w:r>
        <w:r>
          <w:rPr>
            <w:rFonts w:eastAsiaTheme="minorEastAsia"/>
            <w:noProof/>
            <w:kern w:val="2"/>
            <w:sz w:val="24"/>
            <w:szCs w:val="24"/>
            <w:lang w:val="en-US"/>
            <w14:ligatures w14:val="standardContextual"/>
          </w:rPr>
          <w:tab/>
        </w:r>
        <w:r w:rsidRPr="00CE0951">
          <w:rPr>
            <w:rStyle w:val="Hyperlink"/>
            <w:noProof/>
          </w:rPr>
          <w:t>Assumptions</w:t>
        </w:r>
        <w:r>
          <w:rPr>
            <w:noProof/>
            <w:webHidden/>
          </w:rPr>
          <w:tab/>
        </w:r>
        <w:r>
          <w:rPr>
            <w:noProof/>
            <w:webHidden/>
          </w:rPr>
          <w:fldChar w:fldCharType="begin"/>
        </w:r>
        <w:r>
          <w:rPr>
            <w:noProof/>
            <w:webHidden/>
          </w:rPr>
          <w:instrText xml:space="preserve"> PAGEREF _Toc225524897 \h </w:instrText>
        </w:r>
        <w:r>
          <w:rPr>
            <w:noProof/>
            <w:webHidden/>
          </w:rPr>
        </w:r>
        <w:r>
          <w:rPr>
            <w:noProof/>
            <w:webHidden/>
          </w:rPr>
          <w:fldChar w:fldCharType="separate"/>
        </w:r>
        <w:r>
          <w:rPr>
            <w:noProof/>
            <w:webHidden/>
          </w:rPr>
          <w:t>19</w:t>
        </w:r>
        <w:r>
          <w:rPr>
            <w:noProof/>
            <w:webHidden/>
          </w:rPr>
          <w:fldChar w:fldCharType="end"/>
        </w:r>
      </w:hyperlink>
    </w:p>
    <w:p w14:paraId="44F69063" w14:textId="47BD9A21"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898" w:history="1">
        <w:r w:rsidRPr="00CE0951">
          <w:rPr>
            <w:rStyle w:val="Hyperlink"/>
            <w:noProof/>
          </w:rPr>
          <w:t>1.8</w:t>
        </w:r>
        <w:r>
          <w:rPr>
            <w:rFonts w:eastAsiaTheme="minorEastAsia"/>
            <w:noProof/>
            <w:kern w:val="2"/>
            <w:sz w:val="24"/>
            <w:szCs w:val="24"/>
            <w:lang w:val="en-US"/>
            <w14:ligatures w14:val="standardContextual"/>
          </w:rPr>
          <w:tab/>
        </w:r>
        <w:r w:rsidRPr="00CE0951">
          <w:rPr>
            <w:rStyle w:val="Hyperlink"/>
            <w:noProof/>
          </w:rPr>
          <w:t>Ethical Considerations</w:t>
        </w:r>
        <w:r>
          <w:rPr>
            <w:noProof/>
            <w:webHidden/>
          </w:rPr>
          <w:tab/>
        </w:r>
        <w:r>
          <w:rPr>
            <w:noProof/>
            <w:webHidden/>
          </w:rPr>
          <w:fldChar w:fldCharType="begin"/>
        </w:r>
        <w:r>
          <w:rPr>
            <w:noProof/>
            <w:webHidden/>
          </w:rPr>
          <w:instrText xml:space="preserve"> PAGEREF _Toc225524898 \h </w:instrText>
        </w:r>
        <w:r>
          <w:rPr>
            <w:noProof/>
            <w:webHidden/>
          </w:rPr>
        </w:r>
        <w:r>
          <w:rPr>
            <w:noProof/>
            <w:webHidden/>
          </w:rPr>
          <w:fldChar w:fldCharType="separate"/>
        </w:r>
        <w:r>
          <w:rPr>
            <w:noProof/>
            <w:webHidden/>
          </w:rPr>
          <w:t>20</w:t>
        </w:r>
        <w:r>
          <w:rPr>
            <w:noProof/>
            <w:webHidden/>
          </w:rPr>
          <w:fldChar w:fldCharType="end"/>
        </w:r>
      </w:hyperlink>
    </w:p>
    <w:p w14:paraId="420E0DBE" w14:textId="491322A9"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899" w:history="1">
        <w:r w:rsidRPr="00CE0951">
          <w:rPr>
            <w:rStyle w:val="Hyperlink"/>
            <w:noProof/>
          </w:rPr>
          <w:t>1.9</w:t>
        </w:r>
        <w:r>
          <w:rPr>
            <w:rFonts w:eastAsiaTheme="minorEastAsia"/>
            <w:noProof/>
            <w:kern w:val="2"/>
            <w:sz w:val="24"/>
            <w:szCs w:val="24"/>
            <w:lang w:val="en-US"/>
            <w14:ligatures w14:val="standardContextual"/>
          </w:rPr>
          <w:tab/>
        </w:r>
        <w:r w:rsidRPr="00CE0951">
          <w:rPr>
            <w:rStyle w:val="Hyperlink"/>
            <w:noProof/>
          </w:rPr>
          <w:t>Thesis outline</w:t>
        </w:r>
        <w:r>
          <w:rPr>
            <w:noProof/>
            <w:webHidden/>
          </w:rPr>
          <w:tab/>
        </w:r>
        <w:r>
          <w:rPr>
            <w:noProof/>
            <w:webHidden/>
          </w:rPr>
          <w:fldChar w:fldCharType="begin"/>
        </w:r>
        <w:r>
          <w:rPr>
            <w:noProof/>
            <w:webHidden/>
          </w:rPr>
          <w:instrText xml:space="preserve"> PAGEREF _Toc225524899 \h </w:instrText>
        </w:r>
        <w:r>
          <w:rPr>
            <w:noProof/>
            <w:webHidden/>
          </w:rPr>
        </w:r>
        <w:r>
          <w:rPr>
            <w:noProof/>
            <w:webHidden/>
          </w:rPr>
          <w:fldChar w:fldCharType="separate"/>
        </w:r>
        <w:r>
          <w:rPr>
            <w:noProof/>
            <w:webHidden/>
          </w:rPr>
          <w:t>20</w:t>
        </w:r>
        <w:r>
          <w:rPr>
            <w:noProof/>
            <w:webHidden/>
          </w:rPr>
          <w:fldChar w:fldCharType="end"/>
        </w:r>
      </w:hyperlink>
    </w:p>
    <w:p w14:paraId="3031FB74" w14:textId="03655C15" w:rsidR="00BF6056" w:rsidRDefault="00BF6056">
      <w:pPr>
        <w:pStyle w:val="TOC1"/>
        <w:tabs>
          <w:tab w:val="left" w:pos="1440"/>
          <w:tab w:val="right" w:leader="dot" w:pos="9350"/>
        </w:tabs>
        <w:rPr>
          <w:rFonts w:eastAsiaTheme="minorEastAsia"/>
          <w:noProof/>
          <w:kern w:val="2"/>
          <w:sz w:val="24"/>
          <w:szCs w:val="24"/>
          <w:lang w:val="en-US"/>
          <w14:ligatures w14:val="standardContextual"/>
        </w:rPr>
      </w:pPr>
      <w:hyperlink w:anchor="_Toc225524900" w:history="1">
        <w:r w:rsidRPr="00CE0951">
          <w:rPr>
            <w:rStyle w:val="Hyperlink"/>
            <w:noProof/>
          </w:rPr>
          <w:t>Chapter 2:</w:t>
        </w:r>
        <w:r>
          <w:rPr>
            <w:rFonts w:eastAsiaTheme="minorEastAsia"/>
            <w:noProof/>
            <w:kern w:val="2"/>
            <w:sz w:val="24"/>
            <w:szCs w:val="24"/>
            <w:lang w:val="en-US"/>
            <w14:ligatures w14:val="standardContextual"/>
          </w:rPr>
          <w:tab/>
        </w:r>
        <w:r w:rsidRPr="00CE0951">
          <w:rPr>
            <w:rStyle w:val="Hyperlink"/>
            <w:noProof/>
          </w:rPr>
          <w:t>Literature Review</w:t>
        </w:r>
        <w:r>
          <w:rPr>
            <w:noProof/>
            <w:webHidden/>
          </w:rPr>
          <w:tab/>
        </w:r>
        <w:r>
          <w:rPr>
            <w:noProof/>
            <w:webHidden/>
          </w:rPr>
          <w:fldChar w:fldCharType="begin"/>
        </w:r>
        <w:r>
          <w:rPr>
            <w:noProof/>
            <w:webHidden/>
          </w:rPr>
          <w:instrText xml:space="preserve"> PAGEREF _Toc225524900 \h </w:instrText>
        </w:r>
        <w:r>
          <w:rPr>
            <w:noProof/>
            <w:webHidden/>
          </w:rPr>
        </w:r>
        <w:r>
          <w:rPr>
            <w:noProof/>
            <w:webHidden/>
          </w:rPr>
          <w:fldChar w:fldCharType="separate"/>
        </w:r>
        <w:r>
          <w:rPr>
            <w:noProof/>
            <w:webHidden/>
          </w:rPr>
          <w:t>23</w:t>
        </w:r>
        <w:r>
          <w:rPr>
            <w:noProof/>
            <w:webHidden/>
          </w:rPr>
          <w:fldChar w:fldCharType="end"/>
        </w:r>
      </w:hyperlink>
    </w:p>
    <w:p w14:paraId="08886B48" w14:textId="6C143F4A"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01" w:history="1">
        <w:r w:rsidRPr="00CE0951">
          <w:rPr>
            <w:rStyle w:val="Hyperlink"/>
            <w:noProof/>
          </w:rPr>
          <w:t>2.1</w:t>
        </w:r>
        <w:r>
          <w:rPr>
            <w:rFonts w:eastAsiaTheme="minorEastAsia"/>
            <w:noProof/>
            <w:kern w:val="2"/>
            <w:sz w:val="24"/>
            <w:szCs w:val="24"/>
            <w:lang w:val="en-US"/>
            <w14:ligatures w14:val="standardContextual"/>
          </w:rPr>
          <w:tab/>
        </w:r>
        <w:r w:rsidRPr="00CE0951">
          <w:rPr>
            <w:rStyle w:val="Hyperlink"/>
            <w:noProof/>
          </w:rPr>
          <w:t>Overview</w:t>
        </w:r>
        <w:r>
          <w:rPr>
            <w:noProof/>
            <w:webHidden/>
          </w:rPr>
          <w:tab/>
        </w:r>
        <w:r>
          <w:rPr>
            <w:noProof/>
            <w:webHidden/>
          </w:rPr>
          <w:fldChar w:fldCharType="begin"/>
        </w:r>
        <w:r>
          <w:rPr>
            <w:noProof/>
            <w:webHidden/>
          </w:rPr>
          <w:instrText xml:space="preserve"> PAGEREF _Toc225524901 \h </w:instrText>
        </w:r>
        <w:r>
          <w:rPr>
            <w:noProof/>
            <w:webHidden/>
          </w:rPr>
        </w:r>
        <w:r>
          <w:rPr>
            <w:noProof/>
            <w:webHidden/>
          </w:rPr>
          <w:fldChar w:fldCharType="separate"/>
        </w:r>
        <w:r>
          <w:rPr>
            <w:noProof/>
            <w:webHidden/>
          </w:rPr>
          <w:t>23</w:t>
        </w:r>
        <w:r>
          <w:rPr>
            <w:noProof/>
            <w:webHidden/>
          </w:rPr>
          <w:fldChar w:fldCharType="end"/>
        </w:r>
      </w:hyperlink>
    </w:p>
    <w:p w14:paraId="74887056" w14:textId="555DF2D8"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02" w:history="1">
        <w:r w:rsidRPr="00CE0951">
          <w:rPr>
            <w:rStyle w:val="Hyperlink"/>
            <w:noProof/>
          </w:rPr>
          <w:t>2.2</w:t>
        </w:r>
        <w:r>
          <w:rPr>
            <w:rFonts w:eastAsiaTheme="minorEastAsia"/>
            <w:noProof/>
            <w:kern w:val="2"/>
            <w:sz w:val="24"/>
            <w:szCs w:val="24"/>
            <w:lang w:val="en-US"/>
            <w14:ligatures w14:val="standardContextual"/>
          </w:rPr>
          <w:tab/>
        </w:r>
        <w:r w:rsidRPr="00CE0951">
          <w:rPr>
            <w:rStyle w:val="Hyperlink"/>
            <w:noProof/>
          </w:rPr>
          <w:t>Mobile Applications</w:t>
        </w:r>
        <w:r>
          <w:rPr>
            <w:noProof/>
            <w:webHidden/>
          </w:rPr>
          <w:tab/>
        </w:r>
        <w:r>
          <w:rPr>
            <w:noProof/>
            <w:webHidden/>
          </w:rPr>
          <w:fldChar w:fldCharType="begin"/>
        </w:r>
        <w:r>
          <w:rPr>
            <w:noProof/>
            <w:webHidden/>
          </w:rPr>
          <w:instrText xml:space="preserve"> PAGEREF _Toc225524902 \h </w:instrText>
        </w:r>
        <w:r>
          <w:rPr>
            <w:noProof/>
            <w:webHidden/>
          </w:rPr>
        </w:r>
        <w:r>
          <w:rPr>
            <w:noProof/>
            <w:webHidden/>
          </w:rPr>
          <w:fldChar w:fldCharType="separate"/>
        </w:r>
        <w:r>
          <w:rPr>
            <w:noProof/>
            <w:webHidden/>
          </w:rPr>
          <w:t>23</w:t>
        </w:r>
        <w:r>
          <w:rPr>
            <w:noProof/>
            <w:webHidden/>
          </w:rPr>
          <w:fldChar w:fldCharType="end"/>
        </w:r>
      </w:hyperlink>
    </w:p>
    <w:p w14:paraId="314A8283" w14:textId="1FD0330E"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03" w:history="1">
        <w:r w:rsidRPr="00CE0951">
          <w:rPr>
            <w:rStyle w:val="Hyperlink"/>
            <w:noProof/>
          </w:rPr>
          <w:t>2.3</w:t>
        </w:r>
        <w:r>
          <w:rPr>
            <w:rFonts w:eastAsiaTheme="minorEastAsia"/>
            <w:noProof/>
            <w:kern w:val="2"/>
            <w:sz w:val="24"/>
            <w:szCs w:val="24"/>
            <w:lang w:val="en-US"/>
            <w14:ligatures w14:val="standardContextual"/>
          </w:rPr>
          <w:tab/>
        </w:r>
        <w:r w:rsidRPr="00CE0951">
          <w:rPr>
            <w:rStyle w:val="Hyperlink"/>
            <w:noProof/>
          </w:rPr>
          <w:t>Mobile Application Platforms</w:t>
        </w:r>
        <w:r>
          <w:rPr>
            <w:noProof/>
            <w:webHidden/>
          </w:rPr>
          <w:tab/>
        </w:r>
        <w:r>
          <w:rPr>
            <w:noProof/>
            <w:webHidden/>
          </w:rPr>
          <w:fldChar w:fldCharType="begin"/>
        </w:r>
        <w:r>
          <w:rPr>
            <w:noProof/>
            <w:webHidden/>
          </w:rPr>
          <w:instrText xml:space="preserve"> PAGEREF _Toc225524903 \h </w:instrText>
        </w:r>
        <w:r>
          <w:rPr>
            <w:noProof/>
            <w:webHidden/>
          </w:rPr>
        </w:r>
        <w:r>
          <w:rPr>
            <w:noProof/>
            <w:webHidden/>
          </w:rPr>
          <w:fldChar w:fldCharType="separate"/>
        </w:r>
        <w:r>
          <w:rPr>
            <w:noProof/>
            <w:webHidden/>
          </w:rPr>
          <w:t>24</w:t>
        </w:r>
        <w:r>
          <w:rPr>
            <w:noProof/>
            <w:webHidden/>
          </w:rPr>
          <w:fldChar w:fldCharType="end"/>
        </w:r>
      </w:hyperlink>
    </w:p>
    <w:p w14:paraId="127DAB64" w14:textId="63C634FC"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hyperlink w:anchor="_Toc225524904" w:history="1">
        <w:r w:rsidRPr="00CE0951">
          <w:rPr>
            <w:rStyle w:val="Hyperlink"/>
            <w:rFonts w:ascii="Calibri" w:hAnsi="Calibri"/>
            <w:noProof/>
          </w:rPr>
          <w:t>2.3.1</w:t>
        </w:r>
        <w:r>
          <w:rPr>
            <w:rFonts w:eastAsiaTheme="minorEastAsia"/>
            <w:noProof/>
            <w:kern w:val="2"/>
            <w:sz w:val="24"/>
            <w:szCs w:val="24"/>
            <w:lang w:val="en-US"/>
            <w14:ligatures w14:val="standardContextual"/>
          </w:rPr>
          <w:tab/>
        </w:r>
        <w:r w:rsidRPr="00CE0951">
          <w:rPr>
            <w:rStyle w:val="Hyperlink"/>
            <w:noProof/>
          </w:rPr>
          <w:t>iOS Mobile Platform</w:t>
        </w:r>
        <w:r>
          <w:rPr>
            <w:noProof/>
            <w:webHidden/>
          </w:rPr>
          <w:tab/>
        </w:r>
        <w:r>
          <w:rPr>
            <w:noProof/>
            <w:webHidden/>
          </w:rPr>
          <w:fldChar w:fldCharType="begin"/>
        </w:r>
        <w:r>
          <w:rPr>
            <w:noProof/>
            <w:webHidden/>
          </w:rPr>
          <w:instrText xml:space="preserve"> PAGEREF _Toc225524904 \h </w:instrText>
        </w:r>
        <w:r>
          <w:rPr>
            <w:noProof/>
            <w:webHidden/>
          </w:rPr>
        </w:r>
        <w:r>
          <w:rPr>
            <w:noProof/>
            <w:webHidden/>
          </w:rPr>
          <w:fldChar w:fldCharType="separate"/>
        </w:r>
        <w:r>
          <w:rPr>
            <w:noProof/>
            <w:webHidden/>
          </w:rPr>
          <w:t>25</w:t>
        </w:r>
        <w:r>
          <w:rPr>
            <w:noProof/>
            <w:webHidden/>
          </w:rPr>
          <w:fldChar w:fldCharType="end"/>
        </w:r>
      </w:hyperlink>
    </w:p>
    <w:p w14:paraId="7A24DFF6" w14:textId="798A0535"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hyperlink w:anchor="_Toc225524905" w:history="1">
        <w:r w:rsidRPr="00CE0951">
          <w:rPr>
            <w:rStyle w:val="Hyperlink"/>
            <w:rFonts w:ascii="Calibri" w:hAnsi="Calibri"/>
            <w:noProof/>
          </w:rPr>
          <w:t>2.3.2</w:t>
        </w:r>
        <w:r>
          <w:rPr>
            <w:rFonts w:eastAsiaTheme="minorEastAsia"/>
            <w:noProof/>
            <w:kern w:val="2"/>
            <w:sz w:val="24"/>
            <w:szCs w:val="24"/>
            <w:lang w:val="en-US"/>
            <w14:ligatures w14:val="standardContextual"/>
          </w:rPr>
          <w:tab/>
        </w:r>
        <w:r w:rsidRPr="00CE0951">
          <w:rPr>
            <w:rStyle w:val="Hyperlink"/>
            <w:noProof/>
          </w:rPr>
          <w:t>Android Mobile Platform</w:t>
        </w:r>
        <w:r>
          <w:rPr>
            <w:noProof/>
            <w:webHidden/>
          </w:rPr>
          <w:tab/>
        </w:r>
        <w:r>
          <w:rPr>
            <w:noProof/>
            <w:webHidden/>
          </w:rPr>
          <w:fldChar w:fldCharType="begin"/>
        </w:r>
        <w:r>
          <w:rPr>
            <w:noProof/>
            <w:webHidden/>
          </w:rPr>
          <w:instrText xml:space="preserve"> PAGEREF _Toc225524905 \h </w:instrText>
        </w:r>
        <w:r>
          <w:rPr>
            <w:noProof/>
            <w:webHidden/>
          </w:rPr>
        </w:r>
        <w:r>
          <w:rPr>
            <w:noProof/>
            <w:webHidden/>
          </w:rPr>
          <w:fldChar w:fldCharType="separate"/>
        </w:r>
        <w:r>
          <w:rPr>
            <w:noProof/>
            <w:webHidden/>
          </w:rPr>
          <w:t>25</w:t>
        </w:r>
        <w:r>
          <w:rPr>
            <w:noProof/>
            <w:webHidden/>
          </w:rPr>
          <w:fldChar w:fldCharType="end"/>
        </w:r>
      </w:hyperlink>
    </w:p>
    <w:p w14:paraId="73B0C8E4" w14:textId="1AE53BCF"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06" w:history="1">
        <w:r w:rsidRPr="00CE0951">
          <w:rPr>
            <w:rStyle w:val="Hyperlink"/>
            <w:noProof/>
          </w:rPr>
          <w:t>2.4</w:t>
        </w:r>
        <w:r>
          <w:rPr>
            <w:rFonts w:eastAsiaTheme="minorEastAsia"/>
            <w:noProof/>
            <w:kern w:val="2"/>
            <w:sz w:val="24"/>
            <w:szCs w:val="24"/>
            <w:lang w:val="en-US"/>
            <w14:ligatures w14:val="standardContextual"/>
          </w:rPr>
          <w:tab/>
        </w:r>
        <w:r w:rsidRPr="00CE0951">
          <w:rPr>
            <w:rStyle w:val="Hyperlink"/>
            <w:noProof/>
          </w:rPr>
          <w:t>Mobile Application Vulnerabilities</w:t>
        </w:r>
        <w:r>
          <w:rPr>
            <w:noProof/>
            <w:webHidden/>
          </w:rPr>
          <w:tab/>
        </w:r>
        <w:r>
          <w:rPr>
            <w:noProof/>
            <w:webHidden/>
          </w:rPr>
          <w:fldChar w:fldCharType="begin"/>
        </w:r>
        <w:r>
          <w:rPr>
            <w:noProof/>
            <w:webHidden/>
          </w:rPr>
          <w:instrText xml:space="preserve"> PAGEREF _Toc225524906 \h </w:instrText>
        </w:r>
        <w:r>
          <w:rPr>
            <w:noProof/>
            <w:webHidden/>
          </w:rPr>
        </w:r>
        <w:r>
          <w:rPr>
            <w:noProof/>
            <w:webHidden/>
          </w:rPr>
          <w:fldChar w:fldCharType="separate"/>
        </w:r>
        <w:r>
          <w:rPr>
            <w:noProof/>
            <w:webHidden/>
          </w:rPr>
          <w:t>26</w:t>
        </w:r>
        <w:r>
          <w:rPr>
            <w:noProof/>
            <w:webHidden/>
          </w:rPr>
          <w:fldChar w:fldCharType="end"/>
        </w:r>
      </w:hyperlink>
    </w:p>
    <w:p w14:paraId="6017BBA7" w14:textId="58C2F3EC"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07" w:history="1">
        <w:r w:rsidRPr="00CE0951">
          <w:rPr>
            <w:rStyle w:val="Hyperlink"/>
            <w:noProof/>
          </w:rPr>
          <w:t>2.5</w:t>
        </w:r>
        <w:r>
          <w:rPr>
            <w:rFonts w:eastAsiaTheme="minorEastAsia"/>
            <w:noProof/>
            <w:kern w:val="2"/>
            <w:sz w:val="24"/>
            <w:szCs w:val="24"/>
            <w:lang w:val="en-US"/>
            <w14:ligatures w14:val="standardContextual"/>
          </w:rPr>
          <w:tab/>
        </w:r>
        <w:r w:rsidRPr="00CE0951">
          <w:rPr>
            <w:rStyle w:val="Hyperlink"/>
            <w:noProof/>
          </w:rPr>
          <w:t>Mobile Applications Secure Features</w:t>
        </w:r>
        <w:r>
          <w:rPr>
            <w:noProof/>
            <w:webHidden/>
          </w:rPr>
          <w:tab/>
        </w:r>
        <w:r>
          <w:rPr>
            <w:noProof/>
            <w:webHidden/>
          </w:rPr>
          <w:fldChar w:fldCharType="begin"/>
        </w:r>
        <w:r>
          <w:rPr>
            <w:noProof/>
            <w:webHidden/>
          </w:rPr>
          <w:instrText xml:space="preserve"> PAGEREF _Toc225524907 \h </w:instrText>
        </w:r>
        <w:r>
          <w:rPr>
            <w:noProof/>
            <w:webHidden/>
          </w:rPr>
        </w:r>
        <w:r>
          <w:rPr>
            <w:noProof/>
            <w:webHidden/>
          </w:rPr>
          <w:fldChar w:fldCharType="separate"/>
        </w:r>
        <w:r>
          <w:rPr>
            <w:noProof/>
            <w:webHidden/>
          </w:rPr>
          <w:t>28</w:t>
        </w:r>
        <w:r>
          <w:rPr>
            <w:noProof/>
            <w:webHidden/>
          </w:rPr>
          <w:fldChar w:fldCharType="end"/>
        </w:r>
      </w:hyperlink>
    </w:p>
    <w:p w14:paraId="0986D402" w14:textId="0F907BD8"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08" w:history="1">
        <w:r w:rsidRPr="00CE0951">
          <w:rPr>
            <w:rStyle w:val="Hyperlink"/>
            <w:noProof/>
          </w:rPr>
          <w:t>2.6</w:t>
        </w:r>
        <w:r>
          <w:rPr>
            <w:rFonts w:eastAsiaTheme="minorEastAsia"/>
            <w:noProof/>
            <w:kern w:val="2"/>
            <w:sz w:val="24"/>
            <w:szCs w:val="24"/>
            <w:lang w:val="en-US"/>
            <w14:ligatures w14:val="standardContextual"/>
          </w:rPr>
          <w:tab/>
        </w:r>
        <w:r w:rsidRPr="00CE0951">
          <w:rPr>
            <w:rStyle w:val="Hyperlink"/>
            <w:noProof/>
          </w:rPr>
          <w:t>Smart Energy Meters</w:t>
        </w:r>
        <w:r>
          <w:rPr>
            <w:noProof/>
            <w:webHidden/>
          </w:rPr>
          <w:tab/>
        </w:r>
        <w:r>
          <w:rPr>
            <w:noProof/>
            <w:webHidden/>
          </w:rPr>
          <w:fldChar w:fldCharType="begin"/>
        </w:r>
        <w:r>
          <w:rPr>
            <w:noProof/>
            <w:webHidden/>
          </w:rPr>
          <w:instrText xml:space="preserve"> PAGEREF _Toc225524908 \h </w:instrText>
        </w:r>
        <w:r>
          <w:rPr>
            <w:noProof/>
            <w:webHidden/>
          </w:rPr>
        </w:r>
        <w:r>
          <w:rPr>
            <w:noProof/>
            <w:webHidden/>
          </w:rPr>
          <w:fldChar w:fldCharType="separate"/>
        </w:r>
        <w:r>
          <w:rPr>
            <w:noProof/>
            <w:webHidden/>
          </w:rPr>
          <w:t>34</w:t>
        </w:r>
        <w:r>
          <w:rPr>
            <w:noProof/>
            <w:webHidden/>
          </w:rPr>
          <w:fldChar w:fldCharType="end"/>
        </w:r>
      </w:hyperlink>
    </w:p>
    <w:p w14:paraId="147FF824" w14:textId="5513618A"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09" w:history="1">
        <w:r w:rsidRPr="00CE0951">
          <w:rPr>
            <w:rStyle w:val="Hyperlink"/>
            <w:noProof/>
            <w:lang w:val="da-DK"/>
          </w:rPr>
          <w:t>2.7</w:t>
        </w:r>
        <w:r>
          <w:rPr>
            <w:rFonts w:eastAsiaTheme="minorEastAsia"/>
            <w:noProof/>
            <w:kern w:val="2"/>
            <w:sz w:val="24"/>
            <w:szCs w:val="24"/>
            <w:lang w:val="en-US"/>
            <w14:ligatures w14:val="standardContextual"/>
          </w:rPr>
          <w:tab/>
        </w:r>
        <w:r w:rsidRPr="00CE0951">
          <w:rPr>
            <w:rStyle w:val="Hyperlink"/>
            <w:noProof/>
            <w:lang w:val="da-DK"/>
          </w:rPr>
          <w:t>IoT for Smart Energy Meters Vulnerabilities</w:t>
        </w:r>
        <w:r>
          <w:rPr>
            <w:noProof/>
            <w:webHidden/>
          </w:rPr>
          <w:tab/>
        </w:r>
        <w:r>
          <w:rPr>
            <w:noProof/>
            <w:webHidden/>
          </w:rPr>
          <w:fldChar w:fldCharType="begin"/>
        </w:r>
        <w:r>
          <w:rPr>
            <w:noProof/>
            <w:webHidden/>
          </w:rPr>
          <w:instrText xml:space="preserve"> PAGEREF _Toc225524909 \h </w:instrText>
        </w:r>
        <w:r>
          <w:rPr>
            <w:noProof/>
            <w:webHidden/>
          </w:rPr>
        </w:r>
        <w:r>
          <w:rPr>
            <w:noProof/>
            <w:webHidden/>
          </w:rPr>
          <w:fldChar w:fldCharType="separate"/>
        </w:r>
        <w:r>
          <w:rPr>
            <w:noProof/>
            <w:webHidden/>
          </w:rPr>
          <w:t>37</w:t>
        </w:r>
        <w:r>
          <w:rPr>
            <w:noProof/>
            <w:webHidden/>
          </w:rPr>
          <w:fldChar w:fldCharType="end"/>
        </w:r>
      </w:hyperlink>
    </w:p>
    <w:p w14:paraId="0C5F4563" w14:textId="6C2F9FC1"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10" w:history="1">
        <w:r w:rsidRPr="00CE0951">
          <w:rPr>
            <w:rStyle w:val="Hyperlink"/>
            <w:noProof/>
          </w:rPr>
          <w:t>2.8</w:t>
        </w:r>
        <w:r>
          <w:rPr>
            <w:rFonts w:eastAsiaTheme="minorEastAsia"/>
            <w:noProof/>
            <w:kern w:val="2"/>
            <w:sz w:val="24"/>
            <w:szCs w:val="24"/>
            <w:lang w:val="en-US"/>
            <w14:ligatures w14:val="standardContextual"/>
          </w:rPr>
          <w:tab/>
        </w:r>
        <w:r w:rsidRPr="00CE0951">
          <w:rPr>
            <w:rStyle w:val="Hyperlink"/>
            <w:noProof/>
          </w:rPr>
          <w:t>Smart Meters Secure Features</w:t>
        </w:r>
        <w:r>
          <w:rPr>
            <w:noProof/>
            <w:webHidden/>
          </w:rPr>
          <w:tab/>
        </w:r>
        <w:r>
          <w:rPr>
            <w:noProof/>
            <w:webHidden/>
          </w:rPr>
          <w:fldChar w:fldCharType="begin"/>
        </w:r>
        <w:r>
          <w:rPr>
            <w:noProof/>
            <w:webHidden/>
          </w:rPr>
          <w:instrText xml:space="preserve"> PAGEREF _Toc225524910 \h </w:instrText>
        </w:r>
        <w:r>
          <w:rPr>
            <w:noProof/>
            <w:webHidden/>
          </w:rPr>
        </w:r>
        <w:r>
          <w:rPr>
            <w:noProof/>
            <w:webHidden/>
          </w:rPr>
          <w:fldChar w:fldCharType="separate"/>
        </w:r>
        <w:r>
          <w:rPr>
            <w:noProof/>
            <w:webHidden/>
          </w:rPr>
          <w:t>39</w:t>
        </w:r>
        <w:r>
          <w:rPr>
            <w:noProof/>
            <w:webHidden/>
          </w:rPr>
          <w:fldChar w:fldCharType="end"/>
        </w:r>
      </w:hyperlink>
    </w:p>
    <w:p w14:paraId="3DF5A54E" w14:textId="69B5CFB1"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11" w:history="1">
        <w:r w:rsidRPr="00CE0951">
          <w:rPr>
            <w:rStyle w:val="Hyperlink"/>
            <w:noProof/>
          </w:rPr>
          <w:t>2.9</w:t>
        </w:r>
        <w:r>
          <w:rPr>
            <w:rFonts w:eastAsiaTheme="minorEastAsia"/>
            <w:noProof/>
            <w:kern w:val="2"/>
            <w:sz w:val="24"/>
            <w:szCs w:val="24"/>
            <w:lang w:val="en-US"/>
            <w14:ligatures w14:val="standardContextual"/>
          </w:rPr>
          <w:tab/>
        </w:r>
        <w:r w:rsidRPr="00CE0951">
          <w:rPr>
            <w:rStyle w:val="Hyperlink"/>
            <w:noProof/>
          </w:rPr>
          <w:t>Cybersecurity Framework</w:t>
        </w:r>
        <w:r>
          <w:rPr>
            <w:noProof/>
            <w:webHidden/>
          </w:rPr>
          <w:tab/>
        </w:r>
        <w:r>
          <w:rPr>
            <w:noProof/>
            <w:webHidden/>
          </w:rPr>
          <w:fldChar w:fldCharType="begin"/>
        </w:r>
        <w:r>
          <w:rPr>
            <w:noProof/>
            <w:webHidden/>
          </w:rPr>
          <w:instrText xml:space="preserve"> PAGEREF _Toc225524911 \h </w:instrText>
        </w:r>
        <w:r>
          <w:rPr>
            <w:noProof/>
            <w:webHidden/>
          </w:rPr>
        </w:r>
        <w:r>
          <w:rPr>
            <w:noProof/>
            <w:webHidden/>
          </w:rPr>
          <w:fldChar w:fldCharType="separate"/>
        </w:r>
        <w:r>
          <w:rPr>
            <w:noProof/>
            <w:webHidden/>
          </w:rPr>
          <w:t>40</w:t>
        </w:r>
        <w:r>
          <w:rPr>
            <w:noProof/>
            <w:webHidden/>
          </w:rPr>
          <w:fldChar w:fldCharType="end"/>
        </w:r>
      </w:hyperlink>
    </w:p>
    <w:p w14:paraId="13D37FF9" w14:textId="7BDF15FD"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12" w:history="1">
        <w:r w:rsidRPr="00CE0951">
          <w:rPr>
            <w:rStyle w:val="Hyperlink"/>
            <w:noProof/>
          </w:rPr>
          <w:t>2.10</w:t>
        </w:r>
        <w:r>
          <w:rPr>
            <w:rFonts w:eastAsiaTheme="minorEastAsia"/>
            <w:noProof/>
            <w:kern w:val="2"/>
            <w:sz w:val="24"/>
            <w:szCs w:val="24"/>
            <w:lang w:val="en-US"/>
            <w14:ligatures w14:val="standardContextual"/>
          </w:rPr>
          <w:tab/>
        </w:r>
        <w:r w:rsidRPr="00CE0951">
          <w:rPr>
            <w:rStyle w:val="Hyperlink"/>
            <w:noProof/>
          </w:rPr>
          <w:t xml:space="preserve">Research Gap </w:t>
        </w:r>
        <w:r>
          <w:rPr>
            <w:noProof/>
            <w:webHidden/>
          </w:rPr>
          <w:tab/>
        </w:r>
        <w:r>
          <w:rPr>
            <w:noProof/>
            <w:webHidden/>
          </w:rPr>
          <w:fldChar w:fldCharType="begin"/>
        </w:r>
        <w:r>
          <w:rPr>
            <w:noProof/>
            <w:webHidden/>
          </w:rPr>
          <w:instrText xml:space="preserve"> PAGEREF _Toc225524912 \h </w:instrText>
        </w:r>
        <w:r>
          <w:rPr>
            <w:noProof/>
            <w:webHidden/>
          </w:rPr>
        </w:r>
        <w:r>
          <w:rPr>
            <w:noProof/>
            <w:webHidden/>
          </w:rPr>
          <w:fldChar w:fldCharType="separate"/>
        </w:r>
        <w:r>
          <w:rPr>
            <w:noProof/>
            <w:webHidden/>
          </w:rPr>
          <w:t>43</w:t>
        </w:r>
        <w:r>
          <w:rPr>
            <w:noProof/>
            <w:webHidden/>
          </w:rPr>
          <w:fldChar w:fldCharType="end"/>
        </w:r>
      </w:hyperlink>
    </w:p>
    <w:p w14:paraId="33E136BE" w14:textId="2859C74A"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13" w:history="1">
        <w:r w:rsidRPr="00CE0951">
          <w:rPr>
            <w:rStyle w:val="Hyperlink"/>
            <w:noProof/>
          </w:rPr>
          <w:t>2.11</w:t>
        </w:r>
        <w:r>
          <w:rPr>
            <w:rFonts w:eastAsiaTheme="minorEastAsia"/>
            <w:noProof/>
            <w:kern w:val="2"/>
            <w:sz w:val="24"/>
            <w:szCs w:val="24"/>
            <w:lang w:val="en-US"/>
            <w14:ligatures w14:val="standardContextual"/>
          </w:rPr>
          <w:tab/>
        </w:r>
        <w:r w:rsidRPr="00CE0951">
          <w:rPr>
            <w:rStyle w:val="Hyperlink"/>
            <w:noProof/>
          </w:rPr>
          <w:t>Summary</w:t>
        </w:r>
        <w:r>
          <w:rPr>
            <w:noProof/>
            <w:webHidden/>
          </w:rPr>
          <w:tab/>
        </w:r>
        <w:r>
          <w:rPr>
            <w:noProof/>
            <w:webHidden/>
          </w:rPr>
          <w:fldChar w:fldCharType="begin"/>
        </w:r>
        <w:r>
          <w:rPr>
            <w:noProof/>
            <w:webHidden/>
          </w:rPr>
          <w:instrText xml:space="preserve"> PAGEREF _Toc225524913 \h </w:instrText>
        </w:r>
        <w:r>
          <w:rPr>
            <w:noProof/>
            <w:webHidden/>
          </w:rPr>
        </w:r>
        <w:r>
          <w:rPr>
            <w:noProof/>
            <w:webHidden/>
          </w:rPr>
          <w:fldChar w:fldCharType="separate"/>
        </w:r>
        <w:r>
          <w:rPr>
            <w:noProof/>
            <w:webHidden/>
          </w:rPr>
          <w:t>44</w:t>
        </w:r>
        <w:r>
          <w:rPr>
            <w:noProof/>
            <w:webHidden/>
          </w:rPr>
          <w:fldChar w:fldCharType="end"/>
        </w:r>
      </w:hyperlink>
    </w:p>
    <w:p w14:paraId="61FDF535" w14:textId="6AAA5603" w:rsidR="00BF6056" w:rsidRDefault="00BF6056">
      <w:pPr>
        <w:pStyle w:val="TOC1"/>
        <w:tabs>
          <w:tab w:val="left" w:pos="1440"/>
          <w:tab w:val="right" w:leader="dot" w:pos="9350"/>
        </w:tabs>
        <w:rPr>
          <w:rFonts w:eastAsiaTheme="minorEastAsia"/>
          <w:noProof/>
          <w:kern w:val="2"/>
          <w:sz w:val="24"/>
          <w:szCs w:val="24"/>
          <w:lang w:val="en-US"/>
          <w14:ligatures w14:val="standardContextual"/>
        </w:rPr>
      </w:pPr>
      <w:hyperlink w:anchor="_Toc225524914" w:history="1">
        <w:r w:rsidRPr="00CE0951">
          <w:rPr>
            <w:rStyle w:val="Hyperlink"/>
            <w:noProof/>
          </w:rPr>
          <w:t>Chapter 3:</w:t>
        </w:r>
        <w:r>
          <w:rPr>
            <w:rFonts w:eastAsiaTheme="minorEastAsia"/>
            <w:noProof/>
            <w:kern w:val="2"/>
            <w:sz w:val="24"/>
            <w:szCs w:val="24"/>
            <w:lang w:val="en-US"/>
            <w14:ligatures w14:val="standardContextual"/>
          </w:rPr>
          <w:tab/>
        </w:r>
        <w:r w:rsidRPr="00CE0951">
          <w:rPr>
            <w:rStyle w:val="Hyperlink"/>
            <w:noProof/>
          </w:rPr>
          <w:t>Research Methodology</w:t>
        </w:r>
        <w:r>
          <w:rPr>
            <w:noProof/>
            <w:webHidden/>
          </w:rPr>
          <w:tab/>
        </w:r>
        <w:r>
          <w:rPr>
            <w:noProof/>
            <w:webHidden/>
          </w:rPr>
          <w:fldChar w:fldCharType="begin"/>
        </w:r>
        <w:r>
          <w:rPr>
            <w:noProof/>
            <w:webHidden/>
          </w:rPr>
          <w:instrText xml:space="preserve"> PAGEREF _Toc225524914 \h </w:instrText>
        </w:r>
        <w:r>
          <w:rPr>
            <w:noProof/>
            <w:webHidden/>
          </w:rPr>
        </w:r>
        <w:r>
          <w:rPr>
            <w:noProof/>
            <w:webHidden/>
          </w:rPr>
          <w:fldChar w:fldCharType="separate"/>
        </w:r>
        <w:r>
          <w:rPr>
            <w:noProof/>
            <w:webHidden/>
          </w:rPr>
          <w:t>45</w:t>
        </w:r>
        <w:r>
          <w:rPr>
            <w:noProof/>
            <w:webHidden/>
          </w:rPr>
          <w:fldChar w:fldCharType="end"/>
        </w:r>
      </w:hyperlink>
    </w:p>
    <w:p w14:paraId="66B4D874" w14:textId="18EF3FEE"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15" w:history="1">
        <w:r w:rsidRPr="00CE0951">
          <w:rPr>
            <w:rStyle w:val="Hyperlink"/>
            <w:rFonts w:cstheme="minorHAnsi"/>
            <w:noProof/>
          </w:rPr>
          <w:t>3.1</w:t>
        </w:r>
        <w:r>
          <w:rPr>
            <w:rFonts w:eastAsiaTheme="minorEastAsia"/>
            <w:noProof/>
            <w:kern w:val="2"/>
            <w:sz w:val="24"/>
            <w:szCs w:val="24"/>
            <w:lang w:val="en-US"/>
            <w14:ligatures w14:val="standardContextual"/>
          </w:rPr>
          <w:tab/>
        </w:r>
        <w:r w:rsidRPr="00CE0951">
          <w:rPr>
            <w:rStyle w:val="Hyperlink"/>
            <w:noProof/>
          </w:rPr>
          <w:t>Overview</w:t>
        </w:r>
        <w:r>
          <w:rPr>
            <w:noProof/>
            <w:webHidden/>
          </w:rPr>
          <w:tab/>
        </w:r>
        <w:r>
          <w:rPr>
            <w:noProof/>
            <w:webHidden/>
          </w:rPr>
          <w:fldChar w:fldCharType="begin"/>
        </w:r>
        <w:r>
          <w:rPr>
            <w:noProof/>
            <w:webHidden/>
          </w:rPr>
          <w:instrText xml:space="preserve"> PAGEREF _Toc225524915 \h </w:instrText>
        </w:r>
        <w:r>
          <w:rPr>
            <w:noProof/>
            <w:webHidden/>
          </w:rPr>
        </w:r>
        <w:r>
          <w:rPr>
            <w:noProof/>
            <w:webHidden/>
          </w:rPr>
          <w:fldChar w:fldCharType="separate"/>
        </w:r>
        <w:r>
          <w:rPr>
            <w:noProof/>
            <w:webHidden/>
          </w:rPr>
          <w:t>45</w:t>
        </w:r>
        <w:r>
          <w:rPr>
            <w:noProof/>
            <w:webHidden/>
          </w:rPr>
          <w:fldChar w:fldCharType="end"/>
        </w:r>
      </w:hyperlink>
    </w:p>
    <w:p w14:paraId="42E0D10D" w14:textId="61C093C7"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16" w:history="1">
        <w:r w:rsidRPr="00CE0951">
          <w:rPr>
            <w:rStyle w:val="Hyperlink"/>
            <w:noProof/>
          </w:rPr>
          <w:t>3.2</w:t>
        </w:r>
        <w:r>
          <w:rPr>
            <w:rFonts w:eastAsiaTheme="minorEastAsia"/>
            <w:noProof/>
            <w:kern w:val="2"/>
            <w:sz w:val="24"/>
            <w:szCs w:val="24"/>
            <w:lang w:val="en-US"/>
            <w14:ligatures w14:val="standardContextual"/>
          </w:rPr>
          <w:tab/>
        </w:r>
        <w:r w:rsidRPr="00CE0951">
          <w:rPr>
            <w:rStyle w:val="Hyperlink"/>
            <w:noProof/>
          </w:rPr>
          <w:t>Research Paradigm</w:t>
        </w:r>
        <w:r>
          <w:rPr>
            <w:noProof/>
            <w:webHidden/>
          </w:rPr>
          <w:tab/>
        </w:r>
        <w:r>
          <w:rPr>
            <w:noProof/>
            <w:webHidden/>
          </w:rPr>
          <w:fldChar w:fldCharType="begin"/>
        </w:r>
        <w:r>
          <w:rPr>
            <w:noProof/>
            <w:webHidden/>
          </w:rPr>
          <w:instrText xml:space="preserve"> PAGEREF _Toc225524916 \h </w:instrText>
        </w:r>
        <w:r>
          <w:rPr>
            <w:noProof/>
            <w:webHidden/>
          </w:rPr>
        </w:r>
        <w:r>
          <w:rPr>
            <w:noProof/>
            <w:webHidden/>
          </w:rPr>
          <w:fldChar w:fldCharType="separate"/>
        </w:r>
        <w:r>
          <w:rPr>
            <w:noProof/>
            <w:webHidden/>
          </w:rPr>
          <w:t>45</w:t>
        </w:r>
        <w:r>
          <w:rPr>
            <w:noProof/>
            <w:webHidden/>
          </w:rPr>
          <w:fldChar w:fldCharType="end"/>
        </w:r>
      </w:hyperlink>
    </w:p>
    <w:p w14:paraId="45C0C3AD" w14:textId="6B951156"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17" w:history="1">
        <w:r w:rsidRPr="00CE0951">
          <w:rPr>
            <w:rStyle w:val="Hyperlink"/>
            <w:noProof/>
          </w:rPr>
          <w:t>3.3</w:t>
        </w:r>
        <w:r>
          <w:rPr>
            <w:rFonts w:eastAsiaTheme="minorEastAsia"/>
            <w:noProof/>
            <w:kern w:val="2"/>
            <w:sz w:val="24"/>
            <w:szCs w:val="24"/>
            <w:lang w:val="en-US"/>
            <w14:ligatures w14:val="standardContextual"/>
          </w:rPr>
          <w:tab/>
        </w:r>
        <w:r w:rsidRPr="00CE0951">
          <w:rPr>
            <w:rStyle w:val="Hyperlink"/>
            <w:noProof/>
          </w:rPr>
          <w:t>Research Design</w:t>
        </w:r>
        <w:r>
          <w:rPr>
            <w:noProof/>
            <w:webHidden/>
          </w:rPr>
          <w:tab/>
        </w:r>
        <w:r>
          <w:rPr>
            <w:noProof/>
            <w:webHidden/>
          </w:rPr>
          <w:fldChar w:fldCharType="begin"/>
        </w:r>
        <w:r>
          <w:rPr>
            <w:noProof/>
            <w:webHidden/>
          </w:rPr>
          <w:instrText xml:space="preserve"> PAGEREF _Toc225524917 \h </w:instrText>
        </w:r>
        <w:r>
          <w:rPr>
            <w:noProof/>
            <w:webHidden/>
          </w:rPr>
        </w:r>
        <w:r>
          <w:rPr>
            <w:noProof/>
            <w:webHidden/>
          </w:rPr>
          <w:fldChar w:fldCharType="separate"/>
        </w:r>
        <w:r>
          <w:rPr>
            <w:noProof/>
            <w:webHidden/>
          </w:rPr>
          <w:t>47</w:t>
        </w:r>
        <w:r>
          <w:rPr>
            <w:noProof/>
            <w:webHidden/>
          </w:rPr>
          <w:fldChar w:fldCharType="end"/>
        </w:r>
      </w:hyperlink>
    </w:p>
    <w:p w14:paraId="0F1FA987" w14:textId="7DE8ED17"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18" w:history="1">
        <w:r w:rsidRPr="00CE0951">
          <w:rPr>
            <w:rStyle w:val="Hyperlink"/>
            <w:noProof/>
          </w:rPr>
          <w:t>3.4</w:t>
        </w:r>
        <w:r>
          <w:rPr>
            <w:rFonts w:eastAsiaTheme="minorEastAsia"/>
            <w:noProof/>
            <w:kern w:val="2"/>
            <w:sz w:val="24"/>
            <w:szCs w:val="24"/>
            <w:lang w:val="en-US"/>
            <w14:ligatures w14:val="standardContextual"/>
          </w:rPr>
          <w:tab/>
        </w:r>
        <w:r w:rsidRPr="00CE0951">
          <w:rPr>
            <w:rStyle w:val="Hyperlink"/>
            <w:noProof/>
          </w:rPr>
          <w:t>Data Collection</w:t>
        </w:r>
        <w:r>
          <w:rPr>
            <w:noProof/>
            <w:webHidden/>
          </w:rPr>
          <w:tab/>
        </w:r>
        <w:r>
          <w:rPr>
            <w:noProof/>
            <w:webHidden/>
          </w:rPr>
          <w:fldChar w:fldCharType="begin"/>
        </w:r>
        <w:r>
          <w:rPr>
            <w:noProof/>
            <w:webHidden/>
          </w:rPr>
          <w:instrText xml:space="preserve"> PAGEREF _Toc225524918 \h </w:instrText>
        </w:r>
        <w:r>
          <w:rPr>
            <w:noProof/>
            <w:webHidden/>
          </w:rPr>
        </w:r>
        <w:r>
          <w:rPr>
            <w:noProof/>
            <w:webHidden/>
          </w:rPr>
          <w:fldChar w:fldCharType="separate"/>
        </w:r>
        <w:r>
          <w:rPr>
            <w:noProof/>
            <w:webHidden/>
          </w:rPr>
          <w:t>48</w:t>
        </w:r>
        <w:r>
          <w:rPr>
            <w:noProof/>
            <w:webHidden/>
          </w:rPr>
          <w:fldChar w:fldCharType="end"/>
        </w:r>
      </w:hyperlink>
    </w:p>
    <w:p w14:paraId="4CB7662D" w14:textId="040B7F7F"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19" w:history="1">
        <w:r w:rsidRPr="00CE0951">
          <w:rPr>
            <w:rStyle w:val="Hyperlink"/>
            <w:noProof/>
          </w:rPr>
          <w:t>3.5</w:t>
        </w:r>
        <w:r>
          <w:rPr>
            <w:rFonts w:eastAsiaTheme="minorEastAsia"/>
            <w:noProof/>
            <w:kern w:val="2"/>
            <w:sz w:val="24"/>
            <w:szCs w:val="24"/>
            <w:lang w:val="en-US"/>
            <w14:ligatures w14:val="standardContextual"/>
          </w:rPr>
          <w:tab/>
        </w:r>
        <w:r w:rsidRPr="00CE0951">
          <w:rPr>
            <w:rStyle w:val="Hyperlink"/>
            <w:noProof/>
          </w:rPr>
          <w:t>Participants/Population</w:t>
        </w:r>
        <w:r>
          <w:rPr>
            <w:noProof/>
            <w:webHidden/>
          </w:rPr>
          <w:tab/>
        </w:r>
        <w:r>
          <w:rPr>
            <w:noProof/>
            <w:webHidden/>
          </w:rPr>
          <w:fldChar w:fldCharType="begin"/>
        </w:r>
        <w:r>
          <w:rPr>
            <w:noProof/>
            <w:webHidden/>
          </w:rPr>
          <w:instrText xml:space="preserve"> PAGEREF _Toc225524919 \h </w:instrText>
        </w:r>
        <w:r>
          <w:rPr>
            <w:noProof/>
            <w:webHidden/>
          </w:rPr>
        </w:r>
        <w:r>
          <w:rPr>
            <w:noProof/>
            <w:webHidden/>
          </w:rPr>
          <w:fldChar w:fldCharType="separate"/>
        </w:r>
        <w:r>
          <w:rPr>
            <w:noProof/>
            <w:webHidden/>
          </w:rPr>
          <w:t>50</w:t>
        </w:r>
        <w:r>
          <w:rPr>
            <w:noProof/>
            <w:webHidden/>
          </w:rPr>
          <w:fldChar w:fldCharType="end"/>
        </w:r>
      </w:hyperlink>
    </w:p>
    <w:p w14:paraId="32D7A6CA" w14:textId="13851DC0"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20" w:history="1">
        <w:r w:rsidRPr="00CE0951">
          <w:rPr>
            <w:rStyle w:val="Hyperlink"/>
            <w:noProof/>
          </w:rPr>
          <w:t>3.6</w:t>
        </w:r>
        <w:r>
          <w:rPr>
            <w:rFonts w:eastAsiaTheme="minorEastAsia"/>
            <w:noProof/>
            <w:kern w:val="2"/>
            <w:sz w:val="24"/>
            <w:szCs w:val="24"/>
            <w:lang w:val="en-US"/>
            <w14:ligatures w14:val="standardContextual"/>
          </w:rPr>
          <w:tab/>
        </w:r>
        <w:r w:rsidRPr="00CE0951">
          <w:rPr>
            <w:rStyle w:val="Hyperlink"/>
            <w:noProof/>
          </w:rPr>
          <w:t>Data Analysis</w:t>
        </w:r>
        <w:r>
          <w:rPr>
            <w:noProof/>
            <w:webHidden/>
          </w:rPr>
          <w:tab/>
        </w:r>
        <w:r>
          <w:rPr>
            <w:noProof/>
            <w:webHidden/>
          </w:rPr>
          <w:fldChar w:fldCharType="begin"/>
        </w:r>
        <w:r>
          <w:rPr>
            <w:noProof/>
            <w:webHidden/>
          </w:rPr>
          <w:instrText xml:space="preserve"> PAGEREF _Toc225524920 \h </w:instrText>
        </w:r>
        <w:r>
          <w:rPr>
            <w:noProof/>
            <w:webHidden/>
          </w:rPr>
        </w:r>
        <w:r>
          <w:rPr>
            <w:noProof/>
            <w:webHidden/>
          </w:rPr>
          <w:fldChar w:fldCharType="separate"/>
        </w:r>
        <w:r>
          <w:rPr>
            <w:noProof/>
            <w:webHidden/>
          </w:rPr>
          <w:t>50</w:t>
        </w:r>
        <w:r>
          <w:rPr>
            <w:noProof/>
            <w:webHidden/>
          </w:rPr>
          <w:fldChar w:fldCharType="end"/>
        </w:r>
      </w:hyperlink>
    </w:p>
    <w:p w14:paraId="16265014" w14:textId="5CB60C00"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21" w:history="1">
        <w:r w:rsidRPr="00CE0951">
          <w:rPr>
            <w:rStyle w:val="Hyperlink"/>
            <w:noProof/>
          </w:rPr>
          <w:t>3.7</w:t>
        </w:r>
        <w:r>
          <w:rPr>
            <w:rFonts w:eastAsiaTheme="minorEastAsia"/>
            <w:noProof/>
            <w:kern w:val="2"/>
            <w:sz w:val="24"/>
            <w:szCs w:val="24"/>
            <w:lang w:val="en-US"/>
            <w14:ligatures w14:val="standardContextual"/>
          </w:rPr>
          <w:tab/>
        </w:r>
        <w:r w:rsidRPr="00CE0951">
          <w:rPr>
            <w:rStyle w:val="Hyperlink"/>
            <w:noProof/>
          </w:rPr>
          <w:t>Project Management</w:t>
        </w:r>
        <w:r>
          <w:rPr>
            <w:noProof/>
            <w:webHidden/>
          </w:rPr>
          <w:tab/>
        </w:r>
        <w:r>
          <w:rPr>
            <w:noProof/>
            <w:webHidden/>
          </w:rPr>
          <w:fldChar w:fldCharType="begin"/>
        </w:r>
        <w:r>
          <w:rPr>
            <w:noProof/>
            <w:webHidden/>
          </w:rPr>
          <w:instrText xml:space="preserve"> PAGEREF _Toc225524921 \h </w:instrText>
        </w:r>
        <w:r>
          <w:rPr>
            <w:noProof/>
            <w:webHidden/>
          </w:rPr>
        </w:r>
        <w:r>
          <w:rPr>
            <w:noProof/>
            <w:webHidden/>
          </w:rPr>
          <w:fldChar w:fldCharType="separate"/>
        </w:r>
        <w:r>
          <w:rPr>
            <w:noProof/>
            <w:webHidden/>
          </w:rPr>
          <w:t>51</w:t>
        </w:r>
        <w:r>
          <w:rPr>
            <w:noProof/>
            <w:webHidden/>
          </w:rPr>
          <w:fldChar w:fldCharType="end"/>
        </w:r>
      </w:hyperlink>
    </w:p>
    <w:p w14:paraId="56DAC7B0" w14:textId="00AA9ED0"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22" w:history="1">
        <w:r w:rsidRPr="00CE0951">
          <w:rPr>
            <w:rStyle w:val="Hyperlink"/>
            <w:noProof/>
          </w:rPr>
          <w:t>3.8</w:t>
        </w:r>
        <w:r>
          <w:rPr>
            <w:rFonts w:eastAsiaTheme="minorEastAsia"/>
            <w:noProof/>
            <w:kern w:val="2"/>
            <w:sz w:val="24"/>
            <w:szCs w:val="24"/>
            <w:lang w:val="en-US"/>
            <w14:ligatures w14:val="standardContextual"/>
          </w:rPr>
          <w:tab/>
        </w:r>
        <w:r w:rsidRPr="00CE0951">
          <w:rPr>
            <w:rStyle w:val="Hyperlink"/>
            <w:noProof/>
          </w:rPr>
          <w:t>Summary</w:t>
        </w:r>
        <w:r>
          <w:rPr>
            <w:noProof/>
            <w:webHidden/>
          </w:rPr>
          <w:tab/>
        </w:r>
        <w:r>
          <w:rPr>
            <w:noProof/>
            <w:webHidden/>
          </w:rPr>
          <w:fldChar w:fldCharType="begin"/>
        </w:r>
        <w:r>
          <w:rPr>
            <w:noProof/>
            <w:webHidden/>
          </w:rPr>
          <w:instrText xml:space="preserve"> PAGEREF _Toc225524922 \h </w:instrText>
        </w:r>
        <w:r>
          <w:rPr>
            <w:noProof/>
            <w:webHidden/>
          </w:rPr>
        </w:r>
        <w:r>
          <w:rPr>
            <w:noProof/>
            <w:webHidden/>
          </w:rPr>
          <w:fldChar w:fldCharType="separate"/>
        </w:r>
        <w:r>
          <w:rPr>
            <w:noProof/>
            <w:webHidden/>
          </w:rPr>
          <w:t>54</w:t>
        </w:r>
        <w:r>
          <w:rPr>
            <w:noProof/>
            <w:webHidden/>
          </w:rPr>
          <w:fldChar w:fldCharType="end"/>
        </w:r>
      </w:hyperlink>
    </w:p>
    <w:p w14:paraId="222B7C29" w14:textId="58A0C5BD" w:rsidR="00BF6056" w:rsidRDefault="00BF6056">
      <w:pPr>
        <w:pStyle w:val="TOC1"/>
        <w:tabs>
          <w:tab w:val="left" w:pos="1440"/>
          <w:tab w:val="right" w:leader="dot" w:pos="9350"/>
        </w:tabs>
        <w:rPr>
          <w:rFonts w:eastAsiaTheme="minorEastAsia"/>
          <w:noProof/>
          <w:kern w:val="2"/>
          <w:sz w:val="24"/>
          <w:szCs w:val="24"/>
          <w:lang w:val="en-US"/>
          <w14:ligatures w14:val="standardContextual"/>
        </w:rPr>
      </w:pPr>
      <w:hyperlink w:anchor="_Toc225524923" w:history="1">
        <w:r w:rsidRPr="00CE0951">
          <w:rPr>
            <w:rStyle w:val="Hyperlink"/>
            <w:noProof/>
          </w:rPr>
          <w:t>Chapter 4:</w:t>
        </w:r>
        <w:r>
          <w:rPr>
            <w:rFonts w:eastAsiaTheme="minorEastAsia"/>
            <w:noProof/>
            <w:kern w:val="2"/>
            <w:sz w:val="24"/>
            <w:szCs w:val="24"/>
            <w:lang w:val="en-US"/>
            <w14:ligatures w14:val="standardContextual"/>
          </w:rPr>
          <w:tab/>
        </w:r>
        <w:r w:rsidRPr="00CE0951">
          <w:rPr>
            <w:rStyle w:val="Hyperlink"/>
            <w:noProof/>
          </w:rPr>
          <w:t>Requirement Analysis</w:t>
        </w:r>
        <w:r>
          <w:rPr>
            <w:noProof/>
            <w:webHidden/>
          </w:rPr>
          <w:tab/>
        </w:r>
        <w:r>
          <w:rPr>
            <w:noProof/>
            <w:webHidden/>
          </w:rPr>
          <w:fldChar w:fldCharType="begin"/>
        </w:r>
        <w:r>
          <w:rPr>
            <w:noProof/>
            <w:webHidden/>
          </w:rPr>
          <w:instrText xml:space="preserve"> PAGEREF _Toc225524923 \h </w:instrText>
        </w:r>
        <w:r>
          <w:rPr>
            <w:noProof/>
            <w:webHidden/>
          </w:rPr>
        </w:r>
        <w:r>
          <w:rPr>
            <w:noProof/>
            <w:webHidden/>
          </w:rPr>
          <w:fldChar w:fldCharType="separate"/>
        </w:r>
        <w:r>
          <w:rPr>
            <w:noProof/>
            <w:webHidden/>
          </w:rPr>
          <w:t>56</w:t>
        </w:r>
        <w:r>
          <w:rPr>
            <w:noProof/>
            <w:webHidden/>
          </w:rPr>
          <w:fldChar w:fldCharType="end"/>
        </w:r>
      </w:hyperlink>
    </w:p>
    <w:p w14:paraId="794706D6" w14:textId="5C6EC96C"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24" w:history="1">
        <w:r w:rsidRPr="00CE0951">
          <w:rPr>
            <w:rStyle w:val="Hyperlink"/>
            <w:noProof/>
          </w:rPr>
          <w:t>4.1</w:t>
        </w:r>
        <w:r>
          <w:rPr>
            <w:rFonts w:eastAsiaTheme="minorEastAsia"/>
            <w:noProof/>
            <w:kern w:val="2"/>
            <w:sz w:val="24"/>
            <w:szCs w:val="24"/>
            <w:lang w:val="en-US"/>
            <w14:ligatures w14:val="standardContextual"/>
          </w:rPr>
          <w:tab/>
        </w:r>
        <w:r w:rsidRPr="00CE0951">
          <w:rPr>
            <w:rStyle w:val="Hyperlink"/>
            <w:noProof/>
          </w:rPr>
          <w:t>Overview</w:t>
        </w:r>
        <w:r>
          <w:rPr>
            <w:noProof/>
            <w:webHidden/>
          </w:rPr>
          <w:tab/>
        </w:r>
        <w:r>
          <w:rPr>
            <w:noProof/>
            <w:webHidden/>
          </w:rPr>
          <w:fldChar w:fldCharType="begin"/>
        </w:r>
        <w:r>
          <w:rPr>
            <w:noProof/>
            <w:webHidden/>
          </w:rPr>
          <w:instrText xml:space="preserve"> PAGEREF _Toc225524924 \h </w:instrText>
        </w:r>
        <w:r>
          <w:rPr>
            <w:noProof/>
            <w:webHidden/>
          </w:rPr>
        </w:r>
        <w:r>
          <w:rPr>
            <w:noProof/>
            <w:webHidden/>
          </w:rPr>
          <w:fldChar w:fldCharType="separate"/>
        </w:r>
        <w:r>
          <w:rPr>
            <w:noProof/>
            <w:webHidden/>
          </w:rPr>
          <w:t>56</w:t>
        </w:r>
        <w:r>
          <w:rPr>
            <w:noProof/>
            <w:webHidden/>
          </w:rPr>
          <w:fldChar w:fldCharType="end"/>
        </w:r>
      </w:hyperlink>
    </w:p>
    <w:p w14:paraId="34DE26B2" w14:textId="1A8BE6F8"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25" w:history="1">
        <w:r w:rsidRPr="00CE0951">
          <w:rPr>
            <w:rStyle w:val="Hyperlink"/>
            <w:noProof/>
          </w:rPr>
          <w:t>4.2</w:t>
        </w:r>
        <w:r>
          <w:rPr>
            <w:rFonts w:eastAsiaTheme="minorEastAsia"/>
            <w:noProof/>
            <w:kern w:val="2"/>
            <w:sz w:val="24"/>
            <w:szCs w:val="24"/>
            <w:lang w:val="en-US"/>
            <w14:ligatures w14:val="standardContextual"/>
          </w:rPr>
          <w:tab/>
        </w:r>
        <w:r w:rsidRPr="00CE0951">
          <w:rPr>
            <w:rStyle w:val="Hyperlink"/>
            <w:noProof/>
          </w:rPr>
          <w:t>Functional Requirements</w:t>
        </w:r>
        <w:r>
          <w:rPr>
            <w:noProof/>
            <w:webHidden/>
          </w:rPr>
          <w:tab/>
        </w:r>
        <w:r>
          <w:rPr>
            <w:noProof/>
            <w:webHidden/>
          </w:rPr>
          <w:fldChar w:fldCharType="begin"/>
        </w:r>
        <w:r>
          <w:rPr>
            <w:noProof/>
            <w:webHidden/>
          </w:rPr>
          <w:instrText xml:space="preserve"> PAGEREF _Toc225524925 \h </w:instrText>
        </w:r>
        <w:r>
          <w:rPr>
            <w:noProof/>
            <w:webHidden/>
          </w:rPr>
        </w:r>
        <w:r>
          <w:rPr>
            <w:noProof/>
            <w:webHidden/>
          </w:rPr>
          <w:fldChar w:fldCharType="separate"/>
        </w:r>
        <w:r>
          <w:rPr>
            <w:noProof/>
            <w:webHidden/>
          </w:rPr>
          <w:t>56</w:t>
        </w:r>
        <w:r>
          <w:rPr>
            <w:noProof/>
            <w:webHidden/>
          </w:rPr>
          <w:fldChar w:fldCharType="end"/>
        </w:r>
      </w:hyperlink>
    </w:p>
    <w:p w14:paraId="497F4451" w14:textId="21D5621F"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26" w:history="1">
        <w:r w:rsidRPr="00CE0951">
          <w:rPr>
            <w:rStyle w:val="Hyperlink"/>
            <w:noProof/>
          </w:rPr>
          <w:t>4.3</w:t>
        </w:r>
        <w:r>
          <w:rPr>
            <w:rFonts w:eastAsiaTheme="minorEastAsia"/>
            <w:noProof/>
            <w:kern w:val="2"/>
            <w:sz w:val="24"/>
            <w:szCs w:val="24"/>
            <w:lang w:val="en-US"/>
            <w14:ligatures w14:val="standardContextual"/>
          </w:rPr>
          <w:tab/>
        </w:r>
        <w:r w:rsidRPr="00CE0951">
          <w:rPr>
            <w:rStyle w:val="Hyperlink"/>
            <w:noProof/>
          </w:rPr>
          <w:t>Non-Functional Requirements</w:t>
        </w:r>
        <w:r>
          <w:rPr>
            <w:noProof/>
            <w:webHidden/>
          </w:rPr>
          <w:tab/>
        </w:r>
        <w:r>
          <w:rPr>
            <w:noProof/>
            <w:webHidden/>
          </w:rPr>
          <w:fldChar w:fldCharType="begin"/>
        </w:r>
        <w:r>
          <w:rPr>
            <w:noProof/>
            <w:webHidden/>
          </w:rPr>
          <w:instrText xml:space="preserve"> PAGEREF _Toc225524926 \h </w:instrText>
        </w:r>
        <w:r>
          <w:rPr>
            <w:noProof/>
            <w:webHidden/>
          </w:rPr>
        </w:r>
        <w:r>
          <w:rPr>
            <w:noProof/>
            <w:webHidden/>
          </w:rPr>
          <w:fldChar w:fldCharType="separate"/>
        </w:r>
        <w:r>
          <w:rPr>
            <w:noProof/>
            <w:webHidden/>
          </w:rPr>
          <w:t>57</w:t>
        </w:r>
        <w:r>
          <w:rPr>
            <w:noProof/>
            <w:webHidden/>
          </w:rPr>
          <w:fldChar w:fldCharType="end"/>
        </w:r>
      </w:hyperlink>
    </w:p>
    <w:p w14:paraId="326CC678" w14:textId="3E0AB012"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27" w:history="1">
        <w:r w:rsidRPr="00CE0951">
          <w:rPr>
            <w:rStyle w:val="Hyperlink"/>
            <w:noProof/>
          </w:rPr>
          <w:t>4.4</w:t>
        </w:r>
        <w:r>
          <w:rPr>
            <w:rFonts w:eastAsiaTheme="minorEastAsia"/>
            <w:noProof/>
            <w:kern w:val="2"/>
            <w:sz w:val="24"/>
            <w:szCs w:val="24"/>
            <w:lang w:val="en-US"/>
            <w14:ligatures w14:val="standardContextual"/>
          </w:rPr>
          <w:tab/>
        </w:r>
        <w:r w:rsidRPr="00CE0951">
          <w:rPr>
            <w:rStyle w:val="Hyperlink"/>
            <w:noProof/>
          </w:rPr>
          <w:t>Summary</w:t>
        </w:r>
        <w:r>
          <w:rPr>
            <w:noProof/>
            <w:webHidden/>
          </w:rPr>
          <w:tab/>
        </w:r>
        <w:r>
          <w:rPr>
            <w:noProof/>
            <w:webHidden/>
          </w:rPr>
          <w:fldChar w:fldCharType="begin"/>
        </w:r>
        <w:r>
          <w:rPr>
            <w:noProof/>
            <w:webHidden/>
          </w:rPr>
          <w:instrText xml:space="preserve"> PAGEREF _Toc225524927 \h </w:instrText>
        </w:r>
        <w:r>
          <w:rPr>
            <w:noProof/>
            <w:webHidden/>
          </w:rPr>
        </w:r>
        <w:r>
          <w:rPr>
            <w:noProof/>
            <w:webHidden/>
          </w:rPr>
          <w:fldChar w:fldCharType="separate"/>
        </w:r>
        <w:r>
          <w:rPr>
            <w:noProof/>
            <w:webHidden/>
          </w:rPr>
          <w:t>58</w:t>
        </w:r>
        <w:r>
          <w:rPr>
            <w:noProof/>
            <w:webHidden/>
          </w:rPr>
          <w:fldChar w:fldCharType="end"/>
        </w:r>
      </w:hyperlink>
    </w:p>
    <w:p w14:paraId="1206CAC7" w14:textId="2802F0BE" w:rsidR="00BF6056" w:rsidRDefault="00BF6056">
      <w:pPr>
        <w:pStyle w:val="TOC1"/>
        <w:tabs>
          <w:tab w:val="left" w:pos="1440"/>
          <w:tab w:val="right" w:leader="dot" w:pos="9350"/>
        </w:tabs>
        <w:rPr>
          <w:rFonts w:eastAsiaTheme="minorEastAsia"/>
          <w:noProof/>
          <w:kern w:val="2"/>
          <w:sz w:val="24"/>
          <w:szCs w:val="24"/>
          <w:lang w:val="en-US"/>
          <w14:ligatures w14:val="standardContextual"/>
        </w:rPr>
      </w:pPr>
      <w:hyperlink w:anchor="_Toc225524928" w:history="1">
        <w:r w:rsidRPr="00CE0951">
          <w:rPr>
            <w:rStyle w:val="Hyperlink"/>
            <w:noProof/>
          </w:rPr>
          <w:t>Chapter 5:</w:t>
        </w:r>
        <w:r>
          <w:rPr>
            <w:rFonts w:eastAsiaTheme="minorEastAsia"/>
            <w:noProof/>
            <w:kern w:val="2"/>
            <w:sz w:val="24"/>
            <w:szCs w:val="24"/>
            <w:lang w:val="en-US"/>
            <w14:ligatures w14:val="standardContextual"/>
          </w:rPr>
          <w:tab/>
        </w:r>
        <w:r w:rsidRPr="00CE0951">
          <w:rPr>
            <w:rStyle w:val="Hyperlink"/>
            <w:noProof/>
          </w:rPr>
          <w:t>System Design and Architecture</w:t>
        </w:r>
        <w:r>
          <w:rPr>
            <w:noProof/>
            <w:webHidden/>
          </w:rPr>
          <w:tab/>
        </w:r>
        <w:r>
          <w:rPr>
            <w:noProof/>
            <w:webHidden/>
          </w:rPr>
          <w:fldChar w:fldCharType="begin"/>
        </w:r>
        <w:r>
          <w:rPr>
            <w:noProof/>
            <w:webHidden/>
          </w:rPr>
          <w:instrText xml:space="preserve"> PAGEREF _Toc225524928 \h </w:instrText>
        </w:r>
        <w:r>
          <w:rPr>
            <w:noProof/>
            <w:webHidden/>
          </w:rPr>
        </w:r>
        <w:r>
          <w:rPr>
            <w:noProof/>
            <w:webHidden/>
          </w:rPr>
          <w:fldChar w:fldCharType="separate"/>
        </w:r>
        <w:r>
          <w:rPr>
            <w:noProof/>
            <w:webHidden/>
          </w:rPr>
          <w:t>59</w:t>
        </w:r>
        <w:r>
          <w:rPr>
            <w:noProof/>
            <w:webHidden/>
          </w:rPr>
          <w:fldChar w:fldCharType="end"/>
        </w:r>
      </w:hyperlink>
    </w:p>
    <w:p w14:paraId="299DFE53" w14:textId="3BFBA216"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29" w:history="1">
        <w:r w:rsidRPr="00CE0951">
          <w:rPr>
            <w:rStyle w:val="Hyperlink"/>
            <w:noProof/>
          </w:rPr>
          <w:t>5.1</w:t>
        </w:r>
        <w:r>
          <w:rPr>
            <w:rFonts w:eastAsiaTheme="minorEastAsia"/>
            <w:noProof/>
            <w:kern w:val="2"/>
            <w:sz w:val="24"/>
            <w:szCs w:val="24"/>
            <w:lang w:val="en-US"/>
            <w14:ligatures w14:val="standardContextual"/>
          </w:rPr>
          <w:tab/>
        </w:r>
        <w:r w:rsidRPr="00CE0951">
          <w:rPr>
            <w:rStyle w:val="Hyperlink"/>
            <w:noProof/>
          </w:rPr>
          <w:t>Overview</w:t>
        </w:r>
        <w:r>
          <w:rPr>
            <w:noProof/>
            <w:webHidden/>
          </w:rPr>
          <w:tab/>
        </w:r>
        <w:r>
          <w:rPr>
            <w:noProof/>
            <w:webHidden/>
          </w:rPr>
          <w:fldChar w:fldCharType="begin"/>
        </w:r>
        <w:r>
          <w:rPr>
            <w:noProof/>
            <w:webHidden/>
          </w:rPr>
          <w:instrText xml:space="preserve"> PAGEREF _Toc225524929 \h </w:instrText>
        </w:r>
        <w:r>
          <w:rPr>
            <w:noProof/>
            <w:webHidden/>
          </w:rPr>
        </w:r>
        <w:r>
          <w:rPr>
            <w:noProof/>
            <w:webHidden/>
          </w:rPr>
          <w:fldChar w:fldCharType="separate"/>
        </w:r>
        <w:r>
          <w:rPr>
            <w:noProof/>
            <w:webHidden/>
          </w:rPr>
          <w:t>59</w:t>
        </w:r>
        <w:r>
          <w:rPr>
            <w:noProof/>
            <w:webHidden/>
          </w:rPr>
          <w:fldChar w:fldCharType="end"/>
        </w:r>
      </w:hyperlink>
    </w:p>
    <w:p w14:paraId="2D327B50" w14:textId="107579EB"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30" w:history="1">
        <w:r w:rsidRPr="00CE0951">
          <w:rPr>
            <w:rStyle w:val="Hyperlink"/>
            <w:noProof/>
          </w:rPr>
          <w:t>5.2</w:t>
        </w:r>
        <w:r>
          <w:rPr>
            <w:rFonts w:eastAsiaTheme="minorEastAsia"/>
            <w:noProof/>
            <w:kern w:val="2"/>
            <w:sz w:val="24"/>
            <w:szCs w:val="24"/>
            <w:lang w:val="en-US"/>
            <w14:ligatures w14:val="standardContextual"/>
          </w:rPr>
          <w:tab/>
        </w:r>
        <w:r w:rsidRPr="00CE0951">
          <w:rPr>
            <w:rStyle w:val="Hyperlink"/>
            <w:noProof/>
          </w:rPr>
          <w:t>Use Case Diagram</w:t>
        </w:r>
        <w:r>
          <w:rPr>
            <w:noProof/>
            <w:webHidden/>
          </w:rPr>
          <w:tab/>
        </w:r>
        <w:r>
          <w:rPr>
            <w:noProof/>
            <w:webHidden/>
          </w:rPr>
          <w:fldChar w:fldCharType="begin"/>
        </w:r>
        <w:r>
          <w:rPr>
            <w:noProof/>
            <w:webHidden/>
          </w:rPr>
          <w:instrText xml:space="preserve"> PAGEREF _Toc225524930 \h </w:instrText>
        </w:r>
        <w:r>
          <w:rPr>
            <w:noProof/>
            <w:webHidden/>
          </w:rPr>
        </w:r>
        <w:r>
          <w:rPr>
            <w:noProof/>
            <w:webHidden/>
          </w:rPr>
          <w:fldChar w:fldCharType="separate"/>
        </w:r>
        <w:r>
          <w:rPr>
            <w:noProof/>
            <w:webHidden/>
          </w:rPr>
          <w:t>59</w:t>
        </w:r>
        <w:r>
          <w:rPr>
            <w:noProof/>
            <w:webHidden/>
          </w:rPr>
          <w:fldChar w:fldCharType="end"/>
        </w:r>
      </w:hyperlink>
    </w:p>
    <w:p w14:paraId="04B178A5" w14:textId="0899FA36"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31" w:history="1">
        <w:r w:rsidRPr="00CE0951">
          <w:rPr>
            <w:rStyle w:val="Hyperlink"/>
            <w:noProof/>
          </w:rPr>
          <w:t>5.3</w:t>
        </w:r>
        <w:r>
          <w:rPr>
            <w:rFonts w:eastAsiaTheme="minorEastAsia"/>
            <w:noProof/>
            <w:kern w:val="2"/>
            <w:sz w:val="24"/>
            <w:szCs w:val="24"/>
            <w:lang w:val="en-US"/>
            <w14:ligatures w14:val="standardContextual"/>
          </w:rPr>
          <w:tab/>
        </w:r>
        <w:r w:rsidRPr="00CE0951">
          <w:rPr>
            <w:rStyle w:val="Hyperlink"/>
            <w:noProof/>
          </w:rPr>
          <w:t>Activity Diagram</w:t>
        </w:r>
        <w:r>
          <w:rPr>
            <w:noProof/>
            <w:webHidden/>
          </w:rPr>
          <w:tab/>
        </w:r>
        <w:r>
          <w:rPr>
            <w:noProof/>
            <w:webHidden/>
          </w:rPr>
          <w:fldChar w:fldCharType="begin"/>
        </w:r>
        <w:r>
          <w:rPr>
            <w:noProof/>
            <w:webHidden/>
          </w:rPr>
          <w:instrText xml:space="preserve"> PAGEREF _Toc225524931 \h </w:instrText>
        </w:r>
        <w:r>
          <w:rPr>
            <w:noProof/>
            <w:webHidden/>
          </w:rPr>
        </w:r>
        <w:r>
          <w:rPr>
            <w:noProof/>
            <w:webHidden/>
          </w:rPr>
          <w:fldChar w:fldCharType="separate"/>
        </w:r>
        <w:r>
          <w:rPr>
            <w:noProof/>
            <w:webHidden/>
          </w:rPr>
          <w:t>62</w:t>
        </w:r>
        <w:r>
          <w:rPr>
            <w:noProof/>
            <w:webHidden/>
          </w:rPr>
          <w:fldChar w:fldCharType="end"/>
        </w:r>
      </w:hyperlink>
    </w:p>
    <w:p w14:paraId="276DF77B" w14:textId="7C2BF3E8"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32" w:history="1">
        <w:r w:rsidRPr="00CE0951">
          <w:rPr>
            <w:rStyle w:val="Hyperlink"/>
            <w:noProof/>
          </w:rPr>
          <w:t>5.4</w:t>
        </w:r>
        <w:r>
          <w:rPr>
            <w:rFonts w:eastAsiaTheme="minorEastAsia"/>
            <w:noProof/>
            <w:kern w:val="2"/>
            <w:sz w:val="24"/>
            <w:szCs w:val="24"/>
            <w:lang w:val="en-US"/>
            <w14:ligatures w14:val="standardContextual"/>
          </w:rPr>
          <w:tab/>
        </w:r>
        <w:r w:rsidRPr="00CE0951">
          <w:rPr>
            <w:rStyle w:val="Hyperlink"/>
            <w:noProof/>
          </w:rPr>
          <w:t>Conceptual Data Model</w:t>
        </w:r>
        <w:r>
          <w:rPr>
            <w:noProof/>
            <w:webHidden/>
          </w:rPr>
          <w:tab/>
        </w:r>
        <w:r>
          <w:rPr>
            <w:noProof/>
            <w:webHidden/>
          </w:rPr>
          <w:fldChar w:fldCharType="begin"/>
        </w:r>
        <w:r>
          <w:rPr>
            <w:noProof/>
            <w:webHidden/>
          </w:rPr>
          <w:instrText xml:space="preserve"> PAGEREF _Toc225524932 \h </w:instrText>
        </w:r>
        <w:r>
          <w:rPr>
            <w:noProof/>
            <w:webHidden/>
          </w:rPr>
        </w:r>
        <w:r>
          <w:rPr>
            <w:noProof/>
            <w:webHidden/>
          </w:rPr>
          <w:fldChar w:fldCharType="separate"/>
        </w:r>
        <w:r>
          <w:rPr>
            <w:noProof/>
            <w:webHidden/>
          </w:rPr>
          <w:t>62</w:t>
        </w:r>
        <w:r>
          <w:rPr>
            <w:noProof/>
            <w:webHidden/>
          </w:rPr>
          <w:fldChar w:fldCharType="end"/>
        </w:r>
      </w:hyperlink>
    </w:p>
    <w:p w14:paraId="40BC0399" w14:textId="4D21CC55"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33" w:history="1">
        <w:r w:rsidRPr="00CE0951">
          <w:rPr>
            <w:rStyle w:val="Hyperlink"/>
            <w:noProof/>
          </w:rPr>
          <w:t>5.5</w:t>
        </w:r>
        <w:r>
          <w:rPr>
            <w:rFonts w:eastAsiaTheme="minorEastAsia"/>
            <w:noProof/>
            <w:kern w:val="2"/>
            <w:sz w:val="24"/>
            <w:szCs w:val="24"/>
            <w:lang w:val="en-US"/>
            <w14:ligatures w14:val="standardContextual"/>
          </w:rPr>
          <w:tab/>
        </w:r>
        <w:r w:rsidRPr="00CE0951">
          <w:rPr>
            <w:rStyle w:val="Hyperlink"/>
            <w:noProof/>
          </w:rPr>
          <w:t>System Architecture</w:t>
        </w:r>
        <w:r>
          <w:rPr>
            <w:noProof/>
            <w:webHidden/>
          </w:rPr>
          <w:tab/>
        </w:r>
        <w:r>
          <w:rPr>
            <w:noProof/>
            <w:webHidden/>
          </w:rPr>
          <w:fldChar w:fldCharType="begin"/>
        </w:r>
        <w:r>
          <w:rPr>
            <w:noProof/>
            <w:webHidden/>
          </w:rPr>
          <w:instrText xml:space="preserve"> PAGEREF _Toc225524933 \h </w:instrText>
        </w:r>
        <w:r>
          <w:rPr>
            <w:noProof/>
            <w:webHidden/>
          </w:rPr>
        </w:r>
        <w:r>
          <w:rPr>
            <w:noProof/>
            <w:webHidden/>
          </w:rPr>
          <w:fldChar w:fldCharType="separate"/>
        </w:r>
        <w:r>
          <w:rPr>
            <w:noProof/>
            <w:webHidden/>
          </w:rPr>
          <w:t>63</w:t>
        </w:r>
        <w:r>
          <w:rPr>
            <w:noProof/>
            <w:webHidden/>
          </w:rPr>
          <w:fldChar w:fldCharType="end"/>
        </w:r>
      </w:hyperlink>
    </w:p>
    <w:p w14:paraId="07E2DD3A" w14:textId="77E8627C"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34" w:history="1">
        <w:r w:rsidRPr="00CE0951">
          <w:rPr>
            <w:rStyle w:val="Hyperlink"/>
            <w:noProof/>
          </w:rPr>
          <w:t>5.6</w:t>
        </w:r>
        <w:r>
          <w:rPr>
            <w:rFonts w:eastAsiaTheme="minorEastAsia"/>
            <w:noProof/>
            <w:kern w:val="2"/>
            <w:sz w:val="24"/>
            <w:szCs w:val="24"/>
            <w:lang w:val="en-US"/>
            <w14:ligatures w14:val="standardContextual"/>
          </w:rPr>
          <w:tab/>
        </w:r>
        <w:r w:rsidRPr="00CE0951">
          <w:rPr>
            <w:rStyle w:val="Hyperlink"/>
            <w:noProof/>
          </w:rPr>
          <w:t>User Interface</w:t>
        </w:r>
        <w:r>
          <w:rPr>
            <w:noProof/>
            <w:webHidden/>
          </w:rPr>
          <w:tab/>
        </w:r>
        <w:r>
          <w:rPr>
            <w:noProof/>
            <w:webHidden/>
          </w:rPr>
          <w:fldChar w:fldCharType="begin"/>
        </w:r>
        <w:r>
          <w:rPr>
            <w:noProof/>
            <w:webHidden/>
          </w:rPr>
          <w:instrText xml:space="preserve"> PAGEREF _Toc225524934 \h </w:instrText>
        </w:r>
        <w:r>
          <w:rPr>
            <w:noProof/>
            <w:webHidden/>
          </w:rPr>
        </w:r>
        <w:r>
          <w:rPr>
            <w:noProof/>
            <w:webHidden/>
          </w:rPr>
          <w:fldChar w:fldCharType="separate"/>
        </w:r>
        <w:r>
          <w:rPr>
            <w:noProof/>
            <w:webHidden/>
          </w:rPr>
          <w:t>64</w:t>
        </w:r>
        <w:r>
          <w:rPr>
            <w:noProof/>
            <w:webHidden/>
          </w:rPr>
          <w:fldChar w:fldCharType="end"/>
        </w:r>
      </w:hyperlink>
    </w:p>
    <w:p w14:paraId="254DA8FA" w14:textId="79799C33"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35" w:history="1">
        <w:r w:rsidRPr="00CE0951">
          <w:rPr>
            <w:rStyle w:val="Hyperlink"/>
            <w:noProof/>
          </w:rPr>
          <w:t>5.7</w:t>
        </w:r>
        <w:r>
          <w:rPr>
            <w:rFonts w:eastAsiaTheme="minorEastAsia"/>
            <w:noProof/>
            <w:kern w:val="2"/>
            <w:sz w:val="24"/>
            <w:szCs w:val="24"/>
            <w:lang w:val="en-US"/>
            <w14:ligatures w14:val="standardContextual"/>
          </w:rPr>
          <w:tab/>
        </w:r>
        <w:r w:rsidRPr="00CE0951">
          <w:rPr>
            <w:rStyle w:val="Hyperlink"/>
            <w:noProof/>
          </w:rPr>
          <w:t>Summary</w:t>
        </w:r>
        <w:r>
          <w:rPr>
            <w:noProof/>
            <w:webHidden/>
          </w:rPr>
          <w:tab/>
        </w:r>
        <w:r>
          <w:rPr>
            <w:noProof/>
            <w:webHidden/>
          </w:rPr>
          <w:fldChar w:fldCharType="begin"/>
        </w:r>
        <w:r>
          <w:rPr>
            <w:noProof/>
            <w:webHidden/>
          </w:rPr>
          <w:instrText xml:space="preserve"> PAGEREF _Toc225524935 \h </w:instrText>
        </w:r>
        <w:r>
          <w:rPr>
            <w:noProof/>
            <w:webHidden/>
          </w:rPr>
        </w:r>
        <w:r>
          <w:rPr>
            <w:noProof/>
            <w:webHidden/>
          </w:rPr>
          <w:fldChar w:fldCharType="separate"/>
        </w:r>
        <w:r>
          <w:rPr>
            <w:noProof/>
            <w:webHidden/>
          </w:rPr>
          <w:t>65</w:t>
        </w:r>
        <w:r>
          <w:rPr>
            <w:noProof/>
            <w:webHidden/>
          </w:rPr>
          <w:fldChar w:fldCharType="end"/>
        </w:r>
      </w:hyperlink>
    </w:p>
    <w:p w14:paraId="2F584D6C" w14:textId="0B8BAB95" w:rsidR="00BF6056" w:rsidRDefault="00BF6056">
      <w:pPr>
        <w:pStyle w:val="TOC1"/>
        <w:tabs>
          <w:tab w:val="left" w:pos="1440"/>
          <w:tab w:val="right" w:leader="dot" w:pos="9350"/>
        </w:tabs>
        <w:rPr>
          <w:rFonts w:eastAsiaTheme="minorEastAsia"/>
          <w:noProof/>
          <w:kern w:val="2"/>
          <w:sz w:val="24"/>
          <w:szCs w:val="24"/>
          <w:lang w:val="en-US"/>
          <w14:ligatures w14:val="standardContextual"/>
        </w:rPr>
      </w:pPr>
      <w:hyperlink w:anchor="_Toc225524936" w:history="1">
        <w:r w:rsidRPr="00CE0951">
          <w:rPr>
            <w:rStyle w:val="Hyperlink"/>
            <w:noProof/>
          </w:rPr>
          <w:t>Chapter 6:</w:t>
        </w:r>
        <w:r>
          <w:rPr>
            <w:rFonts w:eastAsiaTheme="minorEastAsia"/>
            <w:noProof/>
            <w:kern w:val="2"/>
            <w:sz w:val="24"/>
            <w:szCs w:val="24"/>
            <w:lang w:val="en-US"/>
            <w14:ligatures w14:val="standardContextual"/>
          </w:rPr>
          <w:tab/>
        </w:r>
        <w:r w:rsidRPr="00CE0951">
          <w:rPr>
            <w:rStyle w:val="Hyperlink"/>
            <w:noProof/>
          </w:rPr>
          <w:t>Implementation (Prototype) and Testing</w:t>
        </w:r>
        <w:r>
          <w:rPr>
            <w:noProof/>
            <w:webHidden/>
          </w:rPr>
          <w:tab/>
        </w:r>
        <w:r>
          <w:rPr>
            <w:noProof/>
            <w:webHidden/>
          </w:rPr>
          <w:fldChar w:fldCharType="begin"/>
        </w:r>
        <w:r>
          <w:rPr>
            <w:noProof/>
            <w:webHidden/>
          </w:rPr>
          <w:instrText xml:space="preserve"> PAGEREF _Toc225524936 \h </w:instrText>
        </w:r>
        <w:r>
          <w:rPr>
            <w:noProof/>
            <w:webHidden/>
          </w:rPr>
        </w:r>
        <w:r>
          <w:rPr>
            <w:noProof/>
            <w:webHidden/>
          </w:rPr>
          <w:fldChar w:fldCharType="separate"/>
        </w:r>
        <w:r>
          <w:rPr>
            <w:noProof/>
            <w:webHidden/>
          </w:rPr>
          <w:t>66</w:t>
        </w:r>
        <w:r>
          <w:rPr>
            <w:noProof/>
            <w:webHidden/>
          </w:rPr>
          <w:fldChar w:fldCharType="end"/>
        </w:r>
      </w:hyperlink>
    </w:p>
    <w:p w14:paraId="699EF077" w14:textId="6D6DF2DD"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37" w:history="1">
        <w:r w:rsidRPr="00CE0951">
          <w:rPr>
            <w:rStyle w:val="Hyperlink"/>
            <w:noProof/>
          </w:rPr>
          <w:t>6.1</w:t>
        </w:r>
        <w:r>
          <w:rPr>
            <w:rFonts w:eastAsiaTheme="minorEastAsia"/>
            <w:noProof/>
            <w:kern w:val="2"/>
            <w:sz w:val="24"/>
            <w:szCs w:val="24"/>
            <w:lang w:val="en-US"/>
            <w14:ligatures w14:val="standardContextual"/>
          </w:rPr>
          <w:tab/>
        </w:r>
        <w:r w:rsidRPr="00CE0951">
          <w:rPr>
            <w:rStyle w:val="Hyperlink"/>
            <w:noProof/>
          </w:rPr>
          <w:t>Overview</w:t>
        </w:r>
        <w:r>
          <w:rPr>
            <w:noProof/>
            <w:webHidden/>
          </w:rPr>
          <w:tab/>
        </w:r>
        <w:r>
          <w:rPr>
            <w:noProof/>
            <w:webHidden/>
          </w:rPr>
          <w:fldChar w:fldCharType="begin"/>
        </w:r>
        <w:r>
          <w:rPr>
            <w:noProof/>
            <w:webHidden/>
          </w:rPr>
          <w:instrText xml:space="preserve"> PAGEREF _Toc225524937 \h </w:instrText>
        </w:r>
        <w:r>
          <w:rPr>
            <w:noProof/>
            <w:webHidden/>
          </w:rPr>
        </w:r>
        <w:r>
          <w:rPr>
            <w:noProof/>
            <w:webHidden/>
          </w:rPr>
          <w:fldChar w:fldCharType="separate"/>
        </w:r>
        <w:r>
          <w:rPr>
            <w:noProof/>
            <w:webHidden/>
          </w:rPr>
          <w:t>66</w:t>
        </w:r>
        <w:r>
          <w:rPr>
            <w:noProof/>
            <w:webHidden/>
          </w:rPr>
          <w:fldChar w:fldCharType="end"/>
        </w:r>
      </w:hyperlink>
    </w:p>
    <w:p w14:paraId="117BE2F8" w14:textId="78C74FC7"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38" w:history="1">
        <w:r w:rsidRPr="00CE0951">
          <w:rPr>
            <w:rStyle w:val="Hyperlink"/>
            <w:noProof/>
          </w:rPr>
          <w:t>6.2</w:t>
        </w:r>
        <w:r>
          <w:rPr>
            <w:rFonts w:eastAsiaTheme="minorEastAsia"/>
            <w:noProof/>
            <w:kern w:val="2"/>
            <w:sz w:val="24"/>
            <w:szCs w:val="24"/>
            <w:lang w:val="en-US"/>
            <w14:ligatures w14:val="standardContextual"/>
          </w:rPr>
          <w:tab/>
        </w:r>
        <w:r w:rsidRPr="00CE0951">
          <w:rPr>
            <w:rStyle w:val="Hyperlink"/>
            <w:noProof/>
          </w:rPr>
          <w:t>Smart Energy Meter</w:t>
        </w:r>
        <w:r>
          <w:rPr>
            <w:noProof/>
            <w:webHidden/>
          </w:rPr>
          <w:tab/>
        </w:r>
        <w:r>
          <w:rPr>
            <w:noProof/>
            <w:webHidden/>
          </w:rPr>
          <w:fldChar w:fldCharType="begin"/>
        </w:r>
        <w:r>
          <w:rPr>
            <w:noProof/>
            <w:webHidden/>
          </w:rPr>
          <w:instrText xml:space="preserve"> PAGEREF _Toc225524938 \h </w:instrText>
        </w:r>
        <w:r>
          <w:rPr>
            <w:noProof/>
            <w:webHidden/>
          </w:rPr>
        </w:r>
        <w:r>
          <w:rPr>
            <w:noProof/>
            <w:webHidden/>
          </w:rPr>
          <w:fldChar w:fldCharType="separate"/>
        </w:r>
        <w:r>
          <w:rPr>
            <w:noProof/>
            <w:webHidden/>
          </w:rPr>
          <w:t>66</w:t>
        </w:r>
        <w:r>
          <w:rPr>
            <w:noProof/>
            <w:webHidden/>
          </w:rPr>
          <w:fldChar w:fldCharType="end"/>
        </w:r>
      </w:hyperlink>
    </w:p>
    <w:p w14:paraId="58BF007C" w14:textId="3D45E681"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39" w:history="1">
        <w:r w:rsidRPr="00CE0951">
          <w:rPr>
            <w:rStyle w:val="Hyperlink"/>
            <w:noProof/>
          </w:rPr>
          <w:t>6.3</w:t>
        </w:r>
        <w:r>
          <w:rPr>
            <w:rFonts w:eastAsiaTheme="minorEastAsia"/>
            <w:noProof/>
            <w:kern w:val="2"/>
            <w:sz w:val="24"/>
            <w:szCs w:val="24"/>
            <w:lang w:val="en-US"/>
            <w14:ligatures w14:val="standardContextual"/>
          </w:rPr>
          <w:tab/>
        </w:r>
        <w:r w:rsidRPr="00CE0951">
          <w:rPr>
            <w:rStyle w:val="Hyperlink"/>
            <w:noProof/>
          </w:rPr>
          <w:t>Eclipse Mosquitto</w:t>
        </w:r>
        <w:r>
          <w:rPr>
            <w:noProof/>
            <w:webHidden/>
          </w:rPr>
          <w:tab/>
        </w:r>
        <w:r>
          <w:rPr>
            <w:noProof/>
            <w:webHidden/>
          </w:rPr>
          <w:fldChar w:fldCharType="begin"/>
        </w:r>
        <w:r>
          <w:rPr>
            <w:noProof/>
            <w:webHidden/>
          </w:rPr>
          <w:instrText xml:space="preserve"> PAGEREF _Toc225524939 \h </w:instrText>
        </w:r>
        <w:r>
          <w:rPr>
            <w:noProof/>
            <w:webHidden/>
          </w:rPr>
        </w:r>
        <w:r>
          <w:rPr>
            <w:noProof/>
            <w:webHidden/>
          </w:rPr>
          <w:fldChar w:fldCharType="separate"/>
        </w:r>
        <w:r>
          <w:rPr>
            <w:noProof/>
            <w:webHidden/>
          </w:rPr>
          <w:t>67</w:t>
        </w:r>
        <w:r>
          <w:rPr>
            <w:noProof/>
            <w:webHidden/>
          </w:rPr>
          <w:fldChar w:fldCharType="end"/>
        </w:r>
      </w:hyperlink>
    </w:p>
    <w:p w14:paraId="32827E53" w14:textId="0EB227AD"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40" w:history="1">
        <w:r w:rsidRPr="00CE0951">
          <w:rPr>
            <w:rStyle w:val="Hyperlink"/>
            <w:noProof/>
          </w:rPr>
          <w:t>6.4</w:t>
        </w:r>
        <w:r>
          <w:rPr>
            <w:rFonts w:eastAsiaTheme="minorEastAsia"/>
            <w:noProof/>
            <w:kern w:val="2"/>
            <w:sz w:val="24"/>
            <w:szCs w:val="24"/>
            <w:lang w:val="en-US"/>
            <w14:ligatures w14:val="standardContextual"/>
          </w:rPr>
          <w:tab/>
        </w:r>
        <w:r w:rsidRPr="00CE0951">
          <w:rPr>
            <w:rStyle w:val="Hyperlink"/>
            <w:noProof/>
          </w:rPr>
          <w:t>VS Code MSSQL Database</w:t>
        </w:r>
        <w:r>
          <w:rPr>
            <w:noProof/>
            <w:webHidden/>
          </w:rPr>
          <w:tab/>
        </w:r>
        <w:r>
          <w:rPr>
            <w:noProof/>
            <w:webHidden/>
          </w:rPr>
          <w:fldChar w:fldCharType="begin"/>
        </w:r>
        <w:r>
          <w:rPr>
            <w:noProof/>
            <w:webHidden/>
          </w:rPr>
          <w:instrText xml:space="preserve"> PAGEREF _Toc225524940 \h </w:instrText>
        </w:r>
        <w:r>
          <w:rPr>
            <w:noProof/>
            <w:webHidden/>
          </w:rPr>
        </w:r>
        <w:r>
          <w:rPr>
            <w:noProof/>
            <w:webHidden/>
          </w:rPr>
          <w:fldChar w:fldCharType="separate"/>
        </w:r>
        <w:r>
          <w:rPr>
            <w:noProof/>
            <w:webHidden/>
          </w:rPr>
          <w:t>69</w:t>
        </w:r>
        <w:r>
          <w:rPr>
            <w:noProof/>
            <w:webHidden/>
          </w:rPr>
          <w:fldChar w:fldCharType="end"/>
        </w:r>
      </w:hyperlink>
    </w:p>
    <w:p w14:paraId="5334F17F" w14:textId="5EBAD33E"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hyperlink w:anchor="_Toc225524941" w:history="1">
        <w:r w:rsidRPr="00CE0951">
          <w:rPr>
            <w:rStyle w:val="Hyperlink"/>
            <w:rFonts w:ascii="Calibri" w:hAnsi="Calibri"/>
            <w:noProof/>
          </w:rPr>
          <w:t>6.4.1</w:t>
        </w:r>
        <w:r>
          <w:rPr>
            <w:rFonts w:eastAsiaTheme="minorEastAsia"/>
            <w:noProof/>
            <w:kern w:val="2"/>
            <w:sz w:val="24"/>
            <w:szCs w:val="24"/>
            <w:lang w:val="en-US"/>
            <w14:ligatures w14:val="standardContextual"/>
          </w:rPr>
          <w:tab/>
        </w:r>
        <w:r w:rsidRPr="00CE0951">
          <w:rPr>
            <w:rStyle w:val="Hyperlink"/>
            <w:noProof/>
          </w:rPr>
          <w:t>Database Tables</w:t>
        </w:r>
        <w:r>
          <w:rPr>
            <w:noProof/>
            <w:webHidden/>
          </w:rPr>
          <w:tab/>
        </w:r>
        <w:r>
          <w:rPr>
            <w:noProof/>
            <w:webHidden/>
          </w:rPr>
          <w:fldChar w:fldCharType="begin"/>
        </w:r>
        <w:r>
          <w:rPr>
            <w:noProof/>
            <w:webHidden/>
          </w:rPr>
          <w:instrText xml:space="preserve"> PAGEREF _Toc225524941 \h </w:instrText>
        </w:r>
        <w:r>
          <w:rPr>
            <w:noProof/>
            <w:webHidden/>
          </w:rPr>
        </w:r>
        <w:r>
          <w:rPr>
            <w:noProof/>
            <w:webHidden/>
          </w:rPr>
          <w:fldChar w:fldCharType="separate"/>
        </w:r>
        <w:r>
          <w:rPr>
            <w:noProof/>
            <w:webHidden/>
          </w:rPr>
          <w:t>70</w:t>
        </w:r>
        <w:r>
          <w:rPr>
            <w:noProof/>
            <w:webHidden/>
          </w:rPr>
          <w:fldChar w:fldCharType="end"/>
        </w:r>
      </w:hyperlink>
    </w:p>
    <w:p w14:paraId="31216995" w14:textId="7B07F182"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hyperlink w:anchor="_Toc225524942" w:history="1">
        <w:r w:rsidRPr="00CE0951">
          <w:rPr>
            <w:rStyle w:val="Hyperlink"/>
            <w:rFonts w:ascii="Calibri" w:hAnsi="Calibri"/>
            <w:noProof/>
          </w:rPr>
          <w:t>6.4.1</w:t>
        </w:r>
        <w:r>
          <w:rPr>
            <w:rFonts w:eastAsiaTheme="minorEastAsia"/>
            <w:noProof/>
            <w:kern w:val="2"/>
            <w:sz w:val="24"/>
            <w:szCs w:val="24"/>
            <w:lang w:val="en-US"/>
            <w14:ligatures w14:val="standardContextual"/>
          </w:rPr>
          <w:tab/>
        </w:r>
        <w:r w:rsidRPr="00CE0951">
          <w:rPr>
            <w:rStyle w:val="Hyperlink"/>
            <w:noProof/>
          </w:rPr>
          <w:t>Stored Procedures</w:t>
        </w:r>
        <w:r>
          <w:rPr>
            <w:noProof/>
            <w:webHidden/>
          </w:rPr>
          <w:tab/>
        </w:r>
        <w:r>
          <w:rPr>
            <w:noProof/>
            <w:webHidden/>
          </w:rPr>
          <w:fldChar w:fldCharType="begin"/>
        </w:r>
        <w:r>
          <w:rPr>
            <w:noProof/>
            <w:webHidden/>
          </w:rPr>
          <w:instrText xml:space="preserve"> PAGEREF _Toc225524942 \h </w:instrText>
        </w:r>
        <w:r>
          <w:rPr>
            <w:noProof/>
            <w:webHidden/>
          </w:rPr>
        </w:r>
        <w:r>
          <w:rPr>
            <w:noProof/>
            <w:webHidden/>
          </w:rPr>
          <w:fldChar w:fldCharType="separate"/>
        </w:r>
        <w:r>
          <w:rPr>
            <w:noProof/>
            <w:webHidden/>
          </w:rPr>
          <w:t>72</w:t>
        </w:r>
        <w:r>
          <w:rPr>
            <w:noProof/>
            <w:webHidden/>
          </w:rPr>
          <w:fldChar w:fldCharType="end"/>
        </w:r>
      </w:hyperlink>
    </w:p>
    <w:p w14:paraId="69DC47CD" w14:textId="0D4C9606"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43" w:history="1">
        <w:r w:rsidRPr="00CE0951">
          <w:rPr>
            <w:rStyle w:val="Hyperlink"/>
            <w:noProof/>
          </w:rPr>
          <w:t>6.5</w:t>
        </w:r>
        <w:r>
          <w:rPr>
            <w:rFonts w:eastAsiaTheme="minorEastAsia"/>
            <w:noProof/>
            <w:kern w:val="2"/>
            <w:sz w:val="24"/>
            <w:szCs w:val="24"/>
            <w:lang w:val="en-US"/>
            <w14:ligatures w14:val="standardContextual"/>
          </w:rPr>
          <w:tab/>
        </w:r>
        <w:r w:rsidRPr="00CE0951">
          <w:rPr>
            <w:rStyle w:val="Hyperlink"/>
            <w:noProof/>
          </w:rPr>
          <w:t>Python</w:t>
        </w:r>
        <w:r>
          <w:rPr>
            <w:noProof/>
            <w:webHidden/>
          </w:rPr>
          <w:tab/>
        </w:r>
        <w:r>
          <w:rPr>
            <w:noProof/>
            <w:webHidden/>
          </w:rPr>
          <w:fldChar w:fldCharType="begin"/>
        </w:r>
        <w:r>
          <w:rPr>
            <w:noProof/>
            <w:webHidden/>
          </w:rPr>
          <w:instrText xml:space="preserve"> PAGEREF _Toc225524943 \h </w:instrText>
        </w:r>
        <w:r>
          <w:rPr>
            <w:noProof/>
            <w:webHidden/>
          </w:rPr>
        </w:r>
        <w:r>
          <w:rPr>
            <w:noProof/>
            <w:webHidden/>
          </w:rPr>
          <w:fldChar w:fldCharType="separate"/>
        </w:r>
        <w:r>
          <w:rPr>
            <w:noProof/>
            <w:webHidden/>
          </w:rPr>
          <w:t>72</w:t>
        </w:r>
        <w:r>
          <w:rPr>
            <w:noProof/>
            <w:webHidden/>
          </w:rPr>
          <w:fldChar w:fldCharType="end"/>
        </w:r>
      </w:hyperlink>
    </w:p>
    <w:p w14:paraId="42BB7909" w14:textId="5B784502"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44" w:history="1">
        <w:r w:rsidRPr="00CE0951">
          <w:rPr>
            <w:rStyle w:val="Hyperlink"/>
            <w:noProof/>
          </w:rPr>
          <w:t>6.6</w:t>
        </w:r>
        <w:r>
          <w:rPr>
            <w:rFonts w:eastAsiaTheme="minorEastAsia"/>
            <w:noProof/>
            <w:kern w:val="2"/>
            <w:sz w:val="24"/>
            <w:szCs w:val="24"/>
            <w:lang w:val="en-US"/>
            <w14:ligatures w14:val="standardContextual"/>
          </w:rPr>
          <w:tab/>
        </w:r>
        <w:r w:rsidRPr="00CE0951">
          <w:rPr>
            <w:rStyle w:val="Hyperlink"/>
            <w:noProof/>
          </w:rPr>
          <w:t>Visual Studio Code</w:t>
        </w:r>
        <w:r>
          <w:rPr>
            <w:noProof/>
            <w:webHidden/>
          </w:rPr>
          <w:tab/>
        </w:r>
        <w:r>
          <w:rPr>
            <w:noProof/>
            <w:webHidden/>
          </w:rPr>
          <w:fldChar w:fldCharType="begin"/>
        </w:r>
        <w:r>
          <w:rPr>
            <w:noProof/>
            <w:webHidden/>
          </w:rPr>
          <w:instrText xml:space="preserve"> PAGEREF _Toc225524944 \h </w:instrText>
        </w:r>
        <w:r>
          <w:rPr>
            <w:noProof/>
            <w:webHidden/>
          </w:rPr>
        </w:r>
        <w:r>
          <w:rPr>
            <w:noProof/>
            <w:webHidden/>
          </w:rPr>
          <w:fldChar w:fldCharType="separate"/>
        </w:r>
        <w:r>
          <w:rPr>
            <w:noProof/>
            <w:webHidden/>
          </w:rPr>
          <w:t>73</w:t>
        </w:r>
        <w:r>
          <w:rPr>
            <w:noProof/>
            <w:webHidden/>
          </w:rPr>
          <w:fldChar w:fldCharType="end"/>
        </w:r>
      </w:hyperlink>
    </w:p>
    <w:p w14:paraId="2D1F27E3" w14:textId="7E871252"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45" w:history="1">
        <w:r w:rsidRPr="00CE0951">
          <w:rPr>
            <w:rStyle w:val="Hyperlink"/>
            <w:noProof/>
          </w:rPr>
          <w:t>6.7</w:t>
        </w:r>
        <w:r>
          <w:rPr>
            <w:rFonts w:eastAsiaTheme="minorEastAsia"/>
            <w:noProof/>
            <w:kern w:val="2"/>
            <w:sz w:val="24"/>
            <w:szCs w:val="24"/>
            <w:lang w:val="en-US"/>
            <w14:ligatures w14:val="standardContextual"/>
          </w:rPr>
          <w:tab/>
        </w:r>
        <w:r w:rsidRPr="00CE0951">
          <w:rPr>
            <w:rStyle w:val="Hyperlink"/>
            <w:noProof/>
          </w:rPr>
          <w:t>Application Programming Interface (API)</w:t>
        </w:r>
        <w:r>
          <w:rPr>
            <w:noProof/>
            <w:webHidden/>
          </w:rPr>
          <w:tab/>
        </w:r>
        <w:r>
          <w:rPr>
            <w:noProof/>
            <w:webHidden/>
          </w:rPr>
          <w:fldChar w:fldCharType="begin"/>
        </w:r>
        <w:r>
          <w:rPr>
            <w:noProof/>
            <w:webHidden/>
          </w:rPr>
          <w:instrText xml:space="preserve"> PAGEREF _Toc225524945 \h </w:instrText>
        </w:r>
        <w:r>
          <w:rPr>
            <w:noProof/>
            <w:webHidden/>
          </w:rPr>
        </w:r>
        <w:r>
          <w:rPr>
            <w:noProof/>
            <w:webHidden/>
          </w:rPr>
          <w:fldChar w:fldCharType="separate"/>
        </w:r>
        <w:r>
          <w:rPr>
            <w:noProof/>
            <w:webHidden/>
          </w:rPr>
          <w:t>74</w:t>
        </w:r>
        <w:r>
          <w:rPr>
            <w:noProof/>
            <w:webHidden/>
          </w:rPr>
          <w:fldChar w:fldCharType="end"/>
        </w:r>
      </w:hyperlink>
    </w:p>
    <w:p w14:paraId="1F49EC3C" w14:textId="323F0CA4"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r>
        <w:t>6.7.1</w:t>
        <w:tab/>
        <w:t>Two-Factor Authentication API</w:t>
        <w:tab/>
        <w:t>75</w:t>
      </w:r>
    </w:p>
    <w:p w14:paraId="71F8792F" w14:textId="7A4573C5"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r>
        <w:t>6.7.2</w:t>
        <w:tab/>
        <w:t>Email Verification API</w:t>
        <w:tab/>
        <w:t>75</w:t>
      </w:r>
    </w:p>
    <w:p w14:paraId="644DF389" w14:textId="5E024524"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48" w:history="1">
        <w:r w:rsidRPr="00CE0951">
          <w:rPr>
            <w:rStyle w:val="Hyperlink"/>
            <w:noProof/>
          </w:rPr>
          <w:t>6.8</w:t>
        </w:r>
        <w:r>
          <w:rPr>
            <w:rFonts w:eastAsiaTheme="minorEastAsia"/>
            <w:noProof/>
            <w:kern w:val="2"/>
            <w:sz w:val="24"/>
            <w:szCs w:val="24"/>
            <w:lang w:val="en-US"/>
            <w14:ligatures w14:val="standardContextual"/>
          </w:rPr>
          <w:tab/>
        </w:r>
        <w:r w:rsidRPr="00CE0951">
          <w:rPr>
            <w:rStyle w:val="Hyperlink"/>
            <w:noProof/>
          </w:rPr>
          <w:t>Testing</w:t>
        </w:r>
        <w:r>
          <w:rPr>
            <w:noProof/>
            <w:webHidden/>
          </w:rPr>
          <w:tab/>
        </w:r>
        <w:r>
          <w:rPr>
            <w:noProof/>
            <w:webHidden/>
          </w:rPr>
          <w:fldChar w:fldCharType="begin"/>
        </w:r>
        <w:r>
          <w:rPr>
            <w:noProof/>
            <w:webHidden/>
          </w:rPr>
          <w:instrText xml:space="preserve"> PAGEREF _Toc225524948 \h </w:instrText>
        </w:r>
        <w:r>
          <w:rPr>
            <w:noProof/>
            <w:webHidden/>
          </w:rPr>
        </w:r>
        <w:r>
          <w:rPr>
            <w:noProof/>
            <w:webHidden/>
          </w:rPr>
          <w:fldChar w:fldCharType="separate"/>
        </w:r>
        <w:r>
          <w:rPr>
            <w:noProof/>
            <w:webHidden/>
          </w:rPr>
          <w:t>75</w:t>
        </w:r>
        <w:r>
          <w:rPr>
            <w:noProof/>
            <w:webHidden/>
          </w:rPr>
          <w:fldChar w:fldCharType="end"/>
        </w:r>
      </w:hyperlink>
    </w:p>
    <w:p w14:paraId="1D84CB87" w14:textId="1F58C98D"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hyperlink w:anchor="_Toc225524949" w:history="1">
        <w:r w:rsidRPr="00CE0951">
          <w:rPr>
            <w:rStyle w:val="Hyperlink"/>
            <w:rFonts w:ascii="Calibri" w:hAnsi="Calibri"/>
            <w:noProof/>
          </w:rPr>
          <w:t>6.8.1</w:t>
        </w:r>
        <w:r>
          <w:rPr>
            <w:rFonts w:eastAsiaTheme="minorEastAsia"/>
            <w:noProof/>
            <w:kern w:val="2"/>
            <w:sz w:val="24"/>
            <w:szCs w:val="24"/>
            <w:lang w:val="en-US"/>
            <w14:ligatures w14:val="standardContextual"/>
          </w:rPr>
          <w:tab/>
        </w:r>
        <w:r w:rsidRPr="00CE0951">
          <w:rPr>
            <w:rStyle w:val="Hyperlink"/>
            <w:noProof/>
          </w:rPr>
          <w:t>Functional/ Unit Testing</w:t>
        </w:r>
        <w:r>
          <w:rPr>
            <w:noProof/>
            <w:webHidden/>
          </w:rPr>
          <w:tab/>
        </w:r>
        <w:r>
          <w:rPr>
            <w:noProof/>
            <w:webHidden/>
          </w:rPr>
          <w:fldChar w:fldCharType="begin"/>
        </w:r>
        <w:r>
          <w:rPr>
            <w:noProof/>
            <w:webHidden/>
          </w:rPr>
          <w:instrText xml:space="preserve"> PAGEREF _Toc225524949 \h </w:instrText>
        </w:r>
        <w:r>
          <w:rPr>
            <w:noProof/>
            <w:webHidden/>
          </w:rPr>
        </w:r>
        <w:r>
          <w:rPr>
            <w:noProof/>
            <w:webHidden/>
          </w:rPr>
          <w:fldChar w:fldCharType="separate"/>
        </w:r>
        <w:r>
          <w:rPr>
            <w:noProof/>
            <w:webHidden/>
          </w:rPr>
          <w:t>76</w:t>
        </w:r>
        <w:r>
          <w:rPr>
            <w:noProof/>
            <w:webHidden/>
          </w:rPr>
          <w:fldChar w:fldCharType="end"/>
        </w:r>
      </w:hyperlink>
    </w:p>
    <w:p w14:paraId="0A80BE15" w14:textId="1F9F3030"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hyperlink w:anchor="_Toc225524950" w:history="1">
        <w:r w:rsidRPr="00CE0951">
          <w:rPr>
            <w:rStyle w:val="Hyperlink"/>
            <w:rFonts w:ascii="Calibri" w:hAnsi="Calibri"/>
            <w:noProof/>
          </w:rPr>
          <w:t>6.8.2</w:t>
        </w:r>
        <w:r>
          <w:rPr>
            <w:rFonts w:eastAsiaTheme="minorEastAsia"/>
            <w:noProof/>
            <w:kern w:val="2"/>
            <w:sz w:val="24"/>
            <w:szCs w:val="24"/>
            <w:lang w:val="en-US"/>
            <w14:ligatures w14:val="standardContextual"/>
          </w:rPr>
          <w:tab/>
        </w:r>
        <w:r w:rsidRPr="00CE0951">
          <w:rPr>
            <w:rStyle w:val="Hyperlink"/>
            <w:noProof/>
          </w:rPr>
          <w:t>Security Testing</w:t>
        </w:r>
        <w:r>
          <w:rPr>
            <w:noProof/>
            <w:webHidden/>
          </w:rPr>
          <w:tab/>
        </w:r>
        <w:r>
          <w:rPr>
            <w:noProof/>
            <w:webHidden/>
          </w:rPr>
          <w:fldChar w:fldCharType="begin"/>
        </w:r>
        <w:r>
          <w:rPr>
            <w:noProof/>
            <w:webHidden/>
          </w:rPr>
          <w:instrText xml:space="preserve"> PAGEREF _Toc225524950 \h </w:instrText>
        </w:r>
        <w:r>
          <w:rPr>
            <w:noProof/>
            <w:webHidden/>
          </w:rPr>
        </w:r>
        <w:r>
          <w:rPr>
            <w:noProof/>
            <w:webHidden/>
          </w:rPr>
          <w:fldChar w:fldCharType="separate"/>
        </w:r>
        <w:r>
          <w:rPr>
            <w:noProof/>
            <w:webHidden/>
          </w:rPr>
          <w:t>76</w:t>
        </w:r>
        <w:r>
          <w:rPr>
            <w:noProof/>
            <w:webHidden/>
          </w:rPr>
          <w:fldChar w:fldCharType="end"/>
        </w:r>
      </w:hyperlink>
    </w:p>
    <w:p w14:paraId="0808DC69" w14:textId="1296E530" w:rsidR="00BF6056" w:rsidRDefault="00BF6056">
      <w:pPr>
        <w:pStyle w:val="TOC3"/>
        <w:tabs>
          <w:tab w:val="left" w:pos="1200"/>
          <w:tab w:val="right" w:leader="dot" w:pos="9350"/>
        </w:tabs>
        <w:rPr>
          <w:rFonts w:eastAsiaTheme="minorEastAsia"/>
          <w:noProof/>
          <w:kern w:val="2"/>
          <w:sz w:val="24"/>
          <w:szCs w:val="24"/>
          <w:lang w:val="en-US"/>
          <w14:ligatures w14:val="standardContextual"/>
        </w:rPr>
      </w:pPr>
      <w:hyperlink w:anchor="_Toc225524951" w:history="1">
        <w:r w:rsidRPr="00CE0951">
          <w:rPr>
            <w:rStyle w:val="Hyperlink"/>
            <w:rFonts w:ascii="Calibri" w:hAnsi="Calibri"/>
            <w:noProof/>
          </w:rPr>
          <w:t>6.8.3</w:t>
        </w:r>
        <w:r>
          <w:rPr>
            <w:rFonts w:eastAsiaTheme="minorEastAsia"/>
            <w:noProof/>
            <w:kern w:val="2"/>
            <w:sz w:val="24"/>
            <w:szCs w:val="24"/>
            <w:lang w:val="en-US"/>
            <w14:ligatures w14:val="standardContextual"/>
          </w:rPr>
          <w:tab/>
        </w:r>
        <w:r w:rsidRPr="00CE0951">
          <w:rPr>
            <w:rStyle w:val="Hyperlink"/>
            <w:noProof/>
          </w:rPr>
          <w:t>Performance Testing</w:t>
        </w:r>
        <w:r>
          <w:rPr>
            <w:noProof/>
            <w:webHidden/>
          </w:rPr>
          <w:tab/>
        </w:r>
        <w:r>
          <w:rPr>
            <w:noProof/>
            <w:webHidden/>
          </w:rPr>
          <w:fldChar w:fldCharType="begin"/>
        </w:r>
        <w:r>
          <w:rPr>
            <w:noProof/>
            <w:webHidden/>
          </w:rPr>
          <w:instrText xml:space="preserve"> PAGEREF _Toc225524951 \h </w:instrText>
        </w:r>
        <w:r>
          <w:rPr>
            <w:noProof/>
            <w:webHidden/>
          </w:rPr>
        </w:r>
        <w:r>
          <w:rPr>
            <w:noProof/>
            <w:webHidden/>
          </w:rPr>
          <w:fldChar w:fldCharType="separate"/>
        </w:r>
        <w:r>
          <w:rPr>
            <w:noProof/>
            <w:webHidden/>
          </w:rPr>
          <w:t>77</w:t>
        </w:r>
        <w:r>
          <w:rPr>
            <w:noProof/>
            <w:webHidden/>
          </w:rPr>
          <w:fldChar w:fldCharType="end"/>
        </w:r>
      </w:hyperlink>
    </w:p>
    <w:p w14:paraId="56FC6523" w14:textId="40C0D8B0"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52" w:history="1">
        <w:r w:rsidRPr="00CE0951">
          <w:rPr>
            <w:rStyle w:val="Hyperlink"/>
            <w:noProof/>
          </w:rPr>
          <w:t>6.9</w:t>
        </w:r>
        <w:r>
          <w:rPr>
            <w:rFonts w:eastAsiaTheme="minorEastAsia"/>
            <w:noProof/>
            <w:kern w:val="2"/>
            <w:sz w:val="24"/>
            <w:szCs w:val="24"/>
            <w:lang w:val="en-US"/>
            <w14:ligatures w14:val="standardContextual"/>
          </w:rPr>
          <w:tab/>
        </w:r>
        <w:r w:rsidRPr="00CE0951">
          <w:rPr>
            <w:rStyle w:val="Hyperlink"/>
            <w:noProof/>
          </w:rPr>
          <w:t>Challenges</w:t>
        </w:r>
        <w:r>
          <w:rPr>
            <w:noProof/>
            <w:webHidden/>
          </w:rPr>
          <w:tab/>
        </w:r>
        <w:r>
          <w:rPr>
            <w:noProof/>
            <w:webHidden/>
          </w:rPr>
          <w:fldChar w:fldCharType="begin"/>
        </w:r>
        <w:r>
          <w:rPr>
            <w:noProof/>
            <w:webHidden/>
          </w:rPr>
          <w:instrText xml:space="preserve"> PAGEREF _Toc225524952 \h </w:instrText>
        </w:r>
        <w:r>
          <w:rPr>
            <w:noProof/>
            <w:webHidden/>
          </w:rPr>
        </w:r>
        <w:r>
          <w:rPr>
            <w:noProof/>
            <w:webHidden/>
          </w:rPr>
          <w:fldChar w:fldCharType="separate"/>
        </w:r>
        <w:r>
          <w:rPr>
            <w:noProof/>
            <w:webHidden/>
          </w:rPr>
          <w:t>77</w:t>
        </w:r>
        <w:r>
          <w:rPr>
            <w:noProof/>
            <w:webHidden/>
          </w:rPr>
          <w:fldChar w:fldCharType="end"/>
        </w:r>
      </w:hyperlink>
    </w:p>
    <w:p w14:paraId="2BC0C403" w14:textId="28F01A68"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53" w:history="1">
        <w:r w:rsidRPr="00CE0951">
          <w:rPr>
            <w:rStyle w:val="Hyperlink"/>
            <w:noProof/>
          </w:rPr>
          <w:t>6.10</w:t>
        </w:r>
        <w:r>
          <w:rPr>
            <w:rFonts w:eastAsiaTheme="minorEastAsia"/>
            <w:noProof/>
            <w:kern w:val="2"/>
            <w:sz w:val="24"/>
            <w:szCs w:val="24"/>
            <w:lang w:val="en-US"/>
            <w14:ligatures w14:val="standardContextual"/>
          </w:rPr>
          <w:tab/>
        </w:r>
        <w:r w:rsidRPr="00CE0951">
          <w:rPr>
            <w:rStyle w:val="Hyperlink"/>
            <w:noProof/>
          </w:rPr>
          <w:t>Summary</w:t>
        </w:r>
        <w:r>
          <w:rPr>
            <w:noProof/>
            <w:webHidden/>
          </w:rPr>
          <w:tab/>
        </w:r>
        <w:r>
          <w:rPr>
            <w:noProof/>
            <w:webHidden/>
          </w:rPr>
          <w:fldChar w:fldCharType="begin"/>
        </w:r>
        <w:r>
          <w:rPr>
            <w:noProof/>
            <w:webHidden/>
          </w:rPr>
          <w:instrText xml:space="preserve"> PAGEREF _Toc225524953 \h </w:instrText>
        </w:r>
        <w:r>
          <w:rPr>
            <w:noProof/>
            <w:webHidden/>
          </w:rPr>
        </w:r>
        <w:r>
          <w:rPr>
            <w:noProof/>
            <w:webHidden/>
          </w:rPr>
          <w:fldChar w:fldCharType="separate"/>
        </w:r>
        <w:r>
          <w:rPr>
            <w:noProof/>
            <w:webHidden/>
          </w:rPr>
          <w:t>78</w:t>
        </w:r>
        <w:r>
          <w:rPr>
            <w:noProof/>
            <w:webHidden/>
          </w:rPr>
          <w:fldChar w:fldCharType="end"/>
        </w:r>
      </w:hyperlink>
    </w:p>
    <w:p w14:paraId="1D2C67D5" w14:textId="79AF4DAF" w:rsidR="00BF6056" w:rsidRDefault="00BF6056">
      <w:pPr>
        <w:pStyle w:val="TOC1"/>
        <w:tabs>
          <w:tab w:val="left" w:pos="1440"/>
          <w:tab w:val="right" w:leader="dot" w:pos="9350"/>
        </w:tabs>
        <w:rPr>
          <w:rFonts w:eastAsiaTheme="minorEastAsia"/>
          <w:noProof/>
          <w:kern w:val="2"/>
          <w:sz w:val="24"/>
          <w:szCs w:val="24"/>
          <w:lang w:val="en-US"/>
          <w14:ligatures w14:val="standardContextual"/>
        </w:rPr>
      </w:pPr>
      <w:hyperlink w:anchor="_Toc225524954" w:history="1">
        <w:r w:rsidRPr="00CE0951">
          <w:rPr>
            <w:rStyle w:val="Hyperlink"/>
            <w:noProof/>
          </w:rPr>
          <w:t>Chapter 7:</w:t>
        </w:r>
        <w:r>
          <w:rPr>
            <w:rFonts w:eastAsiaTheme="minorEastAsia"/>
            <w:noProof/>
            <w:kern w:val="2"/>
            <w:sz w:val="24"/>
            <w:szCs w:val="24"/>
            <w:lang w:val="en-US"/>
            <w14:ligatures w14:val="standardContextual"/>
          </w:rPr>
          <w:tab/>
        </w:r>
        <w:r w:rsidRPr="00CE0951">
          <w:rPr>
            <w:rStyle w:val="Hyperlink"/>
            <w:noProof/>
          </w:rPr>
          <w:t>Evaluation and Results</w:t>
        </w:r>
        <w:r>
          <w:rPr>
            <w:noProof/>
            <w:webHidden/>
          </w:rPr>
          <w:tab/>
        </w:r>
        <w:r>
          <w:rPr>
            <w:noProof/>
            <w:webHidden/>
          </w:rPr>
          <w:fldChar w:fldCharType="begin"/>
        </w:r>
        <w:r>
          <w:rPr>
            <w:noProof/>
            <w:webHidden/>
          </w:rPr>
          <w:instrText xml:space="preserve"> PAGEREF _Toc225524954 \h </w:instrText>
        </w:r>
        <w:r>
          <w:rPr>
            <w:noProof/>
            <w:webHidden/>
          </w:rPr>
        </w:r>
        <w:r>
          <w:rPr>
            <w:noProof/>
            <w:webHidden/>
          </w:rPr>
          <w:fldChar w:fldCharType="separate"/>
        </w:r>
        <w:r>
          <w:rPr>
            <w:noProof/>
            <w:webHidden/>
          </w:rPr>
          <w:t>79</w:t>
        </w:r>
        <w:r>
          <w:rPr>
            <w:noProof/>
            <w:webHidden/>
          </w:rPr>
          <w:fldChar w:fldCharType="end"/>
        </w:r>
      </w:hyperlink>
    </w:p>
    <w:p w14:paraId="4B980775" w14:textId="30889A37"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55" w:history="1">
        <w:r w:rsidRPr="00CE0951">
          <w:rPr>
            <w:rStyle w:val="Hyperlink"/>
            <w:noProof/>
          </w:rPr>
          <w:t>7.1</w:t>
        </w:r>
        <w:r>
          <w:rPr>
            <w:rFonts w:eastAsiaTheme="minorEastAsia"/>
            <w:noProof/>
            <w:kern w:val="2"/>
            <w:sz w:val="24"/>
            <w:szCs w:val="24"/>
            <w:lang w:val="en-US"/>
            <w14:ligatures w14:val="standardContextual"/>
          </w:rPr>
          <w:tab/>
        </w:r>
        <w:r w:rsidRPr="00CE0951">
          <w:rPr>
            <w:rStyle w:val="Hyperlink"/>
            <w:noProof/>
          </w:rPr>
          <w:t>Overview</w:t>
        </w:r>
        <w:r>
          <w:rPr>
            <w:noProof/>
            <w:webHidden/>
          </w:rPr>
          <w:tab/>
        </w:r>
        <w:r>
          <w:rPr>
            <w:noProof/>
            <w:webHidden/>
          </w:rPr>
          <w:fldChar w:fldCharType="begin"/>
        </w:r>
        <w:r>
          <w:rPr>
            <w:noProof/>
            <w:webHidden/>
          </w:rPr>
          <w:instrText xml:space="preserve"> PAGEREF _Toc225524955 \h </w:instrText>
        </w:r>
        <w:r>
          <w:rPr>
            <w:noProof/>
            <w:webHidden/>
          </w:rPr>
        </w:r>
        <w:r>
          <w:rPr>
            <w:noProof/>
            <w:webHidden/>
          </w:rPr>
          <w:fldChar w:fldCharType="separate"/>
        </w:r>
        <w:r>
          <w:rPr>
            <w:noProof/>
            <w:webHidden/>
          </w:rPr>
          <w:t>79</w:t>
        </w:r>
        <w:r>
          <w:rPr>
            <w:noProof/>
            <w:webHidden/>
          </w:rPr>
          <w:fldChar w:fldCharType="end"/>
        </w:r>
      </w:hyperlink>
    </w:p>
    <w:p w14:paraId="2262EC5F" w14:textId="6E18B01F"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56" w:history="1">
        <w:r w:rsidRPr="00CE0951">
          <w:rPr>
            <w:rStyle w:val="Hyperlink"/>
            <w:noProof/>
          </w:rPr>
          <w:t>7.2</w:t>
        </w:r>
        <w:r>
          <w:rPr>
            <w:rFonts w:eastAsiaTheme="minorEastAsia"/>
            <w:noProof/>
            <w:kern w:val="2"/>
            <w:sz w:val="24"/>
            <w:szCs w:val="24"/>
            <w:lang w:val="en-US"/>
            <w14:ligatures w14:val="standardContextual"/>
          </w:rPr>
          <w:tab/>
        </w:r>
        <w:r w:rsidRPr="00CE0951">
          <w:rPr>
            <w:rStyle w:val="Hyperlink"/>
            <w:noProof/>
          </w:rPr>
          <w:t>Functional/Unit Testing</w:t>
        </w:r>
        <w:r>
          <w:rPr>
            <w:noProof/>
            <w:webHidden/>
          </w:rPr>
          <w:tab/>
        </w:r>
        <w:r>
          <w:rPr>
            <w:noProof/>
            <w:webHidden/>
          </w:rPr>
          <w:fldChar w:fldCharType="begin"/>
        </w:r>
        <w:r>
          <w:rPr>
            <w:noProof/>
            <w:webHidden/>
          </w:rPr>
          <w:instrText xml:space="preserve"> PAGEREF _Toc225524956 \h </w:instrText>
        </w:r>
        <w:r>
          <w:rPr>
            <w:noProof/>
            <w:webHidden/>
          </w:rPr>
        </w:r>
        <w:r>
          <w:rPr>
            <w:noProof/>
            <w:webHidden/>
          </w:rPr>
          <w:fldChar w:fldCharType="separate"/>
        </w:r>
        <w:r>
          <w:rPr>
            <w:noProof/>
            <w:webHidden/>
          </w:rPr>
          <w:t>79</w:t>
        </w:r>
        <w:r>
          <w:rPr>
            <w:noProof/>
            <w:webHidden/>
          </w:rPr>
          <w:fldChar w:fldCharType="end"/>
        </w:r>
      </w:hyperlink>
    </w:p>
    <w:p w14:paraId="4812BC52" w14:textId="0A15AAE1"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57" w:history="1">
        <w:r w:rsidRPr="00CE0951">
          <w:rPr>
            <w:rStyle w:val="Hyperlink"/>
            <w:noProof/>
          </w:rPr>
          <w:t>7.3</w:t>
        </w:r>
        <w:r>
          <w:rPr>
            <w:rFonts w:eastAsiaTheme="minorEastAsia"/>
            <w:noProof/>
            <w:kern w:val="2"/>
            <w:sz w:val="24"/>
            <w:szCs w:val="24"/>
            <w:lang w:val="en-US"/>
            <w14:ligatures w14:val="standardContextual"/>
          </w:rPr>
          <w:tab/>
        </w:r>
        <w:r w:rsidRPr="00CE0951">
          <w:rPr>
            <w:rStyle w:val="Hyperlink"/>
            <w:noProof/>
          </w:rPr>
          <w:t>Security Testing</w:t>
        </w:r>
        <w:r>
          <w:rPr>
            <w:noProof/>
            <w:webHidden/>
          </w:rPr>
          <w:tab/>
        </w:r>
        <w:r>
          <w:rPr>
            <w:noProof/>
            <w:webHidden/>
          </w:rPr>
          <w:fldChar w:fldCharType="begin"/>
        </w:r>
        <w:r>
          <w:rPr>
            <w:noProof/>
            <w:webHidden/>
          </w:rPr>
          <w:instrText xml:space="preserve"> PAGEREF _Toc225524957 \h </w:instrText>
        </w:r>
        <w:r>
          <w:rPr>
            <w:noProof/>
            <w:webHidden/>
          </w:rPr>
        </w:r>
        <w:r>
          <w:rPr>
            <w:noProof/>
            <w:webHidden/>
          </w:rPr>
          <w:fldChar w:fldCharType="separate"/>
        </w:r>
        <w:r>
          <w:rPr>
            <w:noProof/>
            <w:webHidden/>
          </w:rPr>
          <w:t>79</w:t>
        </w:r>
        <w:r>
          <w:rPr>
            <w:noProof/>
            <w:webHidden/>
          </w:rPr>
          <w:fldChar w:fldCharType="end"/>
        </w:r>
      </w:hyperlink>
    </w:p>
    <w:p w14:paraId="11CF7E64" w14:textId="20FBEA43" w:rsidR="00BF6056" w:rsidRDefault="00BF6056">
      <w:pPr>
        <w:pStyle w:val="TOC3"/>
        <w:tabs>
          <w:tab w:val="right" w:leader="dot" w:pos="9350"/>
        </w:tabs>
        <w:rPr>
          <w:rFonts w:eastAsiaTheme="minorEastAsia"/>
          <w:noProof/>
          <w:kern w:val="2"/>
          <w:sz w:val="24"/>
          <w:szCs w:val="24"/>
          <w:lang w:val="en-US"/>
          <w14:ligatures w14:val="standardContextual"/>
        </w:rPr>
      </w:pPr>
      <w:hyperlink w:anchor="_Toc225524958" w:history="1">
        <w:r w:rsidRPr="00CE0951">
          <w:rPr>
            <w:rStyle w:val="Hyperlink"/>
            <w:rFonts w:cstheme="minorHAnsi"/>
            <w:noProof/>
          </w:rPr>
          <w:t>8.3.1 Penetration Testing</w:t>
        </w:r>
        <w:r>
          <w:rPr>
            <w:noProof/>
            <w:webHidden/>
          </w:rPr>
          <w:tab/>
        </w:r>
        <w:r>
          <w:rPr>
            <w:noProof/>
            <w:webHidden/>
          </w:rPr>
          <w:fldChar w:fldCharType="begin"/>
        </w:r>
        <w:r>
          <w:rPr>
            <w:noProof/>
            <w:webHidden/>
          </w:rPr>
          <w:instrText xml:space="preserve"> PAGEREF _Toc225524958 \h </w:instrText>
        </w:r>
        <w:r>
          <w:rPr>
            <w:noProof/>
            <w:webHidden/>
          </w:rPr>
        </w:r>
        <w:r>
          <w:rPr>
            <w:noProof/>
            <w:webHidden/>
          </w:rPr>
          <w:fldChar w:fldCharType="separate"/>
        </w:r>
        <w:r>
          <w:rPr>
            <w:noProof/>
            <w:webHidden/>
          </w:rPr>
          <w:t>80</w:t>
        </w:r>
        <w:r>
          <w:rPr>
            <w:noProof/>
            <w:webHidden/>
          </w:rPr>
          <w:fldChar w:fldCharType="end"/>
        </w:r>
      </w:hyperlink>
    </w:p>
    <w:p w14:paraId="60308BAE" w14:textId="4E539532" w:rsidR="00BF6056" w:rsidRDefault="00BF6056">
      <w:pPr>
        <w:pStyle w:val="TOC3"/>
        <w:tabs>
          <w:tab w:val="right" w:leader="dot" w:pos="9350"/>
        </w:tabs>
        <w:rPr>
          <w:rFonts w:eastAsiaTheme="minorEastAsia"/>
          <w:noProof/>
          <w:kern w:val="2"/>
          <w:sz w:val="24"/>
          <w:szCs w:val="24"/>
          <w:lang w:val="en-US"/>
          <w14:ligatures w14:val="standardContextual"/>
        </w:rPr>
      </w:pPr>
      <w:hyperlink w:anchor="_Toc225524959" w:history="1">
        <w:r w:rsidRPr="00CE0951">
          <w:rPr>
            <w:rStyle w:val="Hyperlink"/>
            <w:rFonts w:cstheme="minorHAnsi"/>
            <w:noProof/>
          </w:rPr>
          <w:t>8.3.2 Secure Code Review</w:t>
        </w:r>
        <w:r>
          <w:rPr>
            <w:noProof/>
            <w:webHidden/>
          </w:rPr>
          <w:tab/>
        </w:r>
        <w:r>
          <w:rPr>
            <w:noProof/>
            <w:webHidden/>
          </w:rPr>
          <w:fldChar w:fldCharType="begin"/>
        </w:r>
        <w:r>
          <w:rPr>
            <w:noProof/>
            <w:webHidden/>
          </w:rPr>
          <w:instrText xml:space="preserve"> PAGEREF _Toc225524959 \h </w:instrText>
        </w:r>
        <w:r>
          <w:rPr>
            <w:noProof/>
            <w:webHidden/>
          </w:rPr>
        </w:r>
        <w:r>
          <w:rPr>
            <w:noProof/>
            <w:webHidden/>
          </w:rPr>
          <w:fldChar w:fldCharType="separate"/>
        </w:r>
        <w:r>
          <w:rPr>
            <w:noProof/>
            <w:webHidden/>
          </w:rPr>
          <w:t>80</w:t>
        </w:r>
        <w:r>
          <w:rPr>
            <w:noProof/>
            <w:webHidden/>
          </w:rPr>
          <w:fldChar w:fldCharType="end"/>
        </w:r>
      </w:hyperlink>
    </w:p>
    <w:p w14:paraId="416B8BBF" w14:textId="55DCF023"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60" w:history="1">
        <w:r w:rsidRPr="00CE0951">
          <w:rPr>
            <w:rStyle w:val="Hyperlink"/>
            <w:noProof/>
          </w:rPr>
          <w:t>7.4</w:t>
        </w:r>
        <w:r>
          <w:rPr>
            <w:rFonts w:eastAsiaTheme="minorEastAsia"/>
            <w:noProof/>
            <w:kern w:val="2"/>
            <w:sz w:val="24"/>
            <w:szCs w:val="24"/>
            <w:lang w:val="en-US"/>
            <w14:ligatures w14:val="standardContextual"/>
          </w:rPr>
          <w:tab/>
        </w:r>
        <w:r w:rsidRPr="00CE0951">
          <w:rPr>
            <w:rStyle w:val="Hyperlink"/>
            <w:noProof/>
          </w:rPr>
          <w:t>Performance Testing</w:t>
        </w:r>
        <w:r>
          <w:rPr>
            <w:noProof/>
            <w:webHidden/>
          </w:rPr>
          <w:tab/>
        </w:r>
        <w:r>
          <w:rPr>
            <w:noProof/>
            <w:webHidden/>
          </w:rPr>
          <w:fldChar w:fldCharType="begin"/>
        </w:r>
        <w:r>
          <w:rPr>
            <w:noProof/>
            <w:webHidden/>
          </w:rPr>
          <w:instrText xml:space="preserve"> PAGEREF _Toc225524960 \h </w:instrText>
        </w:r>
        <w:r>
          <w:rPr>
            <w:noProof/>
            <w:webHidden/>
          </w:rPr>
        </w:r>
        <w:r>
          <w:rPr>
            <w:noProof/>
            <w:webHidden/>
          </w:rPr>
          <w:fldChar w:fldCharType="separate"/>
        </w:r>
        <w:r>
          <w:rPr>
            <w:noProof/>
            <w:webHidden/>
          </w:rPr>
          <w:t>80</w:t>
        </w:r>
        <w:r>
          <w:rPr>
            <w:noProof/>
            <w:webHidden/>
          </w:rPr>
          <w:fldChar w:fldCharType="end"/>
        </w:r>
      </w:hyperlink>
    </w:p>
    <w:p w14:paraId="55DCE9B0" w14:textId="3B349B7F"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61" w:history="1">
        <w:r w:rsidRPr="00CE0951">
          <w:rPr>
            <w:rStyle w:val="Hyperlink"/>
            <w:noProof/>
          </w:rPr>
          <w:t>7.5</w:t>
        </w:r>
        <w:r>
          <w:rPr>
            <w:rFonts w:eastAsiaTheme="minorEastAsia"/>
            <w:noProof/>
            <w:kern w:val="2"/>
            <w:sz w:val="24"/>
            <w:szCs w:val="24"/>
            <w:lang w:val="en-US"/>
            <w14:ligatures w14:val="standardContextual"/>
          </w:rPr>
          <w:tab/>
        </w:r>
        <w:r w:rsidRPr="00CE0951">
          <w:rPr>
            <w:rStyle w:val="Hyperlink"/>
            <w:noProof/>
          </w:rPr>
          <w:t>Interviews and Questionnaires</w:t>
        </w:r>
        <w:r>
          <w:rPr>
            <w:noProof/>
            <w:webHidden/>
          </w:rPr>
          <w:tab/>
        </w:r>
        <w:r>
          <w:rPr>
            <w:noProof/>
            <w:webHidden/>
          </w:rPr>
          <w:fldChar w:fldCharType="begin"/>
        </w:r>
        <w:r>
          <w:rPr>
            <w:noProof/>
            <w:webHidden/>
          </w:rPr>
          <w:instrText xml:space="preserve"> PAGEREF _Toc225524961 \h </w:instrText>
        </w:r>
        <w:r>
          <w:rPr>
            <w:noProof/>
            <w:webHidden/>
          </w:rPr>
        </w:r>
        <w:r>
          <w:rPr>
            <w:noProof/>
            <w:webHidden/>
          </w:rPr>
          <w:fldChar w:fldCharType="separate"/>
        </w:r>
        <w:r>
          <w:rPr>
            <w:noProof/>
            <w:webHidden/>
          </w:rPr>
          <w:t>80</w:t>
        </w:r>
        <w:r>
          <w:rPr>
            <w:noProof/>
            <w:webHidden/>
          </w:rPr>
          <w:fldChar w:fldCharType="end"/>
        </w:r>
      </w:hyperlink>
    </w:p>
    <w:p w14:paraId="16FDF3D6" w14:textId="26BC1195" w:rsidR="00BF6056" w:rsidRDefault="00BF6056">
      <w:pPr>
        <w:pStyle w:val="TOC3"/>
        <w:tabs>
          <w:tab w:val="right" w:leader="dot" w:pos="9350"/>
        </w:tabs>
        <w:rPr>
          <w:rFonts w:eastAsiaTheme="minorEastAsia"/>
          <w:noProof/>
          <w:kern w:val="2"/>
          <w:sz w:val="24"/>
          <w:szCs w:val="24"/>
          <w:lang w:val="en-US"/>
          <w14:ligatures w14:val="standardContextual"/>
        </w:rPr>
      </w:pPr>
      <w:hyperlink w:anchor="_Toc225524962" w:history="1">
        <w:r w:rsidRPr="00CE0951">
          <w:rPr>
            <w:rStyle w:val="Hyperlink"/>
            <w:rFonts w:cstheme="minorHAnsi"/>
            <w:noProof/>
          </w:rPr>
          <w:t>8.5.1 Interviews</w:t>
        </w:r>
        <w:r>
          <w:rPr>
            <w:noProof/>
            <w:webHidden/>
          </w:rPr>
          <w:tab/>
        </w:r>
        <w:r>
          <w:rPr>
            <w:noProof/>
            <w:webHidden/>
          </w:rPr>
          <w:fldChar w:fldCharType="begin"/>
        </w:r>
        <w:r>
          <w:rPr>
            <w:noProof/>
            <w:webHidden/>
          </w:rPr>
          <w:instrText xml:space="preserve"> PAGEREF _Toc225524962 \h </w:instrText>
        </w:r>
        <w:r>
          <w:rPr>
            <w:noProof/>
            <w:webHidden/>
          </w:rPr>
        </w:r>
        <w:r>
          <w:rPr>
            <w:noProof/>
            <w:webHidden/>
          </w:rPr>
          <w:fldChar w:fldCharType="separate"/>
        </w:r>
        <w:r>
          <w:rPr>
            <w:noProof/>
            <w:webHidden/>
          </w:rPr>
          <w:t>81</w:t>
        </w:r>
        <w:r>
          <w:rPr>
            <w:noProof/>
            <w:webHidden/>
          </w:rPr>
          <w:fldChar w:fldCharType="end"/>
        </w:r>
      </w:hyperlink>
    </w:p>
    <w:p w14:paraId="278005A0" w14:textId="1FE0B926" w:rsidR="00BF6056" w:rsidRDefault="00BF6056">
      <w:pPr>
        <w:pStyle w:val="TOC2"/>
        <w:tabs>
          <w:tab w:val="left" w:pos="960"/>
          <w:tab w:val="right" w:leader="dot" w:pos="9350"/>
        </w:tabs>
        <w:rPr>
          <w:rFonts w:eastAsiaTheme="minorEastAsia"/>
          <w:noProof/>
          <w:kern w:val="2"/>
          <w:sz w:val="24"/>
          <w:szCs w:val="24"/>
          <w:lang w:val="en-US"/>
          <w14:ligatures w14:val="standardContextual"/>
        </w:rPr>
      </w:pPr>
      <w:hyperlink w:anchor="_Toc225524963" w:history="1">
        <w:r w:rsidRPr="00CE0951">
          <w:rPr>
            <w:rStyle w:val="Hyperlink"/>
            <w:noProof/>
          </w:rPr>
          <w:t>7.6</w:t>
        </w:r>
        <w:r>
          <w:rPr>
            <w:rFonts w:eastAsiaTheme="minorEastAsia"/>
            <w:noProof/>
            <w:kern w:val="2"/>
            <w:sz w:val="24"/>
            <w:szCs w:val="24"/>
            <w:lang w:val="en-US"/>
            <w14:ligatures w14:val="standardContextual"/>
          </w:rPr>
          <w:tab/>
        </w:r>
        <w:r w:rsidRPr="00CE0951">
          <w:rPr>
            <w:rStyle w:val="Hyperlink"/>
            <w:noProof/>
          </w:rPr>
          <w:t>Summary</w:t>
        </w:r>
        <w:r>
          <w:rPr>
            <w:noProof/>
            <w:webHidden/>
          </w:rPr>
          <w:tab/>
        </w:r>
        <w:r>
          <w:rPr>
            <w:noProof/>
            <w:webHidden/>
          </w:rPr>
          <w:fldChar w:fldCharType="begin"/>
        </w:r>
        <w:r>
          <w:rPr>
            <w:noProof/>
            <w:webHidden/>
          </w:rPr>
          <w:instrText xml:space="preserve"> PAGEREF _Toc225524963 \h </w:instrText>
        </w:r>
        <w:r>
          <w:rPr>
            <w:noProof/>
            <w:webHidden/>
          </w:rPr>
        </w:r>
        <w:r>
          <w:rPr>
            <w:noProof/>
            <w:webHidden/>
          </w:rPr>
          <w:fldChar w:fldCharType="separate"/>
        </w:r>
        <w:r>
          <w:rPr>
            <w:noProof/>
            <w:webHidden/>
          </w:rPr>
          <w:t>86</w:t>
        </w:r>
        <w:r>
          <w:rPr>
            <w:noProof/>
            <w:webHidden/>
          </w:rPr>
          <w:fldChar w:fldCharType="end"/>
        </w:r>
      </w:hyperlink>
    </w:p>
    <w:p w14:paraId="75649D65" w14:textId="2554309A" w:rsidR="00BF6056" w:rsidRDefault="00BF6056">
      <w:pPr>
        <w:pStyle w:val="TOC1"/>
        <w:tabs>
          <w:tab w:val="left" w:pos="1440"/>
          <w:tab w:val="right" w:leader="dot" w:pos="9350"/>
        </w:tabs>
        <w:rPr>
          <w:rFonts w:eastAsiaTheme="minorEastAsia"/>
          <w:noProof/>
          <w:kern w:val="2"/>
          <w:sz w:val="24"/>
          <w:szCs w:val="24"/>
          <w:lang w:val="en-US"/>
          <w14:ligatures w14:val="standardContextual"/>
        </w:rPr>
      </w:pPr>
      <w:hyperlink w:anchor="_Toc225524964" w:history="1">
        <w:r w:rsidRPr="00CE0951">
          <w:rPr>
            <w:rStyle w:val="Hyperlink"/>
            <w:noProof/>
          </w:rPr>
          <w:t>Chapter 8:</w:t>
        </w:r>
        <w:r>
          <w:rPr>
            <w:rFonts w:eastAsiaTheme="minorEastAsia"/>
            <w:noProof/>
            <w:kern w:val="2"/>
            <w:sz w:val="24"/>
            <w:szCs w:val="24"/>
            <w:lang w:val="en-US"/>
            <w14:ligatures w14:val="standardContextual"/>
          </w:rPr>
          <w:tab/>
        </w:r>
        <w:r w:rsidRPr="00CE0951">
          <w:rPr>
            <w:rStyle w:val="Hyperlink"/>
            <w:noProof/>
          </w:rPr>
          <w:t>Conclusions and Future Work</w:t>
        </w:r>
        <w:r>
          <w:rPr>
            <w:noProof/>
            <w:webHidden/>
          </w:rPr>
          <w:tab/>
        </w:r>
        <w:r>
          <w:rPr>
            <w:noProof/>
            <w:webHidden/>
          </w:rPr>
          <w:fldChar w:fldCharType="begin"/>
        </w:r>
        <w:r>
          <w:rPr>
            <w:noProof/>
            <w:webHidden/>
          </w:rPr>
          <w:instrText xml:space="preserve"> PAGEREF _Toc225524964 \h </w:instrText>
        </w:r>
        <w:r>
          <w:rPr>
            <w:noProof/>
            <w:webHidden/>
          </w:rPr>
        </w:r>
        <w:r>
          <w:rPr>
            <w:noProof/>
            <w:webHidden/>
          </w:rPr>
          <w:fldChar w:fldCharType="separate"/>
        </w:r>
        <w:r>
          <w:rPr>
            <w:noProof/>
            <w:webHidden/>
          </w:rPr>
          <w:t>88</w:t>
        </w:r>
        <w:r>
          <w:rPr>
            <w:noProof/>
            <w:webHidden/>
          </w:rPr>
          <w:fldChar w:fldCharType="end"/>
        </w:r>
      </w:hyperlink>
    </w:p>
    <w:p w14:paraId="2FF71677" w14:textId="11464CD6" w:rsidR="00BF6056" w:rsidRDefault="00BF6056">
      <w:pPr>
        <w:pStyle w:val="TOC1"/>
        <w:tabs>
          <w:tab w:val="right" w:leader="dot" w:pos="9350"/>
        </w:tabs>
        <w:rPr>
          <w:rFonts w:eastAsiaTheme="minorEastAsia"/>
          <w:noProof/>
          <w:kern w:val="2"/>
          <w:sz w:val="24"/>
          <w:szCs w:val="24"/>
          <w:lang w:val="en-US"/>
          <w14:ligatures w14:val="standardContextual"/>
        </w:rPr>
      </w:pPr>
      <w:hyperlink w:anchor="_Toc225524965" w:history="1">
        <w:r w:rsidRPr="00CE0951">
          <w:rPr>
            <w:rStyle w:val="Hyperlink"/>
            <w:noProof/>
          </w:rPr>
          <w:t>References</w:t>
        </w:r>
        <w:r>
          <w:rPr>
            <w:noProof/>
            <w:webHidden/>
          </w:rPr>
          <w:tab/>
        </w:r>
        <w:r>
          <w:rPr>
            <w:noProof/>
            <w:webHidden/>
          </w:rPr>
          <w:fldChar w:fldCharType="begin"/>
        </w:r>
        <w:r>
          <w:rPr>
            <w:noProof/>
            <w:webHidden/>
          </w:rPr>
          <w:instrText xml:space="preserve"> PAGEREF _Toc225524965 \h </w:instrText>
        </w:r>
        <w:r>
          <w:rPr>
            <w:noProof/>
            <w:webHidden/>
          </w:rPr>
        </w:r>
        <w:r>
          <w:rPr>
            <w:noProof/>
            <w:webHidden/>
          </w:rPr>
          <w:fldChar w:fldCharType="separate"/>
        </w:r>
        <w:r>
          <w:rPr>
            <w:noProof/>
            <w:webHidden/>
          </w:rPr>
          <w:t>89</w:t>
        </w:r>
        <w:r>
          <w:rPr>
            <w:noProof/>
            <w:webHidden/>
          </w:rPr>
          <w:fldChar w:fldCharType="end"/>
        </w:r>
      </w:hyperlink>
    </w:p>
    <w:p w14:paraId="3525A6ED" w14:textId="493DBA84" w:rsidR="00BF6056" w:rsidRDefault="00BF6056">
      <w:pPr>
        <w:pStyle w:val="TOC1"/>
        <w:tabs>
          <w:tab w:val="right" w:leader="dot" w:pos="9350"/>
        </w:tabs>
        <w:rPr>
          <w:rFonts w:eastAsiaTheme="minorEastAsia"/>
          <w:noProof/>
          <w:kern w:val="2"/>
          <w:sz w:val="24"/>
          <w:szCs w:val="24"/>
          <w:lang w:val="en-US"/>
          <w14:ligatures w14:val="standardContextual"/>
        </w:rPr>
      </w:pPr>
      <w:hyperlink w:anchor="_Toc225524966" w:history="1">
        <w:r w:rsidRPr="00CE0951">
          <w:rPr>
            <w:rStyle w:val="Hyperlink"/>
            <w:noProof/>
          </w:rPr>
          <w:t>Appendices</w:t>
        </w:r>
        <w:r>
          <w:rPr>
            <w:noProof/>
            <w:webHidden/>
          </w:rPr>
          <w:tab/>
        </w:r>
        <w:r>
          <w:rPr>
            <w:noProof/>
            <w:webHidden/>
          </w:rPr>
          <w:fldChar w:fldCharType="begin"/>
        </w:r>
        <w:r>
          <w:rPr>
            <w:noProof/>
            <w:webHidden/>
          </w:rPr>
          <w:instrText xml:space="preserve"> PAGEREF _Toc225524966 \h </w:instrText>
        </w:r>
        <w:r>
          <w:rPr>
            <w:noProof/>
            <w:webHidden/>
          </w:rPr>
        </w:r>
        <w:r>
          <w:rPr>
            <w:noProof/>
            <w:webHidden/>
          </w:rPr>
          <w:fldChar w:fldCharType="separate"/>
        </w:r>
        <w:r>
          <w:rPr>
            <w:noProof/>
            <w:webHidden/>
          </w:rPr>
          <w:t>95</w:t>
        </w:r>
        <w:r>
          <w:rPr>
            <w:noProof/>
            <w:webHidden/>
          </w:rPr>
          <w:fldChar w:fldCharType="end"/>
        </w:r>
      </w:hyperlink>
    </w:p>
    <w:p w14:paraId="0081A7D2" w14:textId="28F6B5EF" w:rsidR="00BF6056" w:rsidRDefault="00BF6056">
      <w:pPr>
        <w:pStyle w:val="TOC2"/>
        <w:tabs>
          <w:tab w:val="left" w:pos="1680"/>
          <w:tab w:val="right" w:leader="dot" w:pos="9350"/>
        </w:tabs>
        <w:rPr>
          <w:rFonts w:eastAsiaTheme="minorEastAsia"/>
          <w:noProof/>
          <w:kern w:val="2"/>
          <w:sz w:val="24"/>
          <w:szCs w:val="24"/>
          <w:lang w:val="en-US"/>
          <w14:ligatures w14:val="standardContextual"/>
        </w:rPr>
      </w:pPr>
      <w:hyperlink w:anchor="_Toc225524967" w:history="1">
        <w:r w:rsidRPr="00CE0951">
          <w:rPr>
            <w:rStyle w:val="Hyperlink"/>
            <w:noProof/>
          </w:rPr>
          <w:t>Appendix 1</w:t>
        </w:r>
        <w:r>
          <w:rPr>
            <w:rFonts w:eastAsiaTheme="minorEastAsia"/>
            <w:noProof/>
            <w:kern w:val="2"/>
            <w:sz w:val="24"/>
            <w:szCs w:val="24"/>
            <w:lang w:val="en-US"/>
            <w14:ligatures w14:val="standardContextual"/>
          </w:rPr>
          <w:tab/>
        </w:r>
        <w:r w:rsidRPr="00CE0951">
          <w:rPr>
            <w:rStyle w:val="Hyperlink"/>
            <w:noProof/>
          </w:rPr>
          <w:t>Request to Conduct Academic Research at NamPower</w:t>
        </w:r>
        <w:r>
          <w:rPr>
            <w:noProof/>
            <w:webHidden/>
          </w:rPr>
          <w:tab/>
        </w:r>
        <w:r>
          <w:rPr>
            <w:noProof/>
            <w:webHidden/>
          </w:rPr>
          <w:fldChar w:fldCharType="begin"/>
        </w:r>
        <w:r>
          <w:rPr>
            <w:noProof/>
            <w:webHidden/>
          </w:rPr>
          <w:instrText xml:space="preserve"> PAGEREF _Toc225524967 \h </w:instrText>
        </w:r>
        <w:r>
          <w:rPr>
            <w:noProof/>
            <w:webHidden/>
          </w:rPr>
        </w:r>
        <w:r>
          <w:rPr>
            <w:noProof/>
            <w:webHidden/>
          </w:rPr>
          <w:fldChar w:fldCharType="separate"/>
        </w:r>
        <w:r>
          <w:rPr>
            <w:noProof/>
            <w:webHidden/>
          </w:rPr>
          <w:t>95</w:t>
        </w:r>
        <w:r>
          <w:rPr>
            <w:noProof/>
            <w:webHidden/>
          </w:rPr>
          <w:fldChar w:fldCharType="end"/>
        </w:r>
      </w:hyperlink>
    </w:p>
    <w:p w14:paraId="090FCEFA" w14:textId="0D25ED47" w:rsidR="00BF6056" w:rsidRDefault="00BF6056">
      <w:pPr>
        <w:pStyle w:val="TOC2"/>
        <w:tabs>
          <w:tab w:val="left" w:pos="1680"/>
          <w:tab w:val="right" w:leader="dot" w:pos="9350"/>
        </w:tabs>
        <w:rPr>
          <w:rFonts w:eastAsiaTheme="minorEastAsia"/>
          <w:noProof/>
          <w:kern w:val="2"/>
          <w:sz w:val="24"/>
          <w:szCs w:val="24"/>
          <w:lang w:val="en-US"/>
          <w14:ligatures w14:val="standardContextual"/>
        </w:rPr>
      </w:pPr>
      <w:hyperlink w:anchor="_Toc225524968" w:history="1">
        <w:r w:rsidRPr="00CE0951">
          <w:rPr>
            <w:rStyle w:val="Hyperlink"/>
            <w:noProof/>
          </w:rPr>
          <w:t>Appendix 2</w:t>
        </w:r>
        <w:r>
          <w:rPr>
            <w:rFonts w:eastAsiaTheme="minorEastAsia"/>
            <w:noProof/>
            <w:kern w:val="2"/>
            <w:sz w:val="24"/>
            <w:szCs w:val="24"/>
            <w:lang w:val="en-US"/>
            <w14:ligatures w14:val="standardContextual"/>
          </w:rPr>
          <w:tab/>
        </w:r>
        <w:r w:rsidRPr="00CE0951">
          <w:rPr>
            <w:rStyle w:val="Hyperlink"/>
            <w:noProof/>
          </w:rPr>
          <w:t>Authorization to Conduct Academic Research</w:t>
        </w:r>
        <w:r>
          <w:rPr>
            <w:noProof/>
            <w:webHidden/>
          </w:rPr>
          <w:tab/>
        </w:r>
        <w:r>
          <w:rPr>
            <w:noProof/>
            <w:webHidden/>
          </w:rPr>
          <w:fldChar w:fldCharType="begin"/>
        </w:r>
        <w:r>
          <w:rPr>
            <w:noProof/>
            <w:webHidden/>
          </w:rPr>
          <w:instrText xml:space="preserve"> PAGEREF _Toc225524968 \h </w:instrText>
        </w:r>
        <w:r>
          <w:rPr>
            <w:noProof/>
            <w:webHidden/>
          </w:rPr>
        </w:r>
        <w:r>
          <w:rPr>
            <w:noProof/>
            <w:webHidden/>
          </w:rPr>
          <w:fldChar w:fldCharType="separate"/>
        </w:r>
        <w:r>
          <w:rPr>
            <w:noProof/>
            <w:webHidden/>
          </w:rPr>
          <w:t>96</w:t>
        </w:r>
        <w:r>
          <w:rPr>
            <w:noProof/>
            <w:webHidden/>
          </w:rPr>
          <w:fldChar w:fldCharType="end"/>
        </w:r>
      </w:hyperlink>
    </w:p>
    <w:p w14:paraId="3E83FC54" w14:textId="11414176" w:rsidR="00BF6056" w:rsidRDefault="00BF6056">
      <w:pPr>
        <w:pStyle w:val="TOC2"/>
        <w:tabs>
          <w:tab w:val="left" w:pos="1680"/>
          <w:tab w:val="right" w:leader="dot" w:pos="9350"/>
        </w:tabs>
        <w:rPr>
          <w:rFonts w:eastAsiaTheme="minorEastAsia"/>
          <w:noProof/>
          <w:kern w:val="2"/>
          <w:sz w:val="24"/>
          <w:szCs w:val="24"/>
          <w:lang w:val="en-US"/>
          <w14:ligatures w14:val="standardContextual"/>
        </w:rPr>
      </w:pPr>
      <w:hyperlink w:anchor="_Toc225524969" w:history="1">
        <w:r w:rsidRPr="00CE0951">
          <w:rPr>
            <w:rStyle w:val="Hyperlink"/>
            <w:noProof/>
          </w:rPr>
          <w:t>Appendix 3</w:t>
        </w:r>
        <w:r>
          <w:rPr>
            <w:rFonts w:eastAsiaTheme="minorEastAsia"/>
            <w:noProof/>
            <w:kern w:val="2"/>
            <w:sz w:val="24"/>
            <w:szCs w:val="24"/>
            <w:lang w:val="en-US"/>
            <w14:ligatures w14:val="standardContextual"/>
          </w:rPr>
          <w:tab/>
        </w:r>
        <w:r w:rsidRPr="00CE0951">
          <w:rPr>
            <w:rStyle w:val="Hyperlink"/>
            <w:noProof/>
          </w:rPr>
          <w:t>Python Snippet</w:t>
        </w:r>
        <w:r>
          <w:rPr>
            <w:noProof/>
            <w:webHidden/>
          </w:rPr>
          <w:tab/>
        </w:r>
        <w:r>
          <w:rPr>
            <w:noProof/>
            <w:webHidden/>
          </w:rPr>
          <w:fldChar w:fldCharType="begin"/>
        </w:r>
        <w:r>
          <w:rPr>
            <w:noProof/>
            <w:webHidden/>
          </w:rPr>
          <w:instrText xml:space="preserve"> PAGEREF _Toc225524969 \h </w:instrText>
        </w:r>
        <w:r>
          <w:rPr>
            <w:noProof/>
            <w:webHidden/>
          </w:rPr>
        </w:r>
        <w:r>
          <w:rPr>
            <w:noProof/>
            <w:webHidden/>
          </w:rPr>
          <w:fldChar w:fldCharType="separate"/>
        </w:r>
        <w:r>
          <w:rPr>
            <w:noProof/>
            <w:webHidden/>
          </w:rPr>
          <w:t>97</w:t>
        </w:r>
        <w:r>
          <w:rPr>
            <w:noProof/>
            <w:webHidden/>
          </w:rPr>
          <w:fldChar w:fldCharType="end"/>
        </w:r>
      </w:hyperlink>
    </w:p>
    <w:p w14:paraId="1B8082C1" w14:textId="6873E7A3" w:rsidR="005A0A02" w:rsidRPr="00500A77" w:rsidRDefault="005A0A02" w:rsidP="005A0A02">
      <w:pPr>
        <w:spacing w:line="240" w:lineRule="auto"/>
        <w:rPr>
          <w:b/>
          <w:color w:val="2F5496" w:themeColor="accent1" w:themeShade="BF"/>
          <w:sz w:val="28"/>
          <w:szCs w:val="28"/>
        </w:rPr>
      </w:pPr>
      <w:r w:rsidRPr="00500A77">
        <w:rPr>
          <w:b/>
          <w:color w:val="2F5496" w:themeColor="accent1" w:themeShade="BF"/>
          <w:sz w:val="28"/>
          <w:szCs w:val="28"/>
        </w:rPr>
        <w:fldChar w:fldCharType="end"/>
      </w:r>
      <w:r w:rsidRPr="00500A77">
        <w:rPr>
          <w:b/>
          <w:color w:val="2F5496" w:themeColor="accent1" w:themeShade="BF"/>
          <w:sz w:val="28"/>
          <w:szCs w:val="28"/>
        </w:rPr>
        <w:br w:type="page"/>
      </w:r>
    </w:p>
    <w:p w14:paraId="2C24F0D1" w14:textId="77777777" w:rsidR="005A0A02" w:rsidRPr="00500A77" w:rsidRDefault="005A0A02" w:rsidP="005A0A02">
      <w:pPr>
        <w:pStyle w:val="NoSpacing"/>
      </w:pPr>
      <w:bookmarkStart w:id="3" w:name="_Toc225524882"/>
      <w:r w:rsidRPr="00500A77">
        <w:lastRenderedPageBreak/>
        <w:t>List of Figures</w:t>
      </w:r>
      <w:bookmarkEnd w:id="3"/>
    </w:p>
    <w:p w14:paraId="20375F70" w14:textId="77777777" w:rsidR="005A0A02" w:rsidRPr="00500A77" w:rsidRDefault="005A0A02" w:rsidP="005A0A02">
      <w:pPr>
        <w:spacing w:line="240" w:lineRule="auto"/>
        <w:jc w:val="center"/>
        <w:rPr>
          <w:b/>
          <w:color w:val="2F5496" w:themeColor="accent1" w:themeShade="BF"/>
          <w:sz w:val="28"/>
          <w:szCs w:val="28"/>
        </w:rPr>
      </w:pPr>
    </w:p>
    <w:p w14:paraId="10083972" w14:textId="6B776E9D" w:rsidR="007F49FC" w:rsidRDefault="00253B91">
      <w:pPr>
        <w:pStyle w:val="TableofFigures"/>
        <w:tabs>
          <w:tab w:val="right" w:leader="dot" w:pos="9350"/>
        </w:tabs>
        <w:rPr>
          <w:rFonts w:eastAsiaTheme="minorEastAsia"/>
          <w:noProof/>
          <w:kern w:val="2"/>
          <w:sz w:val="24"/>
          <w:szCs w:val="24"/>
          <w:lang w:eastAsia="en-GB"/>
          <w14:ligatures w14:val="standardContextual"/>
        </w:rPr>
      </w:pPr>
      <w:r>
        <w:rPr>
          <w:b/>
          <w:color w:val="2F5496" w:themeColor="accent1" w:themeShade="BF"/>
          <w:sz w:val="28"/>
          <w:szCs w:val="28"/>
        </w:rPr>
        <w:fldChar w:fldCharType="begin"/>
      </w:r>
      <w:r>
        <w:rPr>
          <w:b/>
          <w:color w:val="2F5496" w:themeColor="accent1" w:themeShade="BF"/>
          <w:sz w:val="28"/>
          <w:szCs w:val="28"/>
        </w:rPr>
        <w:instrText xml:space="preserve"> TOC \h \z \c "Figure" </w:instrText>
      </w:r>
      <w:r>
        <w:rPr>
          <w:b/>
          <w:color w:val="2F5496" w:themeColor="accent1" w:themeShade="BF"/>
          <w:sz w:val="28"/>
          <w:szCs w:val="28"/>
        </w:rPr>
        <w:fldChar w:fldCharType="separate"/>
      </w:r>
      <w:hyperlink w:anchor="_Toc177034947" w:history="1">
        <w:r w:rsidR="007F49FC" w:rsidRPr="007C27E1">
          <w:rPr>
            <w:rStyle w:val="Hyperlink"/>
            <w:noProof/>
          </w:rPr>
          <w:t>Figure 1</w:t>
        </w:r>
        <w:r w:rsidR="007F49FC" w:rsidRPr="007C27E1">
          <w:rPr>
            <w:rStyle w:val="Hyperlink"/>
            <w:rFonts w:cstheme="minorHAnsi"/>
            <w:noProof/>
          </w:rPr>
          <w:t>: Number of app downloads from 2016 – 2021 (Annual Mobile App Downloads Worldwide by Store 2026 | Statista, 2021).</w:t>
        </w:r>
        <w:r w:rsidR="007F49FC">
          <w:rPr>
            <w:noProof/>
            <w:webHidden/>
          </w:rPr>
          <w:tab/>
        </w:r>
        <w:r w:rsidR="007F49FC">
          <w:rPr>
            <w:noProof/>
            <w:webHidden/>
          </w:rPr>
          <w:fldChar w:fldCharType="begin"/>
        </w:r>
        <w:r w:rsidR="007F49FC">
          <w:rPr>
            <w:noProof/>
            <w:webHidden/>
          </w:rPr>
          <w:instrText xml:space="preserve"> PAGEREF _Toc177034947 \h </w:instrText>
        </w:r>
        <w:r w:rsidR="007F49FC">
          <w:rPr>
            <w:noProof/>
            <w:webHidden/>
          </w:rPr>
        </w:r>
        <w:r w:rsidR="007F49FC">
          <w:rPr>
            <w:noProof/>
            <w:webHidden/>
          </w:rPr>
          <w:fldChar w:fldCharType="separate"/>
        </w:r>
        <w:r w:rsidR="007F49FC">
          <w:rPr>
            <w:noProof/>
            <w:webHidden/>
          </w:rPr>
          <w:t>23</w:t>
        </w:r>
        <w:r w:rsidR="007F49FC">
          <w:rPr>
            <w:noProof/>
            <w:webHidden/>
          </w:rPr>
          <w:fldChar w:fldCharType="end"/>
        </w:r>
      </w:hyperlink>
    </w:p>
    <w:p w14:paraId="26908815" w14:textId="17A97D3B"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48" w:history="1">
        <w:r w:rsidRPr="007C27E1">
          <w:rPr>
            <w:rStyle w:val="Hyperlink"/>
            <w:noProof/>
          </w:rPr>
          <w:t>Figure 2</w:t>
        </w:r>
        <w:r w:rsidRPr="007C27E1">
          <w:rPr>
            <w:rStyle w:val="Hyperlink"/>
            <w:rFonts w:cstheme="minorHAnsi"/>
            <w:noProof/>
          </w:rPr>
          <w:t>: OWASP Top 10 Mobile Vulnerabilities (Sachdeva, 2022)</w:t>
        </w:r>
        <w:r>
          <w:rPr>
            <w:noProof/>
            <w:webHidden/>
          </w:rPr>
          <w:tab/>
        </w:r>
        <w:r>
          <w:rPr>
            <w:noProof/>
            <w:webHidden/>
          </w:rPr>
          <w:fldChar w:fldCharType="begin"/>
        </w:r>
        <w:r>
          <w:rPr>
            <w:noProof/>
            <w:webHidden/>
          </w:rPr>
          <w:instrText xml:space="preserve"> PAGEREF _Toc177034948 \h </w:instrText>
        </w:r>
        <w:r>
          <w:rPr>
            <w:noProof/>
            <w:webHidden/>
          </w:rPr>
        </w:r>
        <w:r>
          <w:rPr>
            <w:noProof/>
            <w:webHidden/>
          </w:rPr>
          <w:fldChar w:fldCharType="separate"/>
        </w:r>
        <w:r>
          <w:rPr>
            <w:noProof/>
            <w:webHidden/>
          </w:rPr>
          <w:t>26</w:t>
        </w:r>
        <w:r>
          <w:rPr>
            <w:noProof/>
            <w:webHidden/>
          </w:rPr>
          <w:fldChar w:fldCharType="end"/>
        </w:r>
      </w:hyperlink>
    </w:p>
    <w:p w14:paraId="11C153EA" w14:textId="266B5044"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49" w:history="1">
        <w:r w:rsidRPr="007C27E1">
          <w:rPr>
            <w:rStyle w:val="Hyperlink"/>
            <w:noProof/>
          </w:rPr>
          <w:t>Figure 3</w:t>
        </w:r>
        <w:r w:rsidRPr="007C27E1">
          <w:rPr>
            <w:rStyle w:val="Hyperlink"/>
            <w:rFonts w:cstheme="minorHAnsi"/>
            <w:noProof/>
          </w:rPr>
          <w:t>: How RSA Encryption Works (Nisha &amp; Farik, 2017)</w:t>
        </w:r>
        <w:r>
          <w:rPr>
            <w:noProof/>
            <w:webHidden/>
          </w:rPr>
          <w:tab/>
        </w:r>
        <w:r>
          <w:rPr>
            <w:noProof/>
            <w:webHidden/>
          </w:rPr>
          <w:fldChar w:fldCharType="begin"/>
        </w:r>
        <w:r>
          <w:rPr>
            <w:noProof/>
            <w:webHidden/>
          </w:rPr>
          <w:instrText xml:space="preserve"> PAGEREF _Toc177034949 \h </w:instrText>
        </w:r>
        <w:r>
          <w:rPr>
            <w:noProof/>
            <w:webHidden/>
          </w:rPr>
        </w:r>
        <w:r>
          <w:rPr>
            <w:noProof/>
            <w:webHidden/>
          </w:rPr>
          <w:fldChar w:fldCharType="separate"/>
        </w:r>
        <w:r>
          <w:rPr>
            <w:noProof/>
            <w:webHidden/>
          </w:rPr>
          <w:t>31</w:t>
        </w:r>
        <w:r>
          <w:rPr>
            <w:noProof/>
            <w:webHidden/>
          </w:rPr>
          <w:fldChar w:fldCharType="end"/>
        </w:r>
      </w:hyperlink>
    </w:p>
    <w:p w14:paraId="40BCFA05" w14:textId="1075BC37"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50" w:history="1">
        <w:r w:rsidRPr="007C27E1">
          <w:rPr>
            <w:rStyle w:val="Hyperlink"/>
            <w:noProof/>
          </w:rPr>
          <w:t>Figure 4</w:t>
        </w:r>
        <w:r w:rsidRPr="007C27E1">
          <w:rPr>
            <w:rStyle w:val="Hyperlink"/>
            <w:rFonts w:cstheme="minorHAnsi"/>
            <w:noProof/>
          </w:rPr>
          <w:t>: Typical Smart Meter Communication (Garcia, 2021a)</w:t>
        </w:r>
        <w:r>
          <w:rPr>
            <w:noProof/>
            <w:webHidden/>
          </w:rPr>
          <w:tab/>
        </w:r>
        <w:r>
          <w:rPr>
            <w:noProof/>
            <w:webHidden/>
          </w:rPr>
          <w:fldChar w:fldCharType="begin"/>
        </w:r>
        <w:r>
          <w:rPr>
            <w:noProof/>
            <w:webHidden/>
          </w:rPr>
          <w:instrText xml:space="preserve"> PAGEREF _Toc177034950 \h </w:instrText>
        </w:r>
        <w:r>
          <w:rPr>
            <w:noProof/>
            <w:webHidden/>
          </w:rPr>
        </w:r>
        <w:r>
          <w:rPr>
            <w:noProof/>
            <w:webHidden/>
          </w:rPr>
          <w:fldChar w:fldCharType="separate"/>
        </w:r>
        <w:r>
          <w:rPr>
            <w:noProof/>
            <w:webHidden/>
          </w:rPr>
          <w:t>33</w:t>
        </w:r>
        <w:r>
          <w:rPr>
            <w:noProof/>
            <w:webHidden/>
          </w:rPr>
          <w:fldChar w:fldCharType="end"/>
        </w:r>
      </w:hyperlink>
    </w:p>
    <w:p w14:paraId="2CD06CA2" w14:textId="61CBB11B"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51" w:history="1">
        <w:r w:rsidRPr="007C27E1">
          <w:rPr>
            <w:rStyle w:val="Hyperlink"/>
            <w:noProof/>
          </w:rPr>
          <w:t>Figure 5: IoT Vulnerabilities from</w:t>
        </w:r>
        <w:r>
          <w:rPr>
            <w:noProof/>
            <w:webHidden/>
          </w:rPr>
          <w:tab/>
        </w:r>
        <w:r>
          <w:rPr>
            <w:noProof/>
            <w:webHidden/>
          </w:rPr>
          <w:fldChar w:fldCharType="begin"/>
        </w:r>
        <w:r>
          <w:rPr>
            <w:noProof/>
            <w:webHidden/>
          </w:rPr>
          <w:instrText xml:space="preserve"> PAGEREF _Toc177034951 \h </w:instrText>
        </w:r>
        <w:r>
          <w:rPr>
            <w:noProof/>
            <w:webHidden/>
          </w:rPr>
        </w:r>
        <w:r>
          <w:rPr>
            <w:noProof/>
            <w:webHidden/>
          </w:rPr>
          <w:fldChar w:fldCharType="separate"/>
        </w:r>
        <w:r>
          <w:rPr>
            <w:noProof/>
            <w:webHidden/>
          </w:rPr>
          <w:t>37</w:t>
        </w:r>
        <w:r>
          <w:rPr>
            <w:noProof/>
            <w:webHidden/>
          </w:rPr>
          <w:fldChar w:fldCharType="end"/>
        </w:r>
      </w:hyperlink>
    </w:p>
    <w:p w14:paraId="52E43C05" w14:textId="10BADE0B"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52" w:history="1">
        <w:r w:rsidRPr="007C27E1">
          <w:rPr>
            <w:rStyle w:val="Hyperlink"/>
            <w:noProof/>
          </w:rPr>
          <w:t>Figure 6: Firewall and Smart Meters</w:t>
        </w:r>
        <w:r>
          <w:rPr>
            <w:noProof/>
            <w:webHidden/>
          </w:rPr>
          <w:tab/>
        </w:r>
        <w:r>
          <w:rPr>
            <w:noProof/>
            <w:webHidden/>
          </w:rPr>
          <w:fldChar w:fldCharType="begin"/>
        </w:r>
        <w:r>
          <w:rPr>
            <w:noProof/>
            <w:webHidden/>
          </w:rPr>
          <w:instrText xml:space="preserve"> PAGEREF _Toc177034952 \h </w:instrText>
        </w:r>
        <w:r>
          <w:rPr>
            <w:noProof/>
            <w:webHidden/>
          </w:rPr>
        </w:r>
        <w:r>
          <w:rPr>
            <w:noProof/>
            <w:webHidden/>
          </w:rPr>
          <w:fldChar w:fldCharType="separate"/>
        </w:r>
        <w:r>
          <w:rPr>
            <w:noProof/>
            <w:webHidden/>
          </w:rPr>
          <w:t>38</w:t>
        </w:r>
        <w:r>
          <w:rPr>
            <w:noProof/>
            <w:webHidden/>
          </w:rPr>
          <w:fldChar w:fldCharType="end"/>
        </w:r>
      </w:hyperlink>
    </w:p>
    <w:p w14:paraId="18DF7C5D" w14:textId="46C454F9"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53" w:history="1">
        <w:r w:rsidRPr="007C27E1">
          <w:rPr>
            <w:rStyle w:val="Hyperlink"/>
            <w:noProof/>
          </w:rPr>
          <w:t>Figure 7: NIST CSF from</w:t>
        </w:r>
        <w:r>
          <w:rPr>
            <w:noProof/>
            <w:webHidden/>
          </w:rPr>
          <w:tab/>
        </w:r>
        <w:r>
          <w:rPr>
            <w:noProof/>
            <w:webHidden/>
          </w:rPr>
          <w:fldChar w:fldCharType="begin"/>
        </w:r>
        <w:r>
          <w:rPr>
            <w:noProof/>
            <w:webHidden/>
          </w:rPr>
          <w:instrText xml:space="preserve"> PAGEREF _Toc177034953 \h </w:instrText>
        </w:r>
        <w:r>
          <w:rPr>
            <w:noProof/>
            <w:webHidden/>
          </w:rPr>
        </w:r>
        <w:r>
          <w:rPr>
            <w:noProof/>
            <w:webHidden/>
          </w:rPr>
          <w:fldChar w:fldCharType="separate"/>
        </w:r>
        <w:r>
          <w:rPr>
            <w:noProof/>
            <w:webHidden/>
          </w:rPr>
          <w:t>39</w:t>
        </w:r>
        <w:r>
          <w:rPr>
            <w:noProof/>
            <w:webHidden/>
          </w:rPr>
          <w:fldChar w:fldCharType="end"/>
        </w:r>
      </w:hyperlink>
    </w:p>
    <w:p w14:paraId="50B2A884" w14:textId="7538B708"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54" w:history="1">
        <w:r w:rsidRPr="007C27E1">
          <w:rPr>
            <w:rStyle w:val="Hyperlink"/>
            <w:noProof/>
          </w:rPr>
          <w:t xml:space="preserve">Figure 8:The Iterative Process of Design-Based Research </w:t>
        </w:r>
        <w:r w:rsidRPr="007C27E1">
          <w:rPr>
            <w:rStyle w:val="Hyperlink"/>
            <w:rFonts w:cstheme="minorHAnsi"/>
            <w:noProof/>
          </w:rPr>
          <w:t>(Armstrong et al., 2020)</w:t>
        </w:r>
        <w:r>
          <w:rPr>
            <w:noProof/>
            <w:webHidden/>
          </w:rPr>
          <w:tab/>
        </w:r>
        <w:r>
          <w:rPr>
            <w:noProof/>
            <w:webHidden/>
          </w:rPr>
          <w:fldChar w:fldCharType="begin"/>
        </w:r>
        <w:r>
          <w:rPr>
            <w:noProof/>
            <w:webHidden/>
          </w:rPr>
          <w:instrText xml:space="preserve"> PAGEREF _Toc177034954 \h </w:instrText>
        </w:r>
        <w:r>
          <w:rPr>
            <w:noProof/>
            <w:webHidden/>
          </w:rPr>
        </w:r>
        <w:r>
          <w:rPr>
            <w:noProof/>
            <w:webHidden/>
          </w:rPr>
          <w:fldChar w:fldCharType="separate"/>
        </w:r>
        <w:r>
          <w:rPr>
            <w:noProof/>
            <w:webHidden/>
          </w:rPr>
          <w:t>46</w:t>
        </w:r>
        <w:r>
          <w:rPr>
            <w:noProof/>
            <w:webHidden/>
          </w:rPr>
          <w:fldChar w:fldCharType="end"/>
        </w:r>
      </w:hyperlink>
    </w:p>
    <w:p w14:paraId="70F7BAA6" w14:textId="0859DDC0"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55" w:history="1">
        <w:r w:rsidRPr="007C27E1">
          <w:rPr>
            <w:rStyle w:val="Hyperlink"/>
            <w:noProof/>
          </w:rPr>
          <w:t>Figure 9: PXP Process Phases</w:t>
        </w:r>
        <w:r>
          <w:rPr>
            <w:noProof/>
            <w:webHidden/>
          </w:rPr>
          <w:tab/>
        </w:r>
        <w:r>
          <w:rPr>
            <w:noProof/>
            <w:webHidden/>
          </w:rPr>
          <w:fldChar w:fldCharType="begin"/>
        </w:r>
        <w:r>
          <w:rPr>
            <w:noProof/>
            <w:webHidden/>
          </w:rPr>
          <w:instrText xml:space="preserve"> PAGEREF _Toc177034955 \h </w:instrText>
        </w:r>
        <w:r>
          <w:rPr>
            <w:noProof/>
            <w:webHidden/>
          </w:rPr>
        </w:r>
        <w:r>
          <w:rPr>
            <w:noProof/>
            <w:webHidden/>
          </w:rPr>
          <w:fldChar w:fldCharType="separate"/>
        </w:r>
        <w:r>
          <w:rPr>
            <w:noProof/>
            <w:webHidden/>
          </w:rPr>
          <w:t>51</w:t>
        </w:r>
        <w:r>
          <w:rPr>
            <w:noProof/>
            <w:webHidden/>
          </w:rPr>
          <w:fldChar w:fldCharType="end"/>
        </w:r>
      </w:hyperlink>
    </w:p>
    <w:p w14:paraId="6AC06551" w14:textId="55AE11C0"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56" w:history="1">
        <w:r w:rsidRPr="007C27E1">
          <w:rPr>
            <w:rStyle w:val="Hyperlink"/>
            <w:noProof/>
          </w:rPr>
          <w:t>Figure 10: Project Schedule</w:t>
        </w:r>
        <w:r>
          <w:rPr>
            <w:noProof/>
            <w:webHidden/>
          </w:rPr>
          <w:tab/>
        </w:r>
        <w:r>
          <w:rPr>
            <w:noProof/>
            <w:webHidden/>
          </w:rPr>
          <w:fldChar w:fldCharType="begin"/>
        </w:r>
        <w:r>
          <w:rPr>
            <w:noProof/>
            <w:webHidden/>
          </w:rPr>
          <w:instrText xml:space="preserve"> PAGEREF _Toc177034956 \h </w:instrText>
        </w:r>
        <w:r>
          <w:rPr>
            <w:noProof/>
            <w:webHidden/>
          </w:rPr>
        </w:r>
        <w:r>
          <w:rPr>
            <w:noProof/>
            <w:webHidden/>
          </w:rPr>
          <w:fldChar w:fldCharType="separate"/>
        </w:r>
        <w:r>
          <w:rPr>
            <w:noProof/>
            <w:webHidden/>
          </w:rPr>
          <w:t>56</w:t>
        </w:r>
        <w:r>
          <w:rPr>
            <w:noProof/>
            <w:webHidden/>
          </w:rPr>
          <w:fldChar w:fldCharType="end"/>
        </w:r>
      </w:hyperlink>
    </w:p>
    <w:p w14:paraId="71FBCDBB" w14:textId="22FCE6E2"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57" w:history="1">
        <w:r w:rsidRPr="007C27E1">
          <w:rPr>
            <w:rStyle w:val="Hyperlink"/>
            <w:noProof/>
          </w:rPr>
          <w:t>Figure 11: SUSE Linux Filesystem Structure</w:t>
        </w:r>
        <w:r>
          <w:rPr>
            <w:noProof/>
            <w:webHidden/>
          </w:rPr>
          <w:tab/>
        </w:r>
        <w:r>
          <w:rPr>
            <w:noProof/>
            <w:webHidden/>
          </w:rPr>
          <w:fldChar w:fldCharType="begin"/>
        </w:r>
        <w:r>
          <w:rPr>
            <w:noProof/>
            <w:webHidden/>
          </w:rPr>
          <w:instrText xml:space="preserve"> PAGEREF _Toc177034957 \h </w:instrText>
        </w:r>
        <w:r>
          <w:rPr>
            <w:noProof/>
            <w:webHidden/>
          </w:rPr>
        </w:r>
        <w:r>
          <w:rPr>
            <w:noProof/>
            <w:webHidden/>
          </w:rPr>
          <w:fldChar w:fldCharType="separate"/>
        </w:r>
        <w:r>
          <w:rPr>
            <w:noProof/>
            <w:webHidden/>
          </w:rPr>
          <w:t>57</w:t>
        </w:r>
        <w:r>
          <w:rPr>
            <w:noProof/>
            <w:webHidden/>
          </w:rPr>
          <w:fldChar w:fldCharType="end"/>
        </w:r>
      </w:hyperlink>
    </w:p>
    <w:p w14:paraId="6410820E" w14:textId="49331D38"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58" w:history="1">
        <w:r w:rsidRPr="007C27E1">
          <w:rPr>
            <w:rStyle w:val="Hyperlink"/>
            <w:noProof/>
            <w:lang w:val="de-DE"/>
          </w:rPr>
          <w:t>Figure 12: Landis+Gyr E65C Smart Meter</w:t>
        </w:r>
        <w:r>
          <w:rPr>
            <w:noProof/>
            <w:webHidden/>
          </w:rPr>
          <w:tab/>
        </w:r>
        <w:r>
          <w:rPr>
            <w:noProof/>
            <w:webHidden/>
          </w:rPr>
          <w:fldChar w:fldCharType="begin"/>
        </w:r>
        <w:r>
          <w:rPr>
            <w:noProof/>
            <w:webHidden/>
          </w:rPr>
          <w:instrText xml:space="preserve"> PAGEREF _Toc177034958 \h </w:instrText>
        </w:r>
        <w:r>
          <w:rPr>
            <w:noProof/>
            <w:webHidden/>
          </w:rPr>
        </w:r>
        <w:r>
          <w:rPr>
            <w:noProof/>
            <w:webHidden/>
          </w:rPr>
          <w:fldChar w:fldCharType="separate"/>
        </w:r>
        <w:r>
          <w:rPr>
            <w:noProof/>
            <w:webHidden/>
          </w:rPr>
          <w:t>58</w:t>
        </w:r>
        <w:r>
          <w:rPr>
            <w:noProof/>
            <w:webHidden/>
          </w:rPr>
          <w:fldChar w:fldCharType="end"/>
        </w:r>
      </w:hyperlink>
    </w:p>
    <w:p w14:paraId="685A4E7E" w14:textId="0CE70C72"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59" w:history="1">
        <w:r w:rsidRPr="007C27E1">
          <w:rPr>
            <w:rStyle w:val="Hyperlink"/>
            <w:noProof/>
          </w:rPr>
          <w:t>Figure 13: SAP HANA Lifecycle Management</w:t>
        </w:r>
        <w:r>
          <w:rPr>
            <w:noProof/>
            <w:webHidden/>
          </w:rPr>
          <w:tab/>
        </w:r>
        <w:r>
          <w:rPr>
            <w:noProof/>
            <w:webHidden/>
          </w:rPr>
          <w:fldChar w:fldCharType="begin"/>
        </w:r>
        <w:r>
          <w:rPr>
            <w:noProof/>
            <w:webHidden/>
          </w:rPr>
          <w:instrText xml:space="preserve"> PAGEREF _Toc177034959 \h </w:instrText>
        </w:r>
        <w:r>
          <w:rPr>
            <w:noProof/>
            <w:webHidden/>
          </w:rPr>
        </w:r>
        <w:r>
          <w:rPr>
            <w:noProof/>
            <w:webHidden/>
          </w:rPr>
          <w:fldChar w:fldCharType="separate"/>
        </w:r>
        <w:r>
          <w:rPr>
            <w:noProof/>
            <w:webHidden/>
          </w:rPr>
          <w:t>60</w:t>
        </w:r>
        <w:r>
          <w:rPr>
            <w:noProof/>
            <w:webHidden/>
          </w:rPr>
          <w:fldChar w:fldCharType="end"/>
        </w:r>
      </w:hyperlink>
    </w:p>
    <w:p w14:paraId="6B8217D4" w14:textId="1D54A005"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60" w:history="1">
        <w:r w:rsidRPr="007C27E1">
          <w:rPr>
            <w:rStyle w:val="Hyperlink"/>
            <w:noProof/>
          </w:rPr>
          <w:t>Figure 14: Qualys Agent Deployment</w:t>
        </w:r>
        <w:r>
          <w:rPr>
            <w:noProof/>
            <w:webHidden/>
          </w:rPr>
          <w:tab/>
        </w:r>
        <w:r>
          <w:rPr>
            <w:noProof/>
            <w:webHidden/>
          </w:rPr>
          <w:fldChar w:fldCharType="begin"/>
        </w:r>
        <w:r>
          <w:rPr>
            <w:noProof/>
            <w:webHidden/>
          </w:rPr>
          <w:instrText xml:space="preserve"> PAGEREF _Toc177034960 \h </w:instrText>
        </w:r>
        <w:r>
          <w:rPr>
            <w:noProof/>
            <w:webHidden/>
          </w:rPr>
        </w:r>
        <w:r>
          <w:rPr>
            <w:noProof/>
            <w:webHidden/>
          </w:rPr>
          <w:fldChar w:fldCharType="separate"/>
        </w:r>
        <w:r>
          <w:rPr>
            <w:noProof/>
            <w:webHidden/>
          </w:rPr>
          <w:t>61</w:t>
        </w:r>
        <w:r>
          <w:rPr>
            <w:noProof/>
            <w:webHidden/>
          </w:rPr>
          <w:fldChar w:fldCharType="end"/>
        </w:r>
      </w:hyperlink>
    </w:p>
    <w:p w14:paraId="78D91AF8" w14:textId="5B815D58"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61" w:history="1">
        <w:r w:rsidRPr="007C27E1">
          <w:rPr>
            <w:rStyle w:val="Hyperlink"/>
            <w:noProof/>
          </w:rPr>
          <w:t>Figure 15: Use Case Diagram – Secure Mobile Application for Smart Prepaid Meters</w:t>
        </w:r>
        <w:r>
          <w:rPr>
            <w:noProof/>
            <w:webHidden/>
          </w:rPr>
          <w:tab/>
        </w:r>
        <w:r>
          <w:rPr>
            <w:noProof/>
            <w:webHidden/>
          </w:rPr>
          <w:fldChar w:fldCharType="begin"/>
        </w:r>
        <w:r>
          <w:rPr>
            <w:noProof/>
            <w:webHidden/>
          </w:rPr>
          <w:instrText xml:space="preserve"> PAGEREF _Toc177034961 \h </w:instrText>
        </w:r>
        <w:r>
          <w:rPr>
            <w:noProof/>
            <w:webHidden/>
          </w:rPr>
        </w:r>
        <w:r>
          <w:rPr>
            <w:noProof/>
            <w:webHidden/>
          </w:rPr>
          <w:fldChar w:fldCharType="separate"/>
        </w:r>
        <w:r>
          <w:rPr>
            <w:noProof/>
            <w:webHidden/>
          </w:rPr>
          <w:t>64</w:t>
        </w:r>
        <w:r>
          <w:rPr>
            <w:noProof/>
            <w:webHidden/>
          </w:rPr>
          <w:fldChar w:fldCharType="end"/>
        </w:r>
      </w:hyperlink>
    </w:p>
    <w:p w14:paraId="3BEC9F25" w14:textId="6A9BF942"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62" w:history="1">
        <w:r w:rsidRPr="007C27E1">
          <w:rPr>
            <w:rStyle w:val="Hyperlink"/>
            <w:noProof/>
          </w:rPr>
          <w:t>Figure 16: Activity Diagram - Secure Mobile Application for Smart Prepaid Meters</w:t>
        </w:r>
        <w:r>
          <w:rPr>
            <w:noProof/>
            <w:webHidden/>
          </w:rPr>
          <w:tab/>
        </w:r>
        <w:r>
          <w:rPr>
            <w:noProof/>
            <w:webHidden/>
          </w:rPr>
          <w:fldChar w:fldCharType="begin"/>
        </w:r>
        <w:r>
          <w:rPr>
            <w:noProof/>
            <w:webHidden/>
          </w:rPr>
          <w:instrText xml:space="preserve"> PAGEREF _Toc177034962 \h </w:instrText>
        </w:r>
        <w:r>
          <w:rPr>
            <w:noProof/>
            <w:webHidden/>
          </w:rPr>
        </w:r>
        <w:r>
          <w:rPr>
            <w:noProof/>
            <w:webHidden/>
          </w:rPr>
          <w:fldChar w:fldCharType="separate"/>
        </w:r>
        <w:r>
          <w:rPr>
            <w:noProof/>
            <w:webHidden/>
          </w:rPr>
          <w:t>66</w:t>
        </w:r>
        <w:r>
          <w:rPr>
            <w:noProof/>
            <w:webHidden/>
          </w:rPr>
          <w:fldChar w:fldCharType="end"/>
        </w:r>
      </w:hyperlink>
    </w:p>
    <w:p w14:paraId="7FA21C70" w14:textId="6890B338"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63" w:history="1">
        <w:r w:rsidRPr="007C27E1">
          <w:rPr>
            <w:rStyle w:val="Hyperlink"/>
            <w:noProof/>
          </w:rPr>
          <w:t>Figure 17: System Architecture - Use Case Diagram – Secure Mobile Application for Smart Prepaid Meters</w:t>
        </w:r>
        <w:r>
          <w:rPr>
            <w:noProof/>
            <w:webHidden/>
          </w:rPr>
          <w:tab/>
        </w:r>
        <w:r>
          <w:rPr>
            <w:noProof/>
            <w:webHidden/>
          </w:rPr>
          <w:fldChar w:fldCharType="begin"/>
        </w:r>
        <w:r>
          <w:rPr>
            <w:noProof/>
            <w:webHidden/>
          </w:rPr>
          <w:instrText xml:space="preserve"> PAGEREF _Toc177034963 \h </w:instrText>
        </w:r>
        <w:r>
          <w:rPr>
            <w:noProof/>
            <w:webHidden/>
          </w:rPr>
        </w:r>
        <w:r>
          <w:rPr>
            <w:noProof/>
            <w:webHidden/>
          </w:rPr>
          <w:fldChar w:fldCharType="separate"/>
        </w:r>
        <w:r>
          <w:rPr>
            <w:noProof/>
            <w:webHidden/>
          </w:rPr>
          <w:t>67</w:t>
        </w:r>
        <w:r>
          <w:rPr>
            <w:noProof/>
            <w:webHidden/>
          </w:rPr>
          <w:fldChar w:fldCharType="end"/>
        </w:r>
      </w:hyperlink>
    </w:p>
    <w:p w14:paraId="0929F844" w14:textId="2B871653"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64" w:history="1">
        <w:r w:rsidRPr="007C27E1">
          <w:rPr>
            <w:rStyle w:val="Hyperlink"/>
            <w:noProof/>
          </w:rPr>
          <w:t>Figure 18: Mobile Application Wireframes</w:t>
        </w:r>
        <w:r>
          <w:rPr>
            <w:noProof/>
            <w:webHidden/>
          </w:rPr>
          <w:tab/>
        </w:r>
        <w:r>
          <w:rPr>
            <w:noProof/>
            <w:webHidden/>
          </w:rPr>
          <w:fldChar w:fldCharType="begin"/>
        </w:r>
        <w:r>
          <w:rPr>
            <w:noProof/>
            <w:webHidden/>
          </w:rPr>
          <w:instrText xml:space="preserve"> PAGEREF _Toc177034964 \h </w:instrText>
        </w:r>
        <w:r>
          <w:rPr>
            <w:noProof/>
            <w:webHidden/>
          </w:rPr>
        </w:r>
        <w:r>
          <w:rPr>
            <w:noProof/>
            <w:webHidden/>
          </w:rPr>
          <w:fldChar w:fldCharType="separate"/>
        </w:r>
        <w:r>
          <w:rPr>
            <w:noProof/>
            <w:webHidden/>
          </w:rPr>
          <w:t>68</w:t>
        </w:r>
        <w:r>
          <w:rPr>
            <w:noProof/>
            <w:webHidden/>
          </w:rPr>
          <w:fldChar w:fldCharType="end"/>
        </w:r>
      </w:hyperlink>
    </w:p>
    <w:p w14:paraId="4AD099D7" w14:textId="2A25FAAF" w:rsidR="00253B91" w:rsidRDefault="00253B91" w:rsidP="005A0A02">
      <w:pPr>
        <w:spacing w:line="240" w:lineRule="auto"/>
        <w:rPr>
          <w:b/>
          <w:color w:val="2F5496" w:themeColor="accent1" w:themeShade="BF"/>
          <w:sz w:val="28"/>
          <w:szCs w:val="28"/>
        </w:rPr>
      </w:pPr>
      <w:r>
        <w:rPr>
          <w:b/>
          <w:color w:val="2F5496" w:themeColor="accent1" w:themeShade="BF"/>
          <w:sz w:val="28"/>
          <w:szCs w:val="28"/>
        </w:rPr>
        <w:fldChar w:fldCharType="end"/>
      </w:r>
    </w:p>
    <w:p w14:paraId="66C19268" w14:textId="2CC2DE22" w:rsidR="005A0A02" w:rsidRPr="00500A77" w:rsidRDefault="005A0A02" w:rsidP="005A0A02">
      <w:pPr>
        <w:spacing w:line="240" w:lineRule="auto"/>
        <w:rPr>
          <w:b/>
          <w:color w:val="2F5496" w:themeColor="accent1" w:themeShade="BF"/>
          <w:sz w:val="28"/>
          <w:szCs w:val="28"/>
        </w:rPr>
      </w:pPr>
      <w:r w:rsidRPr="00500A77">
        <w:rPr>
          <w:b/>
          <w:color w:val="2F5496" w:themeColor="accent1" w:themeShade="BF"/>
          <w:sz w:val="28"/>
          <w:szCs w:val="28"/>
        </w:rPr>
        <w:br w:type="page"/>
      </w:r>
    </w:p>
    <w:p w14:paraId="2B1A805E" w14:textId="77777777" w:rsidR="005A0A02" w:rsidRPr="00500A77" w:rsidRDefault="005A0A02" w:rsidP="005A0A02">
      <w:pPr>
        <w:pStyle w:val="NoSpacing"/>
      </w:pPr>
      <w:bookmarkStart w:id="4" w:name="_Toc225524883"/>
      <w:r w:rsidRPr="00500A77">
        <w:lastRenderedPageBreak/>
        <w:t>List of Tables</w:t>
      </w:r>
      <w:bookmarkEnd w:id="4"/>
    </w:p>
    <w:p w14:paraId="32BB4ECC" w14:textId="77777777" w:rsidR="005A0A02" w:rsidRPr="00500A77" w:rsidRDefault="005A0A02" w:rsidP="005A0A02">
      <w:pPr>
        <w:spacing w:line="240" w:lineRule="auto"/>
        <w:jc w:val="center"/>
        <w:rPr>
          <w:b/>
          <w:color w:val="2F5496" w:themeColor="accent1" w:themeShade="BF"/>
          <w:sz w:val="28"/>
          <w:szCs w:val="28"/>
        </w:rPr>
      </w:pPr>
    </w:p>
    <w:p w14:paraId="54AF7A19" w14:textId="67DB080A" w:rsidR="007F49FC" w:rsidRDefault="00253B91">
      <w:pPr>
        <w:pStyle w:val="TableofFigures"/>
        <w:tabs>
          <w:tab w:val="right" w:leader="dot" w:pos="9350"/>
        </w:tabs>
        <w:rPr>
          <w:rFonts w:eastAsiaTheme="minorEastAsia"/>
          <w:noProof/>
          <w:kern w:val="2"/>
          <w:sz w:val="24"/>
          <w:szCs w:val="24"/>
          <w:lang w:eastAsia="en-GB"/>
          <w14:ligatures w14:val="standardContextual"/>
        </w:rPr>
      </w:pPr>
      <w:r>
        <w:rPr>
          <w:b/>
          <w:color w:val="2F5496" w:themeColor="accent1" w:themeShade="BF"/>
          <w:sz w:val="28"/>
          <w:szCs w:val="28"/>
        </w:rPr>
        <w:fldChar w:fldCharType="begin"/>
      </w:r>
      <w:r>
        <w:rPr>
          <w:b/>
          <w:color w:val="2F5496" w:themeColor="accent1" w:themeShade="BF"/>
          <w:sz w:val="28"/>
          <w:szCs w:val="28"/>
        </w:rPr>
        <w:instrText xml:space="preserve"> TOC \h \z \c "Table" </w:instrText>
      </w:r>
      <w:r>
        <w:rPr>
          <w:b/>
          <w:color w:val="2F5496" w:themeColor="accent1" w:themeShade="BF"/>
          <w:sz w:val="28"/>
          <w:szCs w:val="28"/>
        </w:rPr>
        <w:fldChar w:fldCharType="separate"/>
      </w:r>
      <w:hyperlink w:anchor="_Toc177034968" w:history="1">
        <w:r w:rsidR="007F49FC" w:rsidRPr="003553C1">
          <w:rPr>
            <w:rStyle w:val="Hyperlink"/>
            <w:noProof/>
          </w:rPr>
          <w:t>Table 1: Android mobile platform versus iOS</w:t>
        </w:r>
        <w:r w:rsidR="007F49FC">
          <w:rPr>
            <w:noProof/>
            <w:webHidden/>
          </w:rPr>
          <w:tab/>
        </w:r>
        <w:r w:rsidR="007F49FC">
          <w:rPr>
            <w:noProof/>
            <w:webHidden/>
          </w:rPr>
          <w:fldChar w:fldCharType="begin"/>
        </w:r>
        <w:r w:rsidR="007F49FC">
          <w:rPr>
            <w:noProof/>
            <w:webHidden/>
          </w:rPr>
          <w:instrText xml:space="preserve"> PAGEREF _Toc177034968 \h </w:instrText>
        </w:r>
        <w:r w:rsidR="007F49FC">
          <w:rPr>
            <w:noProof/>
            <w:webHidden/>
          </w:rPr>
        </w:r>
        <w:r w:rsidR="007F49FC">
          <w:rPr>
            <w:noProof/>
            <w:webHidden/>
          </w:rPr>
          <w:fldChar w:fldCharType="separate"/>
        </w:r>
        <w:r w:rsidR="007F49FC">
          <w:rPr>
            <w:noProof/>
            <w:webHidden/>
          </w:rPr>
          <w:t>24</w:t>
        </w:r>
        <w:r w:rsidR="007F49FC">
          <w:rPr>
            <w:noProof/>
            <w:webHidden/>
          </w:rPr>
          <w:fldChar w:fldCharType="end"/>
        </w:r>
      </w:hyperlink>
    </w:p>
    <w:p w14:paraId="6AEC04C5" w14:textId="23123734"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69" w:history="1">
        <w:r w:rsidRPr="003553C1">
          <w:rPr>
            <w:rStyle w:val="Hyperlink"/>
            <w:noProof/>
          </w:rPr>
          <w:t>Table 2: Android Security Guidelines</w:t>
        </w:r>
        <w:r>
          <w:rPr>
            <w:noProof/>
            <w:webHidden/>
          </w:rPr>
          <w:tab/>
        </w:r>
        <w:r>
          <w:rPr>
            <w:noProof/>
            <w:webHidden/>
          </w:rPr>
          <w:fldChar w:fldCharType="begin"/>
        </w:r>
        <w:r>
          <w:rPr>
            <w:noProof/>
            <w:webHidden/>
          </w:rPr>
          <w:instrText xml:space="preserve"> PAGEREF _Toc177034969 \h </w:instrText>
        </w:r>
        <w:r>
          <w:rPr>
            <w:noProof/>
            <w:webHidden/>
          </w:rPr>
        </w:r>
        <w:r>
          <w:rPr>
            <w:noProof/>
            <w:webHidden/>
          </w:rPr>
          <w:fldChar w:fldCharType="separate"/>
        </w:r>
        <w:r>
          <w:rPr>
            <w:noProof/>
            <w:webHidden/>
          </w:rPr>
          <w:t>28</w:t>
        </w:r>
        <w:r>
          <w:rPr>
            <w:noProof/>
            <w:webHidden/>
          </w:rPr>
          <w:fldChar w:fldCharType="end"/>
        </w:r>
      </w:hyperlink>
    </w:p>
    <w:p w14:paraId="7B7FE4C9" w14:textId="40F33332"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70" w:history="1">
        <w:r w:rsidRPr="003553C1">
          <w:rPr>
            <w:rStyle w:val="Hyperlink"/>
            <w:noProof/>
          </w:rPr>
          <w:t>Table 3</w:t>
        </w:r>
        <w:r w:rsidRPr="003553C1">
          <w:rPr>
            <w:rStyle w:val="Hyperlink"/>
            <w:rFonts w:cstheme="minorHAnsi"/>
            <w:noProof/>
          </w:rPr>
          <w:t>: Tools and Framework (Sachdeva, 2022)</w:t>
        </w:r>
        <w:r>
          <w:rPr>
            <w:noProof/>
            <w:webHidden/>
          </w:rPr>
          <w:tab/>
        </w:r>
        <w:r>
          <w:rPr>
            <w:noProof/>
            <w:webHidden/>
          </w:rPr>
          <w:fldChar w:fldCharType="begin"/>
        </w:r>
        <w:r>
          <w:rPr>
            <w:noProof/>
            <w:webHidden/>
          </w:rPr>
          <w:instrText xml:space="preserve"> PAGEREF _Toc177034970 \h </w:instrText>
        </w:r>
        <w:r>
          <w:rPr>
            <w:noProof/>
            <w:webHidden/>
          </w:rPr>
        </w:r>
        <w:r>
          <w:rPr>
            <w:noProof/>
            <w:webHidden/>
          </w:rPr>
          <w:fldChar w:fldCharType="separate"/>
        </w:r>
        <w:r>
          <w:rPr>
            <w:noProof/>
            <w:webHidden/>
          </w:rPr>
          <w:t>32</w:t>
        </w:r>
        <w:r>
          <w:rPr>
            <w:noProof/>
            <w:webHidden/>
          </w:rPr>
          <w:fldChar w:fldCharType="end"/>
        </w:r>
      </w:hyperlink>
    </w:p>
    <w:p w14:paraId="7478F086" w14:textId="2495DC68"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71" w:history="1">
        <w:r w:rsidRPr="003553C1">
          <w:rPr>
            <w:rStyle w:val="Hyperlink"/>
            <w:noProof/>
          </w:rPr>
          <w:t>Table 4</w:t>
        </w:r>
        <w:r w:rsidRPr="003553C1">
          <w:rPr>
            <w:rStyle w:val="Hyperlink"/>
            <w:rFonts w:cstheme="minorHAnsi"/>
            <w:noProof/>
          </w:rPr>
          <w:t>: Smart Meter Communication Protocols (Garcia, 2021a)</w:t>
        </w:r>
        <w:r>
          <w:rPr>
            <w:noProof/>
            <w:webHidden/>
          </w:rPr>
          <w:tab/>
        </w:r>
        <w:r>
          <w:rPr>
            <w:noProof/>
            <w:webHidden/>
          </w:rPr>
          <w:fldChar w:fldCharType="begin"/>
        </w:r>
        <w:r>
          <w:rPr>
            <w:noProof/>
            <w:webHidden/>
          </w:rPr>
          <w:instrText xml:space="preserve"> PAGEREF _Toc177034971 \h </w:instrText>
        </w:r>
        <w:r>
          <w:rPr>
            <w:noProof/>
            <w:webHidden/>
          </w:rPr>
        </w:r>
        <w:r>
          <w:rPr>
            <w:noProof/>
            <w:webHidden/>
          </w:rPr>
          <w:fldChar w:fldCharType="separate"/>
        </w:r>
        <w:r>
          <w:rPr>
            <w:noProof/>
            <w:webHidden/>
          </w:rPr>
          <w:t>34</w:t>
        </w:r>
        <w:r>
          <w:rPr>
            <w:noProof/>
            <w:webHidden/>
          </w:rPr>
          <w:fldChar w:fldCharType="end"/>
        </w:r>
      </w:hyperlink>
    </w:p>
    <w:p w14:paraId="5EB0281C" w14:textId="7BC9EDB5"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72" w:history="1">
        <w:r w:rsidRPr="003553C1">
          <w:rPr>
            <w:rStyle w:val="Hyperlink"/>
            <w:noProof/>
          </w:rPr>
          <w:t>Table 5: OBIS code</w:t>
        </w:r>
        <w:r>
          <w:rPr>
            <w:noProof/>
            <w:webHidden/>
          </w:rPr>
          <w:tab/>
        </w:r>
        <w:r>
          <w:rPr>
            <w:noProof/>
            <w:webHidden/>
          </w:rPr>
          <w:fldChar w:fldCharType="begin"/>
        </w:r>
        <w:r>
          <w:rPr>
            <w:noProof/>
            <w:webHidden/>
          </w:rPr>
          <w:instrText xml:space="preserve"> PAGEREF _Toc177034972 \h </w:instrText>
        </w:r>
        <w:r>
          <w:rPr>
            <w:noProof/>
            <w:webHidden/>
          </w:rPr>
        </w:r>
        <w:r>
          <w:rPr>
            <w:noProof/>
            <w:webHidden/>
          </w:rPr>
          <w:fldChar w:fldCharType="separate"/>
        </w:r>
        <w:r>
          <w:rPr>
            <w:noProof/>
            <w:webHidden/>
          </w:rPr>
          <w:t>35</w:t>
        </w:r>
        <w:r>
          <w:rPr>
            <w:noProof/>
            <w:webHidden/>
          </w:rPr>
          <w:fldChar w:fldCharType="end"/>
        </w:r>
      </w:hyperlink>
    </w:p>
    <w:p w14:paraId="26FF9583" w14:textId="03FB172F"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73" w:history="1">
        <w:r w:rsidRPr="003553C1">
          <w:rPr>
            <w:rStyle w:val="Hyperlink"/>
            <w:noProof/>
          </w:rPr>
          <w:t>Table 6: Example of OBIS Code Translation</w:t>
        </w:r>
        <w:r>
          <w:rPr>
            <w:noProof/>
            <w:webHidden/>
          </w:rPr>
          <w:tab/>
        </w:r>
        <w:r>
          <w:rPr>
            <w:noProof/>
            <w:webHidden/>
          </w:rPr>
          <w:fldChar w:fldCharType="begin"/>
        </w:r>
        <w:r>
          <w:rPr>
            <w:noProof/>
            <w:webHidden/>
          </w:rPr>
          <w:instrText xml:space="preserve"> PAGEREF _Toc177034973 \h </w:instrText>
        </w:r>
        <w:r>
          <w:rPr>
            <w:noProof/>
            <w:webHidden/>
          </w:rPr>
        </w:r>
        <w:r>
          <w:rPr>
            <w:noProof/>
            <w:webHidden/>
          </w:rPr>
          <w:fldChar w:fldCharType="separate"/>
        </w:r>
        <w:r>
          <w:rPr>
            <w:noProof/>
            <w:webHidden/>
          </w:rPr>
          <w:t>36</w:t>
        </w:r>
        <w:r>
          <w:rPr>
            <w:noProof/>
            <w:webHidden/>
          </w:rPr>
          <w:fldChar w:fldCharType="end"/>
        </w:r>
      </w:hyperlink>
    </w:p>
    <w:p w14:paraId="3617862D" w14:textId="292DC196"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74" w:history="1">
        <w:r w:rsidRPr="003553C1">
          <w:rPr>
            <w:rStyle w:val="Hyperlink"/>
            <w:rFonts w:cstheme="minorHAnsi"/>
            <w:noProof/>
          </w:rPr>
          <w:t>Table 7: Common Testing Frameworks</w:t>
        </w:r>
        <w:r>
          <w:rPr>
            <w:noProof/>
            <w:webHidden/>
          </w:rPr>
          <w:tab/>
        </w:r>
        <w:r>
          <w:rPr>
            <w:noProof/>
            <w:webHidden/>
          </w:rPr>
          <w:fldChar w:fldCharType="begin"/>
        </w:r>
        <w:r>
          <w:rPr>
            <w:noProof/>
            <w:webHidden/>
          </w:rPr>
          <w:instrText xml:space="preserve"> PAGEREF _Toc177034974 \h </w:instrText>
        </w:r>
        <w:r>
          <w:rPr>
            <w:noProof/>
            <w:webHidden/>
          </w:rPr>
        </w:r>
        <w:r>
          <w:rPr>
            <w:noProof/>
            <w:webHidden/>
          </w:rPr>
          <w:fldChar w:fldCharType="separate"/>
        </w:r>
        <w:r>
          <w:rPr>
            <w:noProof/>
            <w:webHidden/>
          </w:rPr>
          <w:t>48</w:t>
        </w:r>
        <w:r>
          <w:rPr>
            <w:noProof/>
            <w:webHidden/>
          </w:rPr>
          <w:fldChar w:fldCharType="end"/>
        </w:r>
      </w:hyperlink>
    </w:p>
    <w:p w14:paraId="3F83400B" w14:textId="1BDAD302" w:rsidR="007F49FC" w:rsidRDefault="007F49FC">
      <w:pPr>
        <w:pStyle w:val="TableofFigures"/>
        <w:tabs>
          <w:tab w:val="right" w:leader="dot" w:pos="9350"/>
        </w:tabs>
        <w:rPr>
          <w:rFonts w:eastAsiaTheme="minorEastAsia"/>
          <w:noProof/>
          <w:kern w:val="2"/>
          <w:sz w:val="24"/>
          <w:szCs w:val="24"/>
          <w:lang w:eastAsia="en-GB"/>
          <w14:ligatures w14:val="standardContextual"/>
        </w:rPr>
      </w:pPr>
      <w:hyperlink w:anchor="_Toc177034975" w:history="1">
        <w:r w:rsidRPr="003553C1">
          <w:rPr>
            <w:rStyle w:val="Hyperlink"/>
            <w:noProof/>
          </w:rPr>
          <w:t>Table 8: Use cases Description</w:t>
        </w:r>
        <w:r>
          <w:rPr>
            <w:noProof/>
            <w:webHidden/>
          </w:rPr>
          <w:tab/>
        </w:r>
        <w:r>
          <w:rPr>
            <w:noProof/>
            <w:webHidden/>
          </w:rPr>
          <w:fldChar w:fldCharType="begin"/>
        </w:r>
        <w:r>
          <w:rPr>
            <w:noProof/>
            <w:webHidden/>
          </w:rPr>
          <w:instrText xml:space="preserve"> PAGEREF _Toc177034975 \h </w:instrText>
        </w:r>
        <w:r>
          <w:rPr>
            <w:noProof/>
            <w:webHidden/>
          </w:rPr>
        </w:r>
        <w:r>
          <w:rPr>
            <w:noProof/>
            <w:webHidden/>
          </w:rPr>
          <w:fldChar w:fldCharType="separate"/>
        </w:r>
        <w:r>
          <w:rPr>
            <w:noProof/>
            <w:webHidden/>
          </w:rPr>
          <w:t>64</w:t>
        </w:r>
        <w:r>
          <w:rPr>
            <w:noProof/>
            <w:webHidden/>
          </w:rPr>
          <w:fldChar w:fldCharType="end"/>
        </w:r>
      </w:hyperlink>
    </w:p>
    <w:p w14:paraId="379705F5" w14:textId="293CBBB7" w:rsidR="005A0A02" w:rsidRPr="00500A77" w:rsidRDefault="00253B91" w:rsidP="005A0A02">
      <w:pPr>
        <w:spacing w:line="240" w:lineRule="auto"/>
        <w:rPr>
          <w:b/>
          <w:color w:val="2F5496" w:themeColor="accent1" w:themeShade="BF"/>
          <w:sz w:val="28"/>
          <w:szCs w:val="28"/>
        </w:rPr>
      </w:pPr>
      <w:r>
        <w:rPr>
          <w:b/>
          <w:color w:val="2F5496" w:themeColor="accent1" w:themeShade="BF"/>
          <w:sz w:val="28"/>
          <w:szCs w:val="28"/>
        </w:rPr>
        <w:fldChar w:fldCharType="end"/>
      </w:r>
      <w:r w:rsidR="005A0A02" w:rsidRPr="00500A77">
        <w:rPr>
          <w:b/>
          <w:color w:val="2F5496" w:themeColor="accent1" w:themeShade="BF"/>
          <w:sz w:val="28"/>
          <w:szCs w:val="28"/>
        </w:rPr>
        <w:br w:type="page"/>
      </w:r>
    </w:p>
    <w:p w14:paraId="37CC49B8" w14:textId="77777777" w:rsidR="005A0A02" w:rsidRPr="00500A77" w:rsidRDefault="005A0A02" w:rsidP="005A0A02">
      <w:pPr>
        <w:pStyle w:val="NoSpacing"/>
      </w:pPr>
      <w:bookmarkStart w:id="5" w:name="_Toc225524884"/>
      <w:r w:rsidRPr="00500A77">
        <w:lastRenderedPageBreak/>
        <w:t>List of Acronyms</w:t>
      </w:r>
      <w:bookmarkEnd w:id="5"/>
    </w:p>
    <w:p w14:paraId="581C4A87" w14:textId="33C949BD" w:rsidR="00CC1BB2" w:rsidRDefault="00CC1BB2" w:rsidP="009E5C97">
      <w:pPr>
        <w:rPr>
          <w:rFonts w:cstheme="minorHAnsi"/>
        </w:rPr>
      </w:pPr>
      <w:r>
        <w:rPr>
          <w:rFonts w:cstheme="minorHAnsi"/>
        </w:rPr>
        <w:t>AES</w:t>
      </w:r>
      <w:r w:rsidR="00593613">
        <w:rPr>
          <w:rFonts w:cstheme="minorHAnsi"/>
        </w:rPr>
        <w:t xml:space="preserve"> </w:t>
      </w:r>
      <w:r w:rsidR="000F6A82">
        <w:rPr>
          <w:rFonts w:cstheme="minorHAnsi"/>
        </w:rPr>
        <w:tab/>
      </w:r>
      <w:r w:rsidR="00593613">
        <w:rPr>
          <w:rFonts w:cstheme="minorHAnsi"/>
        </w:rPr>
        <w:t>-</w:t>
      </w:r>
      <w:r w:rsidR="000F6A82">
        <w:rPr>
          <w:rFonts w:cstheme="minorHAnsi"/>
        </w:rPr>
        <w:t xml:space="preserve"> </w:t>
      </w:r>
      <w:r w:rsidR="000F6A82">
        <w:rPr>
          <w:rFonts w:cstheme="minorHAnsi"/>
        </w:rPr>
        <w:tab/>
      </w:r>
      <w:r w:rsidR="00593613" w:rsidRPr="00593613">
        <w:rPr>
          <w:rFonts w:cstheme="minorHAnsi"/>
        </w:rPr>
        <w:t>Advanced Encryption Standard</w:t>
      </w:r>
    </w:p>
    <w:p w14:paraId="1C1B66D2" w14:textId="0879B737" w:rsidR="00FD3C6B" w:rsidRDefault="00FD3C6B" w:rsidP="009E5C97">
      <w:pPr>
        <w:rPr>
          <w:rFonts w:cstheme="minorHAnsi"/>
        </w:rPr>
      </w:pPr>
      <w:r w:rsidRPr="00C82E69">
        <w:rPr>
          <w:rFonts w:cstheme="minorHAnsi"/>
        </w:rPr>
        <w:t>ASDU</w:t>
      </w:r>
      <w:r>
        <w:rPr>
          <w:rFonts w:cstheme="minorHAnsi"/>
        </w:rPr>
        <w:t xml:space="preserve"> </w:t>
      </w:r>
      <w:r w:rsidR="000F6A82">
        <w:rPr>
          <w:rFonts w:cstheme="minorHAnsi"/>
        </w:rPr>
        <w:tab/>
      </w:r>
      <w:r>
        <w:rPr>
          <w:rFonts w:cstheme="minorHAnsi"/>
        </w:rPr>
        <w:t>-</w:t>
      </w:r>
      <w:r w:rsidR="000F6A82">
        <w:rPr>
          <w:rFonts w:cstheme="minorHAnsi"/>
        </w:rPr>
        <w:tab/>
      </w:r>
      <w:r w:rsidRPr="00FD3C6B">
        <w:rPr>
          <w:rFonts w:cstheme="minorHAnsi"/>
        </w:rPr>
        <w:t>Application Service Data Unit</w:t>
      </w:r>
    </w:p>
    <w:p w14:paraId="65FB9868" w14:textId="06A1B873" w:rsidR="00593613" w:rsidRDefault="00593613" w:rsidP="009E5C97">
      <w:pPr>
        <w:rPr>
          <w:rFonts w:cstheme="minorHAnsi"/>
        </w:rPr>
      </w:pPr>
      <w:r>
        <w:rPr>
          <w:rFonts w:cstheme="minorHAnsi"/>
        </w:rPr>
        <w:t>API</w:t>
      </w:r>
      <w:r w:rsidR="000F6A82">
        <w:rPr>
          <w:rFonts w:cstheme="minorHAnsi"/>
        </w:rPr>
        <w:tab/>
      </w:r>
      <w:r>
        <w:rPr>
          <w:rFonts w:cstheme="minorHAnsi"/>
        </w:rPr>
        <w:t xml:space="preserve">- </w:t>
      </w:r>
      <w:r w:rsidR="000F6A82">
        <w:rPr>
          <w:rFonts w:cstheme="minorHAnsi"/>
        </w:rPr>
        <w:tab/>
      </w:r>
      <w:r w:rsidRPr="00593613">
        <w:rPr>
          <w:rFonts w:cstheme="minorHAnsi"/>
        </w:rPr>
        <w:t>Application Programming Interface</w:t>
      </w:r>
    </w:p>
    <w:p w14:paraId="4DDE1337" w14:textId="21D9DDB5" w:rsidR="00CC1BB2" w:rsidRDefault="00CC1BB2" w:rsidP="009E5C97">
      <w:pPr>
        <w:rPr>
          <w:rFonts w:cstheme="minorHAnsi"/>
        </w:rPr>
      </w:pPr>
      <w:r>
        <w:rPr>
          <w:rFonts w:cstheme="minorHAnsi"/>
        </w:rPr>
        <w:t>APK</w:t>
      </w:r>
      <w:r w:rsidR="00593613">
        <w:rPr>
          <w:rFonts w:cstheme="minorHAnsi"/>
        </w:rPr>
        <w:t xml:space="preserve"> </w:t>
      </w:r>
      <w:r w:rsidR="000F6A82">
        <w:rPr>
          <w:rFonts w:cstheme="minorHAnsi"/>
        </w:rPr>
        <w:tab/>
      </w:r>
      <w:r w:rsidR="00593613">
        <w:rPr>
          <w:rFonts w:cstheme="minorHAnsi"/>
        </w:rPr>
        <w:t>-</w:t>
      </w:r>
      <w:r w:rsidR="00CE10EA">
        <w:rPr>
          <w:rFonts w:cstheme="minorHAnsi"/>
        </w:rPr>
        <w:tab/>
      </w:r>
      <w:r w:rsidR="00593613" w:rsidRPr="00593613">
        <w:rPr>
          <w:rFonts w:cstheme="minorHAnsi"/>
        </w:rPr>
        <w:t>Android Application Package</w:t>
      </w:r>
    </w:p>
    <w:p w14:paraId="7AFF1CFD" w14:textId="079F3969" w:rsidR="00593613" w:rsidRDefault="00593613" w:rsidP="009E5C97">
      <w:pPr>
        <w:rPr>
          <w:rFonts w:cstheme="minorHAnsi"/>
        </w:rPr>
      </w:pPr>
      <w:r>
        <w:rPr>
          <w:rFonts w:cstheme="minorHAnsi"/>
        </w:rPr>
        <w:t xml:space="preserve">DBR </w:t>
      </w:r>
      <w:r w:rsidR="00FE4E9A">
        <w:rPr>
          <w:rFonts w:cstheme="minorHAnsi"/>
        </w:rPr>
        <w:tab/>
      </w:r>
      <w:r>
        <w:rPr>
          <w:rFonts w:cstheme="minorHAnsi"/>
        </w:rPr>
        <w:t xml:space="preserve">- </w:t>
      </w:r>
      <w:r w:rsidR="00FE4E9A">
        <w:rPr>
          <w:rFonts w:cstheme="minorHAnsi"/>
        </w:rPr>
        <w:tab/>
      </w:r>
      <w:r w:rsidRPr="00593613">
        <w:rPr>
          <w:rFonts w:cstheme="minorHAnsi"/>
        </w:rPr>
        <w:t>Design-based Research</w:t>
      </w:r>
    </w:p>
    <w:p w14:paraId="70FD04D1" w14:textId="3B904A81" w:rsidR="004D0E0F" w:rsidRPr="00B164E4" w:rsidRDefault="004D0E0F" w:rsidP="009E5C97">
      <w:pPr>
        <w:rPr>
          <w:rFonts w:cstheme="minorHAnsi"/>
        </w:rPr>
      </w:pPr>
      <w:r w:rsidRPr="00B164E4">
        <w:rPr>
          <w:rFonts w:cstheme="minorHAnsi"/>
        </w:rPr>
        <w:t>DES</w:t>
      </w:r>
      <w:r w:rsidR="00593613" w:rsidRPr="00B164E4">
        <w:rPr>
          <w:rFonts w:cstheme="minorHAnsi"/>
        </w:rPr>
        <w:t xml:space="preserve"> </w:t>
      </w:r>
      <w:r w:rsidR="00FE4E9A">
        <w:rPr>
          <w:rFonts w:cstheme="minorHAnsi"/>
        </w:rPr>
        <w:tab/>
      </w:r>
      <w:r w:rsidR="00593613" w:rsidRPr="00B164E4">
        <w:rPr>
          <w:rFonts w:cstheme="minorHAnsi"/>
        </w:rPr>
        <w:t xml:space="preserve">- </w:t>
      </w:r>
      <w:r w:rsidR="00FE4E9A">
        <w:rPr>
          <w:rFonts w:cstheme="minorHAnsi"/>
        </w:rPr>
        <w:tab/>
      </w:r>
      <w:r w:rsidR="00593613" w:rsidRPr="00B164E4">
        <w:rPr>
          <w:rFonts w:cstheme="minorHAnsi"/>
        </w:rPr>
        <w:t>Data Encryption Standard</w:t>
      </w:r>
    </w:p>
    <w:p w14:paraId="4AB89CA2" w14:textId="3E8FE6F2" w:rsidR="009E5C97" w:rsidRDefault="009E5C97" w:rsidP="009E5C97">
      <w:pPr>
        <w:rPr>
          <w:rFonts w:cstheme="minorHAnsi"/>
        </w:rPr>
      </w:pPr>
      <w:r w:rsidRPr="005E5C21">
        <w:rPr>
          <w:rFonts w:cstheme="minorHAnsi"/>
        </w:rPr>
        <w:t>DoS</w:t>
      </w:r>
      <w:r w:rsidR="00593613" w:rsidRPr="005E5C21">
        <w:rPr>
          <w:rFonts w:cstheme="minorHAnsi"/>
        </w:rPr>
        <w:t xml:space="preserve"> </w:t>
      </w:r>
      <w:r w:rsidR="00FE4E9A">
        <w:rPr>
          <w:rFonts w:cstheme="minorHAnsi"/>
        </w:rPr>
        <w:tab/>
      </w:r>
      <w:r w:rsidR="00593613" w:rsidRPr="005E5C21">
        <w:rPr>
          <w:rFonts w:cstheme="minorHAnsi"/>
        </w:rPr>
        <w:t xml:space="preserve">- </w:t>
      </w:r>
      <w:r w:rsidR="00FE4E9A">
        <w:rPr>
          <w:rFonts w:cstheme="minorHAnsi"/>
        </w:rPr>
        <w:tab/>
      </w:r>
      <w:r w:rsidR="005E5C21" w:rsidRPr="005E5C21">
        <w:rPr>
          <w:rFonts w:cstheme="minorHAnsi"/>
        </w:rPr>
        <w:t>Denial-of-Service</w:t>
      </w:r>
    </w:p>
    <w:p w14:paraId="1B752A96" w14:textId="394D1CFD" w:rsidR="00FD3C6B" w:rsidRPr="005E5C21" w:rsidRDefault="00FD3C6B" w:rsidP="009E5C97">
      <w:r>
        <w:rPr>
          <w:rFonts w:cstheme="minorHAnsi"/>
        </w:rPr>
        <w:t xml:space="preserve">DDOS </w:t>
      </w:r>
      <w:r w:rsidR="00FE4E9A">
        <w:rPr>
          <w:rFonts w:cstheme="minorHAnsi"/>
        </w:rPr>
        <w:tab/>
      </w:r>
      <w:r>
        <w:rPr>
          <w:rFonts w:cstheme="minorHAnsi"/>
        </w:rPr>
        <w:t xml:space="preserve">- </w:t>
      </w:r>
      <w:r w:rsidR="00FE4E9A">
        <w:rPr>
          <w:rFonts w:cstheme="minorHAnsi"/>
        </w:rPr>
        <w:tab/>
      </w:r>
      <w:r w:rsidRPr="00FD3C6B">
        <w:rPr>
          <w:rFonts w:cstheme="minorHAnsi"/>
        </w:rPr>
        <w:t>Distributed Denial-of-Service</w:t>
      </w:r>
    </w:p>
    <w:p w14:paraId="5CDEA39C" w14:textId="1F5CE78A" w:rsidR="00F9558A" w:rsidRPr="00FE4E9A" w:rsidRDefault="00F9558A" w:rsidP="009E5C97">
      <w:pPr>
        <w:rPr>
          <w:color w:val="FF0000"/>
        </w:rPr>
      </w:pPr>
      <w:r w:rsidRPr="00FE4E9A">
        <w:rPr>
          <w:color w:val="FF0000"/>
        </w:rPr>
        <w:t>HANA</w:t>
      </w:r>
      <w:r w:rsidR="00FE4E9A" w:rsidRPr="00FE4E9A">
        <w:rPr>
          <w:color w:val="FF0000"/>
        </w:rPr>
        <w:tab/>
      </w:r>
      <w:r w:rsidR="005E5C21" w:rsidRPr="00FE4E9A">
        <w:rPr>
          <w:color w:val="FF0000"/>
        </w:rPr>
        <w:t xml:space="preserve"> </w:t>
      </w:r>
      <w:r w:rsidR="0005395D" w:rsidRPr="00FE4E9A">
        <w:rPr>
          <w:color w:val="FF0000"/>
        </w:rPr>
        <w:t>-</w:t>
      </w:r>
      <w:r w:rsidR="005E5C21" w:rsidRPr="00FE4E9A">
        <w:rPr>
          <w:color w:val="FF0000"/>
        </w:rPr>
        <w:t xml:space="preserve"> </w:t>
      </w:r>
      <w:r w:rsidR="00FE4E9A" w:rsidRPr="00FE4E9A">
        <w:rPr>
          <w:color w:val="FF0000"/>
        </w:rPr>
        <w:tab/>
      </w:r>
      <w:r w:rsidR="005E5C21" w:rsidRPr="00FE4E9A">
        <w:rPr>
          <w:color w:val="FF0000"/>
        </w:rPr>
        <w:t>High</w:t>
      </w:r>
      <w:r w:rsidR="0005395D" w:rsidRPr="00FE4E9A">
        <w:rPr>
          <w:color w:val="FF0000"/>
        </w:rPr>
        <w:t>-</w:t>
      </w:r>
      <w:r w:rsidR="005E5C21" w:rsidRPr="00FE4E9A">
        <w:rPr>
          <w:color w:val="FF0000"/>
        </w:rPr>
        <w:t>Performance Analytic Appliance</w:t>
      </w:r>
    </w:p>
    <w:p w14:paraId="12CACE81" w14:textId="40B4B362" w:rsidR="00FD3C6B" w:rsidRDefault="00FD3C6B" w:rsidP="009E5C97">
      <w:r>
        <w:t xml:space="preserve">SNMP </w:t>
      </w:r>
      <w:r w:rsidR="00FE4E9A">
        <w:tab/>
      </w:r>
      <w:r>
        <w:t xml:space="preserve">- </w:t>
      </w:r>
      <w:r w:rsidR="00FE4E9A">
        <w:tab/>
      </w:r>
      <w:r w:rsidRPr="00FD3C6B">
        <w:rPr>
          <w:rFonts w:cstheme="minorHAnsi"/>
        </w:rPr>
        <w:t>Simple Network Management Protocol</w:t>
      </w:r>
    </w:p>
    <w:p w14:paraId="44D67923" w14:textId="7B0D3003" w:rsidR="00593613" w:rsidRDefault="00593613" w:rsidP="009E5C97">
      <w:r>
        <w:t>IEC</w:t>
      </w:r>
      <w:r w:rsidR="005E5C21">
        <w:t xml:space="preserve"> </w:t>
      </w:r>
      <w:r w:rsidR="00FE4E9A">
        <w:tab/>
      </w:r>
      <w:r w:rsidR="005E5C21">
        <w:t xml:space="preserve">- </w:t>
      </w:r>
      <w:r w:rsidR="00FE4E9A">
        <w:tab/>
      </w:r>
      <w:r w:rsidR="005E5C21" w:rsidRPr="005E5C21">
        <w:t>International Electrotechnical Commission</w:t>
      </w:r>
    </w:p>
    <w:p w14:paraId="392AEE94" w14:textId="1986B299" w:rsidR="00203AAC" w:rsidRDefault="00203AAC" w:rsidP="009E5C97">
      <w:r w:rsidRPr="009D6FFB">
        <w:t>iOS</w:t>
      </w:r>
      <w:r w:rsidR="005E5C21">
        <w:t xml:space="preserve"> </w:t>
      </w:r>
      <w:r w:rsidR="00FE4E9A">
        <w:tab/>
      </w:r>
      <w:r w:rsidR="005E5C21">
        <w:t xml:space="preserve">- </w:t>
      </w:r>
      <w:r w:rsidR="00FE4E9A">
        <w:tab/>
      </w:r>
      <w:r w:rsidR="005E5C21" w:rsidRPr="005E5C21">
        <w:t>iPhone Operating System</w:t>
      </w:r>
    </w:p>
    <w:p w14:paraId="406A7688" w14:textId="0B65AC60" w:rsidR="00CC1BB2" w:rsidRPr="009D6FFB" w:rsidRDefault="00CC1BB2" w:rsidP="009E5C97">
      <w:r>
        <w:t>IDE</w:t>
      </w:r>
      <w:r w:rsidR="005E5C21">
        <w:t xml:space="preserve"> </w:t>
      </w:r>
      <w:r w:rsidR="00FE4E9A">
        <w:tab/>
      </w:r>
      <w:r w:rsidR="005E5C21">
        <w:t xml:space="preserve">- </w:t>
      </w:r>
      <w:r w:rsidR="00FE4E9A">
        <w:tab/>
      </w:r>
      <w:r w:rsidR="005E5C21" w:rsidRPr="005E5C21">
        <w:t>Integrated Development Environment</w:t>
      </w:r>
    </w:p>
    <w:p w14:paraId="52DEC6DA" w14:textId="4F4A80C6" w:rsidR="009E5C97" w:rsidRPr="009D6FFB" w:rsidRDefault="009E5C97" w:rsidP="009E5C97">
      <w:pPr>
        <w:rPr>
          <w:rFonts w:cstheme="minorHAnsi"/>
        </w:rPr>
      </w:pPr>
      <w:r w:rsidRPr="009D6FFB">
        <w:rPr>
          <w:rFonts w:cstheme="minorHAnsi"/>
        </w:rPr>
        <w:t>IoT</w:t>
      </w:r>
      <w:r w:rsidR="005E5C21">
        <w:rPr>
          <w:rFonts w:cstheme="minorHAnsi"/>
        </w:rPr>
        <w:t xml:space="preserve"> </w:t>
      </w:r>
      <w:r w:rsidR="00FE4E9A">
        <w:rPr>
          <w:rFonts w:cstheme="minorHAnsi"/>
        </w:rPr>
        <w:tab/>
      </w:r>
      <w:r w:rsidR="005E5C21">
        <w:rPr>
          <w:rFonts w:cstheme="minorHAnsi"/>
        </w:rPr>
        <w:t xml:space="preserve">- </w:t>
      </w:r>
      <w:r w:rsidR="00FE4E9A">
        <w:rPr>
          <w:rFonts w:cstheme="minorHAnsi"/>
        </w:rPr>
        <w:tab/>
      </w:r>
      <w:r w:rsidR="005E5C21">
        <w:rPr>
          <w:rFonts w:cstheme="minorHAnsi"/>
        </w:rPr>
        <w:t>Internet of Things</w:t>
      </w:r>
    </w:p>
    <w:p w14:paraId="4B45D811" w14:textId="0B2E0A2F" w:rsidR="00593613" w:rsidRPr="009D6FFB" w:rsidRDefault="00593613" w:rsidP="009E5C97">
      <w:r>
        <w:t>MFA</w:t>
      </w:r>
      <w:r w:rsidR="005E5C21">
        <w:t xml:space="preserve"> </w:t>
      </w:r>
      <w:r w:rsidR="00FE4E9A">
        <w:tab/>
      </w:r>
      <w:r w:rsidR="005E5C21">
        <w:t xml:space="preserve">- </w:t>
      </w:r>
      <w:r w:rsidR="00FE4E9A">
        <w:tab/>
      </w:r>
      <w:r w:rsidR="005E5C21" w:rsidRPr="005E5C21">
        <w:t>Multi-Factor Authentication</w:t>
      </w:r>
    </w:p>
    <w:p w14:paraId="4028CE54" w14:textId="17BF6D48" w:rsidR="009E5C97" w:rsidRPr="009D6FFB" w:rsidRDefault="009E5C97" w:rsidP="009E5C97">
      <w:pPr>
        <w:rPr>
          <w:rFonts w:cstheme="minorHAnsi"/>
          <w:color w:val="000000"/>
        </w:rPr>
      </w:pPr>
      <w:proofErr w:type="spellStart"/>
      <w:r w:rsidRPr="009D6FFB">
        <w:rPr>
          <w:rFonts w:cstheme="minorHAnsi"/>
          <w:color w:val="000000"/>
        </w:rPr>
        <w:t>MiTM</w:t>
      </w:r>
      <w:proofErr w:type="spellEnd"/>
      <w:r w:rsidR="005E5C21">
        <w:rPr>
          <w:rFonts w:cstheme="minorHAnsi"/>
          <w:color w:val="000000"/>
        </w:rPr>
        <w:t xml:space="preserve"> </w:t>
      </w:r>
      <w:r w:rsidR="00FE4E9A">
        <w:rPr>
          <w:rFonts w:cstheme="minorHAnsi"/>
          <w:color w:val="000000"/>
        </w:rPr>
        <w:tab/>
      </w:r>
      <w:r w:rsidR="005E5C21">
        <w:rPr>
          <w:rFonts w:cstheme="minorHAnsi"/>
          <w:color w:val="000000"/>
        </w:rPr>
        <w:t xml:space="preserve">- </w:t>
      </w:r>
      <w:r w:rsidR="00FE4E9A">
        <w:rPr>
          <w:rFonts w:cstheme="minorHAnsi"/>
          <w:color w:val="000000"/>
        </w:rPr>
        <w:tab/>
      </w:r>
      <w:r w:rsidR="005E5C21" w:rsidRPr="005E5C21">
        <w:rPr>
          <w:rFonts w:cstheme="minorHAnsi"/>
          <w:color w:val="000000"/>
        </w:rPr>
        <w:t>Man in the Middle</w:t>
      </w:r>
      <w:r w:rsidR="005E5C21">
        <w:rPr>
          <w:rFonts w:cstheme="minorHAnsi"/>
          <w:color w:val="000000"/>
        </w:rPr>
        <w:t xml:space="preserve"> </w:t>
      </w:r>
    </w:p>
    <w:p w14:paraId="662985CD" w14:textId="3A716B5C" w:rsidR="00C144F2" w:rsidRDefault="00C144F2" w:rsidP="009E5C97">
      <w:pPr>
        <w:rPr>
          <w:rFonts w:cstheme="minorHAnsi"/>
          <w:color w:val="000000"/>
        </w:rPr>
      </w:pPr>
      <w:r w:rsidRPr="009D6FFB">
        <w:rPr>
          <w:rFonts w:cstheme="minorHAnsi"/>
          <w:color w:val="000000"/>
        </w:rPr>
        <w:t>NIST</w:t>
      </w:r>
      <w:r w:rsidR="005E5C21">
        <w:rPr>
          <w:rFonts w:cstheme="minorHAnsi"/>
          <w:color w:val="000000"/>
        </w:rPr>
        <w:t xml:space="preserve"> </w:t>
      </w:r>
      <w:r w:rsidR="00FE4E9A">
        <w:rPr>
          <w:rFonts w:cstheme="minorHAnsi"/>
          <w:color w:val="000000"/>
        </w:rPr>
        <w:tab/>
      </w:r>
      <w:r w:rsidR="005E5C21">
        <w:rPr>
          <w:rFonts w:cstheme="minorHAnsi"/>
          <w:color w:val="000000"/>
        </w:rPr>
        <w:t xml:space="preserve">- </w:t>
      </w:r>
      <w:r w:rsidR="00FE4E9A">
        <w:rPr>
          <w:rFonts w:cstheme="minorHAnsi"/>
          <w:color w:val="000000"/>
        </w:rPr>
        <w:tab/>
      </w:r>
      <w:r w:rsidR="005E5C21" w:rsidRPr="005E5C21">
        <w:rPr>
          <w:rFonts w:cstheme="minorHAnsi"/>
          <w:color w:val="000000"/>
        </w:rPr>
        <w:t>National Institute of Standards and Technology</w:t>
      </w:r>
    </w:p>
    <w:p w14:paraId="06D9D5C1" w14:textId="58C91B21" w:rsidR="00D85CEC" w:rsidRPr="009D6FFB" w:rsidRDefault="00D85CEC" w:rsidP="009E5C97">
      <w:pPr>
        <w:rPr>
          <w:rFonts w:cstheme="minorHAnsi"/>
          <w:color w:val="000000"/>
        </w:rPr>
      </w:pPr>
      <w:r w:rsidRPr="00D85CEC">
        <w:rPr>
          <w:rFonts w:cstheme="minorHAnsi"/>
          <w:color w:val="000000"/>
        </w:rPr>
        <w:t xml:space="preserve">OBIS </w:t>
      </w:r>
      <w:r w:rsidR="00FE4E9A">
        <w:rPr>
          <w:rFonts w:cstheme="minorHAnsi"/>
          <w:color w:val="000000"/>
        </w:rPr>
        <w:tab/>
      </w:r>
      <w:r w:rsidRPr="00D85CEC">
        <w:rPr>
          <w:rFonts w:cstheme="minorHAnsi"/>
          <w:color w:val="000000"/>
        </w:rPr>
        <w:t xml:space="preserve">- </w:t>
      </w:r>
      <w:r w:rsidR="00FE4E9A">
        <w:rPr>
          <w:rFonts w:cstheme="minorHAnsi"/>
          <w:color w:val="000000"/>
        </w:rPr>
        <w:tab/>
      </w:r>
      <w:r w:rsidRPr="00D85CEC">
        <w:rPr>
          <w:rFonts w:cstheme="minorHAnsi"/>
          <w:color w:val="000000"/>
        </w:rPr>
        <w:t>Object identification system</w:t>
      </w:r>
    </w:p>
    <w:p w14:paraId="46C28582" w14:textId="362293DC" w:rsidR="009E5C97" w:rsidRDefault="009E5C97" w:rsidP="009E5C97">
      <w:r>
        <w:t>OWASP</w:t>
      </w:r>
      <w:r w:rsidR="005E5C21">
        <w:t xml:space="preserve"> - </w:t>
      </w:r>
      <w:r w:rsidR="00FE4E9A">
        <w:tab/>
      </w:r>
      <w:r w:rsidR="005E5C21" w:rsidRPr="00BF09CF">
        <w:rPr>
          <w:rFonts w:cstheme="minorHAnsi"/>
          <w:color w:val="000000"/>
        </w:rPr>
        <w:t>Open Web Application Security Project</w:t>
      </w:r>
    </w:p>
    <w:p w14:paraId="0E38F51B" w14:textId="7BE6297E" w:rsidR="00CC1BB2" w:rsidRDefault="00CC1BB2" w:rsidP="009E5C97">
      <w:r>
        <w:t>RSA</w:t>
      </w:r>
      <w:r w:rsidR="005E5C21">
        <w:t xml:space="preserve"> </w:t>
      </w:r>
      <w:r w:rsidR="00FE4E9A">
        <w:tab/>
      </w:r>
      <w:r w:rsidR="005E5C21">
        <w:t xml:space="preserve">- </w:t>
      </w:r>
      <w:r w:rsidR="00FE4E9A">
        <w:tab/>
      </w:r>
      <w:r w:rsidR="005E5C21" w:rsidRPr="005E5C21">
        <w:t>Rivest–Shamir–Adleman</w:t>
      </w:r>
    </w:p>
    <w:p w14:paraId="5A7E68BB" w14:textId="7AF1C488" w:rsidR="00CC1BB2" w:rsidRDefault="00CC1BB2" w:rsidP="009E5C97">
      <w:r>
        <w:t>SHA</w:t>
      </w:r>
      <w:r w:rsidR="005E5C21">
        <w:t xml:space="preserve"> </w:t>
      </w:r>
      <w:r w:rsidR="00FE4E9A">
        <w:tab/>
      </w:r>
      <w:r w:rsidR="005E5C21">
        <w:t xml:space="preserve">- </w:t>
      </w:r>
      <w:r w:rsidR="00FE4E9A">
        <w:tab/>
      </w:r>
      <w:r w:rsidR="005E5C21" w:rsidRPr="005E5C21">
        <w:t>Secure Hash Algorithms</w:t>
      </w:r>
    </w:p>
    <w:p w14:paraId="7AF76C73" w14:textId="2AE102A0" w:rsidR="00336AB2" w:rsidRDefault="00336AB2" w:rsidP="009E5C97">
      <w:pPr>
        <w:rPr>
          <w:color w:val="FF0000"/>
        </w:rPr>
      </w:pPr>
      <w:r w:rsidRPr="00FE4E9A">
        <w:rPr>
          <w:color w:val="FF0000"/>
        </w:rPr>
        <w:t>SLES</w:t>
      </w:r>
      <w:r w:rsidR="005E5C21" w:rsidRPr="00FE4E9A">
        <w:rPr>
          <w:color w:val="FF0000"/>
        </w:rPr>
        <w:t xml:space="preserve"> </w:t>
      </w:r>
      <w:r w:rsidR="00FE4E9A" w:rsidRPr="00FE4E9A">
        <w:rPr>
          <w:color w:val="FF0000"/>
        </w:rPr>
        <w:tab/>
      </w:r>
      <w:r w:rsidR="005E5C21" w:rsidRPr="00FE4E9A">
        <w:rPr>
          <w:color w:val="FF0000"/>
        </w:rPr>
        <w:t xml:space="preserve">- </w:t>
      </w:r>
      <w:r w:rsidR="00FE4E9A" w:rsidRPr="00FE4E9A">
        <w:rPr>
          <w:color w:val="FF0000"/>
        </w:rPr>
        <w:tab/>
      </w:r>
      <w:r w:rsidR="00F32201" w:rsidRPr="00FE4E9A">
        <w:rPr>
          <w:color w:val="FF0000"/>
        </w:rPr>
        <w:t>SUSE Linux Enterprise Server</w:t>
      </w:r>
    </w:p>
    <w:p w14:paraId="2E5B211D" w14:textId="4D80DC79" w:rsidR="00FE4E9A" w:rsidRPr="00FE4E9A" w:rsidRDefault="00FE4E9A" w:rsidP="009E5C97">
      <w:r w:rsidRPr="00FE4E9A">
        <w:t xml:space="preserve">STS </w:t>
      </w:r>
      <w:r w:rsidRPr="00FE4E9A">
        <w:tab/>
        <w:t>-</w:t>
      </w:r>
      <w:r w:rsidR="00092AE0">
        <w:tab/>
      </w:r>
      <w:r w:rsidR="00092AE0">
        <w:rPr>
          <w:rFonts w:cstheme="minorHAnsi"/>
        </w:rPr>
        <w:t>Standard Transmission Specification</w:t>
      </w:r>
    </w:p>
    <w:p w14:paraId="242E0554" w14:textId="359333B5" w:rsidR="00593613" w:rsidRDefault="00593613" w:rsidP="009E5C97">
      <w:r>
        <w:t>PXP</w:t>
      </w:r>
      <w:r w:rsidR="00F32201">
        <w:t xml:space="preserve"> </w:t>
      </w:r>
      <w:r w:rsidR="00FE4E9A">
        <w:tab/>
      </w:r>
      <w:r w:rsidR="00F32201">
        <w:t xml:space="preserve">- </w:t>
      </w:r>
      <w:r w:rsidR="00FE4E9A">
        <w:tab/>
      </w:r>
      <w:r w:rsidR="00F32201">
        <w:t>Personal Extreme Programming</w:t>
      </w:r>
    </w:p>
    <w:p w14:paraId="2F88A3AB" w14:textId="7861C7BB" w:rsidR="009E5C97" w:rsidRDefault="009E5C97" w:rsidP="009E5C97">
      <w:r>
        <w:t>TCP</w:t>
      </w:r>
      <w:r w:rsidR="00F32201">
        <w:t xml:space="preserve"> </w:t>
      </w:r>
      <w:r w:rsidR="00FE4E9A">
        <w:tab/>
      </w:r>
      <w:r w:rsidR="00F32201">
        <w:t xml:space="preserve">- </w:t>
      </w:r>
      <w:r w:rsidR="00FE4E9A">
        <w:tab/>
      </w:r>
      <w:r w:rsidR="00F32201" w:rsidRPr="00F32201">
        <w:t>Transmission Control Protocol</w:t>
      </w:r>
    </w:p>
    <w:p w14:paraId="23C47501" w14:textId="3CE6349E" w:rsidR="00593613" w:rsidRDefault="00593613" w:rsidP="009E5C97">
      <w:r>
        <w:t>TLS</w:t>
      </w:r>
      <w:r w:rsidR="00F32201">
        <w:t xml:space="preserve"> </w:t>
      </w:r>
      <w:r w:rsidR="00FE4E9A">
        <w:tab/>
      </w:r>
      <w:r w:rsidR="00F32201">
        <w:t>-</w:t>
      </w:r>
      <w:r w:rsidR="00FE4E9A">
        <w:tab/>
      </w:r>
      <w:r w:rsidR="00F32201" w:rsidRPr="00F32201">
        <w:t>Transport Layer Security</w:t>
      </w:r>
    </w:p>
    <w:p w14:paraId="5CC60B19" w14:textId="764840A7" w:rsidR="00593613" w:rsidRDefault="00593613" w:rsidP="009E5C97">
      <w:r>
        <w:t>UML</w:t>
      </w:r>
      <w:r w:rsidR="00F32201">
        <w:t xml:space="preserve"> </w:t>
      </w:r>
      <w:r w:rsidR="00FE4E9A">
        <w:tab/>
      </w:r>
      <w:r w:rsidR="00F32201">
        <w:t xml:space="preserve">- </w:t>
      </w:r>
      <w:r w:rsidR="00FE4E9A">
        <w:tab/>
      </w:r>
      <w:r w:rsidR="00F32201" w:rsidRPr="00F32201">
        <w:t xml:space="preserve">Unified </w:t>
      </w:r>
      <w:proofErr w:type="spellStart"/>
      <w:r w:rsidR="00F32201" w:rsidRPr="00F32201">
        <w:t>Modeling</w:t>
      </w:r>
      <w:proofErr w:type="spellEnd"/>
      <w:r w:rsidR="00F32201" w:rsidRPr="00F32201">
        <w:t xml:space="preserve"> Language</w:t>
      </w:r>
    </w:p>
    <w:p w14:paraId="18E88FC9" w14:textId="142FDB80" w:rsidR="00593613" w:rsidRDefault="00593613" w:rsidP="009E5C97">
      <w:r>
        <w:t>XP</w:t>
      </w:r>
      <w:r w:rsidR="00F32201">
        <w:t xml:space="preserve"> </w:t>
      </w:r>
      <w:r w:rsidR="00FE4E9A">
        <w:tab/>
      </w:r>
      <w:r w:rsidR="00F32201">
        <w:t xml:space="preserve">- </w:t>
      </w:r>
      <w:r w:rsidR="00FE4E9A">
        <w:tab/>
      </w:r>
      <w:r w:rsidR="00F32201">
        <w:t>Extreme Programming</w:t>
      </w:r>
    </w:p>
    <w:p w14:paraId="3334D6C9" w14:textId="77777777" w:rsidR="005A0A02" w:rsidRPr="009E5C97" w:rsidRDefault="005A0A02" w:rsidP="005A0A02">
      <w:pPr>
        <w:spacing w:line="240" w:lineRule="auto"/>
        <w:rPr>
          <w:b/>
          <w:color w:val="2F5496" w:themeColor="accent1" w:themeShade="BF"/>
          <w:sz w:val="28"/>
          <w:szCs w:val="28"/>
        </w:rPr>
      </w:pPr>
    </w:p>
    <w:p w14:paraId="0D20A6AD" w14:textId="77777777" w:rsidR="005A0A02" w:rsidRPr="00500A77" w:rsidRDefault="005A0A02" w:rsidP="005A0A02">
      <w:pPr>
        <w:spacing w:line="240" w:lineRule="auto"/>
        <w:jc w:val="center"/>
        <w:rPr>
          <w:b/>
          <w:color w:val="2F5496" w:themeColor="accent1" w:themeShade="BF"/>
          <w:sz w:val="28"/>
          <w:szCs w:val="28"/>
        </w:rPr>
      </w:pPr>
    </w:p>
    <w:p w14:paraId="38A70387" w14:textId="77777777" w:rsidR="005A0A02" w:rsidRPr="00500A77" w:rsidRDefault="005A0A02" w:rsidP="005A0A02">
      <w:pPr>
        <w:spacing w:line="240" w:lineRule="auto"/>
        <w:jc w:val="center"/>
        <w:rPr>
          <w:b/>
          <w:color w:val="2F5496" w:themeColor="accent1" w:themeShade="BF"/>
          <w:sz w:val="28"/>
          <w:szCs w:val="28"/>
        </w:rPr>
      </w:pPr>
    </w:p>
    <w:p w14:paraId="1A2E5AE3" w14:textId="77777777" w:rsidR="005A0A02" w:rsidRPr="00500A77" w:rsidRDefault="005A0A02" w:rsidP="005A0A02">
      <w:pPr>
        <w:pStyle w:val="NoSpacing"/>
        <w:rPr>
          <w:sz w:val="24"/>
          <w:szCs w:val="24"/>
        </w:rPr>
      </w:pPr>
      <w:bookmarkStart w:id="6" w:name="_Toc225524885"/>
      <w:r w:rsidRPr="00500A77">
        <w:lastRenderedPageBreak/>
        <w:t>Acknowledgements</w:t>
      </w:r>
      <w:bookmarkEnd w:id="6"/>
    </w:p>
    <w:p w14:paraId="7F61825D" w14:textId="77777777" w:rsidR="005A0A02" w:rsidRPr="00500A77" w:rsidRDefault="005A0A02" w:rsidP="005A0A02">
      <w:pPr>
        <w:rPr>
          <w:sz w:val="24"/>
          <w:szCs w:val="24"/>
        </w:rPr>
      </w:pPr>
      <w:r w:rsidRPr="00500A77">
        <w:rPr>
          <w:sz w:val="24"/>
          <w:szCs w:val="24"/>
        </w:rPr>
        <w:t>Whom you wish to acknowledge in your research</w:t>
      </w:r>
    </w:p>
    <w:p w14:paraId="5AD32A10" w14:textId="77777777" w:rsidR="005A0A02" w:rsidRPr="00500A77" w:rsidRDefault="005A0A02" w:rsidP="005A0A02">
      <w:pPr>
        <w:rPr>
          <w:b/>
          <w:color w:val="2F5496" w:themeColor="accent1" w:themeShade="BF"/>
          <w:sz w:val="28"/>
          <w:szCs w:val="28"/>
        </w:rPr>
      </w:pPr>
      <w:r w:rsidRPr="00500A77">
        <w:rPr>
          <w:b/>
          <w:color w:val="2F5496" w:themeColor="accent1" w:themeShade="BF"/>
          <w:sz w:val="28"/>
          <w:szCs w:val="28"/>
        </w:rPr>
        <w:br w:type="page"/>
      </w:r>
    </w:p>
    <w:p w14:paraId="72018073" w14:textId="77777777" w:rsidR="005A0A02" w:rsidRPr="00500A77" w:rsidRDefault="005A0A02" w:rsidP="005A0A02">
      <w:pPr>
        <w:jc w:val="center"/>
      </w:pPr>
      <w:r w:rsidRPr="00500A77">
        <w:rPr>
          <w:b/>
          <w:sz w:val="28"/>
          <w:szCs w:val="28"/>
        </w:rPr>
        <w:lastRenderedPageBreak/>
        <w:t>Dedication</w:t>
      </w:r>
    </w:p>
    <w:p w14:paraId="3EA9B769" w14:textId="77777777" w:rsidR="005A0A02" w:rsidRPr="00500A77" w:rsidRDefault="005A0A02" w:rsidP="005A0A02">
      <w:pPr>
        <w:spacing w:line="240" w:lineRule="auto"/>
        <w:jc w:val="both"/>
        <w:rPr>
          <w:sz w:val="24"/>
          <w:szCs w:val="24"/>
        </w:rPr>
      </w:pPr>
      <w:r w:rsidRPr="00500A77">
        <w:rPr>
          <w:sz w:val="24"/>
          <w:szCs w:val="24"/>
        </w:rPr>
        <w:t>Thesis dedication</w:t>
      </w:r>
    </w:p>
    <w:p w14:paraId="0FEE05E6" w14:textId="77777777" w:rsidR="005A0A02" w:rsidRPr="00500A77" w:rsidRDefault="005A0A02" w:rsidP="005A0A02">
      <w:pPr>
        <w:spacing w:line="240" w:lineRule="auto"/>
        <w:rPr>
          <w:sz w:val="28"/>
          <w:szCs w:val="28"/>
        </w:rPr>
      </w:pPr>
      <w:r w:rsidRPr="00500A77">
        <w:rPr>
          <w:sz w:val="28"/>
          <w:szCs w:val="28"/>
        </w:rPr>
        <w:br w:type="page"/>
      </w:r>
    </w:p>
    <w:p w14:paraId="3964F85C" w14:textId="77777777" w:rsidR="005A0A02" w:rsidRPr="00500A77" w:rsidRDefault="005A0A02" w:rsidP="005A0A02">
      <w:pPr>
        <w:pStyle w:val="NoSpacing"/>
        <w:rPr>
          <w:b w:val="0"/>
        </w:rPr>
      </w:pPr>
      <w:bookmarkStart w:id="7" w:name="_Toc225524886"/>
      <w:r w:rsidRPr="00500A77">
        <w:lastRenderedPageBreak/>
        <w:t>Abstract</w:t>
      </w:r>
      <w:bookmarkEnd w:id="7"/>
    </w:p>
    <w:p w14:paraId="34718714" w14:textId="73C370A4" w:rsidR="00AC6E69" w:rsidRPr="00744974" w:rsidRDefault="00AC6E69" w:rsidP="00AC6E69">
      <w:pPr>
        <w:pStyle w:val="NormalWeb"/>
        <w:spacing w:before="0" w:line="360" w:lineRule="auto"/>
        <w:rPr>
          <w:rFonts w:asciiTheme="minorHAnsi" w:hAnsiTheme="minorHAnsi" w:cstheme="minorHAnsi"/>
          <w:sz w:val="22"/>
          <w:szCs w:val="22"/>
        </w:rPr>
      </w:pPr>
      <w:bookmarkStart w:id="8" w:name="_Hlk177395260"/>
      <w:bookmarkStart w:id="9" w:name="_Hlk129178471"/>
      <w:r w:rsidRPr="00744974">
        <w:rPr>
          <w:rFonts w:asciiTheme="minorHAnsi" w:hAnsiTheme="minorHAnsi" w:cstheme="minorHAnsi"/>
          <w:sz w:val="22"/>
          <w:szCs w:val="22"/>
        </w:rPr>
        <w:t xml:space="preserve">The purpose of this </w:t>
      </w:r>
      <w:r w:rsidRPr="00A7316F">
        <w:rPr>
          <w:rFonts w:asciiTheme="minorHAnsi" w:hAnsiTheme="minorHAnsi" w:cstheme="minorHAnsi"/>
          <w:bCs/>
          <w:sz w:val="22"/>
          <w:szCs w:val="22"/>
        </w:rPr>
        <w:t xml:space="preserve">study </w:t>
      </w:r>
      <w:r w:rsidR="00486C66" w:rsidRPr="00A7316F">
        <w:rPr>
          <w:rFonts w:asciiTheme="minorHAnsi" w:hAnsiTheme="minorHAnsi" w:cstheme="minorHAnsi"/>
          <w:bCs/>
          <w:sz w:val="22"/>
          <w:szCs w:val="22"/>
        </w:rPr>
        <w:t>was</w:t>
      </w:r>
      <w:r w:rsidRPr="00A7316F">
        <w:rPr>
          <w:rFonts w:asciiTheme="minorHAnsi" w:hAnsiTheme="minorHAnsi" w:cstheme="minorHAnsi"/>
          <w:b/>
          <w:sz w:val="22"/>
          <w:szCs w:val="22"/>
        </w:rPr>
        <w:t xml:space="preserve"> </w:t>
      </w:r>
      <w:r w:rsidRPr="00A7316F">
        <w:rPr>
          <w:rFonts w:asciiTheme="minorHAnsi" w:hAnsiTheme="minorHAnsi" w:cstheme="minorHAnsi"/>
          <w:sz w:val="22"/>
          <w:szCs w:val="22"/>
        </w:rPr>
        <w:t xml:space="preserve">to </w:t>
      </w:r>
      <w:r w:rsidRPr="00744974">
        <w:rPr>
          <w:rFonts w:asciiTheme="minorHAnsi" w:hAnsiTheme="minorHAnsi" w:cstheme="minorHAnsi"/>
          <w:sz w:val="22"/>
          <w:szCs w:val="22"/>
        </w:rPr>
        <w:t>examine the use of the Internet of Things (IoT) to completely automate the electricity pre-payment system in Namibia.</w:t>
      </w:r>
      <w:r w:rsidRPr="00744974">
        <w:rPr>
          <w:rFonts w:ascii="Calibri" w:hAnsi="Calibri"/>
          <w:sz w:val="22"/>
          <w:szCs w:val="22"/>
        </w:rPr>
        <w:t xml:space="preserve"> The researcher has drawn inspiration from African-born innovators such as Elon Musk and Siyabulela </w:t>
      </w:r>
      <w:proofErr w:type="spellStart"/>
      <w:r w:rsidRPr="00744974">
        <w:rPr>
          <w:rFonts w:ascii="Calibri" w:hAnsi="Calibri"/>
          <w:sz w:val="22"/>
          <w:szCs w:val="22"/>
        </w:rPr>
        <w:t>Xuza</w:t>
      </w:r>
      <w:proofErr w:type="spellEnd"/>
      <w:r w:rsidRPr="00744974">
        <w:rPr>
          <w:rFonts w:ascii="Calibri" w:hAnsi="Calibri"/>
          <w:sz w:val="22"/>
          <w:szCs w:val="22"/>
        </w:rPr>
        <w:t xml:space="preserve"> to de</w:t>
      </w:r>
      <w:r w:rsidR="0021549F">
        <w:rPr>
          <w:rFonts w:ascii="Calibri" w:hAnsi="Calibri"/>
          <w:sz w:val="22"/>
          <w:szCs w:val="22"/>
        </w:rPr>
        <w:t>sign</w:t>
      </w:r>
      <w:r w:rsidRPr="00744974">
        <w:rPr>
          <w:rFonts w:ascii="Calibri" w:hAnsi="Calibri"/>
          <w:sz w:val="22"/>
          <w:szCs w:val="22"/>
        </w:rPr>
        <w:t xml:space="preserve"> a </w:t>
      </w:r>
      <w:r w:rsidR="003B4F82">
        <w:rPr>
          <w:rFonts w:ascii="Calibri" w:hAnsi="Calibri"/>
          <w:sz w:val="22"/>
          <w:szCs w:val="22"/>
        </w:rPr>
        <w:t xml:space="preserve">secure </w:t>
      </w:r>
      <w:r w:rsidRPr="00744974">
        <w:rPr>
          <w:rFonts w:ascii="Calibri" w:hAnsi="Calibri"/>
          <w:sz w:val="22"/>
          <w:szCs w:val="22"/>
        </w:rPr>
        <w:t xml:space="preserve">mobile application that will allow </w:t>
      </w:r>
      <w:r w:rsidRPr="00744974">
        <w:rPr>
          <w:rFonts w:asciiTheme="minorHAnsi" w:hAnsiTheme="minorHAnsi" w:cstheme="minorHAnsi"/>
          <w:sz w:val="22"/>
          <w:szCs w:val="22"/>
        </w:rPr>
        <w:t>straight-through transaction processing to enhance the electricity pre-payment system. For instance, allow a customer to send the unique values (tokens) received when purchasing electricity units directly to</w:t>
      </w:r>
      <w:r w:rsidRPr="00744974">
        <w:rPr>
          <w:rFonts w:asciiTheme="minorHAnsi" w:hAnsiTheme="minorHAnsi" w:cstheme="minorHAnsi"/>
          <w:color w:val="0070C0"/>
          <w:sz w:val="22"/>
          <w:szCs w:val="22"/>
        </w:rPr>
        <w:t xml:space="preserve"> </w:t>
      </w:r>
      <w:r w:rsidRPr="00744974">
        <w:rPr>
          <w:rFonts w:asciiTheme="minorHAnsi" w:hAnsiTheme="minorHAnsi" w:cstheme="minorHAnsi"/>
          <w:sz w:val="22"/>
          <w:szCs w:val="22"/>
        </w:rPr>
        <w:t xml:space="preserve">the meter via this mobile application. This will eliminate the manual process of having to physically go to the residents where the meter is </w:t>
      </w:r>
      <w:r w:rsidR="00DC3BFA">
        <w:rPr>
          <w:rFonts w:asciiTheme="minorHAnsi" w:hAnsiTheme="minorHAnsi" w:cstheme="minorHAnsi"/>
          <w:sz w:val="22"/>
          <w:szCs w:val="22"/>
        </w:rPr>
        <w:t>installed</w:t>
      </w:r>
      <w:r w:rsidRPr="00744974">
        <w:rPr>
          <w:rFonts w:asciiTheme="minorHAnsi" w:hAnsiTheme="minorHAnsi" w:cstheme="minorHAnsi"/>
          <w:sz w:val="22"/>
          <w:szCs w:val="22"/>
        </w:rPr>
        <w:t xml:space="preserve"> and punch in those values. </w:t>
      </w:r>
      <w:r w:rsidR="00DC3BFA">
        <w:rPr>
          <w:rFonts w:asciiTheme="minorHAnsi" w:hAnsiTheme="minorHAnsi" w:cstheme="minorHAnsi"/>
          <w:sz w:val="22"/>
          <w:szCs w:val="22"/>
        </w:rPr>
        <w:t xml:space="preserve">With this </w:t>
      </w:r>
      <w:r w:rsidRPr="00744974">
        <w:rPr>
          <w:rFonts w:asciiTheme="minorHAnsi" w:hAnsiTheme="minorHAnsi" w:cstheme="minorHAnsi"/>
          <w:sz w:val="22"/>
          <w:szCs w:val="22"/>
        </w:rPr>
        <w:t>mobile application</w:t>
      </w:r>
      <w:r w:rsidR="00DC3BFA">
        <w:rPr>
          <w:rFonts w:asciiTheme="minorHAnsi" w:hAnsiTheme="minorHAnsi" w:cstheme="minorHAnsi"/>
          <w:sz w:val="22"/>
          <w:szCs w:val="22"/>
        </w:rPr>
        <w:t xml:space="preserve">, </w:t>
      </w:r>
      <w:r w:rsidRPr="00744974">
        <w:rPr>
          <w:rFonts w:asciiTheme="minorHAnsi" w:hAnsiTheme="minorHAnsi" w:cstheme="minorHAnsi"/>
          <w:sz w:val="22"/>
          <w:szCs w:val="22"/>
        </w:rPr>
        <w:t>customers</w:t>
      </w:r>
      <w:r w:rsidR="00DC3BFA">
        <w:rPr>
          <w:rFonts w:asciiTheme="minorHAnsi" w:hAnsiTheme="minorHAnsi" w:cstheme="minorHAnsi"/>
          <w:sz w:val="22"/>
          <w:szCs w:val="22"/>
        </w:rPr>
        <w:t xml:space="preserve"> can </w:t>
      </w:r>
      <w:r w:rsidRPr="00744974">
        <w:rPr>
          <w:rFonts w:asciiTheme="minorHAnsi" w:hAnsiTheme="minorHAnsi" w:cstheme="minorHAnsi"/>
          <w:sz w:val="22"/>
          <w:szCs w:val="22"/>
        </w:rPr>
        <w:t xml:space="preserve">have access to real-time data, such as the available electricity units, thus allowing them to manage their electricity usage better. </w:t>
      </w:r>
    </w:p>
    <w:p w14:paraId="0C77533F" w14:textId="2E731E78" w:rsidR="003B4F82" w:rsidRPr="00A7316F" w:rsidRDefault="005F3230" w:rsidP="00AC6E69">
      <w:pPr>
        <w:pStyle w:val="NormalWeb"/>
        <w:spacing w:before="0" w:line="360" w:lineRule="auto"/>
        <w:rPr>
          <w:rFonts w:asciiTheme="minorHAnsi" w:hAnsiTheme="minorHAnsi" w:cstheme="minorHAnsi"/>
          <w:sz w:val="22"/>
          <w:szCs w:val="22"/>
        </w:rPr>
      </w:pPr>
      <w:bookmarkStart w:id="10" w:name="_Hlk177394890"/>
      <w:bookmarkEnd w:id="8"/>
      <w:r w:rsidRPr="00A7316F">
        <w:rPr>
          <w:rFonts w:asciiTheme="minorHAnsi" w:hAnsiTheme="minorHAnsi" w:cstheme="minorHAnsi"/>
          <w:sz w:val="22"/>
          <w:szCs w:val="22"/>
        </w:rPr>
        <w:t>The Internet of Things that connects</w:t>
      </w:r>
      <w:r w:rsidR="00DC3BFA" w:rsidRPr="00A7316F">
        <w:rPr>
          <w:rFonts w:asciiTheme="minorHAnsi" w:hAnsiTheme="minorHAnsi" w:cstheme="minorHAnsi"/>
          <w:sz w:val="22"/>
          <w:szCs w:val="22"/>
        </w:rPr>
        <w:t xml:space="preserve"> devices</w:t>
      </w:r>
      <w:r w:rsidRPr="00A7316F">
        <w:rPr>
          <w:rFonts w:asciiTheme="minorHAnsi" w:hAnsiTheme="minorHAnsi" w:cstheme="minorHAnsi"/>
          <w:sz w:val="22"/>
          <w:szCs w:val="22"/>
        </w:rPr>
        <w:t xml:space="preserve"> to the </w:t>
      </w:r>
      <w:r w:rsidR="00A7316F" w:rsidRPr="00A7316F">
        <w:rPr>
          <w:rFonts w:asciiTheme="minorHAnsi" w:hAnsiTheme="minorHAnsi" w:cstheme="minorHAnsi"/>
          <w:sz w:val="22"/>
          <w:szCs w:val="22"/>
        </w:rPr>
        <w:t>I</w:t>
      </w:r>
      <w:r w:rsidRPr="00A7316F">
        <w:rPr>
          <w:rFonts w:asciiTheme="minorHAnsi" w:hAnsiTheme="minorHAnsi" w:cstheme="minorHAnsi"/>
          <w:sz w:val="22"/>
          <w:szCs w:val="22"/>
        </w:rPr>
        <w:t xml:space="preserve">nternet should be set up securely to prevent cyberattacks. As a result, </w:t>
      </w:r>
      <w:r w:rsidR="00393400" w:rsidRPr="00A7316F">
        <w:rPr>
          <w:rFonts w:asciiTheme="minorHAnsi" w:hAnsiTheme="minorHAnsi" w:cstheme="minorHAnsi"/>
          <w:sz w:val="22"/>
          <w:szCs w:val="22"/>
        </w:rPr>
        <w:t>research o</w:t>
      </w:r>
      <w:r w:rsidR="00A7316F" w:rsidRPr="00A7316F">
        <w:rPr>
          <w:rFonts w:asciiTheme="minorHAnsi" w:hAnsiTheme="minorHAnsi" w:cstheme="minorHAnsi"/>
          <w:sz w:val="22"/>
          <w:szCs w:val="22"/>
        </w:rPr>
        <w:t>n</w:t>
      </w:r>
      <w:r w:rsidR="00393400" w:rsidRPr="00A7316F">
        <w:rPr>
          <w:rFonts w:asciiTheme="minorHAnsi" w:hAnsiTheme="minorHAnsi" w:cstheme="minorHAnsi"/>
          <w:sz w:val="22"/>
          <w:szCs w:val="22"/>
        </w:rPr>
        <w:t xml:space="preserve"> the existing threats and mitigating features </w:t>
      </w:r>
      <w:r w:rsidR="007F49FC" w:rsidRPr="00A7316F">
        <w:rPr>
          <w:rFonts w:asciiTheme="minorHAnsi" w:hAnsiTheme="minorHAnsi" w:cstheme="minorHAnsi"/>
          <w:sz w:val="22"/>
          <w:szCs w:val="22"/>
        </w:rPr>
        <w:t>for</w:t>
      </w:r>
      <w:r w:rsidR="00393400" w:rsidRPr="00A7316F">
        <w:rPr>
          <w:rFonts w:asciiTheme="minorHAnsi" w:hAnsiTheme="minorHAnsi" w:cstheme="minorHAnsi"/>
          <w:sz w:val="22"/>
          <w:szCs w:val="22"/>
        </w:rPr>
        <w:t xml:space="preserve"> mobile applications and IoT technologies for smart prepaid energy meters was conducted. This enabled the researcher to </w:t>
      </w:r>
      <w:r w:rsidRPr="00A7316F">
        <w:rPr>
          <w:rFonts w:asciiTheme="minorHAnsi" w:hAnsiTheme="minorHAnsi" w:cstheme="minorHAnsi"/>
          <w:sz w:val="22"/>
          <w:szCs w:val="22"/>
        </w:rPr>
        <w:t>design th</w:t>
      </w:r>
      <w:r w:rsidR="00393400" w:rsidRPr="00A7316F">
        <w:rPr>
          <w:rFonts w:asciiTheme="minorHAnsi" w:hAnsiTheme="minorHAnsi" w:cstheme="minorHAnsi"/>
          <w:sz w:val="22"/>
          <w:szCs w:val="22"/>
        </w:rPr>
        <w:t>e</w:t>
      </w:r>
      <w:r w:rsidRPr="00A7316F">
        <w:rPr>
          <w:rFonts w:asciiTheme="minorHAnsi" w:hAnsiTheme="minorHAnsi" w:cstheme="minorHAnsi"/>
          <w:sz w:val="22"/>
          <w:szCs w:val="22"/>
        </w:rPr>
        <w:t xml:space="preserve"> mobile application with network security, application security, information security</w:t>
      </w:r>
      <w:r w:rsidR="00A7316F" w:rsidRPr="00A7316F">
        <w:rPr>
          <w:rFonts w:asciiTheme="minorHAnsi" w:hAnsiTheme="minorHAnsi" w:cstheme="minorHAnsi"/>
          <w:sz w:val="22"/>
          <w:szCs w:val="22"/>
        </w:rPr>
        <w:t>,</w:t>
      </w:r>
      <w:r w:rsidRPr="00A7316F">
        <w:rPr>
          <w:rFonts w:asciiTheme="minorHAnsi" w:hAnsiTheme="minorHAnsi" w:cstheme="minorHAnsi"/>
          <w:sz w:val="22"/>
          <w:szCs w:val="22"/>
        </w:rPr>
        <w:t xml:space="preserve"> and operational security in mind. </w:t>
      </w:r>
      <w:r w:rsidR="007F49FC" w:rsidRPr="00A7316F">
        <w:rPr>
          <w:rFonts w:asciiTheme="minorHAnsi" w:hAnsiTheme="minorHAnsi" w:cstheme="minorHAnsi"/>
          <w:sz w:val="22"/>
          <w:szCs w:val="22"/>
        </w:rPr>
        <w:t>In Addition, the complete system was benchmarked against the NIST</w:t>
      </w:r>
      <w:r w:rsidR="002A4F7E" w:rsidRPr="00A7316F">
        <w:rPr>
          <w:rFonts w:asciiTheme="minorHAnsi" w:hAnsiTheme="minorHAnsi" w:cstheme="minorHAnsi"/>
          <w:sz w:val="22"/>
          <w:szCs w:val="22"/>
        </w:rPr>
        <w:t>-</w:t>
      </w:r>
      <w:r w:rsidR="007F49FC" w:rsidRPr="00A7316F">
        <w:rPr>
          <w:rFonts w:asciiTheme="minorHAnsi" w:hAnsiTheme="minorHAnsi" w:cstheme="minorHAnsi"/>
          <w:sz w:val="22"/>
          <w:szCs w:val="22"/>
        </w:rPr>
        <w:t>CFS to evaluate the system’s cybersecurity posture.</w:t>
      </w:r>
    </w:p>
    <w:p w14:paraId="0257E8AE" w14:textId="7EC91511" w:rsidR="00AC6E69" w:rsidRDefault="00AC6E69" w:rsidP="00AC6E69">
      <w:pPr>
        <w:pStyle w:val="NormalWeb"/>
        <w:spacing w:before="0" w:line="360" w:lineRule="auto"/>
        <w:rPr>
          <w:rFonts w:asciiTheme="minorHAnsi" w:hAnsiTheme="minorHAnsi" w:cstheme="minorHAnsi"/>
          <w:sz w:val="22"/>
          <w:szCs w:val="22"/>
        </w:rPr>
      </w:pPr>
      <w:bookmarkStart w:id="11" w:name="_Hlk177395130"/>
      <w:bookmarkEnd w:id="10"/>
      <w:r w:rsidRPr="00744974">
        <w:rPr>
          <w:rFonts w:asciiTheme="minorHAnsi" w:hAnsiTheme="minorHAnsi" w:cstheme="minorHAnsi"/>
          <w:sz w:val="22"/>
          <w:szCs w:val="22"/>
        </w:rPr>
        <w:t xml:space="preserve">The target market of this mobile application </w:t>
      </w:r>
      <w:r w:rsidR="00A7316F">
        <w:rPr>
          <w:rFonts w:asciiTheme="minorHAnsi" w:hAnsiTheme="minorHAnsi" w:cstheme="minorHAnsi"/>
          <w:sz w:val="22"/>
          <w:szCs w:val="22"/>
        </w:rPr>
        <w:t>is</w:t>
      </w:r>
      <w:r w:rsidRPr="00744974">
        <w:rPr>
          <w:rFonts w:asciiTheme="minorHAnsi" w:hAnsiTheme="minorHAnsi" w:cstheme="minorHAnsi"/>
          <w:sz w:val="22"/>
          <w:szCs w:val="22"/>
        </w:rPr>
        <w:t xml:space="preserve"> prepaid electricity customers who </w:t>
      </w:r>
      <w:r w:rsidR="00CA4A7F">
        <w:rPr>
          <w:rFonts w:asciiTheme="minorHAnsi" w:hAnsiTheme="minorHAnsi" w:cstheme="minorHAnsi"/>
          <w:sz w:val="22"/>
          <w:szCs w:val="22"/>
        </w:rPr>
        <w:t>own a</w:t>
      </w:r>
      <w:r w:rsidRPr="00744974">
        <w:rPr>
          <w:rFonts w:asciiTheme="minorHAnsi" w:hAnsiTheme="minorHAnsi" w:cstheme="minorHAnsi"/>
          <w:sz w:val="22"/>
          <w:szCs w:val="22"/>
        </w:rPr>
        <w:t xml:space="preserve"> smart</w:t>
      </w:r>
      <w:r w:rsidR="00CA4A7F">
        <w:rPr>
          <w:rFonts w:asciiTheme="minorHAnsi" w:hAnsiTheme="minorHAnsi" w:cstheme="minorHAnsi"/>
          <w:sz w:val="22"/>
          <w:szCs w:val="22"/>
        </w:rPr>
        <w:t xml:space="preserve"> energy</w:t>
      </w:r>
      <w:r w:rsidRPr="00744974">
        <w:rPr>
          <w:rFonts w:asciiTheme="minorHAnsi" w:hAnsiTheme="minorHAnsi" w:cstheme="minorHAnsi"/>
          <w:sz w:val="22"/>
          <w:szCs w:val="22"/>
        </w:rPr>
        <w:t xml:space="preserve"> meter. The proposed solution </w:t>
      </w:r>
      <w:r w:rsidR="00CA4A7F">
        <w:rPr>
          <w:rFonts w:asciiTheme="minorHAnsi" w:hAnsiTheme="minorHAnsi" w:cstheme="minorHAnsi"/>
          <w:sz w:val="22"/>
          <w:szCs w:val="22"/>
        </w:rPr>
        <w:t xml:space="preserve">was designed for </w:t>
      </w:r>
      <w:r w:rsidRPr="00744974">
        <w:rPr>
          <w:rFonts w:asciiTheme="minorHAnsi" w:hAnsiTheme="minorHAnsi" w:cstheme="minorHAnsi"/>
          <w:sz w:val="22"/>
          <w:szCs w:val="22"/>
        </w:rPr>
        <w:t xml:space="preserve">the Android development platform and </w:t>
      </w:r>
      <w:r w:rsidR="00CA4A7F">
        <w:rPr>
          <w:rFonts w:asciiTheme="minorHAnsi" w:hAnsiTheme="minorHAnsi" w:cstheme="minorHAnsi"/>
          <w:sz w:val="22"/>
          <w:szCs w:val="22"/>
        </w:rPr>
        <w:t xml:space="preserve">was </w:t>
      </w:r>
      <w:r w:rsidRPr="00744974">
        <w:rPr>
          <w:rFonts w:asciiTheme="minorHAnsi" w:hAnsiTheme="minorHAnsi" w:cstheme="minorHAnsi"/>
          <w:sz w:val="22"/>
          <w:szCs w:val="22"/>
        </w:rPr>
        <w:t xml:space="preserve">envisaged to have features that are easy to use, fast, secure, </w:t>
      </w:r>
      <w:r w:rsidR="00CA4A7F">
        <w:rPr>
          <w:rFonts w:asciiTheme="minorHAnsi" w:hAnsiTheme="minorHAnsi" w:cstheme="minorHAnsi"/>
          <w:sz w:val="22"/>
          <w:szCs w:val="22"/>
        </w:rPr>
        <w:t>scalable</w:t>
      </w:r>
      <w:r w:rsidR="00A7316F">
        <w:rPr>
          <w:rFonts w:asciiTheme="minorHAnsi" w:hAnsiTheme="minorHAnsi" w:cstheme="minorHAnsi"/>
          <w:sz w:val="22"/>
          <w:szCs w:val="22"/>
        </w:rPr>
        <w:t>,</w:t>
      </w:r>
      <w:r w:rsidR="00CA4A7F">
        <w:rPr>
          <w:rFonts w:asciiTheme="minorHAnsi" w:hAnsiTheme="minorHAnsi" w:cstheme="minorHAnsi"/>
          <w:sz w:val="22"/>
          <w:szCs w:val="22"/>
        </w:rPr>
        <w:t xml:space="preserve"> </w:t>
      </w:r>
      <w:r w:rsidRPr="00744974">
        <w:rPr>
          <w:rFonts w:asciiTheme="minorHAnsi" w:hAnsiTheme="minorHAnsi" w:cstheme="minorHAnsi"/>
          <w:sz w:val="22"/>
          <w:szCs w:val="22"/>
        </w:rPr>
        <w:t xml:space="preserve">and </w:t>
      </w:r>
      <w:r w:rsidR="00CA4A7F">
        <w:rPr>
          <w:rFonts w:asciiTheme="minorHAnsi" w:hAnsiTheme="minorHAnsi" w:cstheme="minorHAnsi"/>
          <w:sz w:val="22"/>
          <w:szCs w:val="22"/>
        </w:rPr>
        <w:t xml:space="preserve">compatible with </w:t>
      </w:r>
      <w:r w:rsidRPr="00744974">
        <w:rPr>
          <w:rFonts w:asciiTheme="minorHAnsi" w:hAnsiTheme="minorHAnsi" w:cstheme="minorHAnsi"/>
          <w:sz w:val="22"/>
          <w:szCs w:val="22"/>
        </w:rPr>
        <w:t>existing technologies. Furthermore, with the recent outbreak of the novel coronavirus (COVID-19) pandemic</w:t>
      </w:r>
      <w:r w:rsidR="00A7316F">
        <w:rPr>
          <w:rFonts w:asciiTheme="minorHAnsi" w:hAnsiTheme="minorHAnsi" w:cstheme="minorHAnsi"/>
          <w:sz w:val="22"/>
          <w:szCs w:val="22"/>
        </w:rPr>
        <w:t>,</w:t>
      </w:r>
      <w:r w:rsidRPr="00744974">
        <w:rPr>
          <w:rFonts w:asciiTheme="minorHAnsi" w:hAnsiTheme="minorHAnsi" w:cstheme="minorHAnsi"/>
          <w:sz w:val="22"/>
          <w:szCs w:val="22"/>
        </w:rPr>
        <w:t xml:space="preserve"> it </w:t>
      </w:r>
      <w:r w:rsidR="00CA4A7F">
        <w:rPr>
          <w:rFonts w:asciiTheme="minorHAnsi" w:hAnsiTheme="minorHAnsi" w:cstheme="minorHAnsi"/>
          <w:sz w:val="22"/>
          <w:szCs w:val="22"/>
        </w:rPr>
        <w:t xml:space="preserve">was </w:t>
      </w:r>
      <w:r w:rsidRPr="00744974">
        <w:rPr>
          <w:rFonts w:asciiTheme="minorHAnsi" w:hAnsiTheme="minorHAnsi" w:cstheme="minorHAnsi"/>
          <w:sz w:val="22"/>
          <w:szCs w:val="22"/>
        </w:rPr>
        <w:t>important to push for innovation that</w:t>
      </w:r>
      <w:r w:rsidR="00DC3BFA">
        <w:rPr>
          <w:rFonts w:asciiTheme="minorHAnsi" w:hAnsiTheme="minorHAnsi" w:cstheme="minorHAnsi"/>
          <w:sz w:val="22"/>
          <w:szCs w:val="22"/>
        </w:rPr>
        <w:t xml:space="preserve"> </w:t>
      </w:r>
      <w:r w:rsidR="006538D8">
        <w:rPr>
          <w:rFonts w:asciiTheme="minorHAnsi" w:hAnsiTheme="minorHAnsi" w:cstheme="minorHAnsi"/>
          <w:sz w:val="22"/>
          <w:szCs w:val="22"/>
        </w:rPr>
        <w:t>automate</w:t>
      </w:r>
      <w:r w:rsidR="00A7316F">
        <w:rPr>
          <w:rFonts w:asciiTheme="minorHAnsi" w:hAnsiTheme="minorHAnsi" w:cstheme="minorHAnsi"/>
          <w:sz w:val="22"/>
          <w:szCs w:val="22"/>
        </w:rPr>
        <w:t>s</w:t>
      </w:r>
      <w:r w:rsidR="006538D8">
        <w:rPr>
          <w:rFonts w:asciiTheme="minorHAnsi" w:hAnsiTheme="minorHAnsi" w:cstheme="minorHAnsi"/>
          <w:sz w:val="22"/>
          <w:szCs w:val="22"/>
        </w:rPr>
        <w:t xml:space="preserve"> </w:t>
      </w:r>
      <w:r w:rsidRPr="00744974">
        <w:rPr>
          <w:rFonts w:asciiTheme="minorHAnsi" w:hAnsiTheme="minorHAnsi" w:cstheme="minorHAnsi"/>
          <w:sz w:val="22"/>
          <w:szCs w:val="22"/>
        </w:rPr>
        <w:t>manual processes. Th</w:t>
      </w:r>
      <w:r w:rsidR="00A7316F">
        <w:rPr>
          <w:rFonts w:asciiTheme="minorHAnsi" w:hAnsiTheme="minorHAnsi" w:cstheme="minorHAnsi"/>
          <w:sz w:val="22"/>
          <w:szCs w:val="22"/>
        </w:rPr>
        <w:t>e</w:t>
      </w:r>
      <w:r w:rsidRPr="00744974">
        <w:rPr>
          <w:rFonts w:asciiTheme="minorHAnsi" w:hAnsiTheme="minorHAnsi" w:cstheme="minorHAnsi"/>
          <w:sz w:val="22"/>
          <w:szCs w:val="22"/>
        </w:rPr>
        <w:t xml:space="preserve"> </w:t>
      </w:r>
      <w:r w:rsidRPr="00744974">
        <w:rPr>
          <w:rFonts w:asciiTheme="minorHAnsi" w:hAnsiTheme="minorHAnsi" w:cstheme="minorHAnsi"/>
          <w:bCs/>
          <w:sz w:val="22"/>
          <w:szCs w:val="22"/>
        </w:rPr>
        <w:t>study</w:t>
      </w:r>
      <w:r w:rsidRPr="00744974">
        <w:rPr>
          <w:rFonts w:asciiTheme="minorHAnsi" w:hAnsiTheme="minorHAnsi" w:cstheme="minorHAnsi"/>
          <w:color w:val="0070C0"/>
          <w:sz w:val="22"/>
          <w:szCs w:val="22"/>
        </w:rPr>
        <w:t xml:space="preserve"> </w:t>
      </w:r>
      <w:r w:rsidRPr="00A7316F">
        <w:rPr>
          <w:rFonts w:asciiTheme="minorHAnsi" w:hAnsiTheme="minorHAnsi" w:cstheme="minorHAnsi"/>
          <w:sz w:val="22"/>
          <w:szCs w:val="22"/>
        </w:rPr>
        <w:t>aim</w:t>
      </w:r>
      <w:r w:rsidR="00C13B7E" w:rsidRPr="00A7316F">
        <w:rPr>
          <w:rFonts w:asciiTheme="minorHAnsi" w:hAnsiTheme="minorHAnsi" w:cstheme="minorHAnsi"/>
          <w:sz w:val="22"/>
          <w:szCs w:val="22"/>
        </w:rPr>
        <w:t>ed</w:t>
      </w:r>
      <w:r w:rsidRPr="00A7316F">
        <w:rPr>
          <w:rFonts w:asciiTheme="minorHAnsi" w:hAnsiTheme="minorHAnsi" w:cstheme="minorHAnsi"/>
          <w:sz w:val="22"/>
          <w:szCs w:val="22"/>
        </w:rPr>
        <w:t xml:space="preserve"> </w:t>
      </w:r>
      <w:r w:rsidRPr="00744974">
        <w:rPr>
          <w:rFonts w:asciiTheme="minorHAnsi" w:hAnsiTheme="minorHAnsi" w:cstheme="minorHAnsi"/>
          <w:sz w:val="22"/>
          <w:szCs w:val="22"/>
        </w:rPr>
        <w:t>to complement the substantial and growing IoT platforms.</w:t>
      </w:r>
    </w:p>
    <w:p w14:paraId="4D5C0DE4" w14:textId="5F4C3704" w:rsidR="00486C66" w:rsidRPr="00A7316F" w:rsidRDefault="00486C66" w:rsidP="00486C66">
      <w:pPr>
        <w:jc w:val="both"/>
        <w:rPr>
          <w:rFonts w:cstheme="minorHAnsi"/>
        </w:rPr>
      </w:pPr>
      <w:bookmarkStart w:id="12" w:name="_Hlk177395081"/>
      <w:bookmarkEnd w:id="11"/>
      <w:r w:rsidRPr="00A7316F">
        <w:rPr>
          <w:rFonts w:cstheme="minorHAnsi"/>
        </w:rPr>
        <w:t>The contribution of this</w:t>
      </w:r>
      <w:r w:rsidR="00FA785E">
        <w:rPr>
          <w:rFonts w:cstheme="minorHAnsi"/>
        </w:rPr>
        <w:t xml:space="preserve"> thesis </w:t>
      </w:r>
      <w:commentRangeStart w:id="13"/>
      <w:commentRangeStart w:id="14"/>
      <w:commentRangeEnd w:id="13"/>
      <w:r w:rsidR="00CE10EA" w:rsidRPr="00A7316F">
        <w:rPr>
          <w:rStyle w:val="CommentReference"/>
          <w:rFonts w:cstheme="minorHAnsi"/>
          <w:szCs w:val="22"/>
        </w:rPr>
        <w:commentReference w:id="13"/>
      </w:r>
      <w:commentRangeEnd w:id="14"/>
      <w:r w:rsidR="00120EF0" w:rsidRPr="00A7316F">
        <w:rPr>
          <w:rStyle w:val="CommentReference"/>
          <w:rFonts w:cstheme="minorHAnsi"/>
          <w:szCs w:val="22"/>
        </w:rPr>
        <w:commentReference w:id="14"/>
      </w:r>
      <w:r w:rsidRPr="00A7316F">
        <w:rPr>
          <w:rFonts w:cstheme="minorHAnsi"/>
        </w:rPr>
        <w:t xml:space="preserve">is threefold. Firstly, it summarizes mobile </w:t>
      </w:r>
      <w:r w:rsidR="00DB2ADD">
        <w:rPr>
          <w:rFonts w:cstheme="minorHAnsi"/>
        </w:rPr>
        <w:t>applications</w:t>
      </w:r>
      <w:r w:rsidRPr="00A7316F">
        <w:rPr>
          <w:rFonts w:cstheme="minorHAnsi"/>
        </w:rPr>
        <w:t xml:space="preserve"> and their associated security threa</w:t>
      </w:r>
      <w:r w:rsidR="009115F8" w:rsidRPr="00A7316F">
        <w:rPr>
          <w:rFonts w:cstheme="minorHAnsi"/>
        </w:rPr>
        <w:t>t</w:t>
      </w:r>
      <w:r w:rsidRPr="00A7316F">
        <w:rPr>
          <w:rFonts w:cstheme="minorHAnsi"/>
        </w:rPr>
        <w:t>s</w:t>
      </w:r>
      <w:r w:rsidR="00CA4A7F" w:rsidRPr="00A7316F">
        <w:rPr>
          <w:rFonts w:cstheme="minorHAnsi"/>
        </w:rPr>
        <w:t xml:space="preserve"> and mitigation factors</w:t>
      </w:r>
      <w:r w:rsidRPr="00A7316F">
        <w:rPr>
          <w:rFonts w:cstheme="minorHAnsi"/>
        </w:rPr>
        <w:t xml:space="preserve">. Secondly, the </w:t>
      </w:r>
      <w:r w:rsidR="00FA785E">
        <w:rPr>
          <w:rFonts w:cstheme="minorHAnsi"/>
        </w:rPr>
        <w:t>thesis</w:t>
      </w:r>
      <w:r w:rsidRPr="00A7316F">
        <w:rPr>
          <w:rFonts w:cstheme="minorHAnsi"/>
        </w:rPr>
        <w:t xml:space="preserve"> looked at</w:t>
      </w:r>
      <w:r w:rsidR="00FA785E">
        <w:rPr>
          <w:rFonts w:cstheme="minorHAnsi"/>
        </w:rPr>
        <w:t xml:space="preserve"> IoT technologies for</w:t>
      </w:r>
      <w:r w:rsidR="00FA785E" w:rsidRPr="00A7316F">
        <w:rPr>
          <w:rFonts w:cstheme="minorHAnsi"/>
        </w:rPr>
        <w:t xml:space="preserve"> smart energy meters</w:t>
      </w:r>
      <w:r w:rsidRPr="00A7316F">
        <w:rPr>
          <w:rFonts w:cstheme="minorHAnsi"/>
        </w:rPr>
        <w:t xml:space="preserve"> and their cybersecurity threats</w:t>
      </w:r>
      <w:r w:rsidR="00CA4A7F" w:rsidRPr="00A7316F">
        <w:rPr>
          <w:rFonts w:cstheme="minorHAnsi"/>
        </w:rPr>
        <w:t xml:space="preserve"> </w:t>
      </w:r>
      <w:r w:rsidR="00FA785E">
        <w:rPr>
          <w:rFonts w:cstheme="minorHAnsi"/>
        </w:rPr>
        <w:t>to understand</w:t>
      </w:r>
      <w:r w:rsidR="00FA785E" w:rsidRPr="00A7316F">
        <w:rPr>
          <w:rFonts w:cstheme="minorHAnsi"/>
        </w:rPr>
        <w:t xml:space="preserve"> how to mitigate against those threats</w:t>
      </w:r>
      <w:r w:rsidRPr="00A7316F">
        <w:rPr>
          <w:rFonts w:cstheme="minorHAnsi"/>
        </w:rPr>
        <w:t>. Lastly, the research focuse</w:t>
      </w:r>
      <w:r w:rsidR="00DC3BFA" w:rsidRPr="00A7316F">
        <w:rPr>
          <w:rFonts w:cstheme="minorHAnsi"/>
        </w:rPr>
        <w:t>d</w:t>
      </w:r>
      <w:r w:rsidRPr="00A7316F">
        <w:rPr>
          <w:rFonts w:cstheme="minorHAnsi"/>
        </w:rPr>
        <w:t xml:space="preserve"> on designing and testing a secure mobile application for smart energy meters in Namibia. </w:t>
      </w:r>
    </w:p>
    <w:bookmarkEnd w:id="9"/>
    <w:bookmarkEnd w:id="12"/>
    <w:p w14:paraId="6A1B759E" w14:textId="77777777" w:rsidR="005170E4" w:rsidRDefault="005A0A02" w:rsidP="00DC3BFA">
      <w:r w:rsidRPr="00500A77">
        <w:t xml:space="preserve">    </w:t>
      </w:r>
    </w:p>
    <w:p w14:paraId="53090DD2" w14:textId="3A7C2FCD" w:rsidR="005A0A02" w:rsidRPr="006B54B0" w:rsidRDefault="00AC6E69" w:rsidP="005170E4">
      <w:pPr>
        <w:rPr>
          <w:b/>
        </w:rPr>
      </w:pPr>
      <w:r w:rsidRPr="006B54B0">
        <w:rPr>
          <w:b/>
          <w:sz w:val="24"/>
          <w:szCs w:val="24"/>
        </w:rPr>
        <w:t>Keywords:</w:t>
      </w:r>
      <w:r w:rsidRPr="006B54B0">
        <w:rPr>
          <w:sz w:val="24"/>
          <w:szCs w:val="24"/>
        </w:rPr>
        <w:t xml:space="preserve"> </w:t>
      </w:r>
      <w:r w:rsidRPr="006B54B0">
        <w:rPr>
          <w:b/>
          <w:sz w:val="24"/>
          <w:szCs w:val="24"/>
        </w:rPr>
        <w:t xml:space="preserve">IoT, </w:t>
      </w:r>
      <w:r w:rsidR="006B54B0" w:rsidRPr="006B54B0">
        <w:rPr>
          <w:b/>
          <w:sz w:val="24"/>
          <w:szCs w:val="24"/>
        </w:rPr>
        <w:t>Smart Meter, Mobile Application, Cy</w:t>
      </w:r>
      <w:r w:rsidR="006B54B0">
        <w:rPr>
          <w:b/>
          <w:sz w:val="24"/>
          <w:szCs w:val="24"/>
        </w:rPr>
        <w:t>ber Security</w:t>
      </w:r>
      <w:r w:rsidR="008647A6">
        <w:rPr>
          <w:b/>
          <w:sz w:val="24"/>
          <w:szCs w:val="24"/>
        </w:rPr>
        <w:t xml:space="preserve">, Encryption </w:t>
      </w:r>
    </w:p>
    <w:p w14:paraId="0B65DAB9" w14:textId="61610D4E" w:rsidR="005A0A02" w:rsidRDefault="00FD386A" w:rsidP="005A0A02">
      <w:pPr>
        <w:pStyle w:val="Heading1"/>
      </w:pPr>
      <w:bookmarkStart w:id="15" w:name="_Toc225524887"/>
      <w:r>
        <w:lastRenderedPageBreak/>
        <w:t>Introduction</w:t>
      </w:r>
      <w:bookmarkEnd w:id="15"/>
    </w:p>
    <w:p w14:paraId="1B6798DA" w14:textId="0EBE5BA8" w:rsidR="000767B7" w:rsidRDefault="000767B7" w:rsidP="000767B7">
      <w:pPr>
        <w:pStyle w:val="Heading2"/>
      </w:pPr>
      <w:bookmarkStart w:id="16" w:name="_Toc225524888"/>
      <w:bookmarkStart w:id="17" w:name="_Hlk129852891"/>
      <w:r>
        <w:t>Overview</w:t>
      </w:r>
      <w:bookmarkEnd w:id="16"/>
    </w:p>
    <w:p w14:paraId="170D18F5" w14:textId="7B1F2037" w:rsidR="006A686A" w:rsidRPr="0048692E" w:rsidRDefault="00257AFB" w:rsidP="009A155A">
      <w:pPr>
        <w:jc w:val="both"/>
        <w:rPr>
          <w:rFonts w:cstheme="minorHAnsi"/>
          <w:color w:val="FF0000"/>
        </w:rPr>
      </w:pPr>
      <w:r w:rsidRPr="008C0DAA">
        <w:rPr>
          <w:rFonts w:cstheme="minorHAnsi"/>
        </w:rPr>
        <w:t xml:space="preserve">This chapter </w:t>
      </w:r>
      <w:r w:rsidR="0083581F">
        <w:rPr>
          <w:rFonts w:cstheme="minorHAnsi"/>
        </w:rPr>
        <w:t xml:space="preserve">presents an overview of the study. </w:t>
      </w:r>
      <w:r w:rsidR="00BE24D7">
        <w:rPr>
          <w:rFonts w:cstheme="minorHAnsi"/>
        </w:rPr>
        <w:t xml:space="preserve"> </w:t>
      </w:r>
      <w:r w:rsidR="0083581F">
        <w:rPr>
          <w:rFonts w:cstheme="minorHAnsi"/>
        </w:rPr>
        <w:t xml:space="preserve">The chapter </w:t>
      </w:r>
      <w:r w:rsidR="008F2A4E">
        <w:rPr>
          <w:rFonts w:cstheme="minorHAnsi"/>
        </w:rPr>
        <w:t>begins with an introduction and background information, followed by a problem statement that helps the reader understand the motivation behind</w:t>
      </w:r>
      <w:r w:rsidR="00EA36A8">
        <w:rPr>
          <w:rFonts w:cstheme="minorHAnsi"/>
        </w:rPr>
        <w:t xml:space="preserve"> this research</w:t>
      </w:r>
      <w:r w:rsidRPr="008C0DAA">
        <w:rPr>
          <w:rFonts w:cstheme="minorHAnsi"/>
        </w:rPr>
        <w:t xml:space="preserve">. </w:t>
      </w:r>
      <w:r w:rsidR="00822F5A">
        <w:rPr>
          <w:rFonts w:cstheme="minorHAnsi"/>
        </w:rPr>
        <w:t>The chapter</w:t>
      </w:r>
      <w:r w:rsidRPr="008C0DAA">
        <w:rPr>
          <w:rFonts w:cstheme="minorHAnsi"/>
        </w:rPr>
        <w:t xml:space="preserve"> </w:t>
      </w:r>
      <w:r w:rsidR="00F35743">
        <w:rPr>
          <w:rFonts w:cstheme="minorHAnsi"/>
        </w:rPr>
        <w:t xml:space="preserve">then proceeds to </w:t>
      </w:r>
      <w:r w:rsidRPr="008C0DAA">
        <w:rPr>
          <w:rFonts w:cstheme="minorHAnsi"/>
        </w:rPr>
        <w:t>introduce the research objectives and</w:t>
      </w:r>
      <w:r w:rsidR="00EA36A8">
        <w:rPr>
          <w:rFonts w:cstheme="minorHAnsi"/>
        </w:rPr>
        <w:t xml:space="preserve"> research questions</w:t>
      </w:r>
      <w:r w:rsidR="00F35743">
        <w:rPr>
          <w:rFonts w:cstheme="minorHAnsi"/>
        </w:rPr>
        <w:t>. These are specific, measurable goals that the study aim</w:t>
      </w:r>
      <w:r w:rsidR="00725C71">
        <w:rPr>
          <w:rFonts w:cstheme="minorHAnsi"/>
        </w:rPr>
        <w:t>ed</w:t>
      </w:r>
      <w:r w:rsidR="00F35743">
        <w:rPr>
          <w:rFonts w:cstheme="minorHAnsi"/>
        </w:rPr>
        <w:t xml:space="preserve"> to achieve, and focused inquiries that guide</w:t>
      </w:r>
      <w:r w:rsidR="00725C71">
        <w:rPr>
          <w:rFonts w:cstheme="minorHAnsi"/>
        </w:rPr>
        <w:t>d</w:t>
      </w:r>
      <w:r w:rsidR="00F35743">
        <w:rPr>
          <w:rFonts w:cstheme="minorHAnsi"/>
        </w:rPr>
        <w:t xml:space="preserve"> the investigation. </w:t>
      </w:r>
      <w:r w:rsidR="00EA36A8">
        <w:rPr>
          <w:rFonts w:cstheme="minorHAnsi"/>
        </w:rPr>
        <w:t xml:space="preserve"> </w:t>
      </w:r>
      <w:r w:rsidR="005E57F1">
        <w:rPr>
          <w:rFonts w:cstheme="minorHAnsi"/>
        </w:rPr>
        <w:t xml:space="preserve">Information regarding the </w:t>
      </w:r>
      <w:r w:rsidR="00F35743">
        <w:rPr>
          <w:rFonts w:cstheme="minorHAnsi"/>
        </w:rPr>
        <w:t>research contribution</w:t>
      </w:r>
      <w:r w:rsidR="00391B44">
        <w:rPr>
          <w:rFonts w:cstheme="minorHAnsi"/>
        </w:rPr>
        <w:t xml:space="preserve"> to the knowledge base</w:t>
      </w:r>
      <w:r w:rsidR="005E57F1" w:rsidRPr="00432547">
        <w:rPr>
          <w:rFonts w:cstheme="minorHAnsi"/>
        </w:rPr>
        <w:t xml:space="preserve"> is also provided in this chapter. </w:t>
      </w:r>
      <w:r w:rsidR="005E57F1">
        <w:rPr>
          <w:rFonts w:cstheme="minorHAnsi"/>
        </w:rPr>
        <w:t>This is followed by the limitations, assumptions, and ethical consideration</w:t>
      </w:r>
      <w:r w:rsidR="00432547">
        <w:rPr>
          <w:rFonts w:cstheme="minorHAnsi"/>
        </w:rPr>
        <w:t>s</w:t>
      </w:r>
      <w:r w:rsidR="005E57F1">
        <w:rPr>
          <w:rFonts w:cstheme="minorHAnsi"/>
        </w:rPr>
        <w:t xml:space="preserve"> of the study</w:t>
      </w:r>
      <w:r w:rsidR="0083581F">
        <w:rPr>
          <w:rFonts w:cstheme="minorHAnsi"/>
        </w:rPr>
        <w:t xml:space="preserve">. The chapter concludes with the </w:t>
      </w:r>
      <w:r w:rsidR="00CA03CC">
        <w:rPr>
          <w:rFonts w:cstheme="minorHAnsi"/>
        </w:rPr>
        <w:t>thesis outline</w:t>
      </w:r>
      <w:r w:rsidR="00BF3C91">
        <w:rPr>
          <w:rFonts w:cstheme="minorHAnsi"/>
        </w:rPr>
        <w:t xml:space="preserve">, which </w:t>
      </w:r>
      <w:r w:rsidR="00BF3C91" w:rsidRPr="00BF3C91">
        <w:rPr>
          <w:rFonts w:cstheme="minorHAnsi"/>
        </w:rPr>
        <w:t xml:space="preserve">provides a roadmap </w:t>
      </w:r>
      <w:r w:rsidR="00BF3C91">
        <w:rPr>
          <w:rFonts w:cstheme="minorHAnsi"/>
        </w:rPr>
        <w:t>for this study.</w:t>
      </w:r>
      <w:r w:rsidR="00CA03CC">
        <w:rPr>
          <w:rFonts w:cstheme="minorHAnsi"/>
        </w:rPr>
        <w:t xml:space="preserve"> </w:t>
      </w:r>
    </w:p>
    <w:p w14:paraId="5D84B443" w14:textId="77777777" w:rsidR="005A0A02" w:rsidRDefault="00FA13F1" w:rsidP="005A0A02">
      <w:pPr>
        <w:pStyle w:val="Heading2"/>
      </w:pPr>
      <w:bookmarkStart w:id="18" w:name="_Toc225524889"/>
      <w:bookmarkEnd w:id="17"/>
      <w:r>
        <w:t>Introduction</w:t>
      </w:r>
      <w:bookmarkEnd w:id="18"/>
    </w:p>
    <w:p w14:paraId="19703CCD" w14:textId="5BE07B27" w:rsidR="00FA13F1" w:rsidRPr="00F12CF5" w:rsidRDefault="00FA13F1" w:rsidP="009A155A">
      <w:pPr>
        <w:jc w:val="both"/>
        <w:rPr>
          <w:rFonts w:cstheme="minorHAnsi"/>
        </w:rPr>
      </w:pPr>
      <w:bookmarkStart w:id="19" w:name="_Hlk107581965"/>
      <w:r w:rsidRPr="00F12CF5">
        <w:rPr>
          <w:rFonts w:cstheme="minorHAnsi"/>
        </w:rPr>
        <w:t>The first prepaid electrical transaction in Windhoek was recorded in 1994</w:t>
      </w:r>
      <w:r w:rsidR="009506D4">
        <w:rPr>
          <w:rFonts w:cstheme="minorHAnsi"/>
        </w:rPr>
        <w:t>,</w:t>
      </w:r>
      <w:r w:rsidRPr="00F12CF5">
        <w:rPr>
          <w:rFonts w:cstheme="minorHAnsi"/>
        </w:rPr>
        <w:t xml:space="preserve"> and to date, there are </w:t>
      </w:r>
      <w:r w:rsidR="009506D4">
        <w:rPr>
          <w:rFonts w:cstheme="minorHAnsi"/>
        </w:rPr>
        <w:t xml:space="preserve">more than </w:t>
      </w:r>
      <w:r w:rsidRPr="00F12CF5">
        <w:rPr>
          <w:rFonts w:cstheme="minorHAnsi"/>
        </w:rPr>
        <w:t xml:space="preserve">54 800 conventional meters for prepaid customers </w:t>
      </w:r>
      <w:r w:rsidRPr="00D05CA0">
        <w:rPr>
          <w:rFonts w:cstheme="minorHAnsi"/>
        </w:rPr>
        <w:t>and 3544 smart meters for postpaid customers installed</w:t>
      </w:r>
      <w:r w:rsidR="009506D4">
        <w:rPr>
          <w:rFonts w:cstheme="minorHAnsi"/>
        </w:rPr>
        <w:t>,</w:t>
      </w:r>
      <w:r w:rsidR="006A7C1E" w:rsidRPr="00D05CA0">
        <w:rPr>
          <w:rFonts w:cstheme="minorHAnsi"/>
        </w:rPr>
        <w:t xml:space="preserve"> </w:t>
      </w:r>
      <w:r w:rsidRPr="00D05CA0">
        <w:rPr>
          <w:rFonts w:cstheme="minorHAnsi"/>
        </w:rPr>
        <w:t>as stated by Mbapaha (personal communication, March 24, 202</w:t>
      </w:r>
      <w:r w:rsidR="00934CD4" w:rsidRPr="00D05CA0">
        <w:rPr>
          <w:rFonts w:cstheme="minorHAnsi"/>
        </w:rPr>
        <w:t>3</w:t>
      </w:r>
      <w:r w:rsidRPr="00D05CA0">
        <w:rPr>
          <w:rFonts w:cstheme="minorHAnsi"/>
        </w:rPr>
        <w:t xml:space="preserve">) of </w:t>
      </w:r>
      <w:r w:rsidR="000E5A25" w:rsidRPr="00D05CA0">
        <w:rPr>
          <w:rFonts w:cstheme="minorHAnsi"/>
        </w:rPr>
        <w:t xml:space="preserve">the </w:t>
      </w:r>
      <w:r w:rsidRPr="00D05CA0">
        <w:rPr>
          <w:rFonts w:cstheme="minorHAnsi"/>
        </w:rPr>
        <w:t>City of Windhoek.</w:t>
      </w:r>
      <w:r w:rsidR="009115F8" w:rsidRPr="00D05CA0">
        <w:rPr>
          <w:rFonts w:cstheme="minorHAnsi"/>
        </w:rPr>
        <w:t xml:space="preserve"> </w:t>
      </w:r>
      <w:r w:rsidRPr="00D05CA0">
        <w:rPr>
          <w:rFonts w:cstheme="minorHAnsi"/>
        </w:rPr>
        <w:t xml:space="preserve">The </w:t>
      </w:r>
      <w:r w:rsidR="00184262" w:rsidRPr="00D05CA0">
        <w:rPr>
          <w:rFonts w:cstheme="minorHAnsi"/>
        </w:rPr>
        <w:t xml:space="preserve">prepaid </w:t>
      </w:r>
      <w:r w:rsidRPr="00D05CA0">
        <w:rPr>
          <w:rFonts w:cstheme="minorHAnsi"/>
        </w:rPr>
        <w:t xml:space="preserve">system allows customers to purchase a prepaid meter and have it installed </w:t>
      </w:r>
      <w:r w:rsidRPr="00F12CF5">
        <w:rPr>
          <w:rFonts w:cstheme="minorHAnsi"/>
        </w:rPr>
        <w:t>at their residence. Customers can then make advance payment</w:t>
      </w:r>
      <w:r>
        <w:rPr>
          <w:rFonts w:cstheme="minorHAnsi"/>
        </w:rPr>
        <w:t>s</w:t>
      </w:r>
      <w:r w:rsidRPr="00F12CF5">
        <w:rPr>
          <w:rFonts w:cstheme="minorHAnsi"/>
        </w:rPr>
        <w:t xml:space="preserve"> through a twenty (20) digit (token) that is manually entered on the meter before using the electricity. </w:t>
      </w:r>
      <w:bookmarkStart w:id="20" w:name="_Hlk106802195"/>
      <w:r w:rsidRPr="00F12CF5">
        <w:rPr>
          <w:rFonts w:cstheme="minorHAnsi"/>
        </w:rPr>
        <w:t xml:space="preserve">Once the electricity units are used up, the electricity supply is </w:t>
      </w:r>
      <w:bookmarkStart w:id="21" w:name="_Hlk107582069"/>
      <w:r w:rsidRPr="00F12CF5">
        <w:rPr>
          <w:rFonts w:cstheme="minorHAnsi"/>
        </w:rPr>
        <w:t xml:space="preserve">instantly cut off without any warning. </w:t>
      </w:r>
      <w:bookmarkEnd w:id="20"/>
      <w:bookmarkEnd w:id="21"/>
    </w:p>
    <w:bookmarkEnd w:id="19"/>
    <w:p w14:paraId="01D94DD5" w14:textId="77777777" w:rsidR="00FA13F1" w:rsidRPr="00F12CF5" w:rsidRDefault="00FA13F1" w:rsidP="00FA13F1">
      <w:pPr>
        <w:rPr>
          <w:rFonts w:cstheme="minorHAnsi"/>
        </w:rPr>
      </w:pPr>
    </w:p>
    <w:p w14:paraId="09043619" w14:textId="57722A75" w:rsidR="00B52417" w:rsidRPr="00B52417" w:rsidRDefault="006A7C1E" w:rsidP="00B52417">
      <w:pPr>
        <w:jc w:val="both"/>
        <w:rPr>
          <w:rFonts w:cstheme="minorHAnsi"/>
          <w:color w:val="4472C4" w:themeColor="accent1"/>
        </w:rPr>
      </w:pPr>
      <w:bookmarkStart w:id="22" w:name="_Hlk112244039"/>
      <w:bookmarkStart w:id="23" w:name="_Hlk105137527"/>
      <w:bookmarkStart w:id="24" w:name="_Hlk106802543"/>
      <w:bookmarkStart w:id="25" w:name="_Hlk112243824"/>
      <w:r>
        <w:rPr>
          <w:rFonts w:cstheme="minorHAnsi"/>
        </w:rPr>
        <w:t>There are m</w:t>
      </w:r>
      <w:r w:rsidR="00263283">
        <w:rPr>
          <w:rFonts w:cstheme="minorHAnsi"/>
        </w:rPr>
        <w:t xml:space="preserve">any </w:t>
      </w:r>
      <w:r w:rsidR="00FA13F1">
        <w:rPr>
          <w:rFonts w:cstheme="minorHAnsi"/>
        </w:rPr>
        <w:t xml:space="preserve">prepaid </w:t>
      </w:r>
      <w:r w:rsidR="00FA13F1" w:rsidRPr="00F12CF5">
        <w:rPr>
          <w:rFonts w:cstheme="minorHAnsi"/>
        </w:rPr>
        <w:t xml:space="preserve">meters installed in other parts of the country, </w:t>
      </w:r>
      <w:bookmarkEnd w:id="22"/>
      <w:r w:rsidR="00FA13F1" w:rsidRPr="00F12CF5">
        <w:rPr>
          <w:rFonts w:cstheme="minorHAnsi"/>
        </w:rPr>
        <w:t xml:space="preserve">for </w:t>
      </w:r>
      <w:r w:rsidR="00A108BD">
        <w:rPr>
          <w:rFonts w:cstheme="minorHAnsi"/>
        </w:rPr>
        <w:t>instance</w:t>
      </w:r>
      <w:r w:rsidR="00FA13F1" w:rsidRPr="00F12CF5">
        <w:rPr>
          <w:rFonts w:cstheme="minorHAnsi"/>
        </w:rPr>
        <w:t>, the Erongo region</w:t>
      </w:r>
      <w:r w:rsidR="009506D4">
        <w:rPr>
          <w:rFonts w:cstheme="minorHAnsi"/>
        </w:rPr>
        <w:t>,</w:t>
      </w:r>
      <w:r w:rsidR="00FA13F1" w:rsidRPr="00F12CF5">
        <w:rPr>
          <w:rFonts w:cstheme="minorHAnsi"/>
        </w:rPr>
        <w:t xml:space="preserve"> which </w:t>
      </w:r>
      <w:bookmarkEnd w:id="23"/>
      <w:bookmarkEnd w:id="24"/>
      <w:r w:rsidR="00FA13F1" w:rsidRPr="00F12CF5">
        <w:rPr>
          <w:rFonts w:cstheme="minorHAnsi"/>
        </w:rPr>
        <w:t>consumes about 21% of the total electricity required in Namibia</w:t>
      </w:r>
      <w:r w:rsidR="009506D4">
        <w:rPr>
          <w:rFonts w:cstheme="minorHAnsi"/>
        </w:rPr>
        <w:t>,</w:t>
      </w:r>
      <w:r w:rsidR="00FA13F1" w:rsidRPr="00F12CF5">
        <w:rPr>
          <w:rFonts w:cstheme="minorHAnsi"/>
        </w:rPr>
        <w:t xml:space="preserve"> has</w:t>
      </w:r>
      <w:r w:rsidR="00EF2A0A">
        <w:rPr>
          <w:rFonts w:cstheme="minorHAnsi"/>
        </w:rPr>
        <w:t xml:space="preserve"> 26 211</w:t>
      </w:r>
      <w:r w:rsidR="00FA13F1" w:rsidRPr="00F12CF5">
        <w:rPr>
          <w:rFonts w:cstheme="minorHAnsi"/>
        </w:rPr>
        <w:t xml:space="preserve"> prepaid meters installed</w:t>
      </w:r>
      <w:r w:rsidR="00EF2A0A">
        <w:rPr>
          <w:rFonts w:cstheme="minorHAnsi"/>
        </w:rPr>
        <w:t xml:space="preserve"> </w:t>
      </w:r>
      <w:sdt>
        <w:sdtPr>
          <w:rPr>
            <w:rFonts w:cstheme="minorHAnsi"/>
            <w:color w:val="000000"/>
          </w:rPr>
          <w:tag w:val="MENDELEY_CITATION_v3_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"/>
          <w:id w:val="1321847079"/>
          <w:placeholder>
            <w:docPart w:val="DefaultPlaceholder_-1854013440"/>
          </w:placeholder>
        </w:sdtPr>
        <w:sdtContent>
          <w:r w:rsidR="00752357" w:rsidRPr="00752357">
            <w:rPr>
              <w:rFonts w:cstheme="minorHAnsi"/>
              <w:color w:val="000000"/>
            </w:rPr>
            <w:t>(Erongo RED Annual Report 2021-2022, 2023)</w:t>
          </w:r>
        </w:sdtContent>
      </w:sdt>
      <w:r w:rsidR="00EF2A0A">
        <w:rPr>
          <w:rFonts w:cstheme="minorHAnsi"/>
        </w:rPr>
        <w:t xml:space="preserve">. </w:t>
      </w:r>
      <w:r w:rsidR="00FA13F1" w:rsidRPr="00F12CF5">
        <w:rPr>
          <w:rFonts w:cstheme="minorHAnsi"/>
        </w:rPr>
        <w:t>Central North Regional Electricity Distributor</w:t>
      </w:r>
      <w:r w:rsidR="00184262">
        <w:rPr>
          <w:rFonts w:cstheme="minorHAnsi"/>
        </w:rPr>
        <w:t xml:space="preserve"> (</w:t>
      </w:r>
      <w:r w:rsidR="00184262" w:rsidRPr="00F12CF5">
        <w:rPr>
          <w:rFonts w:cstheme="minorHAnsi"/>
        </w:rPr>
        <w:t>CENORED</w:t>
      </w:r>
      <w:r w:rsidR="00184262">
        <w:rPr>
          <w:rFonts w:cstheme="minorHAnsi"/>
        </w:rPr>
        <w:t>)</w:t>
      </w:r>
      <w:r w:rsidR="00FA13F1" w:rsidRPr="00F12CF5">
        <w:rPr>
          <w:rFonts w:cstheme="minorHAnsi"/>
        </w:rPr>
        <w:t>, another regional electricity distribution company that covers Otjozodjupa and Kunene regions</w:t>
      </w:r>
      <w:r w:rsidR="00D05E97">
        <w:rPr>
          <w:rFonts w:cstheme="minorHAnsi"/>
        </w:rPr>
        <w:t>,</w:t>
      </w:r>
      <w:r w:rsidR="00FA13F1" w:rsidRPr="00F12CF5">
        <w:rPr>
          <w:rFonts w:cstheme="minorHAnsi"/>
        </w:rPr>
        <w:t xml:space="preserve"> has </w:t>
      </w:r>
      <w:r w:rsidR="00E00139">
        <w:rPr>
          <w:rFonts w:cstheme="minorHAnsi"/>
        </w:rPr>
        <w:t xml:space="preserve">close to 40 000 </w:t>
      </w:r>
      <w:r w:rsidR="00FA13F1" w:rsidRPr="00F12CF5">
        <w:rPr>
          <w:rFonts w:cstheme="minorHAnsi"/>
        </w:rPr>
        <w:t>prepaid meters installed</w:t>
      </w:r>
      <w:bookmarkStart w:id="26" w:name="_Hlk107988056"/>
      <w:r w:rsidR="00EF2A0A">
        <w:rPr>
          <w:rFonts w:cstheme="minorHAnsi"/>
        </w:rPr>
        <w:t xml:space="preserve"> </w:t>
      </w:r>
      <w:sdt>
        <w:sdtPr>
          <w:rPr>
            <w:rFonts w:cstheme="minorHAnsi"/>
            <w:color w:val="000000"/>
          </w:rPr>
          <w:tag w:val="MENDELEY_CITATION_v3_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"/>
          <w:id w:val="-2102872697"/>
          <w:placeholder>
            <w:docPart w:val="DefaultPlaceholder_-1854013440"/>
          </w:placeholder>
        </w:sdtPr>
        <w:sdtContent>
          <w:r w:rsidR="00752357" w:rsidRPr="00752357">
            <w:rPr>
              <w:rFonts w:cstheme="minorHAnsi"/>
              <w:color w:val="000000"/>
            </w:rPr>
            <w:t>(CENORED Annual Report 2022, 2023)</w:t>
          </w:r>
        </w:sdtContent>
      </w:sdt>
      <w:r w:rsidR="00EF2A0A">
        <w:rPr>
          <w:rFonts w:cstheme="minorHAnsi"/>
        </w:rPr>
        <w:t xml:space="preserve">. </w:t>
      </w:r>
      <w:r w:rsidR="00FA13F1" w:rsidRPr="00F12CF5">
        <w:rPr>
          <w:rFonts w:cstheme="minorHAnsi"/>
        </w:rPr>
        <w:t xml:space="preserve">According to Katire (personal communication, March </w:t>
      </w:r>
      <w:r w:rsidR="00FA13F1" w:rsidRPr="00D05CA0">
        <w:rPr>
          <w:rFonts w:cstheme="minorHAnsi"/>
        </w:rPr>
        <w:t>23, 202</w:t>
      </w:r>
      <w:r w:rsidR="00934CD4" w:rsidRPr="00D05CA0">
        <w:rPr>
          <w:rFonts w:cstheme="minorHAnsi"/>
        </w:rPr>
        <w:t>3</w:t>
      </w:r>
      <w:r w:rsidR="00FA13F1" w:rsidRPr="00D05CA0">
        <w:rPr>
          <w:rFonts w:cstheme="minorHAnsi"/>
        </w:rPr>
        <w:t xml:space="preserve">) of Northern </w:t>
      </w:r>
      <w:r w:rsidR="00FA13F1" w:rsidRPr="00F12CF5">
        <w:rPr>
          <w:rFonts w:cstheme="minorHAnsi"/>
        </w:rPr>
        <w:t>Regional Electricity Distributor</w:t>
      </w:r>
      <w:r w:rsidR="00184262">
        <w:rPr>
          <w:rFonts w:cstheme="minorHAnsi"/>
        </w:rPr>
        <w:t xml:space="preserve"> (</w:t>
      </w:r>
      <w:r w:rsidR="00184262" w:rsidRPr="00F12CF5">
        <w:rPr>
          <w:rFonts w:cstheme="minorHAnsi"/>
        </w:rPr>
        <w:t>NORED</w:t>
      </w:r>
      <w:r w:rsidR="00FA13F1" w:rsidRPr="00F12CF5">
        <w:rPr>
          <w:rFonts w:cstheme="minorHAnsi"/>
        </w:rPr>
        <w:t xml:space="preserve">), the company has about 95 000 </w:t>
      </w:r>
      <w:r w:rsidR="00A108BD" w:rsidRPr="00F12CF5">
        <w:rPr>
          <w:rFonts w:cstheme="minorHAnsi"/>
        </w:rPr>
        <w:t xml:space="preserve">conventional </w:t>
      </w:r>
      <w:r w:rsidR="00FA13F1" w:rsidRPr="00F12CF5">
        <w:rPr>
          <w:rFonts w:cstheme="minorHAnsi"/>
        </w:rPr>
        <w:t>prepaid</w:t>
      </w:r>
      <w:r w:rsidR="00D05E97">
        <w:rPr>
          <w:rFonts w:cstheme="minorHAnsi"/>
        </w:rPr>
        <w:t xml:space="preserve"> </w:t>
      </w:r>
      <w:r w:rsidR="00FA13F1" w:rsidRPr="00F12CF5">
        <w:rPr>
          <w:rFonts w:cstheme="minorHAnsi"/>
        </w:rPr>
        <w:t>meters and 2 200 postpaid smart meters installed.</w:t>
      </w:r>
      <w:bookmarkEnd w:id="26"/>
      <w:r w:rsidR="00FA13F1" w:rsidRPr="00F12CF5">
        <w:rPr>
          <w:rFonts w:cstheme="minorHAnsi"/>
        </w:rPr>
        <w:t xml:space="preserve"> Lastly, NamPower</w:t>
      </w:r>
      <w:r w:rsidR="00D05E97">
        <w:rPr>
          <w:rFonts w:cstheme="minorHAnsi"/>
        </w:rPr>
        <w:t>,</w:t>
      </w:r>
      <w:r w:rsidR="00FA13F1" w:rsidRPr="00F12CF5">
        <w:rPr>
          <w:rFonts w:cstheme="minorHAnsi"/>
        </w:rPr>
        <w:t xml:space="preserve"> which is the national power utility company</w:t>
      </w:r>
      <w:r w:rsidR="00A108BD">
        <w:rPr>
          <w:rFonts w:cstheme="minorHAnsi"/>
        </w:rPr>
        <w:t xml:space="preserve">, </w:t>
      </w:r>
      <w:r w:rsidR="00FA13F1" w:rsidRPr="00F12CF5">
        <w:rPr>
          <w:rFonts w:cstheme="minorHAnsi"/>
        </w:rPr>
        <w:t xml:space="preserve">has </w:t>
      </w:r>
      <w:r w:rsidR="00EA626A">
        <w:rPr>
          <w:rFonts w:cstheme="minorHAnsi"/>
        </w:rPr>
        <w:t xml:space="preserve">about </w:t>
      </w:r>
      <w:r w:rsidR="00FA13F1" w:rsidRPr="00F12CF5">
        <w:rPr>
          <w:rFonts w:cstheme="minorHAnsi"/>
        </w:rPr>
        <w:t>35</w:t>
      </w:r>
      <w:r w:rsidR="006B4BA0">
        <w:rPr>
          <w:rFonts w:cstheme="minorHAnsi"/>
        </w:rPr>
        <w:t>3</w:t>
      </w:r>
      <w:r w:rsidR="00FA13F1" w:rsidRPr="00F12CF5">
        <w:rPr>
          <w:rFonts w:cstheme="minorHAnsi"/>
        </w:rPr>
        <w:t xml:space="preserve">0 </w:t>
      </w:r>
      <w:r w:rsidR="006B4BA0">
        <w:rPr>
          <w:rFonts w:cstheme="minorHAnsi"/>
        </w:rPr>
        <w:t xml:space="preserve">customers </w:t>
      </w:r>
      <w:r w:rsidR="00A108BD">
        <w:rPr>
          <w:rFonts w:cstheme="minorHAnsi"/>
        </w:rPr>
        <w:t>and</w:t>
      </w:r>
      <w:r w:rsidR="00705BF4">
        <w:rPr>
          <w:rFonts w:cstheme="minorHAnsi"/>
        </w:rPr>
        <w:t>,</w:t>
      </w:r>
      <w:r w:rsidR="00A108BD">
        <w:rPr>
          <w:rFonts w:cstheme="minorHAnsi"/>
        </w:rPr>
        <w:t xml:space="preserve"> </w:t>
      </w:r>
      <w:bookmarkStart w:id="27" w:name="_Hlk106806119"/>
      <w:r w:rsidR="00FA13F1" w:rsidRPr="00F83DDD">
        <w:rPr>
          <w:rFonts w:cstheme="minorHAnsi"/>
        </w:rPr>
        <w:t xml:space="preserve">in its </w:t>
      </w:r>
      <w:r w:rsidR="00A108BD">
        <w:rPr>
          <w:rFonts w:cstheme="minorHAnsi"/>
        </w:rPr>
        <w:t>Integrated</w:t>
      </w:r>
      <w:r w:rsidR="00EA626A">
        <w:rPr>
          <w:rFonts w:cstheme="minorHAnsi"/>
        </w:rPr>
        <w:t xml:space="preserve"> Strategic </w:t>
      </w:r>
      <w:r w:rsidR="00FA13F1" w:rsidRPr="00F83DDD">
        <w:rPr>
          <w:rFonts w:cstheme="minorHAnsi"/>
        </w:rPr>
        <w:t xml:space="preserve">Business </w:t>
      </w:r>
      <w:r w:rsidR="00FA13F1" w:rsidRPr="00EA626A">
        <w:rPr>
          <w:rFonts w:cstheme="minorHAnsi"/>
        </w:rPr>
        <w:t>Plan 20</w:t>
      </w:r>
      <w:r w:rsidR="00EA626A" w:rsidRPr="00EA626A">
        <w:rPr>
          <w:rFonts w:cstheme="minorHAnsi"/>
        </w:rPr>
        <w:t>20</w:t>
      </w:r>
      <w:r w:rsidR="00FA13F1" w:rsidRPr="00EA626A">
        <w:rPr>
          <w:rFonts w:cstheme="minorHAnsi"/>
        </w:rPr>
        <w:t xml:space="preserve"> – 202</w:t>
      </w:r>
      <w:r w:rsidR="00EA626A" w:rsidRPr="00EA626A">
        <w:rPr>
          <w:rFonts w:cstheme="minorHAnsi"/>
        </w:rPr>
        <w:t>5</w:t>
      </w:r>
      <w:r w:rsidR="00A108BD">
        <w:rPr>
          <w:rFonts w:cstheme="minorHAnsi"/>
        </w:rPr>
        <w:t>,</w:t>
      </w:r>
      <w:r w:rsidR="00FA13F1" w:rsidRPr="00EA626A">
        <w:rPr>
          <w:rFonts w:cstheme="minorHAnsi"/>
        </w:rPr>
        <w:t xml:space="preserve"> </w:t>
      </w:r>
      <w:r w:rsidR="00FA13F1" w:rsidRPr="00F83DDD">
        <w:rPr>
          <w:rFonts w:cstheme="minorHAnsi"/>
        </w:rPr>
        <w:t>pledged to engage customers with a particular focus on the development of new products and services</w:t>
      </w:r>
      <w:r w:rsidR="00A108BD">
        <w:rPr>
          <w:rFonts w:cstheme="minorHAnsi"/>
        </w:rPr>
        <w:t>,</w:t>
      </w:r>
      <w:r w:rsidR="00FA13F1" w:rsidRPr="00F83DDD">
        <w:rPr>
          <w:rFonts w:cstheme="minorHAnsi"/>
        </w:rPr>
        <w:t xml:space="preserve"> such as smart energy home systems</w:t>
      </w:r>
      <w:r w:rsidR="00A108BD">
        <w:rPr>
          <w:rFonts w:cstheme="minorHAnsi"/>
        </w:rPr>
        <w:t>,</w:t>
      </w:r>
      <w:r w:rsidR="00FA13F1" w:rsidRPr="00F83DDD">
        <w:rPr>
          <w:rFonts w:cstheme="minorHAnsi"/>
        </w:rPr>
        <w:t xml:space="preserve"> to meet their evolving needs</w:t>
      </w:r>
      <w:r w:rsidR="00EF2A0A">
        <w:rPr>
          <w:rFonts w:cstheme="minorHAnsi"/>
        </w:rPr>
        <w:t xml:space="preserve"> </w:t>
      </w:r>
      <w:sdt>
        <w:sdtPr>
          <w:rPr>
            <w:rFonts w:cstheme="minorHAnsi"/>
            <w:color w:val="000000"/>
          </w:rPr>
          <w:tag w:val="MENDELEY_CITATION_v3_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"/>
          <w:id w:val="967162983"/>
          <w:placeholder>
            <w:docPart w:val="DefaultPlaceholder_-1854013440"/>
          </w:placeholder>
        </w:sdtPr>
        <w:sdtContent>
          <w:r w:rsidR="00752357" w:rsidRPr="00752357">
            <w:rPr>
              <w:rFonts w:cstheme="minorHAnsi"/>
              <w:color w:val="000000"/>
            </w:rPr>
            <w:t>(NamPower Integrated Strategic Business Plan 2020 - 2025, 2023)</w:t>
          </w:r>
        </w:sdtContent>
      </w:sdt>
      <w:r w:rsidR="00EF2A0A">
        <w:rPr>
          <w:color w:val="000000"/>
        </w:rPr>
        <w:t>.</w:t>
      </w:r>
      <w:r w:rsidR="00FA13F1" w:rsidRPr="00F83DDD">
        <w:rPr>
          <w:rFonts w:cstheme="minorHAnsi"/>
        </w:rPr>
        <w:t xml:space="preserve"> </w:t>
      </w:r>
      <w:bookmarkEnd w:id="25"/>
    </w:p>
    <w:p w14:paraId="6D4DA9BE" w14:textId="019C0566" w:rsidR="00FA13F1" w:rsidRDefault="00FA13F1" w:rsidP="00B52417">
      <w:pPr>
        <w:jc w:val="both"/>
        <w:rPr>
          <w:rFonts w:cstheme="minorHAnsi"/>
        </w:rPr>
      </w:pPr>
    </w:p>
    <w:p w14:paraId="5775BD8C" w14:textId="45F04970" w:rsidR="00FA13F1" w:rsidRPr="007067A1" w:rsidRDefault="00FA13F1" w:rsidP="009A155A">
      <w:pPr>
        <w:jc w:val="both"/>
        <w:rPr>
          <w:rFonts w:cstheme="minorHAnsi"/>
        </w:rPr>
      </w:pPr>
      <w:bookmarkStart w:id="28" w:name="_Hlk112244341"/>
      <w:bookmarkStart w:id="29" w:name="_Hlk107569878"/>
      <w:bookmarkStart w:id="30" w:name="_Hlk107582851"/>
      <w:bookmarkStart w:id="31" w:name="_Hlk129179427"/>
      <w:r>
        <w:rPr>
          <w:rFonts w:cstheme="minorHAnsi"/>
        </w:rPr>
        <w:t xml:space="preserve">Technology has advanced over the past </w:t>
      </w:r>
      <w:r w:rsidRPr="007067A1">
        <w:rPr>
          <w:rFonts w:cstheme="minorHAnsi"/>
        </w:rPr>
        <w:t>two decades</w:t>
      </w:r>
      <w:r>
        <w:rPr>
          <w:rFonts w:cstheme="minorHAnsi"/>
        </w:rPr>
        <w:t>, for instance,</w:t>
      </w:r>
      <w:r w:rsidR="0003690C">
        <w:rPr>
          <w:rFonts w:cstheme="minorHAnsi"/>
        </w:rPr>
        <w:t xml:space="preserve"> </w:t>
      </w:r>
      <w:r w:rsidR="00496E44">
        <w:rPr>
          <w:rFonts w:cstheme="minorHAnsi"/>
        </w:rPr>
        <w:t xml:space="preserve">with </w:t>
      </w:r>
      <w:r w:rsidR="0003690C">
        <w:rPr>
          <w:rFonts w:cstheme="minorHAnsi"/>
        </w:rPr>
        <w:t xml:space="preserve">the introduction of </w:t>
      </w:r>
      <w:r w:rsidRPr="007067A1">
        <w:rPr>
          <w:rFonts w:cstheme="minorHAnsi"/>
        </w:rPr>
        <w:t>smart meters, smartphones,</w:t>
      </w:r>
      <w:r w:rsidR="006F5A9E">
        <w:rPr>
          <w:rFonts w:cstheme="minorHAnsi"/>
        </w:rPr>
        <w:t xml:space="preserve"> the</w:t>
      </w:r>
      <w:r>
        <w:rPr>
          <w:rFonts w:cstheme="minorHAnsi"/>
        </w:rPr>
        <w:t xml:space="preserve"> </w:t>
      </w:r>
      <w:bookmarkEnd w:id="27"/>
      <w:bookmarkEnd w:id="28"/>
      <w:bookmarkEnd w:id="29"/>
      <w:r w:rsidR="00317471">
        <w:rPr>
          <w:rFonts w:cstheme="minorHAnsi"/>
        </w:rPr>
        <w:t>Internet of Things (</w:t>
      </w:r>
      <w:r w:rsidR="00DC2FDD">
        <w:rPr>
          <w:rFonts w:cstheme="minorHAnsi"/>
        </w:rPr>
        <w:t>IoT</w:t>
      </w:r>
      <w:r w:rsidR="00317471">
        <w:rPr>
          <w:rFonts w:cstheme="minorHAnsi"/>
        </w:rPr>
        <w:t>)</w:t>
      </w:r>
      <w:r>
        <w:rPr>
          <w:rFonts w:cstheme="minorHAnsi"/>
        </w:rPr>
        <w:t xml:space="preserve">, and </w:t>
      </w:r>
      <w:r w:rsidRPr="007067A1">
        <w:rPr>
          <w:rFonts w:cstheme="minorHAnsi"/>
        </w:rPr>
        <w:t xml:space="preserve">mobile applications. Mobile applications have become one of the primary ways people communicate, </w:t>
      </w:r>
      <w:bookmarkStart w:id="32" w:name="_Hlk107582778"/>
      <w:bookmarkEnd w:id="30"/>
      <w:r w:rsidRPr="007067A1">
        <w:rPr>
          <w:rFonts w:cstheme="minorHAnsi"/>
        </w:rPr>
        <w:t>shop, and even work. In today’s world, one can simply use their smartphone for several activities</w:t>
      </w:r>
      <w:r w:rsidR="00496E44">
        <w:rPr>
          <w:rFonts w:cstheme="minorHAnsi"/>
        </w:rPr>
        <w:t>,</w:t>
      </w:r>
      <w:r w:rsidRPr="007067A1">
        <w:rPr>
          <w:rFonts w:cstheme="minorHAnsi"/>
        </w:rPr>
        <w:t xml:space="preserve"> such as </w:t>
      </w:r>
      <w:r w:rsidR="00496E44" w:rsidRPr="007067A1">
        <w:rPr>
          <w:rFonts w:cstheme="minorHAnsi"/>
        </w:rPr>
        <w:t>booking a flight</w:t>
      </w:r>
      <w:r w:rsidRPr="007067A1">
        <w:rPr>
          <w:rFonts w:cstheme="minorHAnsi"/>
        </w:rPr>
        <w:t xml:space="preserve">, getting the latest weather reports, getting traffic information, </w:t>
      </w:r>
      <w:r w:rsidR="00496E44">
        <w:rPr>
          <w:rFonts w:cstheme="minorHAnsi"/>
        </w:rPr>
        <w:t xml:space="preserve">and even </w:t>
      </w:r>
      <w:r w:rsidRPr="007067A1">
        <w:rPr>
          <w:rFonts w:cstheme="minorHAnsi"/>
        </w:rPr>
        <w:t xml:space="preserve">performing banking transactions. </w:t>
      </w:r>
      <w:bookmarkStart w:id="33" w:name="_Hlk106864440"/>
      <w:r w:rsidRPr="007067A1">
        <w:rPr>
          <w:rFonts w:cstheme="minorHAnsi"/>
        </w:rPr>
        <w:t xml:space="preserve">A blog titled “12 Benefits of Mobile Marketing” by Mihovil </w:t>
      </w:r>
      <w:proofErr w:type="spellStart"/>
      <w:r w:rsidRPr="007067A1">
        <w:rPr>
          <w:rFonts w:cstheme="minorHAnsi"/>
        </w:rPr>
        <w:t>Grguric</w:t>
      </w:r>
      <w:proofErr w:type="spellEnd"/>
      <w:r w:rsidRPr="007067A1">
        <w:rPr>
          <w:rFonts w:cstheme="minorHAnsi"/>
        </w:rPr>
        <w:t xml:space="preserve"> states that with the growing number of smartphone users, mobile marketing is here to stay as it allows you to reach </w:t>
      </w:r>
      <w:r w:rsidRPr="0048725B">
        <w:rPr>
          <w:rFonts w:cstheme="minorHAnsi"/>
        </w:rPr>
        <w:t xml:space="preserve">customers </w:t>
      </w:r>
      <w:r w:rsidRPr="007067A1">
        <w:rPr>
          <w:rFonts w:cstheme="minorHAnsi"/>
        </w:rPr>
        <w:t xml:space="preserve">directly wherever they are and get better results than with traditional </w:t>
      </w:r>
      <w:r w:rsidRPr="00F12CF5">
        <w:rPr>
          <w:rFonts w:cstheme="minorHAnsi"/>
        </w:rPr>
        <w:t xml:space="preserve">campaigns (Mihovil, 2022). </w:t>
      </w:r>
      <w:r w:rsidR="00263283" w:rsidRPr="007067A1">
        <w:rPr>
          <w:rFonts w:cstheme="minorHAnsi"/>
        </w:rPr>
        <w:t xml:space="preserve">Mihovil </w:t>
      </w:r>
      <w:proofErr w:type="spellStart"/>
      <w:r w:rsidR="00263283" w:rsidRPr="007067A1">
        <w:rPr>
          <w:rFonts w:cstheme="minorHAnsi"/>
        </w:rPr>
        <w:t>Grguric</w:t>
      </w:r>
      <w:proofErr w:type="spellEnd"/>
      <w:r w:rsidR="00263283" w:rsidRPr="007067A1">
        <w:rPr>
          <w:rFonts w:cstheme="minorHAnsi"/>
        </w:rPr>
        <w:t xml:space="preserve"> </w:t>
      </w:r>
      <w:r w:rsidR="00263283">
        <w:rPr>
          <w:rFonts w:cstheme="minorHAnsi"/>
        </w:rPr>
        <w:t xml:space="preserve">further </w:t>
      </w:r>
      <w:r w:rsidRPr="007067A1">
        <w:rPr>
          <w:rFonts w:cstheme="minorHAnsi"/>
        </w:rPr>
        <w:t xml:space="preserve">states that accessibility plays a significant role in the success of mobile marketing. It allows you to reach your audience anywhere and anytime. </w:t>
      </w:r>
    </w:p>
    <w:bookmarkEnd w:id="31"/>
    <w:bookmarkEnd w:id="32"/>
    <w:bookmarkEnd w:id="33"/>
    <w:p w14:paraId="5AF58531" w14:textId="77777777" w:rsidR="00FA13F1" w:rsidRPr="007067A1" w:rsidRDefault="00FA13F1" w:rsidP="00FA13F1">
      <w:pPr>
        <w:rPr>
          <w:rFonts w:cstheme="minorHAnsi"/>
          <w:color w:val="FF0000"/>
        </w:rPr>
      </w:pPr>
    </w:p>
    <w:p w14:paraId="180380C5" w14:textId="3A4A873F" w:rsidR="00FA13F1" w:rsidRDefault="00FA13F1" w:rsidP="009A155A">
      <w:pPr>
        <w:jc w:val="both"/>
        <w:rPr>
          <w:rFonts w:cstheme="minorHAnsi"/>
        </w:rPr>
      </w:pPr>
      <w:bookmarkStart w:id="34" w:name="_Hlk165104142"/>
      <w:bookmarkStart w:id="35" w:name="_Hlk129180016"/>
      <w:r w:rsidRPr="005948B2">
        <w:rPr>
          <w:rFonts w:cstheme="minorHAnsi"/>
        </w:rPr>
        <w:t>It is against this background that this study focus</w:t>
      </w:r>
      <w:r w:rsidR="00263283" w:rsidRPr="005948B2">
        <w:rPr>
          <w:rFonts w:cstheme="minorHAnsi"/>
        </w:rPr>
        <w:t>ed</w:t>
      </w:r>
      <w:r w:rsidRPr="005948B2">
        <w:rPr>
          <w:rFonts w:cstheme="minorHAnsi"/>
        </w:rPr>
        <w:t xml:space="preserve"> on designing and testing a secure mobile application that </w:t>
      </w:r>
      <w:r w:rsidR="009115F8" w:rsidRPr="005948B2">
        <w:rPr>
          <w:rFonts w:cstheme="minorHAnsi"/>
        </w:rPr>
        <w:t>can</w:t>
      </w:r>
      <w:r w:rsidRPr="005948B2">
        <w:rPr>
          <w:rFonts w:cstheme="minorHAnsi"/>
        </w:rPr>
        <w:t xml:space="preserve"> be integrated with </w:t>
      </w:r>
      <w:r w:rsidR="005E097F">
        <w:rPr>
          <w:rFonts w:cstheme="minorHAnsi"/>
        </w:rPr>
        <w:t>IoT technologies for</w:t>
      </w:r>
      <w:r w:rsidR="005E097F" w:rsidRPr="00A7316F">
        <w:rPr>
          <w:rFonts w:cstheme="minorHAnsi"/>
        </w:rPr>
        <w:t xml:space="preserve"> smart energy meters</w:t>
      </w:r>
      <w:r w:rsidRPr="005948B2">
        <w:rPr>
          <w:rFonts w:cstheme="minorHAnsi"/>
        </w:rPr>
        <w:t xml:space="preserve">. </w:t>
      </w:r>
      <w:r w:rsidR="00BA38D7">
        <w:rPr>
          <w:rFonts w:cstheme="minorHAnsi"/>
        </w:rPr>
        <w:t>A</w:t>
      </w:r>
      <w:r w:rsidR="00713CEF">
        <w:rPr>
          <w:rFonts w:cstheme="minorHAnsi"/>
        </w:rPr>
        <w:t xml:space="preserve"> </w:t>
      </w:r>
      <w:r w:rsidR="00BA38D7">
        <w:rPr>
          <w:rFonts w:cstheme="minorHAnsi"/>
        </w:rPr>
        <w:t>mobile application</w:t>
      </w:r>
      <w:r w:rsidR="00713CEF">
        <w:rPr>
          <w:rFonts w:cstheme="minorHAnsi"/>
        </w:rPr>
        <w:t xml:space="preserve"> </w:t>
      </w:r>
      <w:r w:rsidR="00BA38D7">
        <w:rPr>
          <w:rFonts w:cstheme="minorHAnsi"/>
        </w:rPr>
        <w:t xml:space="preserve">that </w:t>
      </w:r>
      <w:r w:rsidRPr="007067A1">
        <w:rPr>
          <w:rFonts w:cstheme="minorHAnsi"/>
        </w:rPr>
        <w:t>allow</w:t>
      </w:r>
      <w:r w:rsidR="00263283">
        <w:rPr>
          <w:rFonts w:cstheme="minorHAnsi"/>
        </w:rPr>
        <w:t>s</w:t>
      </w:r>
      <w:r w:rsidRPr="007067A1">
        <w:rPr>
          <w:rFonts w:cstheme="minorHAnsi"/>
        </w:rPr>
        <w:t xml:space="preserve"> customers to view </w:t>
      </w:r>
      <w:r w:rsidR="00BA38D7">
        <w:rPr>
          <w:rFonts w:cstheme="minorHAnsi"/>
        </w:rPr>
        <w:t xml:space="preserve">and update </w:t>
      </w:r>
      <w:r w:rsidRPr="007067A1">
        <w:rPr>
          <w:rFonts w:cstheme="minorHAnsi"/>
        </w:rPr>
        <w:t>their meter readings (units) by sending the voucher</w:t>
      </w:r>
      <w:r>
        <w:rPr>
          <w:rFonts w:cstheme="minorHAnsi"/>
        </w:rPr>
        <w:t xml:space="preserve"> (token)</w:t>
      </w:r>
      <w:r w:rsidRPr="007067A1">
        <w:rPr>
          <w:rFonts w:cstheme="minorHAnsi"/>
        </w:rPr>
        <w:t xml:space="preserve"> numbers directly to the smart meter. </w:t>
      </w:r>
      <w:r w:rsidR="00BA38D7">
        <w:rPr>
          <w:rFonts w:cstheme="minorHAnsi"/>
        </w:rPr>
        <w:t xml:space="preserve">The application would then </w:t>
      </w:r>
      <w:r w:rsidRPr="007067A1">
        <w:rPr>
          <w:rFonts w:cstheme="minorHAnsi"/>
        </w:rPr>
        <w:t xml:space="preserve">inform the customers once </w:t>
      </w:r>
      <w:r w:rsidR="00BA38D7">
        <w:rPr>
          <w:rFonts w:cstheme="minorHAnsi"/>
        </w:rPr>
        <w:t>the</w:t>
      </w:r>
      <w:r w:rsidRPr="007067A1">
        <w:rPr>
          <w:rFonts w:cstheme="minorHAnsi"/>
        </w:rPr>
        <w:t xml:space="preserve"> transaction has been completed successfully. </w:t>
      </w:r>
      <w:r w:rsidR="00725C71">
        <w:rPr>
          <w:rFonts w:cstheme="minorHAnsi"/>
        </w:rPr>
        <w:t>A</w:t>
      </w:r>
      <w:r w:rsidRPr="007067A1">
        <w:rPr>
          <w:rFonts w:cstheme="minorHAnsi"/>
        </w:rPr>
        <w:t xml:space="preserve"> mobile </w:t>
      </w:r>
      <w:r w:rsidRPr="005948B2">
        <w:rPr>
          <w:rFonts w:cstheme="minorHAnsi"/>
        </w:rPr>
        <w:t xml:space="preserve">application </w:t>
      </w:r>
      <w:r w:rsidR="00725C71">
        <w:rPr>
          <w:rFonts w:cstheme="minorHAnsi"/>
        </w:rPr>
        <w:t>is</w:t>
      </w:r>
      <w:r w:rsidRPr="005948B2">
        <w:rPr>
          <w:rFonts w:cstheme="minorHAnsi"/>
        </w:rPr>
        <w:t xml:space="preserve"> </w:t>
      </w:r>
      <w:r w:rsidRPr="007067A1">
        <w:rPr>
          <w:rFonts w:cstheme="minorHAnsi"/>
        </w:rPr>
        <w:t>designed to push</w:t>
      </w:r>
      <w:r w:rsidR="007E1B84">
        <w:rPr>
          <w:rFonts w:cstheme="minorHAnsi"/>
        </w:rPr>
        <w:t xml:space="preserve"> </w:t>
      </w:r>
      <w:r w:rsidRPr="007067A1">
        <w:rPr>
          <w:rFonts w:cstheme="minorHAnsi"/>
        </w:rPr>
        <w:t>notification</w:t>
      </w:r>
      <w:r w:rsidR="006F5A9E">
        <w:rPr>
          <w:rFonts w:cstheme="minorHAnsi"/>
        </w:rPr>
        <w:t>s, such as</w:t>
      </w:r>
      <w:r w:rsidRPr="007067A1">
        <w:rPr>
          <w:rFonts w:cstheme="minorHAnsi"/>
        </w:rPr>
        <w:t xml:space="preserve"> </w:t>
      </w:r>
      <w:r w:rsidR="00496E44">
        <w:rPr>
          <w:rFonts w:cstheme="minorHAnsi"/>
        </w:rPr>
        <w:t>alerting</w:t>
      </w:r>
      <w:r w:rsidRPr="007067A1">
        <w:rPr>
          <w:rFonts w:cstheme="minorHAnsi"/>
        </w:rPr>
        <w:t xml:space="preserve"> the customer once a specific threshold is reached</w:t>
      </w:r>
      <w:r w:rsidR="00496E44" w:rsidRPr="00353BD8">
        <w:rPr>
          <w:rFonts w:cstheme="minorHAnsi"/>
        </w:rPr>
        <w:t xml:space="preserve">. </w:t>
      </w:r>
      <w:r w:rsidR="005E097F">
        <w:rPr>
          <w:rFonts w:cstheme="minorHAnsi"/>
        </w:rPr>
        <w:t xml:space="preserve">Thus, </w:t>
      </w:r>
      <w:r w:rsidRPr="00353BD8">
        <w:rPr>
          <w:rFonts w:cstheme="minorHAnsi"/>
        </w:rPr>
        <w:t>enabl</w:t>
      </w:r>
      <w:r w:rsidR="005E097F">
        <w:rPr>
          <w:rFonts w:cstheme="minorHAnsi"/>
        </w:rPr>
        <w:t>ing</w:t>
      </w:r>
      <w:r w:rsidRPr="00353BD8">
        <w:rPr>
          <w:rFonts w:cstheme="minorHAnsi"/>
        </w:rPr>
        <w:t xml:space="preserve"> customers to proactively purchase “recharge” electricity units</w:t>
      </w:r>
      <w:r w:rsidR="00353BD8" w:rsidRPr="00353BD8">
        <w:rPr>
          <w:rFonts w:cstheme="minorHAnsi"/>
        </w:rPr>
        <w:t>,</w:t>
      </w:r>
      <w:r w:rsidR="00713CEF" w:rsidRPr="00353BD8">
        <w:rPr>
          <w:rFonts w:cstheme="minorHAnsi"/>
        </w:rPr>
        <w:t xml:space="preserve"> </w:t>
      </w:r>
      <w:r w:rsidR="00353BD8" w:rsidRPr="00353BD8">
        <w:rPr>
          <w:rFonts w:cstheme="minorHAnsi"/>
        </w:rPr>
        <w:t>preventing power outages</w:t>
      </w:r>
      <w:r w:rsidRPr="00353BD8">
        <w:rPr>
          <w:rFonts w:cstheme="minorHAnsi"/>
        </w:rPr>
        <w:t xml:space="preserve">. </w:t>
      </w:r>
    </w:p>
    <w:p w14:paraId="41AD8C08" w14:textId="77777777" w:rsidR="00CB4F31" w:rsidRDefault="00CB4F31" w:rsidP="009A155A">
      <w:pPr>
        <w:jc w:val="both"/>
        <w:rPr>
          <w:rFonts w:cstheme="minorHAnsi"/>
        </w:rPr>
      </w:pPr>
    </w:p>
    <w:p w14:paraId="2614FC5E" w14:textId="312E9B7F" w:rsidR="00CB4F31" w:rsidRDefault="003472FC" w:rsidP="009A155A">
      <w:pPr>
        <w:jc w:val="both"/>
        <w:rPr>
          <w:rFonts w:cstheme="minorHAnsi"/>
        </w:rPr>
      </w:pPr>
      <w:r w:rsidRPr="006B09E2">
        <w:rPr>
          <w:rFonts w:cstheme="minorHAnsi"/>
        </w:rPr>
        <w:t xml:space="preserve">Implementing such an IoT solution significantly increases the risk of cyberattacks, as the proliferation of connected devices expands the available attack surface for power utility companies. </w:t>
      </w:r>
      <w:r w:rsidR="005E097F" w:rsidRPr="006B09E2">
        <w:rPr>
          <w:rFonts w:cstheme="minorHAnsi"/>
        </w:rPr>
        <w:t>Therefore</w:t>
      </w:r>
      <w:r w:rsidR="00CB4F31" w:rsidRPr="006B09E2">
        <w:rPr>
          <w:rFonts w:cstheme="minorHAnsi"/>
        </w:rPr>
        <w:t>, this study beg</w:t>
      </w:r>
      <w:r w:rsidR="00725C71">
        <w:rPr>
          <w:rFonts w:cstheme="minorHAnsi"/>
        </w:rPr>
        <w:t>an</w:t>
      </w:r>
      <w:r w:rsidR="00CB4F31" w:rsidRPr="006B09E2">
        <w:rPr>
          <w:rFonts w:cstheme="minorHAnsi"/>
        </w:rPr>
        <w:t xml:space="preserve"> by examining</w:t>
      </w:r>
      <w:r w:rsidR="002052BA">
        <w:rPr>
          <w:rFonts w:cstheme="minorHAnsi"/>
        </w:rPr>
        <w:t xml:space="preserve"> vulnerabilities in</w:t>
      </w:r>
      <w:r w:rsidR="00CB4F31" w:rsidRPr="006B09E2">
        <w:rPr>
          <w:rFonts w:cstheme="minorHAnsi"/>
        </w:rPr>
        <w:t xml:space="preserve"> mobile applications and IoT technologies for </w:t>
      </w:r>
      <w:r w:rsidR="00725C71">
        <w:rPr>
          <w:rFonts w:cstheme="minorHAnsi"/>
        </w:rPr>
        <w:t>smart energy meters, as well as the required countermeasures</w:t>
      </w:r>
      <w:r w:rsidR="002052BA">
        <w:rPr>
          <w:rFonts w:cstheme="minorHAnsi"/>
        </w:rPr>
        <w:t xml:space="preserve">, in order </w:t>
      </w:r>
      <w:r w:rsidR="00725C71">
        <w:rPr>
          <w:rFonts w:cstheme="minorHAnsi"/>
        </w:rPr>
        <w:t xml:space="preserve">to evaluate the security of the designed mobile application against identified </w:t>
      </w:r>
      <w:r w:rsidR="002519F3" w:rsidRPr="000A0D55">
        <w:rPr>
          <w:rFonts w:cstheme="minorHAnsi"/>
        </w:rPr>
        <w:t>threats</w:t>
      </w:r>
      <w:r w:rsidR="002519F3">
        <w:rPr>
          <w:rFonts w:cstheme="minorHAnsi"/>
        </w:rPr>
        <w:t xml:space="preserve">. This </w:t>
      </w:r>
      <w:r w:rsidR="002052BA">
        <w:rPr>
          <w:rFonts w:cstheme="minorHAnsi"/>
        </w:rPr>
        <w:t>was to</w:t>
      </w:r>
      <w:r w:rsidR="002519F3">
        <w:rPr>
          <w:rFonts w:cstheme="minorHAnsi"/>
        </w:rPr>
        <w:t xml:space="preserve"> ensure</w:t>
      </w:r>
      <w:r w:rsidR="005E097F" w:rsidRPr="006B09E2">
        <w:rPr>
          <w:rFonts w:cstheme="minorHAnsi"/>
        </w:rPr>
        <w:t xml:space="preserve"> </w:t>
      </w:r>
      <w:r w:rsidR="002519F3">
        <w:rPr>
          <w:rFonts w:cstheme="minorHAnsi"/>
        </w:rPr>
        <w:t>end-to-end</w:t>
      </w:r>
      <w:r w:rsidR="006B09E2" w:rsidRPr="006B09E2">
        <w:rPr>
          <w:rFonts w:cstheme="minorHAnsi"/>
        </w:rPr>
        <w:t xml:space="preserve"> </w:t>
      </w:r>
      <w:r w:rsidR="005E097F" w:rsidRPr="006B09E2">
        <w:rPr>
          <w:rFonts w:cstheme="minorHAnsi"/>
        </w:rPr>
        <w:t>security</w:t>
      </w:r>
      <w:r w:rsidR="002519F3">
        <w:rPr>
          <w:rFonts w:cstheme="minorHAnsi"/>
        </w:rPr>
        <w:t xml:space="preserve"> </w:t>
      </w:r>
      <w:r w:rsidR="002052BA">
        <w:rPr>
          <w:rFonts w:cstheme="minorHAnsi"/>
        </w:rPr>
        <w:t>requirements</w:t>
      </w:r>
      <w:r w:rsidR="005E097F" w:rsidRPr="006B09E2">
        <w:rPr>
          <w:rFonts w:cstheme="minorHAnsi"/>
        </w:rPr>
        <w:t xml:space="preserve"> for traditional utility companies.</w:t>
      </w:r>
      <w:r w:rsidR="006B09E2" w:rsidRPr="006B09E2">
        <w:rPr>
          <w:rFonts w:cstheme="minorHAnsi"/>
        </w:rPr>
        <w:t xml:space="preserve"> </w:t>
      </w:r>
      <w:r w:rsidR="002519F3">
        <w:rPr>
          <w:rFonts w:cstheme="minorHAnsi"/>
        </w:rPr>
        <w:t>Security</w:t>
      </w:r>
      <w:r w:rsidR="006B09E2" w:rsidRPr="006B09E2">
        <w:rPr>
          <w:rFonts w:cstheme="minorHAnsi"/>
        </w:rPr>
        <w:t xml:space="preserve"> </w:t>
      </w:r>
      <w:r w:rsidR="002052BA">
        <w:rPr>
          <w:rFonts w:cstheme="minorHAnsi"/>
        </w:rPr>
        <w:t>measures</w:t>
      </w:r>
      <w:r w:rsidR="002519F3" w:rsidRPr="006B09E2">
        <w:rPr>
          <w:rFonts w:cstheme="minorHAnsi"/>
        </w:rPr>
        <w:t xml:space="preserve"> </w:t>
      </w:r>
      <w:r w:rsidR="006B09E2" w:rsidRPr="006B09E2">
        <w:rPr>
          <w:rFonts w:cstheme="minorHAnsi"/>
        </w:rPr>
        <w:t>that will protect the data, devices, communication channels, platforms, and applications across the entire lifecycle and architecture.</w:t>
      </w:r>
    </w:p>
    <w:p w14:paraId="0C1D3C1C" w14:textId="77777777" w:rsidR="003D67B6" w:rsidRDefault="003D67B6" w:rsidP="009A155A">
      <w:pPr>
        <w:jc w:val="both"/>
        <w:rPr>
          <w:rFonts w:cstheme="minorHAnsi"/>
        </w:rPr>
      </w:pPr>
    </w:p>
    <w:p w14:paraId="41000DCB" w14:textId="77777777" w:rsidR="003D67B6" w:rsidRPr="006B09E2" w:rsidRDefault="003D67B6" w:rsidP="009A155A">
      <w:pPr>
        <w:jc w:val="both"/>
        <w:rPr>
          <w:ins w:id="36" w:author="Zeraeua, Steven" w:date="2026-01-15T10:53:00Z" w16du:dateUtc="2026-01-15T08:53:00Z"/>
          <w:rFonts w:cstheme="minorHAnsi"/>
        </w:rPr>
      </w:pPr>
    </w:p>
    <w:p w14:paraId="10286564" w14:textId="5917A10F" w:rsidR="00383B95" w:rsidRDefault="00383B95" w:rsidP="00383B95">
      <w:pPr>
        <w:pStyle w:val="Heading2"/>
      </w:pPr>
      <w:bookmarkStart w:id="37" w:name="_Toc225524890"/>
      <w:bookmarkEnd w:id="34"/>
      <w:r>
        <w:lastRenderedPageBreak/>
        <w:t>Background</w:t>
      </w:r>
      <w:bookmarkEnd w:id="37"/>
    </w:p>
    <w:p w14:paraId="34B7A6B2" w14:textId="5646BA23" w:rsidR="0011079E" w:rsidRPr="00520B16" w:rsidRDefault="00FA13F1" w:rsidP="0011079E">
      <w:pPr>
        <w:jc w:val="both"/>
        <w:rPr>
          <w:rFonts w:ascii="Book Antiqua" w:hAnsi="Book Antiqua"/>
        </w:rPr>
      </w:pPr>
      <w:bookmarkStart w:id="38" w:name="_Hlk165104484"/>
      <w:bookmarkStart w:id="39" w:name="_Hlk129180125"/>
      <w:bookmarkStart w:id="40" w:name="_Hlk131003174"/>
      <w:bookmarkStart w:id="41" w:name="_Hlk165104503"/>
      <w:bookmarkEnd w:id="35"/>
      <w:r w:rsidRPr="007067A1">
        <w:rPr>
          <w:rFonts w:cstheme="minorHAnsi"/>
        </w:rPr>
        <w:t>It</w:t>
      </w:r>
      <w:r>
        <w:rPr>
          <w:rFonts w:cstheme="minorHAnsi"/>
        </w:rPr>
        <w:t>’</w:t>
      </w:r>
      <w:r w:rsidRPr="007067A1">
        <w:rPr>
          <w:rFonts w:cstheme="minorHAnsi"/>
        </w:rPr>
        <w:t xml:space="preserve">s been </w:t>
      </w:r>
      <w:r w:rsidR="00CF55BB">
        <w:rPr>
          <w:rFonts w:cstheme="minorHAnsi"/>
        </w:rPr>
        <w:t>over</w:t>
      </w:r>
      <w:r w:rsidRPr="007067A1">
        <w:rPr>
          <w:rFonts w:cstheme="minorHAnsi"/>
        </w:rPr>
        <w:t xml:space="preserve"> 30 years since the first prepaid </w:t>
      </w:r>
      <w:r w:rsidR="00377BD7" w:rsidRPr="007067A1">
        <w:rPr>
          <w:rFonts w:cstheme="minorHAnsi"/>
        </w:rPr>
        <w:t xml:space="preserve">electricity </w:t>
      </w:r>
      <w:r w:rsidRPr="007067A1">
        <w:rPr>
          <w:rFonts w:cstheme="minorHAnsi"/>
        </w:rPr>
        <w:t xml:space="preserve">transaction took place in Windhoek. </w:t>
      </w:r>
      <w:r w:rsidR="0011079E">
        <w:rPr>
          <w:rFonts w:cstheme="minorHAnsi"/>
        </w:rPr>
        <w:t>The system operates</w:t>
      </w:r>
      <w:r w:rsidR="00156853">
        <w:rPr>
          <w:rFonts w:cstheme="minorHAnsi"/>
        </w:rPr>
        <w:t xml:space="preserve"> on a pay-as-you-go basis. </w:t>
      </w:r>
      <w:r w:rsidR="00156853" w:rsidRPr="00F12CF5">
        <w:rPr>
          <w:rFonts w:cstheme="minorHAnsi"/>
        </w:rPr>
        <w:t>Customers</w:t>
      </w:r>
      <w:r w:rsidR="00156853">
        <w:rPr>
          <w:rFonts w:cstheme="minorHAnsi"/>
        </w:rPr>
        <w:t xml:space="preserve"> </w:t>
      </w:r>
      <w:r w:rsidR="00156853" w:rsidRPr="00F12CF5">
        <w:rPr>
          <w:rFonts w:cstheme="minorHAnsi"/>
        </w:rPr>
        <w:t>make advance payment</w:t>
      </w:r>
      <w:r w:rsidR="00156853">
        <w:rPr>
          <w:rFonts w:cstheme="minorHAnsi"/>
        </w:rPr>
        <w:t>s</w:t>
      </w:r>
      <w:r w:rsidR="00156853" w:rsidRPr="00F12CF5">
        <w:rPr>
          <w:rFonts w:cstheme="minorHAnsi"/>
        </w:rPr>
        <w:t xml:space="preserve"> through a twenty (20) digit </w:t>
      </w:r>
      <w:r w:rsidR="009B7D65">
        <w:rPr>
          <w:rFonts w:cstheme="minorHAnsi"/>
        </w:rPr>
        <w:t xml:space="preserve">STS (Standard Transmission Specification) </w:t>
      </w:r>
      <w:r w:rsidR="00156853" w:rsidRPr="00F12CF5">
        <w:rPr>
          <w:rFonts w:cstheme="minorHAnsi"/>
        </w:rPr>
        <w:t>token that is manually entered on the meter before using the electricity</w:t>
      </w:r>
      <w:bookmarkStart w:id="42" w:name="_Hlk168985326"/>
      <w:r w:rsidR="00796089">
        <w:rPr>
          <w:rFonts w:cstheme="minorHAnsi"/>
        </w:rPr>
        <w:t xml:space="preserve"> </w:t>
      </w:r>
      <w:sdt>
        <w:sdtPr>
          <w:rPr>
            <w:rFonts w:cstheme="minorHAnsi"/>
            <w:color w:val="000000"/>
          </w:rPr>
          <w:tag w:val="MENDELEY_CITATION_v3_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"/>
          <w:id w:val="2008635112"/>
          <w:placeholder>
            <w:docPart w:val="DefaultPlaceholder_-1854013440"/>
          </w:placeholder>
        </w:sdtPr>
        <w:sdtContent>
          <w:r w:rsidR="00752357" w:rsidRPr="00752357">
            <w:rPr>
              <w:rFonts w:cstheme="minorHAnsi"/>
              <w:color w:val="000000"/>
            </w:rPr>
            <w:t>(YTL, 2022)</w:t>
          </w:r>
        </w:sdtContent>
      </w:sdt>
      <w:r w:rsidR="00156853">
        <w:rPr>
          <w:rFonts w:cstheme="minorHAnsi"/>
        </w:rPr>
        <w:t>.</w:t>
      </w:r>
      <w:r w:rsidR="00E93823">
        <w:rPr>
          <w:rFonts w:cstheme="minorHAnsi"/>
        </w:rPr>
        <w:t xml:space="preserve"> The meter reading (units) decreases as you continue to use the electricity. When the </w:t>
      </w:r>
      <w:r w:rsidR="00E93823" w:rsidRPr="003D67B6">
        <w:rPr>
          <w:rFonts w:cstheme="minorHAnsi"/>
        </w:rPr>
        <w:t>meter reading reaches zero (0), the electricity supply is instantly cut off</w:t>
      </w:r>
      <w:r w:rsidR="00935C48" w:rsidRPr="003D67B6">
        <w:rPr>
          <w:rFonts w:cstheme="minorHAnsi"/>
        </w:rPr>
        <w:t>,</w:t>
      </w:r>
      <w:r w:rsidR="00E93823" w:rsidRPr="003D67B6">
        <w:rPr>
          <w:rFonts w:cstheme="minorHAnsi"/>
        </w:rPr>
        <w:t xml:space="preserve"> requiring the customer to make another purchase (recharge). With STS, </w:t>
      </w:r>
      <w:bookmarkStart w:id="43" w:name="_Hlk168747086"/>
      <w:bookmarkStart w:id="44" w:name="_Hlk168746561"/>
      <w:r w:rsidR="00E93823" w:rsidRPr="003D67B6">
        <w:rPr>
          <w:rFonts w:cstheme="minorHAnsi"/>
        </w:rPr>
        <w:t>a customer can</w:t>
      </w:r>
      <w:r w:rsidR="00BE2259" w:rsidRPr="003D67B6">
        <w:rPr>
          <w:rFonts w:cstheme="minorHAnsi"/>
        </w:rPr>
        <w:t xml:space="preserve"> purchas</w:t>
      </w:r>
      <w:r w:rsidR="00E93823" w:rsidRPr="003D67B6">
        <w:rPr>
          <w:rFonts w:cstheme="minorHAnsi"/>
        </w:rPr>
        <w:t>e</w:t>
      </w:r>
      <w:r w:rsidR="00BE2259" w:rsidRPr="003D67B6">
        <w:rPr>
          <w:rFonts w:cstheme="minorHAnsi"/>
        </w:rPr>
        <w:t xml:space="preserve"> electricity</w:t>
      </w:r>
      <w:r w:rsidR="00C359DD" w:rsidRPr="003D67B6">
        <w:rPr>
          <w:rFonts w:cstheme="minorHAnsi"/>
        </w:rPr>
        <w:t xml:space="preserve"> via </w:t>
      </w:r>
      <w:r w:rsidR="00C0032C" w:rsidRPr="003D67B6">
        <w:rPr>
          <w:rFonts w:cstheme="minorHAnsi"/>
        </w:rPr>
        <w:t>I</w:t>
      </w:r>
      <w:r w:rsidR="00C359DD" w:rsidRPr="003D67B6">
        <w:rPr>
          <w:rFonts w:cstheme="minorHAnsi"/>
        </w:rPr>
        <w:t xml:space="preserve">nternet banking or any other </w:t>
      </w:r>
      <w:r w:rsidR="003D67B6" w:rsidRPr="003D67B6">
        <w:rPr>
          <w:rFonts w:cstheme="minorHAnsi"/>
        </w:rPr>
        <w:t>platform.</w:t>
      </w:r>
      <w:r w:rsidR="00BE2259" w:rsidRPr="003D67B6">
        <w:rPr>
          <w:rFonts w:cstheme="minorHAnsi"/>
        </w:rPr>
        <w:t xml:space="preserve"> </w:t>
      </w:r>
      <w:r w:rsidR="003D67B6" w:rsidRPr="003D67B6">
        <w:rPr>
          <w:rFonts w:cstheme="minorHAnsi"/>
        </w:rPr>
        <w:t>The</w:t>
      </w:r>
      <w:r w:rsidR="00BE2259" w:rsidRPr="003D67B6">
        <w:rPr>
          <w:rFonts w:cstheme="minorHAnsi"/>
        </w:rPr>
        <w:t xml:space="preserve"> request </w:t>
      </w:r>
      <w:r w:rsidR="003D67B6" w:rsidRPr="003D67B6">
        <w:rPr>
          <w:rFonts w:cstheme="minorHAnsi"/>
        </w:rPr>
        <w:t xml:space="preserve">is then transmitted </w:t>
      </w:r>
      <w:r w:rsidR="00BE2259" w:rsidRPr="003D67B6">
        <w:rPr>
          <w:rFonts w:cstheme="minorHAnsi"/>
        </w:rPr>
        <w:t>to the power utility company’s vending system</w:t>
      </w:r>
      <w:r w:rsidR="003D67B6" w:rsidRPr="003D67B6">
        <w:rPr>
          <w:rFonts w:cstheme="minorHAnsi"/>
        </w:rPr>
        <w:t xml:space="preserve"> for processing</w:t>
      </w:r>
      <w:r w:rsidR="00BE2259" w:rsidRPr="003D67B6">
        <w:rPr>
          <w:rFonts w:cstheme="minorHAnsi"/>
        </w:rPr>
        <w:t xml:space="preserve">. </w:t>
      </w:r>
      <w:r w:rsidR="00BE2259" w:rsidRPr="004D380E">
        <w:rPr>
          <w:rFonts w:cstheme="minorHAnsi"/>
        </w:rPr>
        <w:t>This system co</w:t>
      </w:r>
      <w:r w:rsidR="004253BF" w:rsidRPr="004D380E">
        <w:rPr>
          <w:rFonts w:cstheme="minorHAnsi"/>
        </w:rPr>
        <w:t>n</w:t>
      </w:r>
      <w:r w:rsidR="00BE2259" w:rsidRPr="004D380E">
        <w:rPr>
          <w:rFonts w:cstheme="minorHAnsi"/>
        </w:rPr>
        <w:t xml:space="preserve">verts the amount </w:t>
      </w:r>
      <w:r w:rsidR="00716FC1" w:rsidRPr="004D380E">
        <w:rPr>
          <w:rFonts w:cstheme="minorHAnsi"/>
        </w:rPr>
        <w:t xml:space="preserve">paid </w:t>
      </w:r>
      <w:r w:rsidR="00BE2259" w:rsidRPr="004D380E">
        <w:rPr>
          <w:rFonts w:cstheme="minorHAnsi"/>
        </w:rPr>
        <w:t>into electricity units</w:t>
      </w:r>
      <w:r w:rsidR="009B7D65" w:rsidRPr="004D380E">
        <w:rPr>
          <w:rFonts w:cstheme="minorHAnsi"/>
        </w:rPr>
        <w:t xml:space="preserve"> (in kilowatt-hours)</w:t>
      </w:r>
      <w:r w:rsidR="00BE2259" w:rsidRPr="004D380E">
        <w:rPr>
          <w:rFonts w:cstheme="minorHAnsi"/>
        </w:rPr>
        <w:t xml:space="preserve"> using the applicable tariffs and issue</w:t>
      </w:r>
      <w:r w:rsidR="004253BF" w:rsidRPr="004D380E">
        <w:rPr>
          <w:rFonts w:cstheme="minorHAnsi"/>
        </w:rPr>
        <w:t>s</w:t>
      </w:r>
      <w:r w:rsidR="00BE2259" w:rsidRPr="004D380E">
        <w:rPr>
          <w:rFonts w:cstheme="minorHAnsi"/>
        </w:rPr>
        <w:t xml:space="preserve"> a token.</w:t>
      </w:r>
      <w:r w:rsidR="00156853" w:rsidRPr="004D380E">
        <w:rPr>
          <w:rFonts w:cstheme="minorHAnsi"/>
        </w:rPr>
        <w:t xml:space="preserve"> </w:t>
      </w:r>
      <w:bookmarkStart w:id="45" w:name="_Hlk168745179"/>
      <w:r w:rsidR="00935C48">
        <w:rPr>
          <w:rFonts w:cstheme="minorHAnsi"/>
        </w:rPr>
        <w:t>STS</w:t>
      </w:r>
      <w:r w:rsidR="00935C48" w:rsidRPr="004D380E">
        <w:rPr>
          <w:rFonts w:cstheme="minorHAnsi"/>
        </w:rPr>
        <w:t xml:space="preserve"> </w:t>
      </w:r>
      <w:r w:rsidR="00520B16" w:rsidRPr="004D380E">
        <w:rPr>
          <w:rFonts w:cstheme="minorHAnsi"/>
        </w:rPr>
        <w:t>token</w:t>
      </w:r>
      <w:r w:rsidR="00935C48">
        <w:rPr>
          <w:rFonts w:cstheme="minorHAnsi"/>
        </w:rPr>
        <w:t xml:space="preserve">s are </w:t>
      </w:r>
      <w:r w:rsidR="00520B16" w:rsidRPr="004D380E">
        <w:rPr>
          <w:rFonts w:cstheme="minorHAnsi"/>
        </w:rPr>
        <w:t xml:space="preserve">meter-specific, hence the requirement to enter the meter number when purchasing electricity </w:t>
      </w:r>
      <w:sdt>
        <w:sdtPr>
          <w:rPr>
            <w:rFonts w:cstheme="minorHAnsi"/>
            <w:color w:val="000000"/>
          </w:rPr>
          <w:tag w:val="MENDELEY_CITATION_v3_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"/>
          <w:id w:val="198819829"/>
          <w:placeholder>
            <w:docPart w:val="DefaultPlaceholder_-1854013440"/>
          </w:placeholder>
        </w:sdtPr>
        <w:sdtContent>
          <w:r w:rsidR="00752357" w:rsidRPr="00752357">
            <w:rPr>
              <w:rFonts w:cstheme="minorHAnsi"/>
              <w:color w:val="000000"/>
            </w:rPr>
            <w:t>(Muchai, 2023)</w:t>
          </w:r>
        </w:sdtContent>
      </w:sdt>
      <w:r w:rsidR="004253BF" w:rsidRPr="004D380E">
        <w:rPr>
          <w:rFonts w:cstheme="minorHAnsi"/>
        </w:rPr>
        <w:t>.</w:t>
      </w:r>
      <w:bookmarkEnd w:id="43"/>
      <w:bookmarkEnd w:id="44"/>
      <w:bookmarkEnd w:id="45"/>
      <w:r w:rsidR="00520B16" w:rsidRPr="004D380E">
        <w:rPr>
          <w:rFonts w:cstheme="minorHAnsi"/>
        </w:rPr>
        <w:t xml:space="preserve"> </w:t>
      </w:r>
      <w:bookmarkEnd w:id="42"/>
      <w:r w:rsidR="00935C48" w:rsidRPr="004D380E">
        <w:rPr>
          <w:rFonts w:cstheme="minorHAnsi"/>
        </w:rPr>
        <w:t>Furthermore, the token is an encrypted</w:t>
      </w:r>
      <w:r w:rsidR="003D67B6">
        <w:rPr>
          <w:rFonts w:cstheme="minorHAnsi"/>
        </w:rPr>
        <w:t xml:space="preserve"> (128-bit AES)</w:t>
      </w:r>
      <w:r w:rsidR="00935C48" w:rsidRPr="004D380E">
        <w:rPr>
          <w:rFonts w:cstheme="minorHAnsi"/>
        </w:rPr>
        <w:t xml:space="preserve"> form of the meter number along with the units purchased</w:t>
      </w:r>
      <w:r w:rsidR="00935C48">
        <w:rPr>
          <w:rFonts w:cstheme="minorHAnsi"/>
        </w:rPr>
        <w:t>,</w:t>
      </w:r>
      <w:r w:rsidR="00935C48" w:rsidRPr="004D380E">
        <w:rPr>
          <w:rFonts w:cstheme="minorHAnsi"/>
        </w:rPr>
        <w:t xml:space="preserve"> and can only be decrypted by that specific meter</w:t>
      </w:r>
      <w:r w:rsidR="00935C48">
        <w:rPr>
          <w:rFonts w:cstheme="minorHAnsi"/>
        </w:rPr>
        <w:t>.</w:t>
      </w:r>
    </w:p>
    <w:bookmarkEnd w:id="38"/>
    <w:p w14:paraId="283C4043" w14:textId="6A3F6A69" w:rsidR="0011079E" w:rsidRDefault="0011079E" w:rsidP="0011079E">
      <w:pPr>
        <w:jc w:val="both"/>
        <w:rPr>
          <w:rFonts w:cstheme="minorHAnsi"/>
        </w:rPr>
      </w:pPr>
    </w:p>
    <w:p w14:paraId="5D8D8C6A" w14:textId="3BBA945F" w:rsidR="006123E4" w:rsidRDefault="00FA13F1" w:rsidP="006123E4">
      <w:pPr>
        <w:jc w:val="both"/>
        <w:rPr>
          <w:rFonts w:cstheme="minorHAnsi"/>
        </w:rPr>
      </w:pPr>
      <w:bookmarkStart w:id="46" w:name="_Hlk165104416"/>
      <w:r w:rsidRPr="007067A1">
        <w:rPr>
          <w:rFonts w:cstheme="minorHAnsi"/>
        </w:rPr>
        <w:t xml:space="preserve">Over the years, some processes have been automated, such as </w:t>
      </w:r>
      <w:r w:rsidR="003D67B6">
        <w:rPr>
          <w:rFonts w:cstheme="minorHAnsi"/>
        </w:rPr>
        <w:t>purchasing</w:t>
      </w:r>
      <w:r w:rsidRPr="007067A1">
        <w:rPr>
          <w:rFonts w:cstheme="minorHAnsi"/>
        </w:rPr>
        <w:t xml:space="preserve"> voucher</w:t>
      </w:r>
      <w:r>
        <w:rPr>
          <w:rFonts w:cstheme="minorHAnsi"/>
        </w:rPr>
        <w:t>s</w:t>
      </w:r>
      <w:r w:rsidRPr="007067A1">
        <w:rPr>
          <w:rFonts w:cstheme="minorHAnsi"/>
        </w:rPr>
        <w:t xml:space="preserve"> (</w:t>
      </w:r>
      <w:r>
        <w:rPr>
          <w:rFonts w:cstheme="minorHAnsi"/>
        </w:rPr>
        <w:t>tokens</w:t>
      </w:r>
      <w:r w:rsidRPr="007067A1">
        <w:rPr>
          <w:rFonts w:cstheme="minorHAnsi"/>
        </w:rPr>
        <w:t xml:space="preserve">) via </w:t>
      </w:r>
      <w:r w:rsidR="00BA7A31">
        <w:rPr>
          <w:rFonts w:cstheme="minorHAnsi"/>
        </w:rPr>
        <w:t>I</w:t>
      </w:r>
      <w:r w:rsidRPr="007067A1">
        <w:rPr>
          <w:rFonts w:cstheme="minorHAnsi"/>
        </w:rPr>
        <w:t>nternet banking or vending machines</w:t>
      </w:r>
      <w:r w:rsidR="006A73E0">
        <w:rPr>
          <w:rFonts w:cstheme="minorHAnsi"/>
        </w:rPr>
        <w:t>.</w:t>
      </w:r>
      <w:r w:rsidR="00067C25">
        <w:rPr>
          <w:rFonts w:cstheme="minorHAnsi"/>
        </w:rPr>
        <w:t xml:space="preserve"> </w:t>
      </w:r>
      <w:r w:rsidR="006A73E0">
        <w:rPr>
          <w:rFonts w:cstheme="minorHAnsi"/>
        </w:rPr>
        <w:t>H</w:t>
      </w:r>
      <w:r w:rsidRPr="007067A1">
        <w:rPr>
          <w:rFonts w:cstheme="minorHAnsi"/>
        </w:rPr>
        <w:t>owever, there are still manual processes involved</w:t>
      </w:r>
      <w:r w:rsidR="00F42E60">
        <w:rPr>
          <w:rFonts w:cstheme="minorHAnsi"/>
        </w:rPr>
        <w:t>, and</w:t>
      </w:r>
      <w:bookmarkStart w:id="47" w:name="_Hlk107582980"/>
      <w:r w:rsidR="00F42E60">
        <w:rPr>
          <w:rFonts w:cstheme="minorHAnsi"/>
        </w:rPr>
        <w:t xml:space="preserve"> </w:t>
      </w:r>
      <w:r w:rsidRPr="007067A1">
        <w:rPr>
          <w:rFonts w:cstheme="minorHAnsi"/>
        </w:rPr>
        <w:t xml:space="preserve">customers do not have remote access </w:t>
      </w:r>
      <w:r w:rsidR="00F42E60">
        <w:rPr>
          <w:rFonts w:cstheme="minorHAnsi"/>
        </w:rPr>
        <w:t xml:space="preserve">and </w:t>
      </w:r>
      <w:r w:rsidRPr="007067A1">
        <w:rPr>
          <w:rFonts w:cstheme="minorHAnsi"/>
        </w:rPr>
        <w:t>real-time data</w:t>
      </w:r>
      <w:r w:rsidR="002A0676">
        <w:rPr>
          <w:rFonts w:cstheme="minorHAnsi"/>
        </w:rPr>
        <w:t>,</w:t>
      </w:r>
      <w:r w:rsidRPr="007067A1">
        <w:rPr>
          <w:rFonts w:cstheme="minorHAnsi"/>
        </w:rPr>
        <w:t xml:space="preserve"> </w:t>
      </w:r>
      <w:r w:rsidR="006A73E0">
        <w:rPr>
          <w:rFonts w:cstheme="minorHAnsi"/>
        </w:rPr>
        <w:t>which</w:t>
      </w:r>
      <w:r w:rsidRPr="007067A1">
        <w:rPr>
          <w:rFonts w:cstheme="minorHAnsi"/>
        </w:rPr>
        <w:t xml:space="preserve"> can result in power</w:t>
      </w:r>
      <w:r w:rsidR="00067C25">
        <w:rPr>
          <w:rFonts w:cstheme="minorHAnsi"/>
        </w:rPr>
        <w:t xml:space="preserve"> outages</w:t>
      </w:r>
      <w:r w:rsidRPr="007067A1">
        <w:rPr>
          <w:rFonts w:cstheme="minorHAnsi"/>
        </w:rPr>
        <w:t xml:space="preserve">. </w:t>
      </w:r>
      <w:bookmarkEnd w:id="47"/>
      <w:r w:rsidR="00D351B9">
        <w:rPr>
          <w:rFonts w:cstheme="minorHAnsi"/>
        </w:rPr>
        <w:t>Thus</w:t>
      </w:r>
      <w:r w:rsidR="006123E4">
        <w:rPr>
          <w:rFonts w:cstheme="minorHAnsi"/>
        </w:rPr>
        <w:t>,</w:t>
      </w:r>
      <w:r w:rsidR="00D351B9">
        <w:rPr>
          <w:rFonts w:cstheme="minorHAnsi"/>
        </w:rPr>
        <w:t xml:space="preserve"> there is a need for a </w:t>
      </w:r>
      <w:r w:rsidR="006123E4" w:rsidRPr="008D160B">
        <w:rPr>
          <w:rFonts w:cstheme="minorHAnsi"/>
        </w:rPr>
        <w:t>mobile application</w:t>
      </w:r>
      <w:r w:rsidR="006123E4">
        <w:rPr>
          <w:rFonts w:cstheme="minorHAnsi"/>
        </w:rPr>
        <w:t xml:space="preserve"> that </w:t>
      </w:r>
      <w:r w:rsidR="00331FED">
        <w:rPr>
          <w:rFonts w:cstheme="minorHAnsi"/>
        </w:rPr>
        <w:t>integrates</w:t>
      </w:r>
      <w:r w:rsidR="006123E4">
        <w:rPr>
          <w:rFonts w:cstheme="minorHAnsi"/>
        </w:rPr>
        <w:t xml:space="preserve"> with smart energy meters in Namibia. </w:t>
      </w:r>
      <w:r w:rsidR="006123E4" w:rsidRPr="008D160B">
        <w:rPr>
          <w:rFonts w:cstheme="minorHAnsi"/>
        </w:rPr>
        <w:t xml:space="preserve">The </w:t>
      </w:r>
      <w:r w:rsidR="006123E4">
        <w:rPr>
          <w:rFonts w:cstheme="minorHAnsi"/>
        </w:rPr>
        <w:t xml:space="preserve">proposed </w:t>
      </w:r>
      <w:r w:rsidR="006123E4" w:rsidRPr="008D160B">
        <w:rPr>
          <w:rFonts w:cstheme="minorHAnsi"/>
        </w:rPr>
        <w:t>mobile application will not only allow customers access to information such as available units and historical purchases</w:t>
      </w:r>
      <w:r w:rsidR="006123E4">
        <w:rPr>
          <w:rFonts w:cstheme="minorHAnsi"/>
        </w:rPr>
        <w:t>,</w:t>
      </w:r>
      <w:r w:rsidR="006123E4" w:rsidRPr="008D160B">
        <w:rPr>
          <w:rFonts w:cstheme="minorHAnsi"/>
        </w:rPr>
        <w:t xml:space="preserve"> but it will also allow them to update their electrical units from anywhere</w:t>
      </w:r>
      <w:r w:rsidR="006123E4">
        <w:rPr>
          <w:rFonts w:cstheme="minorHAnsi"/>
        </w:rPr>
        <w:t>,</w:t>
      </w:r>
      <w:r w:rsidR="006123E4" w:rsidRPr="008D160B">
        <w:rPr>
          <w:rFonts w:cstheme="minorHAnsi"/>
        </w:rPr>
        <w:t xml:space="preserve"> anytime. </w:t>
      </w:r>
      <w:r w:rsidR="006123E4">
        <w:rPr>
          <w:rFonts w:cstheme="minorHAnsi"/>
        </w:rPr>
        <w:t>Additionally</w:t>
      </w:r>
      <w:r w:rsidR="006123E4" w:rsidRPr="008D160B">
        <w:rPr>
          <w:rFonts w:cstheme="minorHAnsi"/>
        </w:rPr>
        <w:t>, the solution will be designed to push notifications that will alert the customers once a specific configurable threshold value of units is reached. This will enable customers to proactively purchase electrical units</w:t>
      </w:r>
      <w:r w:rsidR="006123E4">
        <w:rPr>
          <w:rFonts w:cstheme="minorHAnsi"/>
        </w:rPr>
        <w:t xml:space="preserve"> and </w:t>
      </w:r>
      <w:r w:rsidR="006123E4" w:rsidRPr="008D160B">
        <w:rPr>
          <w:rFonts w:cstheme="minorHAnsi"/>
        </w:rPr>
        <w:t xml:space="preserve">prevent power outages.  </w:t>
      </w:r>
      <w:r w:rsidR="006123E4">
        <w:rPr>
          <w:rFonts w:cstheme="minorHAnsi"/>
        </w:rPr>
        <w:t xml:space="preserve">With </w:t>
      </w:r>
      <w:r w:rsidR="006123E4" w:rsidRPr="008D160B">
        <w:rPr>
          <w:rFonts w:cstheme="minorHAnsi"/>
        </w:rPr>
        <w:t>real-time information at their fingertips</w:t>
      </w:r>
      <w:r w:rsidR="006123E4">
        <w:rPr>
          <w:rFonts w:cstheme="minorHAnsi"/>
        </w:rPr>
        <w:t xml:space="preserve">, </w:t>
      </w:r>
      <w:r w:rsidR="006123E4" w:rsidRPr="008D160B">
        <w:rPr>
          <w:rFonts w:cstheme="minorHAnsi"/>
        </w:rPr>
        <w:t>customers</w:t>
      </w:r>
      <w:r w:rsidR="006123E4">
        <w:rPr>
          <w:rFonts w:cstheme="minorHAnsi"/>
        </w:rPr>
        <w:t xml:space="preserve"> will</w:t>
      </w:r>
      <w:r w:rsidR="006123E4" w:rsidRPr="008D160B">
        <w:rPr>
          <w:rFonts w:cstheme="minorHAnsi"/>
        </w:rPr>
        <w:t xml:space="preserve"> manage their funds and electricity usage adequately.    </w:t>
      </w:r>
    </w:p>
    <w:bookmarkEnd w:id="39"/>
    <w:p w14:paraId="1EE54A78" w14:textId="77777777" w:rsidR="00FA13F1" w:rsidRDefault="00FA13F1" w:rsidP="00812799">
      <w:pPr>
        <w:jc w:val="both"/>
        <w:rPr>
          <w:rFonts w:cstheme="minorHAnsi"/>
        </w:rPr>
      </w:pPr>
    </w:p>
    <w:p w14:paraId="41985EB8" w14:textId="42631387" w:rsidR="006123E4" w:rsidRDefault="006A73E0" w:rsidP="00812799">
      <w:pPr>
        <w:jc w:val="both"/>
        <w:rPr>
          <w:rFonts w:cstheme="minorHAnsi"/>
        </w:rPr>
      </w:pPr>
      <w:r w:rsidRPr="006A73E0">
        <w:rPr>
          <w:rFonts w:cstheme="minorHAnsi"/>
        </w:rPr>
        <w:t xml:space="preserve">The evolution of IoT and smart energy meters has transformed </w:t>
      </w:r>
      <w:r>
        <w:rPr>
          <w:rFonts w:cstheme="minorHAnsi"/>
        </w:rPr>
        <w:t>power utility companies</w:t>
      </w:r>
      <w:r w:rsidR="006123E4">
        <w:rPr>
          <w:rFonts w:cstheme="minorHAnsi"/>
        </w:rPr>
        <w:t xml:space="preserve"> and allowed Information Technology professionals to transition from simple, disconnected applications to building intelligent, interconnected systems. </w:t>
      </w:r>
      <w:r w:rsidR="00BF5FBA">
        <w:rPr>
          <w:rFonts w:cstheme="minorHAnsi"/>
        </w:rPr>
        <w:t>However</w:t>
      </w:r>
      <w:r w:rsidRPr="006A73E0">
        <w:rPr>
          <w:rFonts w:cstheme="minorHAnsi"/>
        </w:rPr>
        <w:t>,</w:t>
      </w:r>
      <w:r w:rsidR="00BF5FBA">
        <w:rPr>
          <w:rFonts w:cstheme="minorHAnsi"/>
        </w:rPr>
        <w:t xml:space="preserve"> implementing IoT solutions can be a challenge for traditional utility companies that mostly operate legacy systems. </w:t>
      </w:r>
      <w:r w:rsidR="008F37ED">
        <w:rPr>
          <w:rFonts w:cstheme="minorHAnsi"/>
        </w:rPr>
        <w:t xml:space="preserve">With these companies, </w:t>
      </w:r>
      <w:r w:rsidR="005E3B25">
        <w:rPr>
          <w:rFonts w:cstheme="minorHAnsi"/>
        </w:rPr>
        <w:t>E</w:t>
      </w:r>
      <w:r w:rsidR="006123E4" w:rsidRPr="006B09E2">
        <w:rPr>
          <w:rFonts w:cstheme="minorHAnsi"/>
        </w:rPr>
        <w:t>nd-to-</w:t>
      </w:r>
      <w:r w:rsidR="008F37ED">
        <w:rPr>
          <w:rFonts w:cstheme="minorHAnsi"/>
        </w:rPr>
        <w:t>E</w:t>
      </w:r>
      <w:r w:rsidR="006123E4" w:rsidRPr="006B09E2">
        <w:rPr>
          <w:rFonts w:cstheme="minorHAnsi"/>
        </w:rPr>
        <w:t>nd</w:t>
      </w:r>
      <w:r w:rsidR="005E3B25">
        <w:rPr>
          <w:rFonts w:cstheme="minorHAnsi"/>
        </w:rPr>
        <w:t xml:space="preserve"> (E2EE)</w:t>
      </w:r>
      <w:r w:rsidR="006123E4" w:rsidRPr="006B09E2">
        <w:rPr>
          <w:rFonts w:cstheme="minorHAnsi"/>
        </w:rPr>
        <w:t xml:space="preserve"> security </w:t>
      </w:r>
      <w:r w:rsidR="005E3B25">
        <w:rPr>
          <w:rFonts w:cstheme="minorHAnsi"/>
        </w:rPr>
        <w:t xml:space="preserve">must be comprehensive and holistic to ensure that </w:t>
      </w:r>
      <w:r w:rsidR="006123E4" w:rsidRPr="006B09E2">
        <w:rPr>
          <w:rFonts w:cstheme="minorHAnsi"/>
        </w:rPr>
        <w:t>the entire lifecycle and architecture</w:t>
      </w:r>
      <w:r w:rsidR="005E3B25">
        <w:rPr>
          <w:rFonts w:cstheme="minorHAnsi"/>
        </w:rPr>
        <w:t xml:space="preserve"> of the IoT solution remains protected from </w:t>
      </w:r>
      <w:r w:rsidR="005E3B25" w:rsidRPr="005E3B25">
        <w:rPr>
          <w:rFonts w:cstheme="minorHAnsi"/>
        </w:rPr>
        <w:t>unauthorized access</w:t>
      </w:r>
      <w:r w:rsidR="006123E4" w:rsidRPr="006B09E2">
        <w:rPr>
          <w:rFonts w:cstheme="minorHAnsi"/>
        </w:rPr>
        <w:t>.</w:t>
      </w:r>
    </w:p>
    <w:p w14:paraId="0BE4945E" w14:textId="05226EC3" w:rsidR="00383B95" w:rsidRDefault="00383B95" w:rsidP="00383B95">
      <w:pPr>
        <w:pStyle w:val="Heading2"/>
      </w:pPr>
      <w:bookmarkStart w:id="48" w:name="_Toc225524891"/>
      <w:bookmarkStart w:id="49" w:name="_Hlk129180612"/>
      <w:bookmarkEnd w:id="40"/>
      <w:bookmarkEnd w:id="41"/>
      <w:bookmarkEnd w:id="46"/>
      <w:r>
        <w:lastRenderedPageBreak/>
        <w:t>Problem Statement</w:t>
      </w:r>
      <w:bookmarkEnd w:id="48"/>
      <w:r>
        <w:t xml:space="preserve"> </w:t>
      </w:r>
    </w:p>
    <w:p w14:paraId="576C375F" w14:textId="48769C75" w:rsidR="00486C66" w:rsidRDefault="00486C66" w:rsidP="00486C66">
      <w:pPr>
        <w:jc w:val="both"/>
        <w:rPr>
          <w:rFonts w:cstheme="minorHAnsi"/>
        </w:rPr>
      </w:pPr>
      <w:bookmarkStart w:id="50" w:name="_Hlk129180432"/>
      <w:bookmarkStart w:id="51" w:name="_Hlk130998776"/>
      <w:bookmarkStart w:id="52" w:name="_Hlk130999415"/>
      <w:bookmarkStart w:id="53" w:name="_Hlk165104739"/>
      <w:bookmarkStart w:id="54" w:name="_Hlk116498078"/>
      <w:bookmarkStart w:id="55" w:name="_Hlk112246216"/>
      <w:bookmarkStart w:id="56" w:name="_Hlk104198575"/>
      <w:r>
        <w:rPr>
          <w:rFonts w:cstheme="minorHAnsi"/>
        </w:rPr>
        <w:t>The lack of remote access to the prepaid meter</w:t>
      </w:r>
      <w:r w:rsidR="0098752D">
        <w:rPr>
          <w:rFonts w:cstheme="minorHAnsi"/>
        </w:rPr>
        <w:t>s</w:t>
      </w:r>
      <w:r>
        <w:rPr>
          <w:rFonts w:cstheme="minorHAnsi"/>
        </w:rPr>
        <w:t xml:space="preserve"> can lead to power </w:t>
      </w:r>
      <w:r w:rsidR="00067C25">
        <w:rPr>
          <w:rFonts w:cstheme="minorHAnsi"/>
        </w:rPr>
        <w:t>outages</w:t>
      </w:r>
      <w:r>
        <w:rPr>
          <w:rFonts w:cstheme="minorHAnsi"/>
        </w:rPr>
        <w:t>. The results of not having electricity can be devastating for most customers. Apart from losing lights, heat</w:t>
      </w:r>
      <w:r w:rsidR="00067C25">
        <w:rPr>
          <w:rFonts w:cstheme="minorHAnsi"/>
        </w:rPr>
        <w:t>/cooling</w:t>
      </w:r>
      <w:r>
        <w:rPr>
          <w:rFonts w:cstheme="minorHAnsi"/>
        </w:rPr>
        <w:t xml:space="preserve">, </w:t>
      </w:r>
      <w:r w:rsidR="00067C25">
        <w:rPr>
          <w:rFonts w:cstheme="minorHAnsi"/>
        </w:rPr>
        <w:t>communication (Wi-Fi (Wireless Fidelity)),</w:t>
      </w:r>
      <w:r w:rsidR="00092AE0">
        <w:rPr>
          <w:rFonts w:cstheme="minorHAnsi"/>
        </w:rPr>
        <w:t xml:space="preserve"> </w:t>
      </w:r>
      <w:r w:rsidR="00067C25" w:rsidRPr="00067C25">
        <w:rPr>
          <w:rFonts w:cstheme="minorHAnsi"/>
        </w:rPr>
        <w:t>food spoilage</w:t>
      </w:r>
      <w:r>
        <w:rPr>
          <w:rFonts w:cstheme="minorHAnsi"/>
        </w:rPr>
        <w:t>, electrical devices and appliances can get damaged. For businesses, power outages can result in huge financial losses. If a grocery store loses power, its fresh food products</w:t>
      </w:r>
      <w:r w:rsidR="007F6BDE">
        <w:rPr>
          <w:rFonts w:cstheme="minorHAnsi"/>
        </w:rPr>
        <w:t>,</w:t>
      </w:r>
      <w:r>
        <w:rPr>
          <w:rFonts w:cstheme="minorHAnsi"/>
        </w:rPr>
        <w:t xml:space="preserve"> such as fruits, vegetables, and meat</w:t>
      </w:r>
      <w:r w:rsidR="007F6BDE">
        <w:rPr>
          <w:rFonts w:cstheme="minorHAnsi"/>
        </w:rPr>
        <w:t>,</w:t>
      </w:r>
      <w:r>
        <w:rPr>
          <w:rFonts w:cstheme="minorHAnsi"/>
        </w:rPr>
        <w:t xml:space="preserve"> can </w:t>
      </w:r>
      <w:r w:rsidR="007F6BDE">
        <w:rPr>
          <w:rFonts w:cstheme="minorHAnsi"/>
        </w:rPr>
        <w:t>spoil</w:t>
      </w:r>
      <w:r>
        <w:rPr>
          <w:rFonts w:cstheme="minorHAnsi"/>
        </w:rPr>
        <w:t>. Additionally, computer systems can crash when they are instantly shut down</w:t>
      </w:r>
      <w:r w:rsidR="00EA4F97">
        <w:rPr>
          <w:rFonts w:cstheme="minorHAnsi"/>
        </w:rPr>
        <w:t>,</w:t>
      </w:r>
      <w:r>
        <w:rPr>
          <w:rFonts w:cstheme="minorHAnsi"/>
        </w:rPr>
        <w:t xml:space="preserve"> resulting in data </w:t>
      </w:r>
      <w:bookmarkEnd w:id="50"/>
      <w:r w:rsidR="00EA4F97">
        <w:rPr>
          <w:rFonts w:cstheme="minorHAnsi"/>
        </w:rPr>
        <w:t>loss</w:t>
      </w:r>
      <w:r>
        <w:rPr>
          <w:rFonts w:cstheme="minorHAnsi"/>
        </w:rPr>
        <w:t>. There’s an increase in security threats for both households and businesses</w:t>
      </w:r>
      <w:r w:rsidR="007F6BDE">
        <w:rPr>
          <w:rFonts w:cstheme="minorHAnsi"/>
        </w:rPr>
        <w:t>,</w:t>
      </w:r>
      <w:r>
        <w:rPr>
          <w:rFonts w:cstheme="minorHAnsi"/>
        </w:rPr>
        <w:t xml:space="preserve"> as power cuts can affect security protocols such as alarm systems and electronic fences. Hence</w:t>
      </w:r>
      <w:r w:rsidR="007F6BDE">
        <w:rPr>
          <w:rFonts w:cstheme="minorHAnsi"/>
        </w:rPr>
        <w:t>,</w:t>
      </w:r>
      <w:r>
        <w:rPr>
          <w:rFonts w:cstheme="minorHAnsi"/>
        </w:rPr>
        <w:t xml:space="preserve"> the desire to completely automate the prepaid meter system in Namibia</w:t>
      </w:r>
      <w:bookmarkEnd w:id="51"/>
      <w:r>
        <w:rPr>
          <w:rFonts w:cstheme="minorHAnsi"/>
        </w:rPr>
        <w:t>. With automation, customers will have remote access to the prepaid energy meters that would allow them to update their electrical units from anywhere at any time</w:t>
      </w:r>
      <w:r w:rsidR="007F6BDE">
        <w:rPr>
          <w:rFonts w:cstheme="minorHAnsi"/>
        </w:rPr>
        <w:t>,</w:t>
      </w:r>
      <w:r>
        <w:rPr>
          <w:rFonts w:cstheme="minorHAnsi"/>
        </w:rPr>
        <w:t xml:space="preserve"> thus avoiding unplanned power </w:t>
      </w:r>
      <w:r w:rsidR="007F6BDE">
        <w:rPr>
          <w:rFonts w:cstheme="minorHAnsi"/>
        </w:rPr>
        <w:t>outages</w:t>
      </w:r>
      <w:r>
        <w:rPr>
          <w:rFonts w:cstheme="minorHAnsi"/>
        </w:rPr>
        <w:t xml:space="preserve">. </w:t>
      </w:r>
      <w:bookmarkEnd w:id="52"/>
    </w:p>
    <w:bookmarkEnd w:id="53"/>
    <w:p w14:paraId="288F286B" w14:textId="77777777" w:rsidR="00AC777E" w:rsidRDefault="00AC777E" w:rsidP="00383B95">
      <w:pPr>
        <w:rPr>
          <w:rFonts w:cstheme="minorHAnsi"/>
        </w:rPr>
      </w:pPr>
    </w:p>
    <w:p w14:paraId="52036FB6" w14:textId="37476115" w:rsidR="00383B95" w:rsidRDefault="00383B95" w:rsidP="00AA0E0B">
      <w:pPr>
        <w:jc w:val="both"/>
        <w:rPr>
          <w:rFonts w:cstheme="minorHAnsi"/>
        </w:rPr>
      </w:pPr>
      <w:bookmarkStart w:id="57" w:name="_Hlk140510330"/>
      <w:r w:rsidRPr="008B2E16">
        <w:rPr>
          <w:rFonts w:cstheme="minorHAnsi"/>
        </w:rPr>
        <w:t>The surge of interconnected technologies (Internet of Things) does not come without risks.</w:t>
      </w:r>
      <w:r w:rsidR="00AA0E0B">
        <w:rPr>
          <w:rFonts w:cstheme="minorHAnsi"/>
        </w:rPr>
        <w:t xml:space="preserve"> </w:t>
      </w:r>
      <w:r w:rsidRPr="007B4941">
        <w:rPr>
          <w:rFonts w:cstheme="minorHAnsi"/>
        </w:rPr>
        <w:t>An attacker can intercept the communication between the smart meter and the user interface (mobile application)</w:t>
      </w:r>
      <w:r w:rsidR="00D30311">
        <w:rPr>
          <w:rFonts w:cstheme="minorHAnsi"/>
        </w:rPr>
        <w:t>,</w:t>
      </w:r>
      <w:r>
        <w:rPr>
          <w:rFonts w:cstheme="minorHAnsi"/>
        </w:rPr>
        <w:t xml:space="preserve"> resulting in a </w:t>
      </w:r>
      <w:r w:rsidR="004C43A2">
        <w:rPr>
          <w:rFonts w:cstheme="minorHAnsi"/>
        </w:rPr>
        <w:t>breach</w:t>
      </w:r>
      <w:r>
        <w:rPr>
          <w:rFonts w:cstheme="minorHAnsi"/>
        </w:rPr>
        <w:t xml:space="preserve"> of confidentiality</w:t>
      </w:r>
      <w:r w:rsidRPr="007B4941">
        <w:rPr>
          <w:rFonts w:cstheme="minorHAnsi"/>
        </w:rPr>
        <w:t xml:space="preserve">. </w:t>
      </w:r>
      <w:r w:rsidR="00D30311">
        <w:rPr>
          <w:rFonts w:cstheme="minorHAnsi"/>
        </w:rPr>
        <w:t xml:space="preserve">According to Vanwell, </w:t>
      </w:r>
      <w:r w:rsidRPr="008B2E16">
        <w:rPr>
          <w:rFonts w:cstheme="minorHAnsi"/>
        </w:rPr>
        <w:t xml:space="preserve"> </w:t>
      </w:r>
      <w:r w:rsidR="00D30311">
        <w:rPr>
          <w:rFonts w:cstheme="minorHAnsi"/>
        </w:rPr>
        <w:t>s</w:t>
      </w:r>
      <w:r w:rsidRPr="008B2E16">
        <w:rPr>
          <w:rFonts w:cstheme="minorHAnsi"/>
        </w:rPr>
        <w:t>ensitive data, cloud technologies, and the huge number of smart devices that are connected via the internet provide a large attack surface for cybercrimes (Vanwell, 2021). Vanwell</w:t>
      </w:r>
      <w:r w:rsidR="00D30311">
        <w:rPr>
          <w:rFonts w:cstheme="minorHAnsi"/>
        </w:rPr>
        <w:t xml:space="preserve"> further states that </w:t>
      </w:r>
      <w:r w:rsidRPr="008B2E16">
        <w:rPr>
          <w:rFonts w:cstheme="minorHAnsi"/>
        </w:rPr>
        <w:t>weak default passwords, unsecured networks, vulnerable IoT ecosystems, Inefficient</w:t>
      </w:r>
      <w:r w:rsidR="001C04DC">
        <w:rPr>
          <w:rFonts w:cstheme="minorHAnsi"/>
        </w:rPr>
        <w:t xml:space="preserve"> or </w:t>
      </w:r>
      <w:r w:rsidRPr="008B2E16">
        <w:rPr>
          <w:rFonts w:cstheme="minorHAnsi"/>
        </w:rPr>
        <w:t>non-existent updates, and lack of IoT governance are the top reasons for IoT security breaches.</w:t>
      </w:r>
      <w:r>
        <w:rPr>
          <w:rFonts w:cstheme="minorHAnsi"/>
        </w:rPr>
        <w:t xml:space="preserve"> </w:t>
      </w:r>
      <w:bookmarkEnd w:id="54"/>
    </w:p>
    <w:p w14:paraId="68E18D07" w14:textId="77777777" w:rsidR="00383B95" w:rsidRDefault="00383B95" w:rsidP="00383B95">
      <w:pPr>
        <w:rPr>
          <w:rFonts w:cstheme="minorHAnsi"/>
        </w:rPr>
      </w:pPr>
    </w:p>
    <w:p w14:paraId="0BE41A84" w14:textId="67E7D3BA" w:rsidR="00555FA9" w:rsidRDefault="00555FA9" w:rsidP="00442165">
      <w:pPr>
        <w:jc w:val="both"/>
        <w:rPr>
          <w:rFonts w:cstheme="minorHAnsi"/>
        </w:rPr>
      </w:pPr>
      <w:r w:rsidRPr="007B4941">
        <w:rPr>
          <w:rFonts w:cstheme="minorHAnsi"/>
        </w:rPr>
        <w:t>Cybersecurity is a new topic</w:t>
      </w:r>
      <w:r>
        <w:rPr>
          <w:rFonts w:cstheme="minorHAnsi"/>
        </w:rPr>
        <w:t xml:space="preserve"> for most organizations in Namibia.</w:t>
      </w:r>
      <w:r w:rsidR="007905E2">
        <w:rPr>
          <w:rFonts w:cstheme="minorHAnsi"/>
        </w:rPr>
        <w:t xml:space="preserve"> A</w:t>
      </w:r>
      <w:r w:rsidR="007905E2" w:rsidRPr="00BF09CF">
        <w:rPr>
          <w:rFonts w:cstheme="minorHAnsi"/>
          <w:color w:val="000000"/>
        </w:rPr>
        <w:t xml:space="preserve"> 2019 report titled Threat Intelligence Summary by CheckPoint list</w:t>
      </w:r>
      <w:r w:rsidR="007905E2">
        <w:rPr>
          <w:rFonts w:cstheme="minorHAnsi"/>
          <w:color w:val="000000"/>
        </w:rPr>
        <w:t>ed</w:t>
      </w:r>
      <w:r w:rsidR="007905E2" w:rsidRPr="00BF09CF">
        <w:rPr>
          <w:rFonts w:cstheme="minorHAnsi"/>
          <w:color w:val="000000"/>
        </w:rPr>
        <w:t xml:space="preserve"> Namibia as the most targeted country in Africa </w:t>
      </w:r>
      <w:sdt>
        <w:sdtPr>
          <w:rPr>
            <w:rFonts w:cstheme="minorHAnsi"/>
            <w:color w:val="000000"/>
          </w:rPr>
          <w:tag w:val="MENDELEY_CITATION_v3_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"/>
          <w:id w:val="-1322735061"/>
          <w:placeholder>
            <w:docPart w:val="D8CD6E2E21F2456DBC1DB8C8E624665F"/>
          </w:placeholder>
        </w:sdtPr>
        <w:sdtContent>
          <w:r w:rsidR="007905E2" w:rsidRPr="00752357">
            <w:rPr>
              <w:rFonts w:cstheme="minorHAnsi"/>
              <w:color w:val="000000"/>
            </w:rPr>
            <w:t>(</w:t>
          </w:r>
          <w:proofErr w:type="spellStart"/>
          <w:r w:rsidR="007905E2" w:rsidRPr="00752357">
            <w:rPr>
              <w:rFonts w:cstheme="minorHAnsi"/>
              <w:color w:val="000000"/>
            </w:rPr>
            <w:t>Tredger</w:t>
          </w:r>
          <w:proofErr w:type="spellEnd"/>
          <w:r w:rsidR="007905E2" w:rsidRPr="00752357">
            <w:rPr>
              <w:rFonts w:cstheme="minorHAnsi"/>
              <w:color w:val="000000"/>
            </w:rPr>
            <w:t>, 2019)</w:t>
          </w:r>
        </w:sdtContent>
      </w:sdt>
      <w:r w:rsidR="007905E2" w:rsidRPr="00BF09CF">
        <w:rPr>
          <w:rFonts w:cstheme="minorHAnsi"/>
          <w:color w:val="000000"/>
        </w:rPr>
        <w:t>. The report further list</w:t>
      </w:r>
      <w:r w:rsidR="007905E2">
        <w:rPr>
          <w:rFonts w:cstheme="minorHAnsi"/>
          <w:color w:val="000000"/>
        </w:rPr>
        <w:t>s</w:t>
      </w:r>
      <w:r w:rsidR="007905E2" w:rsidRPr="00BF09CF">
        <w:rPr>
          <w:rFonts w:cstheme="minorHAnsi"/>
          <w:color w:val="000000"/>
        </w:rPr>
        <w:t xml:space="preserve"> </w:t>
      </w:r>
      <w:r w:rsidR="007905E2">
        <w:rPr>
          <w:rFonts w:cstheme="minorHAnsi"/>
          <w:color w:val="000000"/>
        </w:rPr>
        <w:t>i</w:t>
      </w:r>
      <w:r w:rsidR="007905E2" w:rsidRPr="00BF09CF">
        <w:rPr>
          <w:rFonts w:cstheme="minorHAnsi"/>
          <w:color w:val="000000"/>
        </w:rPr>
        <w:t>nformation disclosure as the most common exploit type in Africa, impacting 68% of organizations.</w:t>
      </w:r>
      <w:r w:rsidR="00AB14BA">
        <w:rPr>
          <w:rFonts w:cstheme="minorHAnsi"/>
          <w:color w:val="000000"/>
        </w:rPr>
        <w:t xml:space="preserve"> </w:t>
      </w:r>
      <w:r w:rsidR="00AB14BA" w:rsidRPr="00AB14BA">
        <w:rPr>
          <w:rFonts w:cstheme="minorHAnsi"/>
        </w:rPr>
        <w:t>Over the past five years, several Namibian organizations have been targeted by cyberattacks</w:t>
      </w:r>
      <w:r w:rsidR="00F715B8" w:rsidRPr="00AB14BA">
        <w:rPr>
          <w:rFonts w:cstheme="minorHAnsi"/>
        </w:rPr>
        <w:t>. Accordin</w:t>
      </w:r>
      <w:r w:rsidR="00500C7D" w:rsidRPr="00AB14BA">
        <w:rPr>
          <w:rFonts w:cstheme="minorHAnsi"/>
        </w:rPr>
        <w:t>g</w:t>
      </w:r>
      <w:r w:rsidR="00F715B8" w:rsidRPr="00AB14BA">
        <w:rPr>
          <w:rFonts w:cstheme="minorHAnsi"/>
        </w:rPr>
        <w:t xml:space="preserve"> to a Telecom Namibia communication, the organization was </w:t>
      </w:r>
      <w:r w:rsidR="00500C7D" w:rsidRPr="00AB14BA">
        <w:rPr>
          <w:rFonts w:cstheme="minorHAnsi"/>
        </w:rPr>
        <w:t xml:space="preserve">a </w:t>
      </w:r>
      <w:r w:rsidR="00F715B8" w:rsidRPr="00AB14BA">
        <w:rPr>
          <w:rFonts w:cstheme="minorHAnsi"/>
        </w:rPr>
        <w:t>victim of a cybercrime attack by Hunters International</w:t>
      </w:r>
      <w:r w:rsidR="00500C7D" w:rsidRPr="00AB14BA">
        <w:rPr>
          <w:rFonts w:cstheme="minorHAnsi"/>
        </w:rPr>
        <w:t>. Customer data was leaked to the dark web on December 13, 2025, after the company refused to pay the ransom demanded (</w:t>
      </w:r>
      <w:commentRangeStart w:id="58"/>
      <w:commentRangeStart w:id="59"/>
      <w:r w:rsidR="00500C7D" w:rsidRPr="00AB14BA">
        <w:rPr>
          <w:rFonts w:cstheme="minorHAnsi"/>
        </w:rPr>
        <w:t>Telecom</w:t>
      </w:r>
      <w:commentRangeEnd w:id="58"/>
      <w:r w:rsidR="00500C7D" w:rsidRPr="00AB14BA">
        <w:rPr>
          <w:rStyle w:val="CommentReference"/>
          <w:rFonts w:cstheme="minorHAnsi"/>
          <w:szCs w:val="22"/>
        </w:rPr>
        <w:commentReference w:id="58"/>
      </w:r>
      <w:commentRangeEnd w:id="59"/>
      <w:r w:rsidR="00041B4D" w:rsidRPr="00AB14BA">
        <w:rPr>
          <w:rStyle w:val="CommentReference"/>
          <w:rFonts w:cstheme="minorHAnsi"/>
          <w:szCs w:val="22"/>
        </w:rPr>
        <w:commentReference w:id="59"/>
      </w:r>
      <w:r w:rsidR="00500C7D" w:rsidRPr="00AB14BA">
        <w:rPr>
          <w:rFonts w:cstheme="minorHAnsi"/>
        </w:rPr>
        <w:t xml:space="preserve">). </w:t>
      </w:r>
      <w:r w:rsidR="00041B4D" w:rsidRPr="00AB14BA">
        <w:rPr>
          <w:rFonts w:cstheme="minorHAnsi"/>
        </w:rPr>
        <w:t>In February 2025, Paratus Namibia experienced a cyber-attack targeting its information technology (IT) systems and databases (Paratus).</w:t>
      </w:r>
      <w:r w:rsidR="00164E02" w:rsidRPr="00AB14BA">
        <w:rPr>
          <w:rFonts w:cstheme="minorHAnsi"/>
        </w:rPr>
        <w:t xml:space="preserve"> </w:t>
      </w:r>
    </w:p>
    <w:p w14:paraId="2D335303" w14:textId="77777777" w:rsidR="00555FA9" w:rsidRDefault="00555FA9" w:rsidP="00555FA9">
      <w:pPr>
        <w:rPr>
          <w:rFonts w:cstheme="minorHAnsi"/>
        </w:rPr>
      </w:pPr>
    </w:p>
    <w:p w14:paraId="501B35CF" w14:textId="4F81C934" w:rsidR="00FC1672" w:rsidRDefault="00AB14BA" w:rsidP="00555FA9">
      <w:pPr>
        <w:jc w:val="both"/>
        <w:rPr>
          <w:rFonts w:cstheme="minorHAnsi"/>
        </w:rPr>
      </w:pPr>
      <w:bookmarkStart w:id="60" w:name="_Hlk165105100"/>
      <w:r w:rsidRPr="00AB14BA">
        <w:rPr>
          <w:rFonts w:cstheme="minorHAnsi"/>
        </w:rPr>
        <w:lastRenderedPageBreak/>
        <w:t>This highlights the critical importance of incorporating robust cybersecurity measures when implementing IoT solutions, particularly for traditional utility companies such as NamPower.</w:t>
      </w:r>
      <w:r w:rsidR="00190B52" w:rsidRPr="00AB14BA">
        <w:rPr>
          <w:rFonts w:cstheme="minorHAnsi"/>
        </w:rPr>
        <w:t xml:space="preserve"> </w:t>
      </w:r>
      <w:r w:rsidR="00190B52">
        <w:rPr>
          <w:rFonts w:cstheme="minorHAnsi"/>
        </w:rPr>
        <w:t xml:space="preserve">An article by </w:t>
      </w:r>
      <w:r w:rsidR="00591BBD">
        <w:rPr>
          <w:rFonts w:cstheme="minorHAnsi"/>
        </w:rPr>
        <w:t>Don Reeves from Itron</w:t>
      </w:r>
      <w:r w:rsidR="00961A9E">
        <w:rPr>
          <w:rFonts w:cstheme="minorHAnsi"/>
        </w:rPr>
        <w:t xml:space="preserve">, an American </w:t>
      </w:r>
      <w:r w:rsidR="00961A9E" w:rsidRPr="00961A9E">
        <w:rPr>
          <w:rFonts w:cstheme="minorHAnsi"/>
        </w:rPr>
        <w:t>technology and services company</w:t>
      </w:r>
      <w:r w:rsidR="00555FA9">
        <w:rPr>
          <w:rFonts w:cstheme="minorHAnsi"/>
        </w:rPr>
        <w:t>,</w:t>
      </w:r>
      <w:r w:rsidR="00190B52">
        <w:rPr>
          <w:rFonts w:cstheme="minorHAnsi"/>
        </w:rPr>
        <w:t xml:space="preserve"> points to aging Operational Technology (OT)</w:t>
      </w:r>
      <w:r w:rsidR="00555FA9">
        <w:rPr>
          <w:rFonts w:cstheme="minorHAnsi"/>
        </w:rPr>
        <w:t>,</w:t>
      </w:r>
      <w:r w:rsidR="00190B52">
        <w:rPr>
          <w:rFonts w:cstheme="minorHAnsi"/>
        </w:rPr>
        <w:t xml:space="preserve"> which can be a challenge to update and protect as a security consideration</w:t>
      </w:r>
      <w:r w:rsidR="0077326B">
        <w:rPr>
          <w:rFonts w:cstheme="minorHAnsi"/>
        </w:rPr>
        <w:t xml:space="preserve"> (Reeves, 2023)</w:t>
      </w:r>
      <w:r w:rsidR="00190B52">
        <w:rPr>
          <w:rFonts w:cstheme="minorHAnsi"/>
        </w:rPr>
        <w:t xml:space="preserve">. </w:t>
      </w:r>
      <w:r w:rsidR="00FC1672">
        <w:rPr>
          <w:rFonts w:cstheme="minorHAnsi"/>
        </w:rPr>
        <w:t>As such, this study aim</w:t>
      </w:r>
      <w:r w:rsidR="00267762">
        <w:rPr>
          <w:rFonts w:cstheme="minorHAnsi"/>
        </w:rPr>
        <w:t xml:space="preserve">ed </w:t>
      </w:r>
      <w:r w:rsidR="00961A9E">
        <w:rPr>
          <w:rFonts w:cstheme="minorHAnsi"/>
        </w:rPr>
        <w:t xml:space="preserve">to </w:t>
      </w:r>
      <w:r w:rsidR="00FC1672">
        <w:rPr>
          <w:rFonts w:cstheme="minorHAnsi"/>
        </w:rPr>
        <w:t xml:space="preserve">identify </w:t>
      </w:r>
      <w:r w:rsidR="00B610B8">
        <w:rPr>
          <w:rFonts w:cstheme="minorHAnsi"/>
        </w:rPr>
        <w:t>vulnerabilities in</w:t>
      </w:r>
      <w:r w:rsidR="00B610B8" w:rsidRPr="006B09E2">
        <w:rPr>
          <w:rFonts w:cstheme="minorHAnsi"/>
        </w:rPr>
        <w:t xml:space="preserve"> mobile applications and IoT technologies for </w:t>
      </w:r>
      <w:r w:rsidR="00B610B8">
        <w:rPr>
          <w:rFonts w:cstheme="minorHAnsi"/>
        </w:rPr>
        <w:t xml:space="preserve">smart energy meters </w:t>
      </w:r>
      <w:r w:rsidR="00FC1672">
        <w:rPr>
          <w:rFonts w:cstheme="minorHAnsi"/>
        </w:rPr>
        <w:t xml:space="preserve">and </w:t>
      </w:r>
      <w:r w:rsidR="00657A55">
        <w:rPr>
          <w:rFonts w:cstheme="minorHAnsi"/>
        </w:rPr>
        <w:t>utilize</w:t>
      </w:r>
      <w:r w:rsidR="00FC1672">
        <w:rPr>
          <w:rFonts w:cstheme="minorHAnsi"/>
        </w:rPr>
        <w:t xml:space="preserve"> existing security frameworks to design a secure mobile application</w:t>
      </w:r>
      <w:r w:rsidR="00657A55">
        <w:rPr>
          <w:rFonts w:cstheme="minorHAnsi"/>
        </w:rPr>
        <w:t xml:space="preserve">. The study then </w:t>
      </w:r>
      <w:r w:rsidR="002519F3">
        <w:rPr>
          <w:rFonts w:cstheme="minorHAnsi"/>
        </w:rPr>
        <w:t>e</w:t>
      </w:r>
      <w:r w:rsidR="002519F3" w:rsidRPr="000A0D55">
        <w:rPr>
          <w:rFonts w:cstheme="minorHAnsi"/>
        </w:rPr>
        <w:t>valuate</w:t>
      </w:r>
      <w:r w:rsidR="00657A55">
        <w:rPr>
          <w:rFonts w:cstheme="minorHAnsi"/>
        </w:rPr>
        <w:t>d</w:t>
      </w:r>
      <w:r w:rsidR="002519F3" w:rsidRPr="000A0D55">
        <w:rPr>
          <w:rFonts w:cstheme="minorHAnsi"/>
        </w:rPr>
        <w:t xml:space="preserve"> the security of the designed mobile application against identified threats</w:t>
      </w:r>
      <w:r w:rsidR="002519F3">
        <w:rPr>
          <w:rFonts w:cstheme="minorHAnsi"/>
        </w:rPr>
        <w:t xml:space="preserve">. This </w:t>
      </w:r>
      <w:r w:rsidR="00657A55">
        <w:rPr>
          <w:rFonts w:cstheme="minorHAnsi"/>
        </w:rPr>
        <w:t xml:space="preserve">was to </w:t>
      </w:r>
      <w:r w:rsidR="002519F3">
        <w:rPr>
          <w:rFonts w:cstheme="minorHAnsi"/>
        </w:rPr>
        <w:t>ensure</w:t>
      </w:r>
      <w:r w:rsidR="002519F3" w:rsidRPr="006B09E2">
        <w:rPr>
          <w:rFonts w:cstheme="minorHAnsi"/>
        </w:rPr>
        <w:t xml:space="preserve"> </w:t>
      </w:r>
      <w:r w:rsidR="002519F3">
        <w:rPr>
          <w:rFonts w:cstheme="minorHAnsi"/>
        </w:rPr>
        <w:t>end-to-end</w:t>
      </w:r>
      <w:r w:rsidR="002519F3" w:rsidRPr="006B09E2">
        <w:rPr>
          <w:rFonts w:cstheme="minorHAnsi"/>
        </w:rPr>
        <w:t xml:space="preserve"> security</w:t>
      </w:r>
      <w:r w:rsidR="002519F3">
        <w:rPr>
          <w:rFonts w:cstheme="minorHAnsi"/>
        </w:rPr>
        <w:t xml:space="preserve"> </w:t>
      </w:r>
      <w:r w:rsidR="002519F3" w:rsidRPr="006B09E2">
        <w:rPr>
          <w:rFonts w:cstheme="minorHAnsi"/>
        </w:rPr>
        <w:t>across the entire lifecycle and architecture</w:t>
      </w:r>
      <w:r w:rsidR="00B610B8">
        <w:rPr>
          <w:rFonts w:cstheme="minorHAnsi"/>
        </w:rPr>
        <w:t xml:space="preserve"> of the mobile solution</w:t>
      </w:r>
      <w:r w:rsidR="00456EB7">
        <w:rPr>
          <w:rFonts w:cstheme="minorHAnsi"/>
        </w:rPr>
        <w:t xml:space="preserve"> (security by design)</w:t>
      </w:r>
      <w:r w:rsidR="002519F3" w:rsidRPr="006B09E2">
        <w:rPr>
          <w:rFonts w:cstheme="minorHAnsi"/>
        </w:rPr>
        <w:t>.</w:t>
      </w:r>
      <w:r w:rsidR="00364426">
        <w:rPr>
          <w:rFonts w:cstheme="minorHAnsi"/>
        </w:rPr>
        <w:t xml:space="preserve"> </w:t>
      </w:r>
    </w:p>
    <w:p w14:paraId="7772E325" w14:textId="1DA33B61" w:rsidR="00383B95" w:rsidRDefault="00383B95" w:rsidP="00530AFE">
      <w:pPr>
        <w:pStyle w:val="Heading2"/>
        <w:jc w:val="both"/>
      </w:pPr>
      <w:bookmarkStart w:id="61" w:name="_Toc225524892"/>
      <w:bookmarkEnd w:id="55"/>
      <w:bookmarkEnd w:id="56"/>
      <w:bookmarkEnd w:id="57"/>
      <w:bookmarkEnd w:id="60"/>
      <w:r>
        <w:t>Research Objectives</w:t>
      </w:r>
      <w:bookmarkEnd w:id="61"/>
    </w:p>
    <w:p w14:paraId="4A59839C" w14:textId="724895DE" w:rsidR="00DA2BF3" w:rsidRPr="00500A77" w:rsidRDefault="00DA2BF3" w:rsidP="00530AFE">
      <w:pPr>
        <w:pStyle w:val="Heading3"/>
        <w:jc w:val="both"/>
      </w:pPr>
      <w:bookmarkStart w:id="62" w:name="_Toc487613990"/>
      <w:bookmarkStart w:id="63" w:name="_Toc225524893"/>
      <w:bookmarkStart w:id="64" w:name="_Hlk137626978"/>
      <w:r w:rsidRPr="00500A77">
        <w:t>Re</w:t>
      </w:r>
      <w:bookmarkEnd w:id="62"/>
      <w:r>
        <w:t>search Objective</w:t>
      </w:r>
      <w:r w:rsidR="008C765D">
        <w:t xml:space="preserve"> (s)</w:t>
      </w:r>
      <w:bookmarkEnd w:id="63"/>
    </w:p>
    <w:p w14:paraId="74FC10F2" w14:textId="68647FDF" w:rsidR="00383B95" w:rsidRDefault="00383B95" w:rsidP="00530AFE">
      <w:pPr>
        <w:jc w:val="both"/>
        <w:rPr>
          <w:rFonts w:cstheme="minorHAnsi"/>
        </w:rPr>
      </w:pPr>
      <w:bookmarkStart w:id="65" w:name="_Hlk129181256"/>
      <w:r w:rsidRPr="00723148">
        <w:rPr>
          <w:rFonts w:cstheme="minorHAnsi"/>
        </w:rPr>
        <w:t xml:space="preserve">The main objective of this study </w:t>
      </w:r>
      <w:r w:rsidR="00B873DC">
        <w:rPr>
          <w:rFonts w:cstheme="minorHAnsi"/>
        </w:rPr>
        <w:t>was</w:t>
      </w:r>
      <w:r w:rsidRPr="00723148">
        <w:rPr>
          <w:rFonts w:cstheme="minorHAnsi"/>
        </w:rPr>
        <w:t xml:space="preserve"> to de</w:t>
      </w:r>
      <w:r>
        <w:rPr>
          <w:rFonts w:cstheme="minorHAnsi"/>
        </w:rPr>
        <w:t>sign</w:t>
      </w:r>
      <w:r w:rsidRPr="00723148">
        <w:rPr>
          <w:rFonts w:cstheme="minorHAnsi"/>
        </w:rPr>
        <w:t xml:space="preserve"> a secure mobile application that </w:t>
      </w:r>
      <w:r w:rsidR="009408F1">
        <w:rPr>
          <w:rFonts w:cstheme="minorHAnsi"/>
        </w:rPr>
        <w:t>would</w:t>
      </w:r>
      <w:r w:rsidRPr="00723148">
        <w:rPr>
          <w:rFonts w:cstheme="minorHAnsi"/>
        </w:rPr>
        <w:t xml:space="preserve"> be integrated with a smart energy meter</w:t>
      </w:r>
      <w:r w:rsidR="009D3425">
        <w:rPr>
          <w:rFonts w:cstheme="minorHAnsi"/>
        </w:rPr>
        <w:t xml:space="preserve">. This was </w:t>
      </w:r>
      <w:r w:rsidRPr="00723148">
        <w:rPr>
          <w:rFonts w:cstheme="minorHAnsi"/>
        </w:rPr>
        <w:t>to enhance the current prepaid electricity system in Namibia</w:t>
      </w:r>
      <w:r>
        <w:rPr>
          <w:rFonts w:cstheme="minorHAnsi"/>
        </w:rPr>
        <w:t xml:space="preserve"> by </w:t>
      </w:r>
      <w:r w:rsidRPr="00191138">
        <w:rPr>
          <w:rFonts w:cstheme="minorHAnsi"/>
        </w:rPr>
        <w:t>automat</w:t>
      </w:r>
      <w:r>
        <w:rPr>
          <w:rFonts w:cstheme="minorHAnsi"/>
        </w:rPr>
        <w:t>ing</w:t>
      </w:r>
      <w:r w:rsidRPr="00191138">
        <w:rPr>
          <w:rFonts w:cstheme="minorHAnsi"/>
        </w:rPr>
        <w:t xml:space="preserve"> the manual processes within the system. The </w:t>
      </w:r>
      <w:r w:rsidRPr="004E1ABA">
        <w:rPr>
          <w:rFonts w:cstheme="minorHAnsi"/>
        </w:rPr>
        <w:t xml:space="preserve">following </w:t>
      </w:r>
      <w:r w:rsidR="004E1ABA" w:rsidRPr="004E1ABA">
        <w:rPr>
          <w:rFonts w:cstheme="minorHAnsi"/>
        </w:rPr>
        <w:t>were</w:t>
      </w:r>
      <w:r w:rsidRPr="004E1ABA">
        <w:rPr>
          <w:rFonts w:cstheme="minorHAnsi"/>
        </w:rPr>
        <w:t xml:space="preserve"> the </w:t>
      </w:r>
      <w:r w:rsidRPr="00191138">
        <w:rPr>
          <w:rFonts w:cstheme="minorHAnsi"/>
        </w:rPr>
        <w:t xml:space="preserve">sub-objectives of this study.  </w:t>
      </w:r>
    </w:p>
    <w:bookmarkEnd w:id="65"/>
    <w:p w14:paraId="0522FB78" w14:textId="77777777" w:rsidR="00383B95" w:rsidRPr="00FD1AF4" w:rsidRDefault="00383B95" w:rsidP="00530AFE">
      <w:pPr>
        <w:jc w:val="both"/>
        <w:rPr>
          <w:rFonts w:cstheme="minorHAnsi"/>
          <w:color w:val="FF0000"/>
        </w:rPr>
      </w:pPr>
    </w:p>
    <w:p w14:paraId="2A15DF45" w14:textId="77777777" w:rsidR="00383B95" w:rsidRPr="000A0D55" w:rsidRDefault="00383B95" w:rsidP="00530AFE">
      <w:pPr>
        <w:pStyle w:val="ListParagraph"/>
        <w:numPr>
          <w:ilvl w:val="0"/>
          <w:numId w:val="3"/>
        </w:numPr>
        <w:spacing w:line="360" w:lineRule="auto"/>
        <w:rPr>
          <w:rFonts w:asciiTheme="minorHAnsi" w:hAnsiTheme="minorHAnsi" w:cstheme="minorHAnsi"/>
          <w:sz w:val="22"/>
          <w:szCs w:val="22"/>
        </w:rPr>
      </w:pPr>
      <w:r w:rsidRPr="000A0D55">
        <w:rPr>
          <w:rFonts w:asciiTheme="minorHAnsi" w:hAnsiTheme="minorHAnsi" w:cstheme="minorHAnsi"/>
          <w:sz w:val="22"/>
          <w:szCs w:val="22"/>
        </w:rPr>
        <w:t>Identify the existing threats to mobile applications and IoT technologies for smart prepaid energy meters.</w:t>
      </w:r>
    </w:p>
    <w:p w14:paraId="24232825" w14:textId="77777777" w:rsidR="00383B95" w:rsidRPr="000A0D55" w:rsidRDefault="00383B95" w:rsidP="00530AFE">
      <w:pPr>
        <w:pStyle w:val="ListParagraph"/>
        <w:numPr>
          <w:ilvl w:val="0"/>
          <w:numId w:val="3"/>
        </w:numPr>
        <w:spacing w:line="360" w:lineRule="auto"/>
        <w:rPr>
          <w:rFonts w:asciiTheme="minorHAnsi" w:hAnsiTheme="minorHAnsi" w:cstheme="minorHAnsi"/>
          <w:sz w:val="22"/>
          <w:szCs w:val="22"/>
        </w:rPr>
      </w:pPr>
      <w:r w:rsidRPr="000A0D55">
        <w:rPr>
          <w:rFonts w:asciiTheme="minorHAnsi" w:hAnsiTheme="minorHAnsi" w:cstheme="minorHAnsi"/>
          <w:sz w:val="22"/>
          <w:szCs w:val="22"/>
        </w:rPr>
        <w:t xml:space="preserve">Assess the features needed to design a secure mobile application for smart prepaid energy meters. </w:t>
      </w:r>
    </w:p>
    <w:p w14:paraId="73C7D141" w14:textId="77777777" w:rsidR="00383B95" w:rsidRPr="000A0D55" w:rsidRDefault="00383B95" w:rsidP="00530AFE">
      <w:pPr>
        <w:pStyle w:val="ListParagraph"/>
        <w:numPr>
          <w:ilvl w:val="0"/>
          <w:numId w:val="3"/>
        </w:numPr>
        <w:spacing w:line="360" w:lineRule="auto"/>
        <w:rPr>
          <w:rFonts w:asciiTheme="minorHAnsi" w:hAnsiTheme="minorHAnsi" w:cstheme="minorHAnsi"/>
          <w:sz w:val="22"/>
          <w:szCs w:val="22"/>
        </w:rPr>
      </w:pPr>
      <w:r w:rsidRPr="000A0D55">
        <w:rPr>
          <w:rFonts w:asciiTheme="minorHAnsi" w:hAnsiTheme="minorHAnsi" w:cstheme="minorHAnsi"/>
          <w:sz w:val="22"/>
          <w:szCs w:val="22"/>
        </w:rPr>
        <w:t>Design a secure mobile application for smart prepaid energy meters.</w:t>
      </w:r>
    </w:p>
    <w:p w14:paraId="5269DF92" w14:textId="1C60D6A9" w:rsidR="00383B95" w:rsidRPr="00530AFE" w:rsidRDefault="00383B95" w:rsidP="00614612">
      <w:pPr>
        <w:pStyle w:val="ListParagraph"/>
        <w:numPr>
          <w:ilvl w:val="0"/>
          <w:numId w:val="3"/>
        </w:numPr>
        <w:spacing w:line="360" w:lineRule="auto"/>
        <w:rPr>
          <w:rFonts w:asciiTheme="minorHAnsi" w:hAnsiTheme="minorHAnsi" w:cstheme="minorHAnsi"/>
        </w:rPr>
      </w:pPr>
      <w:r w:rsidRPr="000A0D55">
        <w:rPr>
          <w:rFonts w:asciiTheme="minorHAnsi" w:hAnsiTheme="minorHAnsi" w:cstheme="minorHAnsi"/>
          <w:sz w:val="22"/>
          <w:szCs w:val="22"/>
        </w:rPr>
        <w:t>Evaluate the security of the designed mobile application for smart prepaid energy meters against identified existing threats</w:t>
      </w:r>
      <w:r w:rsidRPr="00530AFE">
        <w:rPr>
          <w:rFonts w:asciiTheme="minorHAnsi" w:hAnsiTheme="minorHAnsi" w:cstheme="minorHAnsi"/>
        </w:rPr>
        <w:t>.</w:t>
      </w:r>
    </w:p>
    <w:p w14:paraId="607267D2" w14:textId="52B2051F" w:rsidR="00383B95" w:rsidRDefault="00383B95" w:rsidP="00530AFE">
      <w:pPr>
        <w:jc w:val="both"/>
        <w:rPr>
          <w:rFonts w:cstheme="minorHAnsi"/>
        </w:rPr>
      </w:pPr>
    </w:p>
    <w:p w14:paraId="549F1EF1" w14:textId="53C44944" w:rsidR="00DA2BF3" w:rsidRPr="00500A77" w:rsidRDefault="00DA2BF3" w:rsidP="00530AFE">
      <w:pPr>
        <w:pStyle w:val="Heading3"/>
        <w:jc w:val="both"/>
      </w:pPr>
      <w:bookmarkStart w:id="66" w:name="_Toc225524894"/>
      <w:r w:rsidRPr="00500A77">
        <w:t>Re</w:t>
      </w:r>
      <w:r>
        <w:t>search Question</w:t>
      </w:r>
      <w:r w:rsidR="008C765D">
        <w:t xml:space="preserve"> (</w:t>
      </w:r>
      <w:r>
        <w:t>s</w:t>
      </w:r>
      <w:r w:rsidR="008C765D">
        <w:t>)</w:t>
      </w:r>
      <w:bookmarkEnd w:id="66"/>
    </w:p>
    <w:p w14:paraId="5E0CC315" w14:textId="09BC281A" w:rsidR="00383B95" w:rsidRDefault="00383B95" w:rsidP="00530AFE">
      <w:pPr>
        <w:jc w:val="both"/>
        <w:rPr>
          <w:rFonts w:cstheme="minorHAnsi"/>
        </w:rPr>
      </w:pPr>
      <w:bookmarkStart w:id="67" w:name="_Hlk112246543"/>
      <w:bookmarkStart w:id="68" w:name="_Hlk107815413"/>
      <w:bookmarkStart w:id="69" w:name="_Hlk111886306"/>
      <w:bookmarkStart w:id="70" w:name="_Hlk129181477"/>
      <w:r w:rsidRPr="00F12CF5">
        <w:rPr>
          <w:rFonts w:cstheme="minorHAnsi"/>
        </w:rPr>
        <w:t xml:space="preserve">The main research question </w:t>
      </w:r>
      <w:r w:rsidR="00B873DC">
        <w:rPr>
          <w:rFonts w:cstheme="minorHAnsi"/>
        </w:rPr>
        <w:t xml:space="preserve">was, </w:t>
      </w:r>
      <w:r w:rsidRPr="00F12CF5">
        <w:rPr>
          <w:rFonts w:cstheme="minorHAnsi"/>
        </w:rPr>
        <w:t xml:space="preserve">how can we </w:t>
      </w:r>
      <w:r w:rsidRPr="008D160B">
        <w:rPr>
          <w:rFonts w:cstheme="minorHAnsi"/>
        </w:rPr>
        <w:t>de</w:t>
      </w:r>
      <w:r>
        <w:rPr>
          <w:rFonts w:cstheme="minorHAnsi"/>
        </w:rPr>
        <w:t>sign</w:t>
      </w:r>
      <w:r w:rsidRPr="00F12CF5">
        <w:rPr>
          <w:rFonts w:cstheme="minorHAnsi"/>
        </w:rPr>
        <w:t xml:space="preserve"> a secure mobile application for smart prepaid energy meters in Namibia? The following research sub-questions </w:t>
      </w:r>
      <w:r w:rsidR="004E1ABA">
        <w:rPr>
          <w:rFonts w:cstheme="minorHAnsi"/>
        </w:rPr>
        <w:t>were</w:t>
      </w:r>
      <w:r w:rsidRPr="00F12CF5">
        <w:rPr>
          <w:rFonts w:cstheme="minorHAnsi"/>
        </w:rPr>
        <w:t xml:space="preserve"> derived from the research objectives. </w:t>
      </w:r>
    </w:p>
    <w:p w14:paraId="1634EBA9" w14:textId="77777777" w:rsidR="00530AFE" w:rsidRPr="00F12CF5" w:rsidRDefault="00530AFE" w:rsidP="00530AFE">
      <w:pPr>
        <w:jc w:val="both"/>
        <w:rPr>
          <w:rFonts w:cstheme="minorHAnsi"/>
        </w:rPr>
      </w:pPr>
    </w:p>
    <w:bookmarkEnd w:id="67"/>
    <w:bookmarkEnd w:id="68"/>
    <w:bookmarkEnd w:id="69"/>
    <w:p w14:paraId="2AA4E35B" w14:textId="77777777" w:rsidR="00383B95" w:rsidRPr="000A0D55" w:rsidRDefault="00383B95" w:rsidP="00530AFE">
      <w:pPr>
        <w:pStyle w:val="ListParagraph"/>
        <w:numPr>
          <w:ilvl w:val="0"/>
          <w:numId w:val="4"/>
        </w:numPr>
        <w:spacing w:line="360" w:lineRule="auto"/>
        <w:rPr>
          <w:rFonts w:asciiTheme="minorHAnsi" w:hAnsiTheme="minorHAnsi" w:cstheme="minorHAnsi"/>
          <w:sz w:val="22"/>
          <w:szCs w:val="22"/>
        </w:rPr>
      </w:pPr>
      <w:r w:rsidRPr="000A0D55">
        <w:rPr>
          <w:rFonts w:asciiTheme="minorHAnsi" w:hAnsiTheme="minorHAnsi" w:cstheme="minorHAnsi"/>
          <w:sz w:val="22"/>
          <w:szCs w:val="22"/>
        </w:rPr>
        <w:t>What are the existing threats to mobile applications and IoT technologies for smart prepaid energy meters?</w:t>
      </w:r>
    </w:p>
    <w:p w14:paraId="12B2F506" w14:textId="77777777" w:rsidR="00383B95" w:rsidRPr="000A0D55" w:rsidRDefault="00383B95" w:rsidP="00530AFE">
      <w:pPr>
        <w:pStyle w:val="ListParagraph"/>
        <w:numPr>
          <w:ilvl w:val="0"/>
          <w:numId w:val="4"/>
        </w:numPr>
        <w:spacing w:line="360" w:lineRule="auto"/>
        <w:rPr>
          <w:rFonts w:asciiTheme="minorHAnsi" w:hAnsiTheme="minorHAnsi" w:cstheme="minorHAnsi"/>
          <w:sz w:val="22"/>
          <w:szCs w:val="22"/>
        </w:rPr>
      </w:pPr>
      <w:r w:rsidRPr="000A0D55">
        <w:rPr>
          <w:rFonts w:asciiTheme="minorHAnsi" w:hAnsiTheme="minorHAnsi" w:cstheme="minorHAnsi"/>
          <w:sz w:val="22"/>
          <w:szCs w:val="22"/>
        </w:rPr>
        <w:t xml:space="preserve">What are the features needed to design a secure mobile application for smart prepaid energy meters? </w:t>
      </w:r>
    </w:p>
    <w:p w14:paraId="766EAE49" w14:textId="77777777" w:rsidR="00383B95" w:rsidRPr="000A0D55" w:rsidRDefault="00383B95" w:rsidP="00530AFE">
      <w:pPr>
        <w:pStyle w:val="ListParagraph"/>
        <w:numPr>
          <w:ilvl w:val="0"/>
          <w:numId w:val="4"/>
        </w:numPr>
        <w:spacing w:line="360" w:lineRule="auto"/>
        <w:rPr>
          <w:rFonts w:asciiTheme="minorHAnsi" w:hAnsiTheme="minorHAnsi" w:cstheme="minorHAnsi"/>
          <w:sz w:val="22"/>
          <w:szCs w:val="22"/>
        </w:rPr>
      </w:pPr>
      <w:r w:rsidRPr="000A0D55">
        <w:rPr>
          <w:rFonts w:asciiTheme="minorHAnsi" w:hAnsiTheme="minorHAnsi" w:cstheme="minorHAnsi"/>
          <w:sz w:val="22"/>
          <w:szCs w:val="22"/>
        </w:rPr>
        <w:lastRenderedPageBreak/>
        <w:t>How can we design a secure mobile application for smart prepaid energy meters?</w:t>
      </w:r>
    </w:p>
    <w:p w14:paraId="0F210ED3" w14:textId="77777777" w:rsidR="00383B95" w:rsidRPr="000A0D55" w:rsidRDefault="00383B95" w:rsidP="00530AFE">
      <w:pPr>
        <w:pStyle w:val="ListParagraph"/>
        <w:numPr>
          <w:ilvl w:val="0"/>
          <w:numId w:val="4"/>
        </w:numPr>
        <w:spacing w:line="360" w:lineRule="auto"/>
        <w:rPr>
          <w:rFonts w:asciiTheme="minorHAnsi" w:hAnsiTheme="minorHAnsi" w:cstheme="minorHAnsi"/>
          <w:color w:val="0070C0"/>
          <w:sz w:val="22"/>
          <w:szCs w:val="22"/>
        </w:rPr>
      </w:pPr>
      <w:r w:rsidRPr="000A0D55">
        <w:rPr>
          <w:rFonts w:asciiTheme="minorHAnsi" w:hAnsiTheme="minorHAnsi" w:cstheme="minorHAnsi"/>
          <w:sz w:val="22"/>
          <w:szCs w:val="22"/>
        </w:rPr>
        <w:t xml:space="preserve">What is the security level of the designed mobile application for smart prepaid energy meters against identified existing threats? </w:t>
      </w:r>
    </w:p>
    <w:bookmarkEnd w:id="64"/>
    <w:bookmarkEnd w:id="70"/>
    <w:p w14:paraId="76720CFF" w14:textId="7787E716" w:rsidR="00383B95" w:rsidRDefault="00383B95" w:rsidP="00383B95">
      <w:pPr>
        <w:rPr>
          <w:rFonts w:cstheme="minorHAnsi"/>
        </w:rPr>
      </w:pPr>
    </w:p>
    <w:p w14:paraId="7567C7A3" w14:textId="53D91C36" w:rsidR="00DA2BF3" w:rsidRPr="00500A77" w:rsidRDefault="007D6B16" w:rsidP="00DA2BF3">
      <w:pPr>
        <w:pStyle w:val="Heading3"/>
      </w:pPr>
      <w:bookmarkStart w:id="71" w:name="_Toc225524895"/>
      <w:r>
        <w:t>Contribution of the Research</w:t>
      </w:r>
      <w:bookmarkEnd w:id="71"/>
      <w:commentRangeStart w:id="72"/>
      <w:commentRangeStart w:id="73"/>
      <w:commentRangeStart w:id="74"/>
      <w:commentRangeEnd w:id="72"/>
      <w:r w:rsidR="000767B7" w:rsidRPr="00500A77">
        <w:rPr>
          <w:rStyle w:val="CommentReference"/>
          <w:sz w:val="24"/>
          <w:szCs w:val="24"/>
        </w:rPr>
        <w:commentReference w:id="72"/>
      </w:r>
      <w:commentRangeEnd w:id="73"/>
      <w:r w:rsidR="00735C9A" w:rsidRPr="00500A77">
        <w:rPr>
          <w:rStyle w:val="CommentReference"/>
          <w:sz w:val="24"/>
          <w:szCs w:val="24"/>
        </w:rPr>
        <w:commentReference w:id="73"/>
      </w:r>
      <w:commentRangeEnd w:id="74"/>
      <w:r w:rsidR="00092AE0" w:rsidRPr="00500A77">
        <w:rPr>
          <w:rStyle w:val="CommentReference"/>
          <w:sz w:val="24"/>
          <w:szCs w:val="24"/>
        </w:rPr>
        <w:commentReference w:id="74"/>
      </w:r>
    </w:p>
    <w:p w14:paraId="749FB863" w14:textId="4D2E53E9" w:rsidR="00C911A6" w:rsidRDefault="00C911A6" w:rsidP="00530AFE">
      <w:pPr>
        <w:jc w:val="both"/>
        <w:rPr>
          <w:rFonts w:cstheme="minorHAnsi"/>
        </w:rPr>
      </w:pPr>
      <w:bookmarkStart w:id="75" w:name="_Hlk112247237"/>
      <w:bookmarkStart w:id="76" w:name="_Hlk129181857"/>
      <w:r>
        <w:rPr>
          <w:rFonts w:cstheme="minorHAnsi"/>
        </w:rPr>
        <w:t>This research will contribute to the knowledge base by proposing and evaluating a secure mobile application for IoT-enabled smart energy meters in traditional utility companies. The study examines the convergence of mobile application security</w:t>
      </w:r>
      <w:r w:rsidR="00DB2ADD">
        <w:rPr>
          <w:rFonts w:cstheme="minorHAnsi"/>
        </w:rPr>
        <w:t xml:space="preserve">, </w:t>
      </w:r>
      <w:r>
        <w:rPr>
          <w:rFonts w:cstheme="minorHAnsi"/>
        </w:rPr>
        <w:t>IoT-based smart metering infrastructure</w:t>
      </w:r>
      <w:r w:rsidR="00DB2ADD">
        <w:rPr>
          <w:rFonts w:cstheme="minorHAnsi"/>
        </w:rPr>
        <w:t>, and customer engagement</w:t>
      </w:r>
      <w:r w:rsidR="00F662B4">
        <w:rPr>
          <w:rFonts w:cstheme="minorHAnsi"/>
        </w:rPr>
        <w:t xml:space="preserve">. </w:t>
      </w:r>
      <w:r>
        <w:rPr>
          <w:rFonts w:cstheme="minorHAnsi"/>
        </w:rPr>
        <w:t xml:space="preserve">By identifying specific security and design requirements for IoT ecosystems, the research seeks to address gaps in the literature on secure digital service delivery for </w:t>
      </w:r>
      <w:r w:rsidR="00712859">
        <w:rPr>
          <w:rFonts w:cstheme="minorHAnsi"/>
        </w:rPr>
        <w:t>traditional utility companies</w:t>
      </w:r>
      <w:r>
        <w:rPr>
          <w:rFonts w:cstheme="minorHAnsi"/>
        </w:rPr>
        <w:t xml:space="preserve"> and to provide practical design guidance that enhances trust, data protection, and customer interaction.</w:t>
      </w:r>
      <w:r w:rsidR="00092AE0">
        <w:rPr>
          <w:rFonts w:cstheme="minorHAnsi"/>
        </w:rPr>
        <w:t xml:space="preserve"> </w:t>
      </w:r>
    </w:p>
    <w:p w14:paraId="1D9BA934" w14:textId="645FEB33" w:rsidR="00383B95" w:rsidRDefault="008C765D" w:rsidP="00530AFE">
      <w:pPr>
        <w:pStyle w:val="Heading2"/>
        <w:jc w:val="both"/>
      </w:pPr>
      <w:bookmarkStart w:id="77" w:name="_Toc225524896"/>
      <w:bookmarkEnd w:id="49"/>
      <w:bookmarkEnd w:id="75"/>
      <w:bookmarkEnd w:id="76"/>
      <w:r>
        <w:t>Delineations and Limitations</w:t>
      </w:r>
      <w:bookmarkEnd w:id="77"/>
      <w:r w:rsidR="00383B95">
        <w:t xml:space="preserve"> </w:t>
      </w:r>
    </w:p>
    <w:p w14:paraId="718CB1C0" w14:textId="79B7A128" w:rsidR="001F0B17" w:rsidRDefault="001F0B17" w:rsidP="001F0B17">
      <w:pPr>
        <w:jc w:val="both"/>
      </w:pPr>
      <w:r>
        <w:t>The rollout of smart energy meters in Namibia has progressed at a relatively slow pace. Furthermore, most initiatives in this field have primarily focused on enhancing data management and monitoring capabilities for power utility companies, with limited attention given to improving the customer experience.</w:t>
      </w:r>
    </w:p>
    <w:p w14:paraId="3D8C1161" w14:textId="77777777" w:rsidR="001F0B17" w:rsidRDefault="001F0B17" w:rsidP="001F0B17">
      <w:pPr>
        <w:jc w:val="both"/>
      </w:pPr>
    </w:p>
    <w:p w14:paraId="41838F2E" w14:textId="158C2D1B" w:rsidR="001F0B17" w:rsidRDefault="001F0B17" w:rsidP="001F0B17">
      <w:pPr>
        <w:jc w:val="both"/>
      </w:pPr>
      <w:r>
        <w:t xml:space="preserve">Currently, no power utility company or municipality in Namibia offers a mobile application specifically designed for smart prepaid energy meters. In addition, these utilities rely heavily on energy technology providers such as </w:t>
      </w:r>
      <w:proofErr w:type="spellStart"/>
      <w:r>
        <w:t>Inhemeter</w:t>
      </w:r>
      <w:proofErr w:type="spellEnd"/>
      <w:r>
        <w:t xml:space="preserve">, Itron, and </w:t>
      </w:r>
      <w:proofErr w:type="spellStart"/>
      <w:r>
        <w:t>Landis+Gyr</w:t>
      </w:r>
      <w:proofErr w:type="spellEnd"/>
      <w:r>
        <w:t xml:space="preserve">. These companies supply the smart meters, and their respective meter management systems are directly integrated with the devices. As a result, they retain control </w:t>
      </w:r>
      <w:r w:rsidR="00F36E46">
        <w:t xml:space="preserve">(vendor locking) </w:t>
      </w:r>
      <w:r>
        <w:t>over the associated databases, and obtaining an API to integrate with these systems proved impossible and expensive for the researcher.</w:t>
      </w:r>
    </w:p>
    <w:p w14:paraId="43F58B8A" w14:textId="18D08766" w:rsidR="00383B95" w:rsidRDefault="008C765D" w:rsidP="00530AFE">
      <w:pPr>
        <w:pStyle w:val="Heading2"/>
        <w:jc w:val="both"/>
      </w:pPr>
      <w:bookmarkStart w:id="78" w:name="_Toc225524897"/>
      <w:r>
        <w:t>Assumptions</w:t>
      </w:r>
      <w:bookmarkEnd w:id="78"/>
    </w:p>
    <w:p w14:paraId="049815BC" w14:textId="0A856456" w:rsidR="008C765D" w:rsidRPr="00712859" w:rsidRDefault="008C765D" w:rsidP="00530AFE">
      <w:pPr>
        <w:jc w:val="both"/>
        <w:rPr>
          <w:rFonts w:cstheme="minorHAnsi"/>
          <w:color w:val="0070C0"/>
        </w:rPr>
      </w:pPr>
      <w:bookmarkStart w:id="79" w:name="_Hlk108014955"/>
      <w:r w:rsidRPr="00712859">
        <w:rPr>
          <w:rFonts w:cstheme="minorHAnsi"/>
          <w:color w:val="0070C0"/>
        </w:rPr>
        <w:t xml:space="preserve">It is assumed that relevant employees from the power utility companies in Namibia will be available to assist with the study. It is also assumed that those power utility companies or municipalities will provide or support the installation of a smart prepaid energy meter at a given residence for this study.   </w:t>
      </w:r>
    </w:p>
    <w:p w14:paraId="269148BA" w14:textId="194C3D44" w:rsidR="00383B95" w:rsidRDefault="008C765D" w:rsidP="00530AFE">
      <w:pPr>
        <w:pStyle w:val="Heading2"/>
        <w:jc w:val="both"/>
      </w:pPr>
      <w:bookmarkStart w:id="80" w:name="_Toc225524898"/>
      <w:bookmarkEnd w:id="79"/>
      <w:r>
        <w:lastRenderedPageBreak/>
        <w:t>Ethical Considerations</w:t>
      </w:r>
      <w:bookmarkEnd w:id="80"/>
    </w:p>
    <w:p w14:paraId="1CD70B62" w14:textId="03076352" w:rsidR="008C765D" w:rsidRPr="003B593C" w:rsidRDefault="008C765D" w:rsidP="00FF33F3">
      <w:pPr>
        <w:jc w:val="both"/>
        <w:rPr>
          <w:rFonts w:cstheme="minorHAnsi"/>
        </w:rPr>
      </w:pPr>
      <w:bookmarkStart w:id="81" w:name="_Hlk108014674"/>
      <w:r w:rsidRPr="00064016">
        <w:rPr>
          <w:rFonts w:cstheme="minorHAnsi"/>
          <w:color w:val="FF0000"/>
        </w:rPr>
        <w:t>During this study, sensitive customers' information</w:t>
      </w:r>
      <w:r w:rsidR="003E6B47" w:rsidRPr="00064016">
        <w:rPr>
          <w:rFonts w:cstheme="minorHAnsi"/>
          <w:color w:val="FF0000"/>
        </w:rPr>
        <w:t>,</w:t>
      </w:r>
      <w:r w:rsidRPr="00064016">
        <w:rPr>
          <w:rFonts w:cstheme="minorHAnsi"/>
          <w:color w:val="FF0000"/>
        </w:rPr>
        <w:t xml:space="preserve"> such as the prepaid meter numbers and historical transactions</w:t>
      </w:r>
      <w:r w:rsidR="003E6B47" w:rsidRPr="00064016">
        <w:rPr>
          <w:rFonts w:cstheme="minorHAnsi"/>
          <w:color w:val="FF0000"/>
        </w:rPr>
        <w:t>,</w:t>
      </w:r>
      <w:r w:rsidRPr="00064016">
        <w:rPr>
          <w:rFonts w:cstheme="minorHAnsi"/>
          <w:color w:val="FF0000"/>
        </w:rPr>
        <w:t xml:space="preserve"> will be </w:t>
      </w:r>
      <w:r w:rsidR="004F4E44" w:rsidRPr="00064016">
        <w:rPr>
          <w:rFonts w:cstheme="minorHAnsi"/>
          <w:color w:val="FF0000"/>
        </w:rPr>
        <w:t>exposed</w:t>
      </w:r>
      <w:r w:rsidRPr="00064016">
        <w:rPr>
          <w:rFonts w:cstheme="minorHAnsi"/>
          <w:color w:val="FF0000"/>
        </w:rPr>
        <w:t>.</w:t>
      </w:r>
      <w:r w:rsidR="004F4E44" w:rsidRPr="00064016">
        <w:rPr>
          <w:rFonts w:cstheme="minorHAnsi"/>
          <w:color w:val="FF0000"/>
        </w:rPr>
        <w:t xml:space="preserve"> </w:t>
      </w:r>
      <w:r w:rsidR="004F4E44">
        <w:rPr>
          <w:rFonts w:cstheme="minorHAnsi"/>
        </w:rPr>
        <w:t xml:space="preserve">A request to conduct the study within the organization </w:t>
      </w:r>
      <w:r w:rsidR="00FF33F3">
        <w:rPr>
          <w:rFonts w:cstheme="minorHAnsi"/>
        </w:rPr>
        <w:t xml:space="preserve">was sent out to NamPower (Appendix 1). This request was approved on condition that the </w:t>
      </w:r>
      <w:r w:rsidR="00FF33F3" w:rsidRPr="00FF33F3">
        <w:rPr>
          <w:rFonts w:cstheme="minorHAnsi"/>
        </w:rPr>
        <w:t xml:space="preserve">information from any NamPower document </w:t>
      </w:r>
      <w:r w:rsidR="00FF33F3">
        <w:rPr>
          <w:rFonts w:cstheme="minorHAnsi"/>
        </w:rPr>
        <w:t>will</w:t>
      </w:r>
      <w:r w:rsidR="00FF33F3" w:rsidRPr="00FF33F3">
        <w:rPr>
          <w:rFonts w:cstheme="minorHAnsi"/>
        </w:rPr>
        <w:t xml:space="preserve"> only be used for the study and </w:t>
      </w:r>
      <w:r w:rsidR="00FF33F3">
        <w:rPr>
          <w:rFonts w:cstheme="minorHAnsi"/>
        </w:rPr>
        <w:t xml:space="preserve">not </w:t>
      </w:r>
      <w:r w:rsidR="00FF33F3" w:rsidRPr="00FF33F3">
        <w:rPr>
          <w:rFonts w:cstheme="minorHAnsi"/>
        </w:rPr>
        <w:t>be used</w:t>
      </w:r>
      <w:r w:rsidR="00FF33F3">
        <w:rPr>
          <w:rFonts w:cstheme="minorHAnsi"/>
        </w:rPr>
        <w:t xml:space="preserve"> </w:t>
      </w:r>
      <w:r w:rsidR="00FF33F3" w:rsidRPr="00FF33F3">
        <w:rPr>
          <w:rFonts w:cstheme="minorHAnsi"/>
        </w:rPr>
        <w:t>for other purposes without</w:t>
      </w:r>
      <w:r w:rsidR="00FF33F3">
        <w:rPr>
          <w:rFonts w:cstheme="minorHAnsi"/>
        </w:rPr>
        <w:t xml:space="preserve"> </w:t>
      </w:r>
      <w:r w:rsidR="00FF33F3" w:rsidRPr="00FF33F3">
        <w:rPr>
          <w:rFonts w:cstheme="minorHAnsi"/>
        </w:rPr>
        <w:t>prior written consent</w:t>
      </w:r>
      <w:r w:rsidR="00FF33F3">
        <w:rPr>
          <w:rFonts w:cstheme="minorHAnsi"/>
        </w:rPr>
        <w:t xml:space="preserve"> </w:t>
      </w:r>
      <w:r w:rsidR="00FF33F3" w:rsidRPr="00FF33F3">
        <w:rPr>
          <w:rFonts w:cstheme="minorHAnsi"/>
        </w:rPr>
        <w:t>from NamPower (</w:t>
      </w:r>
      <w:r w:rsidR="004F4E44" w:rsidRPr="00FF33F3">
        <w:rPr>
          <w:rFonts w:cstheme="minorHAnsi"/>
        </w:rPr>
        <w:t xml:space="preserve">Appendix </w:t>
      </w:r>
      <w:r w:rsidR="00FF33F3" w:rsidRPr="00FF33F3">
        <w:rPr>
          <w:rFonts w:cstheme="minorHAnsi"/>
        </w:rPr>
        <w:t>2</w:t>
      </w:r>
      <w:r w:rsidR="004F4E44" w:rsidRPr="00FF33F3">
        <w:rPr>
          <w:rFonts w:cstheme="minorHAnsi"/>
        </w:rPr>
        <w:t xml:space="preserve">).  </w:t>
      </w:r>
      <w:r w:rsidR="00064016">
        <w:rPr>
          <w:rFonts w:cstheme="minorHAnsi"/>
        </w:rPr>
        <w:t>Ethical considerations were evaluated in accordance with the Namibia University of Science and Technology's</w:t>
      </w:r>
      <w:r w:rsidR="00FF33F3" w:rsidRPr="00FF33F3">
        <w:rPr>
          <w:rFonts w:cstheme="minorHAnsi"/>
        </w:rPr>
        <w:t xml:space="preserve"> ethical standards</w:t>
      </w:r>
      <w:r w:rsidR="00FF33F3">
        <w:rPr>
          <w:rFonts w:cstheme="minorHAnsi"/>
        </w:rPr>
        <w:t xml:space="preserve">. </w:t>
      </w:r>
      <w:r w:rsidRPr="004F4E44">
        <w:rPr>
          <w:rFonts w:cstheme="minorHAnsi"/>
          <w:color w:val="00B0F0"/>
        </w:rPr>
        <w:t xml:space="preserve"> </w:t>
      </w:r>
    </w:p>
    <w:bookmarkEnd w:id="81"/>
    <w:p w14:paraId="4A547ECD" w14:textId="77777777" w:rsidR="00383B95" w:rsidRPr="00383B95" w:rsidRDefault="00383B95" w:rsidP="00383B95"/>
    <w:p w14:paraId="377704BF" w14:textId="77777777" w:rsidR="005A0A02" w:rsidRPr="00500A77" w:rsidRDefault="005A0A02" w:rsidP="005A0A02">
      <w:pPr>
        <w:pStyle w:val="Heading2"/>
      </w:pPr>
      <w:bookmarkStart w:id="82" w:name="_Toc225524899"/>
      <w:r w:rsidRPr="00500A77">
        <w:t>Thesis outline</w:t>
      </w:r>
      <w:bookmarkEnd w:id="82"/>
    </w:p>
    <w:p w14:paraId="79D3FA45" w14:textId="4F802EE5" w:rsidR="001B45E3" w:rsidRDefault="002C480B" w:rsidP="00530AFE">
      <w:pPr>
        <w:jc w:val="both"/>
        <w:rPr>
          <w:rFonts w:cstheme="minorHAnsi"/>
        </w:rPr>
      </w:pPr>
      <w:bookmarkStart w:id="83" w:name="_Toc487613992"/>
      <w:r w:rsidRPr="00723148">
        <w:rPr>
          <w:rFonts w:cstheme="minorHAnsi"/>
        </w:rPr>
        <w:t xml:space="preserve">The </w:t>
      </w:r>
      <w:r w:rsidR="001B45E3">
        <w:rPr>
          <w:rFonts w:cstheme="minorHAnsi"/>
        </w:rPr>
        <w:t xml:space="preserve">study is organised in the </w:t>
      </w:r>
      <w:r w:rsidRPr="00723148">
        <w:rPr>
          <w:rFonts w:cstheme="minorHAnsi"/>
        </w:rPr>
        <w:t xml:space="preserve">following </w:t>
      </w:r>
      <w:r w:rsidR="00C70244">
        <w:rPr>
          <w:rFonts w:cstheme="minorHAnsi"/>
        </w:rPr>
        <w:t>ten (10)</w:t>
      </w:r>
      <w:r>
        <w:rPr>
          <w:rFonts w:cstheme="minorHAnsi"/>
        </w:rPr>
        <w:t xml:space="preserve"> </w:t>
      </w:r>
      <w:r w:rsidRPr="00723148">
        <w:rPr>
          <w:rFonts w:cstheme="minorHAnsi"/>
        </w:rPr>
        <w:t>chapters:</w:t>
      </w:r>
    </w:p>
    <w:p w14:paraId="33F92A5D" w14:textId="77777777" w:rsidR="007C3733" w:rsidRPr="00723148" w:rsidRDefault="007C3733" w:rsidP="00530AFE">
      <w:pPr>
        <w:jc w:val="both"/>
        <w:rPr>
          <w:rFonts w:cstheme="minorHAnsi"/>
        </w:rPr>
      </w:pPr>
    </w:p>
    <w:p w14:paraId="1E7BF80F" w14:textId="3BC03156" w:rsidR="002C480B" w:rsidRDefault="002C480B" w:rsidP="00530AFE">
      <w:pPr>
        <w:jc w:val="both"/>
        <w:rPr>
          <w:rFonts w:cstheme="minorHAnsi"/>
        </w:rPr>
      </w:pPr>
      <w:bookmarkStart w:id="84" w:name="_Hlk165108664"/>
      <w:r w:rsidRPr="00723148">
        <w:rPr>
          <w:rFonts w:cstheme="minorHAnsi"/>
        </w:rPr>
        <w:t>C</w:t>
      </w:r>
      <w:r>
        <w:rPr>
          <w:rFonts w:cstheme="minorHAnsi"/>
        </w:rPr>
        <w:t>hapter 1</w:t>
      </w:r>
      <w:r w:rsidRPr="00723148">
        <w:rPr>
          <w:rFonts w:cstheme="minorHAnsi"/>
        </w:rPr>
        <w:t>: I</w:t>
      </w:r>
      <w:r w:rsidR="005E6358">
        <w:rPr>
          <w:rFonts w:cstheme="minorHAnsi"/>
        </w:rPr>
        <w:t>ntroduction</w:t>
      </w:r>
    </w:p>
    <w:p w14:paraId="14E812DF" w14:textId="3A50AFDC" w:rsidR="002C480B" w:rsidRDefault="002C480B" w:rsidP="00530AFE">
      <w:pPr>
        <w:jc w:val="both"/>
        <w:rPr>
          <w:rFonts w:cstheme="minorHAnsi"/>
        </w:rPr>
      </w:pPr>
      <w:bookmarkStart w:id="85" w:name="_Hlk137627008"/>
      <w:r w:rsidRPr="008C0DAA">
        <w:rPr>
          <w:rFonts w:cstheme="minorHAnsi"/>
        </w:rPr>
        <w:t>This chapter g</w:t>
      </w:r>
      <w:r w:rsidR="00542945">
        <w:rPr>
          <w:rFonts w:cstheme="minorHAnsi"/>
        </w:rPr>
        <w:t>ave</w:t>
      </w:r>
      <w:r w:rsidRPr="008C0DAA">
        <w:rPr>
          <w:rFonts w:cstheme="minorHAnsi"/>
        </w:rPr>
        <w:t xml:space="preserve"> the reader an insight into the study by providing background information and the problem statement. It also introduce</w:t>
      </w:r>
      <w:r w:rsidR="00542945">
        <w:rPr>
          <w:rFonts w:cstheme="minorHAnsi"/>
        </w:rPr>
        <w:t>d</w:t>
      </w:r>
      <w:r w:rsidRPr="008C0DAA">
        <w:rPr>
          <w:rFonts w:cstheme="minorHAnsi"/>
        </w:rPr>
        <w:t xml:space="preserve"> the research objectives</w:t>
      </w:r>
      <w:r w:rsidR="005E6358">
        <w:rPr>
          <w:rFonts w:cstheme="minorHAnsi"/>
        </w:rPr>
        <w:t xml:space="preserve">, </w:t>
      </w:r>
      <w:r w:rsidRPr="008C0DAA">
        <w:rPr>
          <w:rFonts w:cstheme="minorHAnsi"/>
        </w:rPr>
        <w:t>research questions</w:t>
      </w:r>
      <w:r w:rsidR="005E6358">
        <w:rPr>
          <w:rFonts w:cstheme="minorHAnsi"/>
        </w:rPr>
        <w:t xml:space="preserve">, and research benefits before concluding with the limitations, assumptions, ethical considerations, and the thesis outline. </w:t>
      </w:r>
      <w:r w:rsidRPr="008C0DAA">
        <w:rPr>
          <w:rFonts w:cstheme="minorHAnsi"/>
        </w:rPr>
        <w:t xml:space="preserve"> </w:t>
      </w:r>
    </w:p>
    <w:p w14:paraId="01E5EAE6" w14:textId="77777777" w:rsidR="00555FA9" w:rsidRPr="008C0DAA" w:rsidRDefault="00555FA9" w:rsidP="00530AFE">
      <w:pPr>
        <w:jc w:val="both"/>
        <w:rPr>
          <w:rFonts w:cstheme="minorHAnsi"/>
        </w:rPr>
      </w:pPr>
    </w:p>
    <w:bookmarkEnd w:id="85"/>
    <w:p w14:paraId="0110F25F" w14:textId="34A372EA" w:rsidR="002C480B" w:rsidRDefault="002C480B" w:rsidP="00530AFE">
      <w:pPr>
        <w:jc w:val="both"/>
        <w:rPr>
          <w:rFonts w:cstheme="minorHAnsi"/>
        </w:rPr>
      </w:pPr>
      <w:r w:rsidRPr="00723148">
        <w:rPr>
          <w:rFonts w:cstheme="minorHAnsi"/>
        </w:rPr>
        <w:t>C</w:t>
      </w:r>
      <w:r w:rsidR="00470664">
        <w:rPr>
          <w:rFonts w:cstheme="minorHAnsi"/>
        </w:rPr>
        <w:t>hapter 2</w:t>
      </w:r>
      <w:r w:rsidRPr="00723148">
        <w:rPr>
          <w:rFonts w:cstheme="minorHAnsi"/>
        </w:rPr>
        <w:t>: L</w:t>
      </w:r>
      <w:r w:rsidR="005E6358">
        <w:rPr>
          <w:rFonts w:cstheme="minorHAnsi"/>
        </w:rPr>
        <w:t xml:space="preserve">iterature Review </w:t>
      </w:r>
    </w:p>
    <w:p w14:paraId="022ECFBA" w14:textId="2841D545" w:rsidR="002C480B" w:rsidRPr="00C173F0" w:rsidRDefault="002C480B" w:rsidP="00530AFE">
      <w:pPr>
        <w:jc w:val="both"/>
        <w:rPr>
          <w:rFonts w:cstheme="minorHAnsi"/>
        </w:rPr>
      </w:pPr>
      <w:bookmarkStart w:id="86" w:name="_Hlk165291983"/>
      <w:r w:rsidRPr="00C173F0">
        <w:rPr>
          <w:rFonts w:cstheme="minorHAnsi"/>
        </w:rPr>
        <w:t xml:space="preserve">In this chapter, a review of existing literature </w:t>
      </w:r>
      <w:r w:rsidR="00542945">
        <w:rPr>
          <w:rFonts w:cstheme="minorHAnsi"/>
        </w:rPr>
        <w:t xml:space="preserve">was </w:t>
      </w:r>
      <w:r w:rsidRPr="00C173F0">
        <w:rPr>
          <w:rFonts w:cstheme="minorHAnsi"/>
        </w:rPr>
        <w:t>performed to support the study undertaken in this research. The literature</w:t>
      </w:r>
      <w:r>
        <w:rPr>
          <w:rFonts w:cstheme="minorHAnsi"/>
        </w:rPr>
        <w:t xml:space="preserve"> review</w:t>
      </w:r>
      <w:r w:rsidRPr="00C173F0">
        <w:rPr>
          <w:rFonts w:cstheme="minorHAnsi"/>
        </w:rPr>
        <w:t xml:space="preserve"> focus</w:t>
      </w:r>
      <w:r w:rsidR="00542945">
        <w:rPr>
          <w:rFonts w:cstheme="minorHAnsi"/>
        </w:rPr>
        <w:t>e</w:t>
      </w:r>
      <w:r w:rsidR="00AD6701">
        <w:rPr>
          <w:rFonts w:cstheme="minorHAnsi"/>
        </w:rPr>
        <w:t>d</w:t>
      </w:r>
      <w:r w:rsidRPr="00C173F0">
        <w:rPr>
          <w:rFonts w:cstheme="minorHAnsi"/>
        </w:rPr>
        <w:t xml:space="preserve"> on</w:t>
      </w:r>
      <w:r w:rsidR="00AD6701">
        <w:rPr>
          <w:rFonts w:cstheme="minorHAnsi"/>
        </w:rPr>
        <w:t xml:space="preserve"> identifying the vulnerabilities in</w:t>
      </w:r>
      <w:r w:rsidRPr="00C173F0">
        <w:rPr>
          <w:rFonts w:cstheme="minorHAnsi"/>
        </w:rPr>
        <w:t xml:space="preserve"> smart meters, smart grids, </w:t>
      </w:r>
      <w:r w:rsidR="00AD6701">
        <w:rPr>
          <w:rFonts w:cstheme="minorHAnsi"/>
        </w:rPr>
        <w:t xml:space="preserve">and </w:t>
      </w:r>
      <w:r>
        <w:rPr>
          <w:rFonts w:cstheme="minorHAnsi"/>
        </w:rPr>
        <w:t>mobile applications</w:t>
      </w:r>
      <w:r w:rsidR="00AD6701">
        <w:rPr>
          <w:rFonts w:cstheme="minorHAnsi"/>
        </w:rPr>
        <w:t xml:space="preserve"> </w:t>
      </w:r>
      <w:r w:rsidR="00017C7C">
        <w:rPr>
          <w:rFonts w:cstheme="minorHAnsi"/>
        </w:rPr>
        <w:t xml:space="preserve">with the aim of identifying the features needed to secure </w:t>
      </w:r>
      <w:r w:rsidR="00AD6701">
        <w:rPr>
          <w:rFonts w:cstheme="minorHAnsi"/>
        </w:rPr>
        <w:t>these devices</w:t>
      </w:r>
      <w:r>
        <w:rPr>
          <w:rFonts w:cstheme="minorHAnsi"/>
        </w:rPr>
        <w:t xml:space="preserve">. </w:t>
      </w:r>
    </w:p>
    <w:bookmarkEnd w:id="84"/>
    <w:bookmarkEnd w:id="86"/>
    <w:p w14:paraId="58E3C24D" w14:textId="77777777" w:rsidR="002C480B" w:rsidRPr="00723148" w:rsidRDefault="002C480B" w:rsidP="00530AFE">
      <w:pPr>
        <w:jc w:val="both"/>
        <w:rPr>
          <w:rFonts w:cstheme="minorHAnsi"/>
        </w:rPr>
      </w:pPr>
    </w:p>
    <w:p w14:paraId="34A1DDFF" w14:textId="5C13B225" w:rsidR="002C480B" w:rsidRDefault="00470664" w:rsidP="00530AFE">
      <w:pPr>
        <w:jc w:val="both"/>
        <w:rPr>
          <w:rFonts w:cstheme="minorHAnsi"/>
        </w:rPr>
      </w:pPr>
      <w:bookmarkStart w:id="87" w:name="_Hlk165109073"/>
      <w:r>
        <w:rPr>
          <w:rFonts w:cstheme="minorHAnsi"/>
        </w:rPr>
        <w:t>Chapter 3</w:t>
      </w:r>
      <w:r w:rsidR="002C480B" w:rsidRPr="00723148">
        <w:rPr>
          <w:rFonts w:cstheme="minorHAnsi"/>
        </w:rPr>
        <w:t xml:space="preserve">: </w:t>
      </w:r>
      <w:r w:rsidR="005E6358" w:rsidRPr="00723148">
        <w:rPr>
          <w:rFonts w:cstheme="minorHAnsi"/>
        </w:rPr>
        <w:t>R</w:t>
      </w:r>
      <w:r w:rsidR="005E6358">
        <w:rPr>
          <w:rFonts w:cstheme="minorHAnsi"/>
        </w:rPr>
        <w:t xml:space="preserve">esearch Methodology </w:t>
      </w:r>
    </w:p>
    <w:p w14:paraId="40CE5EF2" w14:textId="42C106CA" w:rsidR="002C480B" w:rsidRDefault="00AD6701" w:rsidP="00530AFE">
      <w:pPr>
        <w:jc w:val="both"/>
        <w:rPr>
          <w:rFonts w:cstheme="minorHAnsi"/>
        </w:rPr>
      </w:pPr>
      <w:bookmarkStart w:id="88" w:name="_Hlk111624138"/>
      <w:r>
        <w:rPr>
          <w:rFonts w:cstheme="minorHAnsi"/>
        </w:rPr>
        <w:t>Here</w:t>
      </w:r>
      <w:r w:rsidR="00712859">
        <w:rPr>
          <w:rFonts w:cstheme="minorHAnsi"/>
        </w:rPr>
        <w:t>,</w:t>
      </w:r>
      <w:r>
        <w:rPr>
          <w:rFonts w:cstheme="minorHAnsi"/>
        </w:rPr>
        <w:t xml:space="preserve"> we introduce the </w:t>
      </w:r>
      <w:r w:rsidR="002C480B" w:rsidRPr="00004ACE">
        <w:rPr>
          <w:rFonts w:cstheme="minorHAnsi"/>
        </w:rPr>
        <w:t xml:space="preserve">methods that </w:t>
      </w:r>
      <w:r w:rsidR="00542945">
        <w:rPr>
          <w:rFonts w:cstheme="minorHAnsi"/>
        </w:rPr>
        <w:t>were</w:t>
      </w:r>
      <w:r w:rsidR="002C480B" w:rsidRPr="00004ACE">
        <w:rPr>
          <w:rFonts w:cstheme="minorHAnsi"/>
        </w:rPr>
        <w:t xml:space="preserve"> employed in this study to help obtain the desired results. The chapter start</w:t>
      </w:r>
      <w:r>
        <w:rPr>
          <w:rFonts w:cstheme="minorHAnsi"/>
        </w:rPr>
        <w:t xml:space="preserve">ed </w:t>
      </w:r>
      <w:r w:rsidR="002C480B" w:rsidRPr="00004ACE">
        <w:rPr>
          <w:rFonts w:cstheme="minorHAnsi"/>
        </w:rPr>
        <w:t>by presenting the research design</w:t>
      </w:r>
      <w:r>
        <w:rPr>
          <w:rFonts w:cstheme="minorHAnsi"/>
        </w:rPr>
        <w:t xml:space="preserve"> and the data collection method. An overview of the data analysis strategy was also presented in this chapter.  </w:t>
      </w:r>
      <w:r w:rsidR="002C480B" w:rsidRPr="00004ACE">
        <w:rPr>
          <w:rFonts w:cstheme="minorHAnsi"/>
        </w:rPr>
        <w:t xml:space="preserve"> </w:t>
      </w:r>
      <w:r>
        <w:rPr>
          <w:rFonts w:cstheme="minorHAnsi"/>
        </w:rPr>
        <w:t xml:space="preserve">The chapter concluded with </w:t>
      </w:r>
      <w:r w:rsidR="002C480B" w:rsidRPr="00004ACE">
        <w:rPr>
          <w:rFonts w:cstheme="minorHAnsi"/>
        </w:rPr>
        <w:t>insight into the preferred project management model</w:t>
      </w:r>
      <w:r>
        <w:rPr>
          <w:rFonts w:cstheme="minorHAnsi"/>
        </w:rPr>
        <w:t xml:space="preserve"> that described </w:t>
      </w:r>
      <w:r w:rsidR="006F2B11">
        <w:rPr>
          <w:rFonts w:cstheme="minorHAnsi"/>
        </w:rPr>
        <w:t xml:space="preserve">the </w:t>
      </w:r>
      <w:r w:rsidR="002C480B" w:rsidRPr="00004ACE">
        <w:rPr>
          <w:rFonts w:cstheme="minorHAnsi"/>
        </w:rPr>
        <w:t>mobile application development approach</w:t>
      </w:r>
      <w:r w:rsidR="006F2B11">
        <w:rPr>
          <w:rFonts w:cstheme="minorHAnsi"/>
        </w:rPr>
        <w:t>.</w:t>
      </w:r>
      <w:r w:rsidR="002C480B" w:rsidRPr="00004ACE">
        <w:rPr>
          <w:rFonts w:cstheme="minorHAnsi"/>
        </w:rPr>
        <w:t xml:space="preserve"> </w:t>
      </w:r>
    </w:p>
    <w:bookmarkEnd w:id="87"/>
    <w:p w14:paraId="64CA89CD" w14:textId="77777777" w:rsidR="005E6358" w:rsidRDefault="005E6358" w:rsidP="00530AFE">
      <w:pPr>
        <w:jc w:val="both"/>
        <w:rPr>
          <w:rFonts w:cstheme="minorHAnsi"/>
        </w:rPr>
      </w:pPr>
    </w:p>
    <w:p w14:paraId="06B9AE40" w14:textId="4A4F3CDF" w:rsidR="005E6358" w:rsidRDefault="005E6358" w:rsidP="005E6358">
      <w:pPr>
        <w:jc w:val="both"/>
        <w:rPr>
          <w:rFonts w:cstheme="minorHAnsi"/>
        </w:rPr>
      </w:pPr>
      <w:r>
        <w:rPr>
          <w:rFonts w:cstheme="minorHAnsi"/>
        </w:rPr>
        <w:t>Chapter 4</w:t>
      </w:r>
      <w:r w:rsidRPr="00723148">
        <w:rPr>
          <w:rFonts w:cstheme="minorHAnsi"/>
        </w:rPr>
        <w:t>: R</w:t>
      </w:r>
      <w:r>
        <w:rPr>
          <w:rFonts w:cstheme="minorHAnsi"/>
        </w:rPr>
        <w:t xml:space="preserve">equirements Analysis </w:t>
      </w:r>
    </w:p>
    <w:p w14:paraId="1C5E8E24" w14:textId="3A66DE0E" w:rsidR="005E6358" w:rsidRPr="0020062D" w:rsidRDefault="0095581B" w:rsidP="005E6358">
      <w:pPr>
        <w:jc w:val="both"/>
        <w:rPr>
          <w:rFonts w:cstheme="minorHAnsi"/>
        </w:rPr>
      </w:pPr>
      <w:bookmarkStart w:id="89" w:name="_Hlk165113024"/>
      <w:r w:rsidRPr="0020062D">
        <w:rPr>
          <w:rFonts w:cstheme="minorHAnsi"/>
        </w:rPr>
        <w:lastRenderedPageBreak/>
        <w:t>In this chapter, we defined and document</w:t>
      </w:r>
      <w:r w:rsidR="0020062D" w:rsidRPr="0020062D">
        <w:rPr>
          <w:rFonts w:cstheme="minorHAnsi"/>
        </w:rPr>
        <w:t>ed</w:t>
      </w:r>
      <w:r w:rsidRPr="0020062D">
        <w:rPr>
          <w:rFonts w:cstheme="minorHAnsi"/>
        </w:rPr>
        <w:t xml:space="preserve"> both functional and non-functional requirements of the secure mobile application for smart prepaid meters. </w:t>
      </w:r>
      <w:r w:rsidR="00185016" w:rsidRPr="0020062D">
        <w:rPr>
          <w:rFonts w:cstheme="minorHAnsi"/>
        </w:rPr>
        <w:t xml:space="preserve">A clearly defined requirements document is </w:t>
      </w:r>
      <w:r w:rsidR="00226B59">
        <w:rPr>
          <w:rFonts w:cstheme="minorHAnsi"/>
        </w:rPr>
        <w:t xml:space="preserve">an </w:t>
      </w:r>
      <w:r w:rsidR="00185016" w:rsidRPr="0020062D">
        <w:rPr>
          <w:rFonts w:cstheme="minorHAnsi"/>
        </w:rPr>
        <w:t xml:space="preserve">important </w:t>
      </w:r>
      <w:r w:rsidRPr="0020062D">
        <w:rPr>
          <w:rFonts w:cstheme="minorHAnsi"/>
        </w:rPr>
        <w:t xml:space="preserve">step in </w:t>
      </w:r>
      <w:r w:rsidR="0020062D" w:rsidRPr="0020062D">
        <w:rPr>
          <w:rFonts w:cstheme="minorHAnsi"/>
        </w:rPr>
        <w:t xml:space="preserve">mobile application development and plays a critical role in the testing phase. </w:t>
      </w:r>
    </w:p>
    <w:bookmarkEnd w:id="89"/>
    <w:p w14:paraId="33C8D9DB" w14:textId="77777777" w:rsidR="005E6358" w:rsidRDefault="005E6358" w:rsidP="005E6358">
      <w:pPr>
        <w:jc w:val="both"/>
        <w:rPr>
          <w:rFonts w:cstheme="minorHAnsi"/>
          <w:color w:val="FF0000"/>
        </w:rPr>
      </w:pPr>
    </w:p>
    <w:p w14:paraId="1A4B3CE3" w14:textId="6CE3A97A" w:rsidR="005E6358" w:rsidRDefault="005E6358" w:rsidP="005E6358">
      <w:pPr>
        <w:jc w:val="both"/>
        <w:rPr>
          <w:rFonts w:cstheme="minorHAnsi"/>
        </w:rPr>
      </w:pPr>
      <w:r>
        <w:rPr>
          <w:rFonts w:cstheme="minorHAnsi"/>
        </w:rPr>
        <w:t>Chapter 5</w:t>
      </w:r>
      <w:r w:rsidRPr="00723148">
        <w:rPr>
          <w:rFonts w:cstheme="minorHAnsi"/>
        </w:rPr>
        <w:t xml:space="preserve">: </w:t>
      </w:r>
      <w:r>
        <w:rPr>
          <w:rFonts w:cstheme="minorHAnsi"/>
        </w:rPr>
        <w:t xml:space="preserve">Planning </w:t>
      </w:r>
    </w:p>
    <w:p w14:paraId="536B9ADE" w14:textId="37A9BF04" w:rsidR="005E6358" w:rsidRDefault="005E6358" w:rsidP="005E6358">
      <w:pPr>
        <w:jc w:val="both"/>
        <w:rPr>
          <w:rFonts w:cstheme="minorHAnsi"/>
        </w:rPr>
      </w:pPr>
      <w:bookmarkStart w:id="90" w:name="_Hlk165115516"/>
      <w:r w:rsidRPr="00512796">
        <w:rPr>
          <w:rFonts w:cstheme="minorHAnsi"/>
        </w:rPr>
        <w:t xml:space="preserve">This chapter </w:t>
      </w:r>
      <w:r w:rsidR="00E451C2" w:rsidRPr="00512796">
        <w:rPr>
          <w:rFonts w:cstheme="minorHAnsi"/>
        </w:rPr>
        <w:t xml:space="preserve">described and </w:t>
      </w:r>
      <w:r w:rsidR="00B33EDF" w:rsidRPr="00512796">
        <w:rPr>
          <w:rFonts w:cstheme="minorHAnsi"/>
        </w:rPr>
        <w:t>ensured</w:t>
      </w:r>
      <w:r w:rsidR="00E451C2" w:rsidRPr="00512796">
        <w:rPr>
          <w:rFonts w:cstheme="minorHAnsi"/>
        </w:rPr>
        <w:t xml:space="preserve"> that the various tools required for the completion of the project were </w:t>
      </w:r>
      <w:r w:rsidR="00B33EDF" w:rsidRPr="00512796">
        <w:rPr>
          <w:rFonts w:cstheme="minorHAnsi"/>
        </w:rPr>
        <w:t xml:space="preserve">available. The chapter also produced a project </w:t>
      </w:r>
      <w:r w:rsidR="00512796" w:rsidRPr="00512796">
        <w:rPr>
          <w:rFonts w:cstheme="minorHAnsi"/>
        </w:rPr>
        <w:t xml:space="preserve">schedule to ensure that the mobile application design can be </w:t>
      </w:r>
      <w:r w:rsidR="00B33EDF" w:rsidRPr="00512796">
        <w:rPr>
          <w:rFonts w:cstheme="minorHAnsi"/>
        </w:rPr>
        <w:t>completed on time.</w:t>
      </w:r>
      <w:r w:rsidRPr="00512796">
        <w:rPr>
          <w:rFonts w:cstheme="minorHAnsi"/>
        </w:rPr>
        <w:t xml:space="preserve"> </w:t>
      </w:r>
    </w:p>
    <w:p w14:paraId="09A089B3" w14:textId="77777777" w:rsidR="00712859" w:rsidRPr="00512796" w:rsidRDefault="00712859" w:rsidP="005E6358">
      <w:pPr>
        <w:jc w:val="both"/>
        <w:rPr>
          <w:rFonts w:cstheme="minorHAnsi"/>
        </w:rPr>
      </w:pPr>
    </w:p>
    <w:bookmarkEnd w:id="90"/>
    <w:p w14:paraId="6DC5FA0A" w14:textId="6525F8FB" w:rsidR="005E6358" w:rsidRDefault="005E6358" w:rsidP="005E6358">
      <w:pPr>
        <w:jc w:val="both"/>
        <w:rPr>
          <w:rFonts w:cstheme="minorHAnsi"/>
        </w:rPr>
      </w:pPr>
      <w:r>
        <w:rPr>
          <w:rFonts w:cstheme="minorHAnsi"/>
        </w:rPr>
        <w:t>Chapter 6</w:t>
      </w:r>
      <w:r w:rsidRPr="00723148">
        <w:rPr>
          <w:rFonts w:cstheme="minorHAnsi"/>
        </w:rPr>
        <w:t xml:space="preserve">: </w:t>
      </w:r>
      <w:r>
        <w:rPr>
          <w:rFonts w:cstheme="minorHAnsi"/>
        </w:rPr>
        <w:t xml:space="preserve">Design </w:t>
      </w:r>
    </w:p>
    <w:p w14:paraId="7AD50095" w14:textId="5A3635AE" w:rsidR="005E6358" w:rsidRDefault="005A18C6" w:rsidP="00530AFE">
      <w:pPr>
        <w:jc w:val="both"/>
        <w:rPr>
          <w:rFonts w:cstheme="minorHAnsi"/>
        </w:rPr>
      </w:pPr>
      <w:r w:rsidRPr="007606F8">
        <w:rPr>
          <w:rFonts w:cstheme="minorHAnsi"/>
        </w:rPr>
        <w:t xml:space="preserve">This chapter presents the approach that was taken to design the secure mobile application for smart energy meters. It involved transforming the data gathered during the Requirements Analysis phase into a structured design using UML (Unified </w:t>
      </w:r>
      <w:proofErr w:type="spellStart"/>
      <w:r w:rsidR="00712859">
        <w:rPr>
          <w:rFonts w:cstheme="minorHAnsi"/>
        </w:rPr>
        <w:t>Modeling</w:t>
      </w:r>
      <w:proofErr w:type="spellEnd"/>
      <w:r w:rsidRPr="007606F8">
        <w:rPr>
          <w:rFonts w:cstheme="minorHAnsi"/>
        </w:rPr>
        <w:t xml:space="preserve"> Language) diagrams.</w:t>
      </w:r>
      <w:r w:rsidR="003110B2">
        <w:rPr>
          <w:rFonts w:cstheme="minorHAnsi"/>
        </w:rPr>
        <w:t xml:space="preserve"> The output (diagrams) from the design phase were used during the Implementation phase.</w:t>
      </w:r>
    </w:p>
    <w:p w14:paraId="458BEE4C" w14:textId="77777777" w:rsidR="005A18C6" w:rsidRDefault="005A18C6" w:rsidP="00530AFE">
      <w:pPr>
        <w:jc w:val="both"/>
        <w:rPr>
          <w:rFonts w:cstheme="minorHAnsi"/>
        </w:rPr>
      </w:pPr>
    </w:p>
    <w:p w14:paraId="11047BFC" w14:textId="1D821D09" w:rsidR="005E6358" w:rsidRDefault="005E6358" w:rsidP="005E6358">
      <w:pPr>
        <w:jc w:val="both"/>
        <w:rPr>
          <w:rFonts w:cstheme="minorHAnsi"/>
        </w:rPr>
      </w:pPr>
      <w:r>
        <w:rPr>
          <w:rFonts w:cstheme="minorHAnsi"/>
        </w:rPr>
        <w:t>Chapter 7</w:t>
      </w:r>
      <w:r w:rsidRPr="00723148">
        <w:rPr>
          <w:rFonts w:cstheme="minorHAnsi"/>
        </w:rPr>
        <w:t xml:space="preserve">: </w:t>
      </w:r>
      <w:r>
        <w:rPr>
          <w:rFonts w:cstheme="minorHAnsi"/>
        </w:rPr>
        <w:t xml:space="preserve">Implementation </w:t>
      </w:r>
    </w:p>
    <w:p w14:paraId="6E6FDBBE" w14:textId="55CF0E39" w:rsidR="00E0427C" w:rsidRPr="00E0427C" w:rsidRDefault="00E0427C" w:rsidP="00E0427C">
      <w:pPr>
        <w:jc w:val="both"/>
        <w:rPr>
          <w:rFonts w:cstheme="minorHAnsi"/>
        </w:rPr>
      </w:pPr>
      <w:bookmarkStart w:id="91" w:name="_Hlk166077182"/>
      <w:r w:rsidRPr="00E0427C">
        <w:rPr>
          <w:rFonts w:cstheme="minorHAnsi"/>
        </w:rPr>
        <w:t xml:space="preserve">During the Implementation phase, a prototype mobile application for smart prepaid energy meters was developed using information from the design phase. The phase started with the preparation of the </w:t>
      </w:r>
      <w:r w:rsidRPr="00712859">
        <w:rPr>
          <w:rFonts w:cstheme="minorHAnsi"/>
          <w:color w:val="FF0000"/>
        </w:rPr>
        <w:t xml:space="preserve">SAP HANA database (creating tables and stored procedures). </w:t>
      </w:r>
      <w:r w:rsidRPr="00E0427C">
        <w:rPr>
          <w:rFonts w:cstheme="minorHAnsi"/>
        </w:rPr>
        <w:t xml:space="preserve">This led to the sketching of the mobile application user interface. A prototype mobile application was then developed using Android Studio. The chapter concluded by highlighting the challenges experienced during the implementation phase.   </w:t>
      </w:r>
    </w:p>
    <w:bookmarkEnd w:id="91"/>
    <w:p w14:paraId="779DEC33" w14:textId="77777777" w:rsidR="005E6358" w:rsidRPr="00004ACE" w:rsidRDefault="005E6358" w:rsidP="00530AFE">
      <w:pPr>
        <w:jc w:val="both"/>
        <w:rPr>
          <w:rFonts w:cstheme="minorHAnsi"/>
        </w:rPr>
      </w:pPr>
    </w:p>
    <w:bookmarkEnd w:id="88"/>
    <w:p w14:paraId="23A097C5" w14:textId="44F28C0A" w:rsidR="005E6358" w:rsidRDefault="005E6358" w:rsidP="005E6358">
      <w:pPr>
        <w:jc w:val="both"/>
        <w:rPr>
          <w:rFonts w:cstheme="minorHAnsi"/>
        </w:rPr>
      </w:pPr>
      <w:r>
        <w:rPr>
          <w:rFonts w:cstheme="minorHAnsi"/>
        </w:rPr>
        <w:t>Chapter 8</w:t>
      </w:r>
      <w:r w:rsidRPr="00723148">
        <w:rPr>
          <w:rFonts w:cstheme="minorHAnsi"/>
        </w:rPr>
        <w:t xml:space="preserve">: </w:t>
      </w:r>
      <w:r>
        <w:rPr>
          <w:rFonts w:cstheme="minorHAnsi"/>
        </w:rPr>
        <w:t xml:space="preserve">Testing </w:t>
      </w:r>
      <w:r w:rsidR="00C9015B">
        <w:rPr>
          <w:rFonts w:cstheme="minorHAnsi"/>
        </w:rPr>
        <w:t xml:space="preserve">and </w:t>
      </w:r>
      <w:r w:rsidR="00110A7C">
        <w:rPr>
          <w:rFonts w:cstheme="minorHAnsi"/>
        </w:rPr>
        <w:t>Evaluation</w:t>
      </w:r>
    </w:p>
    <w:p w14:paraId="4A64EC87" w14:textId="7238D6A9" w:rsidR="001A64F1" w:rsidRPr="001A64F1" w:rsidRDefault="001A64F1" w:rsidP="001A64F1">
      <w:pPr>
        <w:jc w:val="both"/>
        <w:rPr>
          <w:rFonts w:cstheme="minorHAnsi"/>
        </w:rPr>
      </w:pPr>
      <w:r w:rsidRPr="001A64F1">
        <w:rPr>
          <w:rFonts w:cstheme="minorHAnsi"/>
        </w:rPr>
        <w:t xml:space="preserve">The testing phase comprised a group of activities that examined the prototype mobile application against the requirements. Functional testing, security testing, and performance testing were conducted to ensure that the mobile application operated without errors and met the security standards expected from this research. The mobile application quality and security standards were tested based on the guidelines provided by the Android developer website. </w:t>
      </w:r>
      <w:r w:rsidR="00C9015B">
        <w:rPr>
          <w:rFonts w:cstheme="minorHAnsi"/>
        </w:rPr>
        <w:t xml:space="preserve">The test results were also </w:t>
      </w:r>
      <w:r w:rsidR="00110A7C">
        <w:rPr>
          <w:rFonts w:cstheme="minorHAnsi"/>
        </w:rPr>
        <w:t>evaluated</w:t>
      </w:r>
      <w:r w:rsidR="00C9015B">
        <w:rPr>
          <w:rFonts w:cstheme="minorHAnsi"/>
        </w:rPr>
        <w:t xml:space="preserve"> in this chapter.</w:t>
      </w:r>
    </w:p>
    <w:p w14:paraId="481D458D" w14:textId="77777777" w:rsidR="002C480B" w:rsidRPr="00723148" w:rsidRDefault="002C480B" w:rsidP="00530AFE">
      <w:pPr>
        <w:jc w:val="both"/>
        <w:rPr>
          <w:rFonts w:cstheme="minorHAnsi"/>
        </w:rPr>
      </w:pPr>
    </w:p>
    <w:p w14:paraId="75F9B06F" w14:textId="20B6B98D" w:rsidR="002C480B" w:rsidRDefault="00470664" w:rsidP="00530AFE">
      <w:pPr>
        <w:jc w:val="both"/>
        <w:rPr>
          <w:rFonts w:cstheme="minorHAnsi"/>
        </w:rPr>
      </w:pPr>
      <w:r>
        <w:rPr>
          <w:rFonts w:cstheme="minorHAnsi"/>
        </w:rPr>
        <w:t xml:space="preserve">Chapter </w:t>
      </w:r>
      <w:r w:rsidR="005E6358">
        <w:rPr>
          <w:rFonts w:cstheme="minorHAnsi"/>
        </w:rPr>
        <w:t>10</w:t>
      </w:r>
      <w:r w:rsidR="002C480B" w:rsidRPr="00723148">
        <w:rPr>
          <w:rFonts w:cstheme="minorHAnsi"/>
        </w:rPr>
        <w:t>: C</w:t>
      </w:r>
      <w:r w:rsidR="005E6358">
        <w:rPr>
          <w:rFonts w:cstheme="minorHAnsi"/>
        </w:rPr>
        <w:t>onclusion and Future Work</w:t>
      </w:r>
    </w:p>
    <w:p w14:paraId="06F279CE" w14:textId="6DBEEB45" w:rsidR="002C480B" w:rsidRDefault="002C480B" w:rsidP="00530AFE">
      <w:pPr>
        <w:jc w:val="both"/>
        <w:rPr>
          <w:rFonts w:cstheme="minorHAnsi"/>
        </w:rPr>
      </w:pPr>
      <w:r>
        <w:rPr>
          <w:rFonts w:cstheme="minorHAnsi"/>
        </w:rPr>
        <w:lastRenderedPageBreak/>
        <w:t xml:space="preserve">In this chapter, the information from the analysis stage </w:t>
      </w:r>
      <w:r w:rsidR="00542945">
        <w:rPr>
          <w:rFonts w:cstheme="minorHAnsi"/>
        </w:rPr>
        <w:t>was</w:t>
      </w:r>
      <w:r>
        <w:rPr>
          <w:rFonts w:cstheme="minorHAnsi"/>
        </w:rPr>
        <w:t xml:space="preserve"> used to come up with conclusions and recommendations for this study. The conclusion and recommendations </w:t>
      </w:r>
      <w:r w:rsidR="000850A9">
        <w:rPr>
          <w:rFonts w:cstheme="minorHAnsi"/>
        </w:rPr>
        <w:t xml:space="preserve">concerning </w:t>
      </w:r>
      <w:r>
        <w:rPr>
          <w:rFonts w:cstheme="minorHAnsi"/>
        </w:rPr>
        <w:t xml:space="preserve">the research objectives. </w:t>
      </w:r>
    </w:p>
    <w:p w14:paraId="079F5A74" w14:textId="5E010B84" w:rsidR="005A0A02" w:rsidRPr="00500A77" w:rsidRDefault="000E786C" w:rsidP="005A0A02">
      <w:pPr>
        <w:pStyle w:val="Heading1"/>
      </w:pPr>
      <w:bookmarkStart w:id="92" w:name="_Toc225524900"/>
      <w:r>
        <w:lastRenderedPageBreak/>
        <w:t>Literature Review</w:t>
      </w:r>
      <w:bookmarkEnd w:id="92"/>
      <w:r w:rsidR="00257AFB">
        <w:t xml:space="preserve"> </w:t>
      </w:r>
      <w:bookmarkEnd w:id="83"/>
    </w:p>
    <w:p w14:paraId="3BDFD21B" w14:textId="6378D362" w:rsidR="006A686A" w:rsidRPr="006A686A" w:rsidRDefault="006A686A" w:rsidP="006A686A">
      <w:pPr>
        <w:pStyle w:val="Heading2"/>
        <w:ind w:left="851" w:hanging="851"/>
      </w:pPr>
      <w:bookmarkStart w:id="93" w:name="_Toc225524901"/>
      <w:r w:rsidRPr="006A686A">
        <w:t>Overview</w:t>
      </w:r>
      <w:bookmarkEnd w:id="93"/>
      <w:r w:rsidRPr="006A686A">
        <w:t xml:space="preserve"> </w:t>
      </w:r>
    </w:p>
    <w:p w14:paraId="38993664" w14:textId="6635618B" w:rsidR="00257AFB" w:rsidRPr="00017C7C" w:rsidRDefault="00257AFB" w:rsidP="00530AFE">
      <w:pPr>
        <w:jc w:val="both"/>
        <w:rPr>
          <w:rFonts w:cstheme="minorHAnsi"/>
        </w:rPr>
      </w:pPr>
      <w:bookmarkStart w:id="94" w:name="_Hlk129869404"/>
      <w:r w:rsidRPr="00017C7C">
        <w:rPr>
          <w:rFonts w:cstheme="minorHAnsi"/>
        </w:rPr>
        <w:t xml:space="preserve">In this chapter, </w:t>
      </w:r>
      <w:r w:rsidR="00F35A15" w:rsidRPr="00017C7C">
        <w:rPr>
          <w:rFonts w:cstheme="minorHAnsi"/>
        </w:rPr>
        <w:t xml:space="preserve">a comprehensive </w:t>
      </w:r>
      <w:r w:rsidRPr="00017C7C">
        <w:rPr>
          <w:rFonts w:cstheme="minorHAnsi"/>
        </w:rPr>
        <w:t>literature review</w:t>
      </w:r>
      <w:r w:rsidR="00F35A15" w:rsidRPr="00017C7C">
        <w:rPr>
          <w:rFonts w:cstheme="minorHAnsi"/>
        </w:rPr>
        <w:t xml:space="preserve"> </w:t>
      </w:r>
      <w:r w:rsidR="00017C7C" w:rsidRPr="00017C7C">
        <w:rPr>
          <w:rFonts w:cstheme="minorHAnsi"/>
        </w:rPr>
        <w:t>of</w:t>
      </w:r>
      <w:r w:rsidR="00F35A15" w:rsidRPr="00017C7C">
        <w:rPr>
          <w:rFonts w:cstheme="minorHAnsi"/>
        </w:rPr>
        <w:t xml:space="preserve"> mobile applications and </w:t>
      </w:r>
      <w:r w:rsidR="00382350" w:rsidRPr="00017C7C">
        <w:rPr>
          <w:rFonts w:cstheme="minorHAnsi"/>
        </w:rPr>
        <w:t xml:space="preserve">IoT technologies for smart prepaid energy meters </w:t>
      </w:r>
      <w:r w:rsidR="00F35A15" w:rsidRPr="00017C7C">
        <w:rPr>
          <w:rFonts w:cstheme="minorHAnsi"/>
        </w:rPr>
        <w:t>was conducted</w:t>
      </w:r>
      <w:r w:rsidR="004120B5" w:rsidRPr="00017C7C">
        <w:rPr>
          <w:rFonts w:cstheme="minorHAnsi"/>
        </w:rPr>
        <w:t>. This was done</w:t>
      </w:r>
      <w:r w:rsidR="00F35A15" w:rsidRPr="00017C7C">
        <w:rPr>
          <w:rFonts w:cstheme="minorHAnsi"/>
        </w:rPr>
        <w:t xml:space="preserve"> to identify the existing threats to mobile applications and smart prepaid energy meters.</w:t>
      </w:r>
      <w:r w:rsidRPr="00017C7C">
        <w:rPr>
          <w:rFonts w:cstheme="minorHAnsi"/>
        </w:rPr>
        <w:t xml:space="preserve"> </w:t>
      </w:r>
      <w:r w:rsidR="00EE17FF" w:rsidRPr="00017C7C">
        <w:rPr>
          <w:rFonts w:cstheme="minorHAnsi"/>
        </w:rPr>
        <w:t xml:space="preserve">The researcher also looked at the vulnerabilities within </w:t>
      </w:r>
      <w:r w:rsidR="00017C7C" w:rsidRPr="00017C7C">
        <w:rPr>
          <w:rFonts w:cstheme="minorHAnsi"/>
        </w:rPr>
        <w:t>these systems</w:t>
      </w:r>
      <w:r w:rsidR="00EE17FF" w:rsidRPr="00017C7C">
        <w:rPr>
          <w:rFonts w:cstheme="minorHAnsi"/>
        </w:rPr>
        <w:t xml:space="preserve">. </w:t>
      </w:r>
      <w:r w:rsidR="00382350">
        <w:rPr>
          <w:rFonts w:cstheme="minorHAnsi"/>
        </w:rPr>
        <w:t>These</w:t>
      </w:r>
      <w:r w:rsidR="00017C7C" w:rsidRPr="00017C7C">
        <w:rPr>
          <w:rFonts w:cstheme="minorHAnsi"/>
        </w:rPr>
        <w:t xml:space="preserve"> </w:t>
      </w:r>
      <w:r w:rsidR="000C7202" w:rsidRPr="00017C7C">
        <w:rPr>
          <w:rFonts w:cstheme="minorHAnsi"/>
        </w:rPr>
        <w:t xml:space="preserve">are weaknesses in design, </w:t>
      </w:r>
      <w:r w:rsidR="00382350">
        <w:rPr>
          <w:rFonts w:cstheme="minorHAnsi"/>
        </w:rPr>
        <w:t xml:space="preserve">implementation, and operations that can be exploited by a threat to gain unauthorized access to </w:t>
      </w:r>
      <w:r w:rsidR="000C7202" w:rsidRPr="00017C7C">
        <w:rPr>
          <w:rFonts w:cstheme="minorHAnsi"/>
        </w:rPr>
        <w:t xml:space="preserve">data and systems.  </w:t>
      </w:r>
      <w:r w:rsidR="00DD4D95">
        <w:rPr>
          <w:rFonts w:cstheme="minorHAnsi"/>
        </w:rPr>
        <w:t>The l</w:t>
      </w:r>
      <w:r w:rsidR="009C573E" w:rsidRPr="00017C7C">
        <w:rPr>
          <w:rFonts w:cstheme="minorHAnsi"/>
        </w:rPr>
        <w:t xml:space="preserve">iterature review </w:t>
      </w:r>
      <w:r w:rsidR="004120B5" w:rsidRPr="00017C7C">
        <w:rPr>
          <w:rFonts w:cstheme="minorHAnsi"/>
        </w:rPr>
        <w:t>is</w:t>
      </w:r>
      <w:r w:rsidR="009C573E" w:rsidRPr="00017C7C">
        <w:rPr>
          <w:rFonts w:cstheme="minorHAnsi"/>
        </w:rPr>
        <w:t xml:space="preserve"> structured in such a way that</w:t>
      </w:r>
      <w:r w:rsidR="00955B14">
        <w:rPr>
          <w:rFonts w:cstheme="minorHAnsi"/>
        </w:rPr>
        <w:t>,</w:t>
      </w:r>
      <w:r w:rsidR="009C573E" w:rsidRPr="00017C7C">
        <w:rPr>
          <w:rFonts w:cstheme="minorHAnsi"/>
        </w:rPr>
        <w:t xml:space="preserve"> </w:t>
      </w:r>
      <w:r w:rsidR="00955B14">
        <w:rPr>
          <w:rFonts w:cstheme="minorHAnsi"/>
        </w:rPr>
        <w:t xml:space="preserve">following the </w:t>
      </w:r>
      <w:r w:rsidR="009C573E" w:rsidRPr="00017C7C">
        <w:rPr>
          <w:rFonts w:cstheme="minorHAnsi"/>
        </w:rPr>
        <w:t>introduc</w:t>
      </w:r>
      <w:r w:rsidR="00955B14">
        <w:rPr>
          <w:rFonts w:cstheme="minorHAnsi"/>
        </w:rPr>
        <w:t xml:space="preserve">tion of </w:t>
      </w:r>
      <w:r w:rsidR="009C573E" w:rsidRPr="00017C7C">
        <w:rPr>
          <w:rFonts w:cstheme="minorHAnsi"/>
        </w:rPr>
        <w:t xml:space="preserve">mobile applications and </w:t>
      </w:r>
      <w:r w:rsidR="004120B5" w:rsidRPr="00017C7C">
        <w:rPr>
          <w:rFonts w:cstheme="minorHAnsi"/>
        </w:rPr>
        <w:t xml:space="preserve">smart energy meters, the paper </w:t>
      </w:r>
      <w:r w:rsidR="00382350">
        <w:rPr>
          <w:rFonts w:cstheme="minorHAnsi"/>
        </w:rPr>
        <w:t>investigates</w:t>
      </w:r>
      <w:r w:rsidR="004120B5" w:rsidRPr="00017C7C">
        <w:rPr>
          <w:rFonts w:cstheme="minorHAnsi"/>
        </w:rPr>
        <w:t xml:space="preserve"> their respective </w:t>
      </w:r>
      <w:r w:rsidR="009C573E" w:rsidRPr="00017C7C">
        <w:rPr>
          <w:rFonts w:cstheme="minorHAnsi"/>
        </w:rPr>
        <w:t>vulnerabilities</w:t>
      </w:r>
      <w:r w:rsidR="00382350">
        <w:rPr>
          <w:rFonts w:cstheme="minorHAnsi"/>
        </w:rPr>
        <w:t xml:space="preserve"> and mitigation</w:t>
      </w:r>
      <w:r w:rsidR="004120B5" w:rsidRPr="00017C7C">
        <w:rPr>
          <w:rFonts w:cstheme="minorHAnsi"/>
        </w:rPr>
        <w:t xml:space="preserve">. </w:t>
      </w:r>
      <w:r w:rsidR="00382350">
        <w:rPr>
          <w:rFonts w:cstheme="minorHAnsi"/>
        </w:rPr>
        <w:t>The review also looked at the most common cybersecurity frameworks</w:t>
      </w:r>
      <w:r w:rsidR="008919C6">
        <w:rPr>
          <w:rFonts w:cstheme="minorHAnsi"/>
        </w:rPr>
        <w:t xml:space="preserve"> to identify a suitable framework for a </w:t>
      </w:r>
      <w:r w:rsidR="00F35A15" w:rsidRPr="00017C7C">
        <w:rPr>
          <w:rFonts w:cstheme="minorHAnsi"/>
        </w:rPr>
        <w:t>secure mobile application for smart prepaid energy meters</w:t>
      </w:r>
      <w:r w:rsidR="00F35A15" w:rsidRPr="00C87B63">
        <w:rPr>
          <w:rFonts w:cstheme="minorHAnsi"/>
        </w:rPr>
        <w:t xml:space="preserve">.  </w:t>
      </w:r>
      <w:r w:rsidR="008919C6" w:rsidRPr="00C87B63">
        <w:rPr>
          <w:rFonts w:cstheme="minorHAnsi"/>
        </w:rPr>
        <w:t>Finally, the chapter concludes with the research gap</w:t>
      </w:r>
      <w:r w:rsidR="00C87B63" w:rsidRPr="00C87B63">
        <w:rPr>
          <w:rFonts w:cstheme="minorHAnsi"/>
        </w:rPr>
        <w:t xml:space="preserve">, which underscores the significance of this study. </w:t>
      </w:r>
    </w:p>
    <w:p w14:paraId="33414FC3" w14:textId="247BA181" w:rsidR="005A0A02" w:rsidRDefault="00387D03" w:rsidP="00530AFE">
      <w:pPr>
        <w:pStyle w:val="Heading2"/>
        <w:ind w:left="851" w:hanging="851"/>
        <w:jc w:val="both"/>
      </w:pPr>
      <w:bookmarkStart w:id="95" w:name="_Toc225524902"/>
      <w:bookmarkEnd w:id="94"/>
      <w:r>
        <w:t>Mobile Applications</w:t>
      </w:r>
      <w:bookmarkEnd w:id="95"/>
      <w:r>
        <w:t xml:space="preserve"> </w:t>
      </w:r>
    </w:p>
    <w:p w14:paraId="29EDD037" w14:textId="485BCA2F" w:rsidR="00AD5C71" w:rsidRDefault="00387D03" w:rsidP="00530AFE">
      <w:pPr>
        <w:jc w:val="both"/>
        <w:rPr>
          <w:rFonts w:cstheme="minorHAnsi"/>
          <w:color w:val="000000"/>
        </w:rPr>
      </w:pPr>
      <w:bookmarkStart w:id="96" w:name="_Hlk131576325"/>
      <w:bookmarkStart w:id="97" w:name="_Hlk165891987"/>
      <w:r w:rsidRPr="00F12CF5">
        <w:rPr>
          <w:rFonts w:cstheme="minorHAnsi"/>
          <w:color w:val="000000"/>
        </w:rPr>
        <w:t>A mobile application</w:t>
      </w:r>
      <w:r w:rsidR="00EC0977">
        <w:rPr>
          <w:rFonts w:cstheme="minorHAnsi"/>
          <w:color w:val="000000"/>
        </w:rPr>
        <w:t>,</w:t>
      </w:r>
      <w:r w:rsidRPr="00F12CF5">
        <w:rPr>
          <w:rFonts w:cstheme="minorHAnsi"/>
          <w:color w:val="000000"/>
        </w:rPr>
        <w:t xml:space="preserve"> or “mobile app” for short</w:t>
      </w:r>
      <w:r w:rsidR="00EC0977">
        <w:rPr>
          <w:rFonts w:cstheme="minorHAnsi"/>
          <w:color w:val="000000"/>
        </w:rPr>
        <w:t>,</w:t>
      </w:r>
      <w:r w:rsidRPr="00F12CF5">
        <w:rPr>
          <w:rFonts w:cstheme="minorHAnsi"/>
          <w:color w:val="000000"/>
        </w:rPr>
        <w:t xml:space="preserve"> is a software application developed specifically for use on small, wireless computing devices, such as smartphones and tablets </w:t>
      </w:r>
      <w:sdt>
        <w:sdtPr>
          <w:rPr>
            <w:rFonts w:cstheme="minorHAnsi"/>
            <w:color w:val="000000"/>
          </w:rPr>
          <w:tag w:val="MENDELEY_CITATION_v3_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"/>
          <w:id w:val="819472331"/>
          <w:placeholder>
            <w:docPart w:val="B4C14F23805A440891410291EC8483C4"/>
          </w:placeholder>
        </w:sdtPr>
        <w:sdtContent>
          <w:r w:rsidR="00752357" w:rsidRPr="00752357">
            <w:rPr>
              <w:rFonts w:cstheme="minorHAnsi"/>
              <w:color w:val="000000"/>
            </w:rPr>
            <w:t>(Wigmore, 2013)</w:t>
          </w:r>
        </w:sdtContent>
      </w:sdt>
      <w:r w:rsidRPr="00F12CF5">
        <w:rPr>
          <w:rFonts w:cstheme="minorHAnsi"/>
          <w:color w:val="000000"/>
        </w:rPr>
        <w:t>.</w:t>
      </w:r>
      <w:r w:rsidR="002F41E1">
        <w:rPr>
          <w:rFonts w:cstheme="minorHAnsi"/>
          <w:color w:val="000000"/>
        </w:rPr>
        <w:t xml:space="preserve"> </w:t>
      </w:r>
      <w:r w:rsidR="00385710">
        <w:rPr>
          <w:rFonts w:cstheme="minorHAnsi"/>
          <w:color w:val="000000"/>
        </w:rPr>
        <w:t>There are three different types of mobile applications</w:t>
      </w:r>
      <w:r w:rsidR="00EC0977">
        <w:rPr>
          <w:rFonts w:cstheme="minorHAnsi"/>
          <w:color w:val="000000"/>
        </w:rPr>
        <w:t>,</w:t>
      </w:r>
      <w:r w:rsidR="00385710">
        <w:rPr>
          <w:rFonts w:cstheme="minorHAnsi"/>
          <w:color w:val="000000"/>
        </w:rPr>
        <w:t xml:space="preserve"> namely </w:t>
      </w:r>
      <w:r w:rsidR="002F41E1">
        <w:rPr>
          <w:rFonts w:cstheme="minorHAnsi"/>
          <w:color w:val="000000"/>
        </w:rPr>
        <w:t>n</w:t>
      </w:r>
      <w:r w:rsidR="00385710">
        <w:rPr>
          <w:rFonts w:cstheme="minorHAnsi"/>
          <w:color w:val="000000"/>
        </w:rPr>
        <w:t xml:space="preserve">ative, </w:t>
      </w:r>
      <w:r w:rsidR="002F41E1">
        <w:rPr>
          <w:rFonts w:cstheme="minorHAnsi"/>
          <w:color w:val="000000"/>
        </w:rPr>
        <w:t>w</w:t>
      </w:r>
      <w:r w:rsidR="00385710">
        <w:rPr>
          <w:rFonts w:cstheme="minorHAnsi"/>
          <w:color w:val="000000"/>
        </w:rPr>
        <w:t xml:space="preserve">eb, and </w:t>
      </w:r>
      <w:r w:rsidR="002F41E1">
        <w:rPr>
          <w:rFonts w:cstheme="minorHAnsi"/>
          <w:color w:val="000000"/>
        </w:rPr>
        <w:t>h</w:t>
      </w:r>
      <w:r w:rsidR="00385710">
        <w:rPr>
          <w:rFonts w:cstheme="minorHAnsi"/>
          <w:color w:val="000000"/>
        </w:rPr>
        <w:t>ybrid. Native application</w:t>
      </w:r>
      <w:r w:rsidR="00203AAC">
        <w:rPr>
          <w:rFonts w:cstheme="minorHAnsi"/>
          <w:color w:val="000000"/>
        </w:rPr>
        <w:t>s</w:t>
      </w:r>
      <w:r w:rsidR="00EC0977">
        <w:rPr>
          <w:rFonts w:cstheme="minorHAnsi"/>
          <w:color w:val="000000"/>
        </w:rPr>
        <w:t>,</w:t>
      </w:r>
      <w:r w:rsidR="00385710">
        <w:rPr>
          <w:rFonts w:cstheme="minorHAnsi"/>
          <w:color w:val="000000"/>
        </w:rPr>
        <w:t xml:space="preserve"> or Native apps for short</w:t>
      </w:r>
      <w:r w:rsidR="00EC0977">
        <w:rPr>
          <w:rFonts w:cstheme="minorHAnsi"/>
          <w:color w:val="000000"/>
        </w:rPr>
        <w:t>,</w:t>
      </w:r>
      <w:r w:rsidR="00385710">
        <w:rPr>
          <w:rFonts w:cstheme="minorHAnsi"/>
          <w:color w:val="000000"/>
        </w:rPr>
        <w:t xml:space="preserve"> are smartphone applications specifically designed for </w:t>
      </w:r>
      <w:r w:rsidR="00EC0977">
        <w:rPr>
          <w:rFonts w:cstheme="minorHAnsi"/>
          <w:color w:val="000000"/>
        </w:rPr>
        <w:t xml:space="preserve">the </w:t>
      </w:r>
      <w:r w:rsidR="00203AAC">
        <w:rPr>
          <w:rFonts w:cstheme="minorHAnsi"/>
          <w:color w:val="000000"/>
        </w:rPr>
        <w:t>iPhone Operating System (</w:t>
      </w:r>
      <w:r w:rsidR="00385710">
        <w:rPr>
          <w:rFonts w:cstheme="minorHAnsi"/>
          <w:color w:val="000000"/>
        </w:rPr>
        <w:t>iOS</w:t>
      </w:r>
      <w:r w:rsidR="00203AAC">
        <w:rPr>
          <w:rFonts w:cstheme="minorHAnsi"/>
          <w:color w:val="000000"/>
        </w:rPr>
        <w:t>)</w:t>
      </w:r>
      <w:r w:rsidR="00385710">
        <w:rPr>
          <w:rFonts w:cstheme="minorHAnsi"/>
          <w:color w:val="000000"/>
        </w:rPr>
        <w:t xml:space="preserve"> or Android</w:t>
      </w:r>
      <w:r w:rsidR="00EC0977">
        <w:rPr>
          <w:rFonts w:cstheme="minorHAnsi"/>
          <w:color w:val="000000"/>
        </w:rPr>
        <w:t>,</w:t>
      </w:r>
      <w:r w:rsidR="00385710">
        <w:rPr>
          <w:rFonts w:cstheme="minorHAnsi"/>
          <w:color w:val="000000"/>
        </w:rPr>
        <w:t xml:space="preserve"> </w:t>
      </w:r>
      <w:r w:rsidR="002F41E1">
        <w:rPr>
          <w:rFonts w:cstheme="minorHAnsi"/>
          <w:color w:val="000000"/>
        </w:rPr>
        <w:t xml:space="preserve">whereas </w:t>
      </w:r>
      <w:r w:rsidR="001A2392">
        <w:rPr>
          <w:rFonts w:cstheme="minorHAnsi"/>
          <w:color w:val="000000"/>
        </w:rPr>
        <w:t>w</w:t>
      </w:r>
      <w:r w:rsidR="002F41E1">
        <w:rPr>
          <w:rFonts w:cstheme="minorHAnsi"/>
          <w:color w:val="000000"/>
        </w:rPr>
        <w:t>eb-based applications are websites optimi</w:t>
      </w:r>
      <w:r w:rsidR="001C0E47">
        <w:rPr>
          <w:rFonts w:cstheme="minorHAnsi"/>
          <w:color w:val="000000"/>
        </w:rPr>
        <w:t>s</w:t>
      </w:r>
      <w:r w:rsidR="002F41E1">
        <w:rPr>
          <w:rFonts w:cstheme="minorHAnsi"/>
          <w:color w:val="000000"/>
        </w:rPr>
        <w:t>ed for mobile browsers (Wellington, 2021). The blog also defines Hybrid applications or</w:t>
      </w:r>
      <w:r w:rsidR="00712E1E">
        <w:rPr>
          <w:rFonts w:cstheme="minorHAnsi"/>
          <w:color w:val="000000"/>
        </w:rPr>
        <w:t xml:space="preserve"> </w:t>
      </w:r>
      <w:r w:rsidR="002F41E1">
        <w:rPr>
          <w:rFonts w:cstheme="minorHAnsi"/>
          <w:color w:val="000000"/>
        </w:rPr>
        <w:t>Hybrid apps as having features of both native and web applications.</w:t>
      </w:r>
      <w:bookmarkEnd w:id="96"/>
    </w:p>
    <w:p w14:paraId="3B4FA1B4" w14:textId="77777777" w:rsidR="00DA36A2" w:rsidRDefault="00DA36A2" w:rsidP="00530AFE">
      <w:pPr>
        <w:jc w:val="both"/>
        <w:rPr>
          <w:rFonts w:cstheme="minorHAnsi"/>
          <w:color w:val="000000"/>
        </w:rPr>
      </w:pPr>
    </w:p>
    <w:p w14:paraId="3C71CF8C" w14:textId="1B7E67CF" w:rsidR="00AD5C71" w:rsidRPr="007C3733" w:rsidRDefault="00176955" w:rsidP="00530AFE">
      <w:pPr>
        <w:jc w:val="both"/>
        <w:rPr>
          <w:rFonts w:cstheme="minorHAnsi"/>
        </w:rPr>
      </w:pPr>
      <w:bookmarkStart w:id="98" w:name="_Hlk131581737"/>
      <w:r>
        <w:rPr>
          <w:rFonts w:cstheme="minorHAnsi"/>
          <w:color w:val="000000"/>
        </w:rPr>
        <w:t xml:space="preserve">Modern mobile </w:t>
      </w:r>
      <w:r w:rsidRPr="007C3733">
        <w:rPr>
          <w:rFonts w:cstheme="minorHAnsi"/>
        </w:rPr>
        <w:t xml:space="preserve">applications use </w:t>
      </w:r>
      <w:r w:rsidR="00D43BB3" w:rsidRPr="007C3733">
        <w:rPr>
          <w:rFonts w:cstheme="minorHAnsi"/>
        </w:rPr>
        <w:t xml:space="preserve">Artificial Intelligence (AI) and </w:t>
      </w:r>
      <w:r w:rsidR="009F1D13" w:rsidRPr="007C3733">
        <w:rPr>
          <w:rFonts w:cstheme="minorHAnsi"/>
        </w:rPr>
        <w:t>M</w:t>
      </w:r>
      <w:r w:rsidR="00D43BB3" w:rsidRPr="007C3733">
        <w:rPr>
          <w:rFonts w:cstheme="minorHAnsi"/>
        </w:rPr>
        <w:t xml:space="preserve">achine </w:t>
      </w:r>
      <w:r w:rsidR="009F1D13" w:rsidRPr="007C3733">
        <w:rPr>
          <w:rFonts w:cstheme="minorHAnsi"/>
        </w:rPr>
        <w:t>L</w:t>
      </w:r>
      <w:r w:rsidR="00D43BB3" w:rsidRPr="007C3733">
        <w:rPr>
          <w:rFonts w:cstheme="minorHAnsi"/>
        </w:rPr>
        <w:t>earning</w:t>
      </w:r>
      <w:r w:rsidR="009F1D13" w:rsidRPr="007C3733">
        <w:rPr>
          <w:rFonts w:cstheme="minorHAnsi"/>
        </w:rPr>
        <w:t xml:space="preserve"> (ML)</w:t>
      </w:r>
      <w:r w:rsidR="00D43BB3" w:rsidRPr="007C3733">
        <w:rPr>
          <w:rFonts w:cstheme="minorHAnsi"/>
        </w:rPr>
        <w:t xml:space="preserve"> to optimi</w:t>
      </w:r>
      <w:r w:rsidR="001C0E47">
        <w:rPr>
          <w:rFonts w:cstheme="minorHAnsi"/>
        </w:rPr>
        <w:t>s</w:t>
      </w:r>
      <w:r w:rsidR="00D43BB3" w:rsidRPr="007C3733">
        <w:rPr>
          <w:rFonts w:cstheme="minorHAnsi"/>
        </w:rPr>
        <w:t xml:space="preserve">e user experience (UX). </w:t>
      </w:r>
      <w:r w:rsidR="002F2348" w:rsidRPr="007C3733">
        <w:rPr>
          <w:rFonts w:cstheme="minorHAnsi"/>
        </w:rPr>
        <w:t xml:space="preserve">TikTok is the most popular </w:t>
      </w:r>
      <w:r w:rsidR="004834E2">
        <w:rPr>
          <w:rFonts w:cstheme="minorHAnsi"/>
        </w:rPr>
        <w:t xml:space="preserve">mobile </w:t>
      </w:r>
      <w:r w:rsidR="002F2348" w:rsidRPr="007C3733">
        <w:rPr>
          <w:rFonts w:cstheme="minorHAnsi"/>
        </w:rPr>
        <w:t xml:space="preserve">application that uses AI and </w:t>
      </w:r>
      <w:r w:rsidR="0047656A" w:rsidRPr="007C3733">
        <w:rPr>
          <w:rFonts w:cstheme="minorHAnsi"/>
        </w:rPr>
        <w:t>ML</w:t>
      </w:r>
      <w:r w:rsidR="002F2348" w:rsidRPr="007C3733">
        <w:rPr>
          <w:rFonts w:cstheme="minorHAnsi"/>
        </w:rPr>
        <w:t xml:space="preserve"> and </w:t>
      </w:r>
      <w:r w:rsidR="00EE31BE">
        <w:rPr>
          <w:rFonts w:cstheme="minorHAnsi"/>
        </w:rPr>
        <w:t>is</w:t>
      </w:r>
      <w:r w:rsidR="002F2348" w:rsidRPr="007C3733">
        <w:rPr>
          <w:rFonts w:cstheme="minorHAnsi"/>
        </w:rPr>
        <w:t xml:space="preserve"> projected to have around 1.8 billion users in 2022 (Kohen, 2022).</w:t>
      </w:r>
      <w:r w:rsidR="00D43BB3" w:rsidRPr="007C3733">
        <w:rPr>
          <w:rFonts w:cstheme="minorHAnsi"/>
        </w:rPr>
        <w:t xml:space="preserve"> </w:t>
      </w:r>
      <w:r w:rsidR="007A1088" w:rsidRPr="007C3733">
        <w:rPr>
          <w:rFonts w:cstheme="minorHAnsi"/>
        </w:rPr>
        <w:t xml:space="preserve"> </w:t>
      </w:r>
      <w:r w:rsidR="007A1088">
        <w:rPr>
          <w:rFonts w:cstheme="minorHAnsi"/>
          <w:color w:val="000000"/>
        </w:rPr>
        <w:t xml:space="preserve">A blog by </w:t>
      </w:r>
      <w:bookmarkStart w:id="99" w:name="_Hlk131578937"/>
      <w:r w:rsidR="007A1088">
        <w:rPr>
          <w:rFonts w:cstheme="minorHAnsi"/>
          <w:color w:val="000000"/>
        </w:rPr>
        <w:t>O’Connor</w:t>
      </w:r>
      <w:bookmarkEnd w:id="99"/>
      <w:r w:rsidR="007A1088">
        <w:rPr>
          <w:rFonts w:cstheme="minorHAnsi"/>
          <w:color w:val="000000"/>
        </w:rPr>
        <w:t xml:space="preserve"> states that Artificial Intelligence can be a powerful tool that</w:t>
      </w:r>
      <w:r w:rsidR="00EB63B7">
        <w:rPr>
          <w:rFonts w:cstheme="minorHAnsi"/>
          <w:color w:val="000000"/>
        </w:rPr>
        <w:t xml:space="preserve"> can be used</w:t>
      </w:r>
      <w:r w:rsidR="007A1088">
        <w:rPr>
          <w:rFonts w:cstheme="minorHAnsi"/>
          <w:color w:val="000000"/>
        </w:rPr>
        <w:t xml:space="preserve"> to identify specific needs and preference</w:t>
      </w:r>
      <w:r w:rsidR="00EB63B7">
        <w:rPr>
          <w:rFonts w:cstheme="minorHAnsi"/>
          <w:color w:val="000000"/>
        </w:rPr>
        <w:t>s</w:t>
      </w:r>
      <w:r w:rsidR="007A1088">
        <w:rPr>
          <w:rFonts w:cstheme="minorHAnsi"/>
          <w:color w:val="000000"/>
        </w:rPr>
        <w:t xml:space="preserve"> among users </w:t>
      </w:r>
      <w:r w:rsidR="00CD1FDD" w:rsidRPr="007C3733">
        <w:rPr>
          <w:rFonts w:cstheme="minorHAnsi"/>
        </w:rPr>
        <w:t>(O’Connor, 2022)</w:t>
      </w:r>
      <w:r w:rsidR="007A1088" w:rsidRPr="007C3733">
        <w:rPr>
          <w:rFonts w:cstheme="minorHAnsi"/>
        </w:rPr>
        <w:t xml:space="preserve">. </w:t>
      </w:r>
      <w:r w:rsidR="00CD1FDD" w:rsidRPr="007C3733">
        <w:rPr>
          <w:rFonts w:cstheme="minorHAnsi"/>
        </w:rPr>
        <w:t>User experience is key when attracting new visitors and retaining existing ones</w:t>
      </w:r>
      <w:r w:rsidR="00226B59">
        <w:rPr>
          <w:rFonts w:cstheme="minorHAnsi"/>
        </w:rPr>
        <w:t xml:space="preserve">, leading to an increase in </w:t>
      </w:r>
      <w:r w:rsidR="00CD1FDD" w:rsidRPr="007C3733">
        <w:rPr>
          <w:rFonts w:cstheme="minorHAnsi"/>
        </w:rPr>
        <w:t xml:space="preserve">profits. </w:t>
      </w:r>
    </w:p>
    <w:bookmarkEnd w:id="98"/>
    <w:p w14:paraId="6338A055" w14:textId="77777777" w:rsidR="00176955" w:rsidRDefault="00176955" w:rsidP="00530AFE">
      <w:pPr>
        <w:jc w:val="both"/>
        <w:rPr>
          <w:rFonts w:cstheme="minorHAnsi"/>
          <w:color w:val="000000"/>
        </w:rPr>
      </w:pPr>
    </w:p>
    <w:p w14:paraId="57FD53A6" w14:textId="07B8458D" w:rsidR="00387D03" w:rsidRPr="00F12CF5" w:rsidRDefault="00387D03" w:rsidP="00530AFE">
      <w:pPr>
        <w:jc w:val="both"/>
        <w:rPr>
          <w:rFonts w:cstheme="minorHAnsi"/>
          <w:color w:val="000000"/>
        </w:rPr>
      </w:pPr>
      <w:r w:rsidRPr="00F12CF5">
        <w:rPr>
          <w:rFonts w:cstheme="minorHAnsi"/>
          <w:color w:val="000000"/>
        </w:rPr>
        <w:lastRenderedPageBreak/>
        <w:t>In 2020, the global revenue from mobile applications increased to over 318 billion USD</w:t>
      </w:r>
      <w:r w:rsidR="00253A52">
        <w:rPr>
          <w:rFonts w:cstheme="minorHAnsi"/>
          <w:color w:val="000000"/>
        </w:rPr>
        <w:t xml:space="preserve"> </w:t>
      </w:r>
      <w:sdt>
        <w:sdtPr>
          <w:rPr>
            <w:rFonts w:cstheme="minorHAnsi"/>
            <w:color w:val="000000"/>
          </w:rPr>
          <w:tag w:val="MENDELEY_CITATION_v3_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"/>
          <w:id w:val="315615592"/>
          <w:placeholder>
            <w:docPart w:val="DefaultPlaceholder_-1854013440"/>
          </w:placeholder>
        </w:sdtPr>
        <w:sdtContent>
          <w:r w:rsidR="00752357" w:rsidRPr="00752357">
            <w:rPr>
              <w:rFonts w:cstheme="minorHAnsi"/>
              <w:color w:val="000000"/>
            </w:rPr>
            <w:t>(Lindner, 2024)</w:t>
          </w:r>
        </w:sdtContent>
      </w:sdt>
      <w:r w:rsidRPr="00F12CF5">
        <w:rPr>
          <w:rFonts w:cstheme="minorHAnsi"/>
          <w:color w:val="000000"/>
        </w:rPr>
        <w:t xml:space="preserve">. </w:t>
      </w:r>
      <w:r w:rsidR="008812A1">
        <w:rPr>
          <w:rFonts w:cstheme="minorHAnsi"/>
          <w:color w:val="000000"/>
        </w:rPr>
        <w:t xml:space="preserve">Figure </w:t>
      </w:r>
      <w:r w:rsidR="00BA5FE5">
        <w:rPr>
          <w:rFonts w:cstheme="minorHAnsi"/>
          <w:color w:val="000000"/>
        </w:rPr>
        <w:t>1</w:t>
      </w:r>
      <w:r w:rsidRPr="00F12CF5">
        <w:rPr>
          <w:rFonts w:cstheme="minorHAnsi"/>
          <w:color w:val="000000"/>
        </w:rPr>
        <w:t xml:space="preserve"> shows the number of mobile applications downloaded between 2016 and 2021.   </w:t>
      </w:r>
    </w:p>
    <w:bookmarkEnd w:id="97"/>
    <w:p w14:paraId="2C7EDE26" w14:textId="77777777" w:rsidR="00387D03" w:rsidRPr="009F53EE" w:rsidRDefault="00387D03" w:rsidP="00387D03">
      <w:pPr>
        <w:rPr>
          <w:rFonts w:cstheme="minorHAnsi"/>
          <w:color w:val="000000"/>
        </w:rPr>
      </w:pPr>
      <w:r w:rsidRPr="009F53EE">
        <w:rPr>
          <w:noProof/>
          <w:lang w:eastAsia="en-GB"/>
        </w:rPr>
        <w:drawing>
          <wp:inline distT="0" distB="0" distL="0" distR="0" wp14:anchorId="1E1F0137" wp14:editId="267E5A26">
            <wp:extent cx="5943600" cy="2800350"/>
            <wp:effectExtent l="0" t="0" r="0" b="0"/>
            <wp:docPr id="6"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pic:nvPicPr>
                  <pic:blipFill>
                    <a:blip r:embed="rId13"/>
                    <a:stretch>
                      <a:fillRect/>
                    </a:stretch>
                  </pic:blipFill>
                  <pic:spPr>
                    <a:xfrm>
                      <a:off x="0" y="0"/>
                      <a:ext cx="5943600" cy="2800350"/>
                    </a:xfrm>
                    <a:prstGeom prst="rect">
                      <a:avLst/>
                    </a:prstGeom>
                  </pic:spPr>
                </pic:pic>
              </a:graphicData>
            </a:graphic>
          </wp:inline>
        </w:drawing>
      </w:r>
    </w:p>
    <w:p w14:paraId="1A1D1F4A" w14:textId="6B15A3F0" w:rsidR="00387D03" w:rsidRPr="00346165" w:rsidRDefault="00542F6D" w:rsidP="00542F6D">
      <w:pPr>
        <w:pStyle w:val="Caption"/>
        <w:rPr>
          <w:rFonts w:cstheme="minorHAnsi"/>
          <w:i w:val="0"/>
          <w:color w:val="000000"/>
          <w:sz w:val="22"/>
          <w:szCs w:val="22"/>
        </w:rPr>
      </w:pPr>
      <w:bookmarkStart w:id="100" w:name="_Toc177034947"/>
      <w:r w:rsidRPr="00542F6D">
        <w:rPr>
          <w:sz w:val="22"/>
          <w:szCs w:val="22"/>
        </w:rPr>
        <w:t xml:space="preserve">Figure </w:t>
      </w:r>
      <w:r w:rsidRPr="00542F6D">
        <w:rPr>
          <w:sz w:val="22"/>
          <w:szCs w:val="22"/>
        </w:rPr>
        <w:fldChar w:fldCharType="begin"/>
      </w:r>
      <w:r w:rsidRPr="00542F6D">
        <w:rPr>
          <w:sz w:val="22"/>
          <w:szCs w:val="22"/>
        </w:rPr>
        <w:instrText xml:space="preserve"> SEQ Figure \* ARABIC </w:instrText>
      </w:r>
      <w:r w:rsidRPr="00542F6D">
        <w:rPr>
          <w:sz w:val="22"/>
          <w:szCs w:val="22"/>
        </w:rPr>
        <w:fldChar w:fldCharType="separate"/>
      </w:r>
      <w:r w:rsidR="00DA7B00">
        <w:rPr>
          <w:noProof/>
          <w:sz w:val="22"/>
          <w:szCs w:val="22"/>
        </w:rPr>
        <w:t>1</w:t>
      </w:r>
      <w:r w:rsidRPr="00542F6D">
        <w:rPr>
          <w:sz w:val="22"/>
          <w:szCs w:val="22"/>
        </w:rPr>
        <w:fldChar w:fldCharType="end"/>
      </w:r>
      <w:r w:rsidR="00387D03" w:rsidRPr="00542F6D">
        <w:rPr>
          <w:rFonts w:cstheme="minorHAnsi"/>
          <w:sz w:val="22"/>
          <w:szCs w:val="22"/>
        </w:rPr>
        <w:t>:</w:t>
      </w:r>
      <w:r w:rsidR="00387D03" w:rsidRPr="004634B3">
        <w:rPr>
          <w:rFonts w:cstheme="minorHAnsi"/>
          <w:sz w:val="22"/>
          <w:szCs w:val="22"/>
        </w:rPr>
        <w:t xml:space="preserve"> </w:t>
      </w:r>
      <w:r w:rsidR="00387D03" w:rsidRPr="00253A52">
        <w:rPr>
          <w:rFonts w:cstheme="minorHAnsi"/>
          <w:color w:val="FF0000"/>
          <w:sz w:val="22"/>
          <w:szCs w:val="22"/>
        </w:rPr>
        <w:t xml:space="preserve">Number of app downloads from 2016 – 2021 </w:t>
      </w:r>
      <w:sdt>
        <w:sdtPr>
          <w:rPr>
            <w:rFonts w:cstheme="minorHAnsi"/>
            <w:i w:val="0"/>
            <w:color w:val="000000"/>
            <w:sz w:val="22"/>
            <w:szCs w:val="22"/>
          </w:rPr>
          <w:tag w:val="MENDELEY_CITATION_v3_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"/>
          <w:id w:val="897407670"/>
          <w:placeholder>
            <w:docPart w:val="B4C14F23805A440891410291EC8483C4"/>
          </w:placeholder>
        </w:sdtPr>
        <w:sdtContent>
          <w:r w:rsidR="00752357" w:rsidRPr="00752357">
            <w:rPr>
              <w:rFonts w:eastAsia="Times New Roman"/>
              <w:color w:val="000000"/>
              <w:sz w:val="22"/>
            </w:rPr>
            <w:t>(</w:t>
          </w:r>
          <w:r w:rsidR="00752357" w:rsidRPr="00752357">
            <w:rPr>
              <w:rFonts w:eastAsia="Times New Roman"/>
              <w:i w:val="0"/>
              <w:iCs w:val="0"/>
              <w:color w:val="000000"/>
              <w:sz w:val="22"/>
            </w:rPr>
            <w:t>Annual Mobile App Downloads Worldwide by Store 2026 | Statista</w:t>
          </w:r>
          <w:r w:rsidR="00752357" w:rsidRPr="00752357">
            <w:rPr>
              <w:rFonts w:eastAsia="Times New Roman"/>
              <w:color w:val="000000"/>
              <w:sz w:val="22"/>
            </w:rPr>
            <w:t>, 2021)</w:t>
          </w:r>
        </w:sdtContent>
      </w:sdt>
      <w:r w:rsidR="00387D03" w:rsidRPr="00253A52">
        <w:rPr>
          <w:rFonts w:cstheme="minorHAnsi"/>
          <w:i w:val="0"/>
          <w:color w:val="FF0000"/>
          <w:sz w:val="22"/>
          <w:szCs w:val="22"/>
        </w:rPr>
        <w:t>.</w:t>
      </w:r>
      <w:bookmarkEnd w:id="100"/>
    </w:p>
    <w:p w14:paraId="7B4C9D3E" w14:textId="77777777" w:rsidR="00530AFE" w:rsidRDefault="00530AFE" w:rsidP="00387D03">
      <w:pPr>
        <w:rPr>
          <w:rFonts w:cstheme="minorHAnsi"/>
          <w:color w:val="000000"/>
        </w:rPr>
      </w:pPr>
      <w:bookmarkStart w:id="101" w:name="_Hlk129181943"/>
    </w:p>
    <w:p w14:paraId="6A46184C" w14:textId="7014975A" w:rsidR="00387D03" w:rsidRPr="00DD4A9F" w:rsidRDefault="00E745E8" w:rsidP="00530AFE">
      <w:pPr>
        <w:jc w:val="both"/>
        <w:rPr>
          <w:rFonts w:cstheme="minorHAnsi"/>
        </w:rPr>
      </w:pPr>
      <w:bookmarkStart w:id="102" w:name="_Hlk137538067"/>
      <w:bookmarkStart w:id="103" w:name="_Hlk165891966"/>
      <w:r>
        <w:rPr>
          <w:rFonts w:cstheme="minorHAnsi"/>
        </w:rPr>
        <w:t xml:space="preserve">In 2021, more </w:t>
      </w:r>
      <w:r w:rsidR="006C0382">
        <w:rPr>
          <w:rFonts w:cstheme="minorHAnsi"/>
        </w:rPr>
        <w:t>than</w:t>
      </w:r>
      <w:r>
        <w:rPr>
          <w:rFonts w:cstheme="minorHAnsi"/>
        </w:rPr>
        <w:t xml:space="preserve"> 230 billion mobile applications were downloaded worldwide</w:t>
      </w:r>
      <w:r w:rsidR="006C0382">
        <w:rPr>
          <w:rFonts w:cstheme="minorHAnsi"/>
        </w:rPr>
        <w:t>.</w:t>
      </w:r>
      <w:r w:rsidRPr="00E745E8">
        <w:rPr>
          <w:rFonts w:cstheme="minorHAnsi"/>
        </w:rPr>
        <w:t xml:space="preserve"> </w:t>
      </w:r>
      <w:r w:rsidR="00387D03" w:rsidRPr="00F12CF5">
        <w:rPr>
          <w:rFonts w:cstheme="minorHAnsi"/>
          <w:color w:val="000000"/>
        </w:rPr>
        <w:t xml:space="preserve">The number of downloads and the financial returns </w:t>
      </w:r>
      <w:r w:rsidR="006C0382">
        <w:rPr>
          <w:rFonts w:cstheme="minorHAnsi"/>
          <w:color w:val="000000"/>
        </w:rPr>
        <w:t>encourage</w:t>
      </w:r>
      <w:r w:rsidR="00387D03" w:rsidRPr="00F12CF5">
        <w:rPr>
          <w:rFonts w:cstheme="minorHAnsi"/>
          <w:color w:val="000000"/>
        </w:rPr>
        <w:t xml:space="preserve"> businesses to </w:t>
      </w:r>
      <w:r w:rsidR="006C0382">
        <w:rPr>
          <w:rFonts w:cstheme="minorHAnsi"/>
          <w:color w:val="000000"/>
        </w:rPr>
        <w:t xml:space="preserve">use </w:t>
      </w:r>
      <w:r w:rsidR="006C0382" w:rsidRPr="006C0382">
        <w:rPr>
          <w:rFonts w:cstheme="minorHAnsi"/>
          <w:color w:val="000000"/>
        </w:rPr>
        <w:t xml:space="preserve">advanced automation technologies to </w:t>
      </w:r>
      <w:bookmarkEnd w:id="102"/>
      <w:r w:rsidR="00D00AF2">
        <w:rPr>
          <w:rFonts w:cstheme="minorHAnsi"/>
          <w:color w:val="000000"/>
        </w:rPr>
        <w:t>remain competitive</w:t>
      </w:r>
      <w:r w:rsidR="006C0382">
        <w:rPr>
          <w:rFonts w:cstheme="minorHAnsi"/>
          <w:color w:val="000000"/>
        </w:rPr>
        <w:t>.</w:t>
      </w:r>
      <w:r w:rsidR="00387D03" w:rsidRPr="00F12CF5">
        <w:rPr>
          <w:rFonts w:cstheme="minorHAnsi"/>
          <w:color w:val="000000"/>
        </w:rPr>
        <w:t xml:space="preserve"> </w:t>
      </w:r>
      <w:r w:rsidR="006C0382">
        <w:rPr>
          <w:rFonts w:cstheme="minorHAnsi"/>
          <w:color w:val="000000"/>
        </w:rPr>
        <w:t>A</w:t>
      </w:r>
      <w:r w:rsidR="00387D03" w:rsidRPr="00F12CF5">
        <w:rPr>
          <w:rFonts w:cstheme="minorHAnsi"/>
          <w:color w:val="000000"/>
        </w:rPr>
        <w:t xml:space="preserve"> white paper by Telit</w:t>
      </w:r>
      <w:r w:rsidR="00D00AF2">
        <w:rPr>
          <w:rFonts w:cstheme="minorHAnsi"/>
          <w:color w:val="000000"/>
        </w:rPr>
        <w:t xml:space="preserve"> titled “</w:t>
      </w:r>
      <w:r w:rsidR="00D00AF2" w:rsidRPr="00D00AF2">
        <w:rPr>
          <w:rFonts w:cstheme="minorHAnsi"/>
          <w:color w:val="000000"/>
        </w:rPr>
        <w:t>How to Leverage Smart Meter Opportunities with Future-Proof Designs</w:t>
      </w:r>
      <w:r w:rsidR="00D00AF2">
        <w:rPr>
          <w:rFonts w:cstheme="minorHAnsi"/>
          <w:color w:val="000000"/>
        </w:rPr>
        <w:t>”</w:t>
      </w:r>
      <w:r w:rsidR="00387D03" w:rsidRPr="00F12CF5">
        <w:rPr>
          <w:rFonts w:cstheme="minorHAnsi"/>
          <w:color w:val="000000"/>
        </w:rPr>
        <w:t xml:space="preserve"> states that mobile apps were an opportunity for increased customer engagement because they create a portal for two-way communication</w:t>
      </w:r>
      <w:r w:rsidR="001138D1">
        <w:rPr>
          <w:rFonts w:cstheme="minorHAnsi"/>
          <w:color w:val="000000"/>
        </w:rPr>
        <w:t xml:space="preserve"> </w:t>
      </w:r>
      <w:sdt>
        <w:sdtPr>
          <w:rPr>
            <w:rFonts w:cstheme="minorHAnsi"/>
            <w:color w:val="000000"/>
          </w:rPr>
          <w:tag w:val="MENDELEY_CITATION_v3_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"/>
          <w:id w:val="-276019188"/>
          <w:placeholder>
            <w:docPart w:val="DefaultPlaceholder_-1854013440"/>
          </w:placeholder>
        </w:sdtPr>
        <w:sdtContent>
          <w:r w:rsidR="00752357" w:rsidRPr="00752357">
            <w:rPr>
              <w:rFonts w:cstheme="minorHAnsi"/>
              <w:color w:val="000000"/>
            </w:rPr>
            <w:t>(Telit, 2018)</w:t>
          </w:r>
        </w:sdtContent>
      </w:sdt>
      <w:r w:rsidR="001138D1">
        <w:rPr>
          <w:rFonts w:cstheme="minorHAnsi"/>
          <w:color w:val="000000"/>
        </w:rPr>
        <w:t xml:space="preserve">. </w:t>
      </w:r>
      <w:r w:rsidR="00102922">
        <w:rPr>
          <w:rFonts w:cstheme="minorHAnsi"/>
        </w:rPr>
        <w:t>According to Telit, power utilit</w:t>
      </w:r>
      <w:r w:rsidR="00226B59">
        <w:rPr>
          <w:rFonts w:cstheme="minorHAnsi"/>
        </w:rPr>
        <w:t>y</w:t>
      </w:r>
      <w:r w:rsidR="00102922">
        <w:rPr>
          <w:rFonts w:cstheme="minorHAnsi"/>
        </w:rPr>
        <w:t xml:space="preserve"> companies can create mobile applications to help consumers </w:t>
      </w:r>
      <w:r w:rsidR="001D1A09">
        <w:rPr>
          <w:rFonts w:cstheme="minorHAnsi"/>
        </w:rPr>
        <w:t>better understand (and p</w:t>
      </w:r>
      <w:r w:rsidR="00102922">
        <w:rPr>
          <w:rFonts w:cstheme="minorHAnsi"/>
        </w:rPr>
        <w:t xml:space="preserve">articipate </w:t>
      </w:r>
      <w:r w:rsidR="007C25C5">
        <w:rPr>
          <w:rFonts w:cstheme="minorHAnsi"/>
        </w:rPr>
        <w:t>in</w:t>
      </w:r>
      <w:r w:rsidR="001D1A09">
        <w:rPr>
          <w:rFonts w:cstheme="minorHAnsi"/>
        </w:rPr>
        <w:t>)</w:t>
      </w:r>
      <w:r w:rsidR="007C25C5">
        <w:rPr>
          <w:rFonts w:cstheme="minorHAnsi"/>
        </w:rPr>
        <w:t xml:space="preserve"> demand response programs.</w:t>
      </w:r>
      <w:r w:rsidR="00102922">
        <w:rPr>
          <w:rFonts w:cstheme="minorHAnsi"/>
        </w:rPr>
        <w:t xml:space="preserve"> </w:t>
      </w:r>
    </w:p>
    <w:p w14:paraId="5744B896" w14:textId="398F1F94" w:rsidR="00190342" w:rsidRPr="00190342" w:rsidRDefault="00190342" w:rsidP="00190342">
      <w:pPr>
        <w:pStyle w:val="Heading2"/>
        <w:ind w:left="851" w:hanging="851"/>
      </w:pPr>
      <w:bookmarkStart w:id="104" w:name="_Toc225524903"/>
      <w:bookmarkEnd w:id="103"/>
      <w:r w:rsidRPr="00190342">
        <w:t>Mobile Application Platforms</w:t>
      </w:r>
      <w:bookmarkEnd w:id="104"/>
    </w:p>
    <w:p w14:paraId="166FA75C" w14:textId="13987AC6" w:rsidR="00190342" w:rsidRDefault="00EB63B7" w:rsidP="00190342">
      <w:pPr>
        <w:jc w:val="both"/>
        <w:rPr>
          <w:rFonts w:cstheme="minorHAnsi"/>
        </w:rPr>
      </w:pPr>
      <w:bookmarkStart w:id="105" w:name="_Hlk165891887"/>
      <w:r>
        <w:rPr>
          <w:rFonts w:cstheme="minorHAnsi"/>
        </w:rPr>
        <w:t>A m</w:t>
      </w:r>
      <w:r w:rsidR="00190342">
        <w:rPr>
          <w:rFonts w:cstheme="minorHAnsi"/>
        </w:rPr>
        <w:t>obile platform is an operating system designed and installed on mobile devices to allow various software applications and services to run on those devices. There are over 3 billion mobile devices that are currently in use today</w:t>
      </w:r>
      <w:r w:rsidR="004834E2">
        <w:rPr>
          <w:rFonts w:cstheme="minorHAnsi"/>
        </w:rPr>
        <w:t>,</w:t>
      </w:r>
      <w:r w:rsidR="00190342">
        <w:rPr>
          <w:rFonts w:cstheme="minorHAnsi"/>
        </w:rPr>
        <w:t xml:space="preserve"> and the major platforms on which th</w:t>
      </w:r>
      <w:r>
        <w:rPr>
          <w:rFonts w:cstheme="minorHAnsi"/>
        </w:rPr>
        <w:t>e</w:t>
      </w:r>
      <w:r w:rsidR="00190342">
        <w:rPr>
          <w:rFonts w:cstheme="minorHAnsi"/>
        </w:rPr>
        <w:t>s</w:t>
      </w:r>
      <w:r>
        <w:rPr>
          <w:rFonts w:cstheme="minorHAnsi"/>
        </w:rPr>
        <w:t>e</w:t>
      </w:r>
      <w:r w:rsidR="00190342">
        <w:rPr>
          <w:rFonts w:cstheme="minorHAnsi"/>
        </w:rPr>
        <w:t xml:space="preserve"> devices work are Android, iOS, and Windows</w:t>
      </w:r>
      <w:r w:rsidR="002D0FDA">
        <w:rPr>
          <w:rFonts w:cstheme="minorHAnsi"/>
        </w:rPr>
        <w:t xml:space="preserve"> </w:t>
      </w:r>
      <w:sdt>
        <w:sdtPr>
          <w:rPr>
            <w:rFonts w:cstheme="minorHAnsi"/>
            <w:color w:val="000000"/>
          </w:rPr>
          <w:tag w:val="MENDELEY_CITATION_v3_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"/>
          <w:id w:val="1336501204"/>
          <w:placeholder>
            <w:docPart w:val="DefaultPlaceholder_-1854013440"/>
          </w:placeholder>
        </w:sdtPr>
        <w:sdtContent>
          <w:r w:rsidR="00752357" w:rsidRPr="00752357">
            <w:rPr>
              <w:rFonts w:eastAsia="Times New Roman"/>
              <w:color w:val="000000"/>
            </w:rPr>
            <w:t>(M. Singh &amp; G, 2021)</w:t>
          </w:r>
        </w:sdtContent>
      </w:sdt>
      <w:r w:rsidR="002D0FDA">
        <w:rPr>
          <w:rFonts w:cstheme="minorHAnsi"/>
        </w:rPr>
        <w:t xml:space="preserve">. </w:t>
      </w:r>
      <w:r w:rsidR="004834E2">
        <w:rPr>
          <w:rFonts w:cstheme="minorHAnsi"/>
        </w:rPr>
        <w:t xml:space="preserve">However, the </w:t>
      </w:r>
      <w:r w:rsidR="00190342">
        <w:rPr>
          <w:rFonts w:cstheme="minorHAnsi"/>
        </w:rPr>
        <w:t xml:space="preserve">Windows </w:t>
      </w:r>
      <w:r w:rsidR="004834E2">
        <w:rPr>
          <w:rFonts w:cstheme="minorHAnsi"/>
        </w:rPr>
        <w:t>Mobile</w:t>
      </w:r>
      <w:r w:rsidR="00190342">
        <w:rPr>
          <w:rFonts w:cstheme="minorHAnsi"/>
        </w:rPr>
        <w:t xml:space="preserve"> platform</w:t>
      </w:r>
      <w:r w:rsidR="004834E2">
        <w:rPr>
          <w:rFonts w:cstheme="minorHAnsi"/>
        </w:rPr>
        <w:t xml:space="preserve">, developed by </w:t>
      </w:r>
      <w:r w:rsidR="00190342">
        <w:rPr>
          <w:rFonts w:cstheme="minorHAnsi"/>
        </w:rPr>
        <w:t>Microsoft</w:t>
      </w:r>
      <w:r w:rsidR="004834E2">
        <w:rPr>
          <w:rFonts w:cstheme="minorHAnsi"/>
        </w:rPr>
        <w:t>, was</w:t>
      </w:r>
      <w:r w:rsidR="00190342">
        <w:rPr>
          <w:rFonts w:cstheme="minorHAnsi"/>
        </w:rPr>
        <w:t xml:space="preserve"> discontinued in 2017.  </w:t>
      </w:r>
    </w:p>
    <w:bookmarkEnd w:id="105"/>
    <w:p w14:paraId="0F0B8F72" w14:textId="77777777" w:rsidR="00190342" w:rsidRDefault="00190342" w:rsidP="00530AFE">
      <w:pPr>
        <w:jc w:val="both"/>
        <w:rPr>
          <w:rFonts w:cstheme="minorHAnsi"/>
          <w:color w:val="000000"/>
        </w:rPr>
      </w:pPr>
    </w:p>
    <w:p w14:paraId="032B0175" w14:textId="77777777" w:rsidR="00190342" w:rsidRDefault="00190342" w:rsidP="00530AFE">
      <w:pPr>
        <w:jc w:val="both"/>
        <w:rPr>
          <w:rFonts w:cstheme="minorHAnsi"/>
          <w:color w:val="000000"/>
        </w:rPr>
      </w:pPr>
    </w:p>
    <w:p w14:paraId="7E87A7AE" w14:textId="77777777" w:rsidR="00190342" w:rsidRDefault="00190342" w:rsidP="00530AFE">
      <w:pPr>
        <w:jc w:val="both"/>
        <w:rPr>
          <w:rFonts w:cstheme="minorHAnsi"/>
          <w:color w:val="000000"/>
        </w:rPr>
      </w:pPr>
    </w:p>
    <w:p w14:paraId="14E696FF" w14:textId="6D493B02" w:rsidR="00190342" w:rsidRDefault="00190342" w:rsidP="00190342">
      <w:pPr>
        <w:pStyle w:val="Heading3"/>
      </w:pPr>
      <w:bookmarkStart w:id="106" w:name="_Toc225524904"/>
      <w:r>
        <w:t>iOS Mobile Platform</w:t>
      </w:r>
      <w:bookmarkEnd w:id="106"/>
    </w:p>
    <w:p w14:paraId="7AF5D800" w14:textId="5A8C354E" w:rsidR="00190342" w:rsidRDefault="00190342" w:rsidP="00190342">
      <w:pPr>
        <w:jc w:val="both"/>
        <w:rPr>
          <w:rFonts w:cstheme="minorHAnsi"/>
        </w:rPr>
      </w:pPr>
      <w:bookmarkStart w:id="107" w:name="_Hlk144311072"/>
      <w:bookmarkStart w:id="108" w:name="_Hlk144278779"/>
      <w:r w:rsidRPr="00A04846">
        <w:rPr>
          <w:rFonts w:cstheme="minorHAnsi"/>
        </w:rPr>
        <w:t>iOS is the operating system designed for Apple’s devices</w:t>
      </w:r>
      <w:r w:rsidR="00A32220">
        <w:rPr>
          <w:rFonts w:cstheme="minorHAnsi"/>
        </w:rPr>
        <w:t>,</w:t>
      </w:r>
      <w:r w:rsidRPr="00A04846">
        <w:rPr>
          <w:rFonts w:cstheme="minorHAnsi"/>
        </w:rPr>
        <w:t xml:space="preserve"> such as iPhone, iPad, and iPod. The operating system supports input through direct manipulation and responds to various user gestures, such as pinching, tapping, and swiping</w:t>
      </w:r>
      <w:r w:rsidR="005F1715">
        <w:rPr>
          <w:rFonts w:cstheme="minorHAnsi"/>
        </w:rPr>
        <w:t xml:space="preserve"> </w:t>
      </w:r>
      <w:sdt>
        <w:sdtPr>
          <w:rPr>
            <w:rFonts w:cstheme="minorHAnsi"/>
            <w:color w:val="000000"/>
          </w:rPr>
          <w:tag w:val="MENDELEY_CITATION_v3_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"/>
          <w:id w:val="1280830791"/>
          <w:placeholder>
            <w:docPart w:val="DefaultPlaceholder_-1854013440"/>
          </w:placeholder>
        </w:sdtPr>
        <w:sdtContent>
          <w:r w:rsidR="00752357" w:rsidRPr="00752357">
            <w:rPr>
              <w:rFonts w:cstheme="minorHAnsi"/>
              <w:color w:val="000000"/>
            </w:rPr>
            <w:t>(Posey, 2024)</w:t>
          </w:r>
        </w:sdtContent>
      </w:sdt>
      <w:r w:rsidR="005F1715">
        <w:rPr>
          <w:rFonts w:cstheme="minorHAnsi"/>
        </w:rPr>
        <w:t xml:space="preserve">. </w:t>
      </w:r>
      <w:r w:rsidRPr="00A04846">
        <w:rPr>
          <w:rFonts w:cstheme="minorHAnsi"/>
        </w:rPr>
        <w:t>iOS supports Objective-C, C, C++, and Swift programming languages</w:t>
      </w:r>
      <w:r w:rsidR="00A32220">
        <w:rPr>
          <w:rFonts w:cstheme="minorHAnsi"/>
        </w:rPr>
        <w:t>,</w:t>
      </w:r>
      <w:r w:rsidRPr="00A04846">
        <w:rPr>
          <w:rFonts w:cstheme="minorHAnsi"/>
        </w:rPr>
        <w:t xml:space="preserve"> </w:t>
      </w:r>
      <w:r w:rsidRPr="00E80618">
        <w:rPr>
          <w:rFonts w:cstheme="minorHAnsi"/>
        </w:rPr>
        <w:t xml:space="preserve">and it is the second </w:t>
      </w:r>
      <w:r w:rsidR="00A32220">
        <w:rPr>
          <w:rFonts w:cstheme="minorHAnsi"/>
        </w:rPr>
        <w:t>most</w:t>
      </w:r>
      <w:r w:rsidRPr="00E80618">
        <w:rPr>
          <w:rFonts w:cstheme="minorHAnsi"/>
        </w:rPr>
        <w:t xml:space="preserve"> widely used</w:t>
      </w:r>
      <w:r w:rsidRPr="00A04846">
        <w:rPr>
          <w:rFonts w:cstheme="minorHAnsi"/>
        </w:rPr>
        <w:t xml:space="preserve"> </w:t>
      </w:r>
      <w:r>
        <w:rPr>
          <w:rFonts w:cstheme="minorHAnsi"/>
        </w:rPr>
        <w:t>mobile platform</w:t>
      </w:r>
      <w:r w:rsidRPr="00A04846">
        <w:rPr>
          <w:rFonts w:cstheme="minorHAnsi"/>
        </w:rPr>
        <w:t>, after Android</w:t>
      </w:r>
      <w:r w:rsidR="005F1715">
        <w:rPr>
          <w:rFonts w:cstheme="minorHAnsi"/>
        </w:rPr>
        <w:t xml:space="preserve"> </w:t>
      </w:r>
      <w:sdt>
        <w:sdtPr>
          <w:rPr>
            <w:rFonts w:cstheme="minorHAnsi"/>
            <w:color w:val="000000"/>
          </w:rPr>
          <w:tag w:val="MENDELEY_CITATION_v3_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"/>
          <w:id w:val="-1609967014"/>
          <w:placeholder>
            <w:docPart w:val="DefaultPlaceholder_-1854013440"/>
          </w:placeholder>
        </w:sdtPr>
        <w:sdtContent>
          <w:r w:rsidR="00752357" w:rsidRPr="00752357">
            <w:rPr>
              <w:rFonts w:cstheme="minorHAnsi"/>
              <w:color w:val="000000"/>
            </w:rPr>
            <w:t>(Rahul, 2024)</w:t>
          </w:r>
        </w:sdtContent>
      </w:sdt>
      <w:r w:rsidR="005F1715">
        <w:rPr>
          <w:rFonts w:cstheme="minorHAnsi"/>
        </w:rPr>
        <w:t xml:space="preserve">. </w:t>
      </w:r>
      <w:r w:rsidRPr="00A04846">
        <w:rPr>
          <w:rFonts w:cstheme="minorHAnsi"/>
        </w:rPr>
        <w:t xml:space="preserve">A </w:t>
      </w:r>
      <w:r>
        <w:rPr>
          <w:rFonts w:cstheme="minorHAnsi"/>
        </w:rPr>
        <w:t xml:space="preserve">mobile application </w:t>
      </w:r>
      <w:r w:rsidRPr="00A04846">
        <w:rPr>
          <w:rFonts w:cstheme="minorHAnsi"/>
        </w:rPr>
        <w:t xml:space="preserve">built for use on Apple’s iOS </w:t>
      </w:r>
      <w:r>
        <w:rPr>
          <w:rFonts w:cstheme="minorHAnsi"/>
        </w:rPr>
        <w:t>is</w:t>
      </w:r>
      <w:r w:rsidRPr="00A04846">
        <w:rPr>
          <w:rFonts w:cstheme="minorHAnsi"/>
        </w:rPr>
        <w:t xml:space="preserve"> available on the Apple App Store and crafted to run on Apple’s iOS mobile operating system.</w:t>
      </w:r>
    </w:p>
    <w:bookmarkEnd w:id="107"/>
    <w:bookmarkEnd w:id="108"/>
    <w:p w14:paraId="79149145" w14:textId="77777777" w:rsidR="00190342" w:rsidRDefault="00190342" w:rsidP="00530AFE">
      <w:pPr>
        <w:jc w:val="both"/>
        <w:rPr>
          <w:rFonts w:cstheme="minorHAnsi"/>
          <w:color w:val="000000"/>
        </w:rPr>
      </w:pPr>
    </w:p>
    <w:p w14:paraId="580BB3B2" w14:textId="42E9A2C0" w:rsidR="00190342" w:rsidRPr="00190342" w:rsidRDefault="00190342" w:rsidP="00190342">
      <w:pPr>
        <w:pStyle w:val="Heading3"/>
      </w:pPr>
      <w:bookmarkStart w:id="109" w:name="_Toc225524905"/>
      <w:r w:rsidRPr="00190342">
        <w:t>Android Mobile Platform</w:t>
      </w:r>
      <w:bookmarkEnd w:id="109"/>
    </w:p>
    <w:p w14:paraId="1B8C8FB0" w14:textId="08C96492" w:rsidR="00190342" w:rsidRPr="00F61E9D" w:rsidRDefault="00190342" w:rsidP="00190342">
      <w:pPr>
        <w:jc w:val="both"/>
        <w:rPr>
          <w:rFonts w:cstheme="minorHAnsi"/>
        </w:rPr>
      </w:pPr>
      <w:bookmarkStart w:id="110" w:name="_Hlk144308665"/>
      <w:r w:rsidRPr="00F61E9D">
        <w:rPr>
          <w:rFonts w:cstheme="minorHAnsi"/>
        </w:rPr>
        <w:t xml:space="preserve">Android is a Google-led open-source operating system developed by the Open Handset Alliance, an alliance of prominent companies that includes Google, HTC, Motorola, Texas Instruments, and </w:t>
      </w:r>
      <w:r w:rsidR="005F1715">
        <w:rPr>
          <w:rFonts w:cstheme="minorHAnsi"/>
        </w:rPr>
        <w:t xml:space="preserve">others  </w:t>
      </w:r>
      <w:sdt>
        <w:sdtPr>
          <w:rPr>
            <w:rFonts w:cstheme="minorHAnsi"/>
            <w:color w:val="000000"/>
          </w:rPr>
          <w:tag w:val="MENDELEY_CITATION_v3_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"/>
          <w:id w:val="-233234478"/>
          <w:placeholder>
            <w:docPart w:val="DefaultPlaceholder_-1854013440"/>
          </w:placeholder>
        </w:sdtPr>
        <w:sdtContent>
          <w:r w:rsidR="00752357" w:rsidRPr="00752357">
            <w:rPr>
              <w:rFonts w:cstheme="minorHAnsi"/>
              <w:color w:val="000000"/>
            </w:rPr>
            <w:t>(Rouse, 2011)</w:t>
          </w:r>
        </w:sdtContent>
      </w:sdt>
      <w:r w:rsidR="005F1715">
        <w:rPr>
          <w:rFonts w:cstheme="minorHAnsi"/>
        </w:rPr>
        <w:t>.</w:t>
      </w:r>
      <w:r w:rsidRPr="00F61E9D">
        <w:rPr>
          <w:rFonts w:cstheme="minorHAnsi"/>
        </w:rPr>
        <w:t xml:space="preserve"> </w:t>
      </w:r>
      <w:r w:rsidR="00A42909">
        <w:rPr>
          <w:rFonts w:cstheme="minorHAnsi"/>
        </w:rPr>
        <w:t xml:space="preserve">The </w:t>
      </w:r>
      <w:r w:rsidR="00A32220">
        <w:rPr>
          <w:rFonts w:cstheme="minorHAnsi"/>
        </w:rPr>
        <w:t xml:space="preserve">Android platform </w:t>
      </w:r>
      <w:r w:rsidR="00A42909">
        <w:rPr>
          <w:rFonts w:cstheme="minorHAnsi"/>
        </w:rPr>
        <w:t xml:space="preserve">runs on a </w:t>
      </w:r>
      <w:r w:rsidRPr="00F61E9D">
        <w:rPr>
          <w:rFonts w:cstheme="minorHAnsi"/>
        </w:rPr>
        <w:t>Linux kernel</w:t>
      </w:r>
      <w:r w:rsidR="00A42909">
        <w:rPr>
          <w:rFonts w:cstheme="minorHAnsi"/>
        </w:rPr>
        <w:t xml:space="preserve">, which </w:t>
      </w:r>
      <w:r w:rsidRPr="00F61E9D">
        <w:rPr>
          <w:rFonts w:cstheme="minorHAnsi"/>
        </w:rPr>
        <w:t xml:space="preserve">allows for a more open and customizable operating system </w:t>
      </w:r>
      <w:r w:rsidR="00A32220">
        <w:rPr>
          <w:rFonts w:cstheme="minorHAnsi"/>
        </w:rPr>
        <w:t>while</w:t>
      </w:r>
      <w:r w:rsidRPr="00F61E9D">
        <w:rPr>
          <w:rFonts w:cstheme="minorHAnsi"/>
        </w:rPr>
        <w:t xml:space="preserve"> ensuring that mobile applications are running in a secure environment.  Android uses an open-source programming language called Java. Google has also adopted Kotlin as an alternative programming language for Android development, but Java continues to be the primary programming language. Table </w:t>
      </w:r>
      <w:r w:rsidR="00690277">
        <w:rPr>
          <w:rFonts w:cstheme="minorHAnsi"/>
        </w:rPr>
        <w:t>1</w:t>
      </w:r>
      <w:r w:rsidRPr="00F61E9D">
        <w:rPr>
          <w:rFonts w:cstheme="minorHAnsi"/>
        </w:rPr>
        <w:t xml:space="preserve"> is a neck-to-neck comparison of the two most popular operating systems for mobile phones and tablets.</w:t>
      </w:r>
    </w:p>
    <w:bookmarkEnd w:id="110"/>
    <w:p w14:paraId="7A710BCE" w14:textId="77777777" w:rsidR="00190342" w:rsidRDefault="00190342" w:rsidP="00190342">
      <w:pPr>
        <w:jc w:val="both"/>
        <w:rPr>
          <w:rFonts w:cstheme="minorHAnsi"/>
        </w:rPr>
      </w:pPr>
    </w:p>
    <w:p w14:paraId="5DDED8DE" w14:textId="35AE3571" w:rsidR="00190342" w:rsidRPr="001D2D1B" w:rsidRDefault="00190342" w:rsidP="00190342">
      <w:pPr>
        <w:pStyle w:val="Caption"/>
        <w:rPr>
          <w:rFonts w:cstheme="minorHAnsi"/>
          <w:sz w:val="22"/>
          <w:szCs w:val="22"/>
        </w:rPr>
      </w:pPr>
      <w:bookmarkStart w:id="111" w:name="_Toc177034968"/>
      <w:r w:rsidRPr="001D2D1B">
        <w:rPr>
          <w:sz w:val="22"/>
          <w:szCs w:val="22"/>
        </w:rPr>
        <w:t xml:space="preserve">Table </w:t>
      </w:r>
      <w:r w:rsidRPr="001D2D1B">
        <w:rPr>
          <w:sz w:val="22"/>
          <w:szCs w:val="22"/>
        </w:rPr>
        <w:fldChar w:fldCharType="begin"/>
      </w:r>
      <w:r w:rsidRPr="001D2D1B">
        <w:rPr>
          <w:sz w:val="22"/>
          <w:szCs w:val="22"/>
        </w:rPr>
        <w:instrText xml:space="preserve"> SEQ Table \* ARABIC </w:instrText>
      </w:r>
      <w:r w:rsidRPr="001D2D1B">
        <w:rPr>
          <w:sz w:val="22"/>
          <w:szCs w:val="22"/>
        </w:rPr>
        <w:fldChar w:fldCharType="separate"/>
      </w:r>
      <w:r w:rsidR="00B94AE3">
        <w:rPr>
          <w:noProof/>
          <w:sz w:val="22"/>
          <w:szCs w:val="22"/>
        </w:rPr>
        <w:t>1</w:t>
      </w:r>
      <w:r w:rsidRPr="001D2D1B">
        <w:rPr>
          <w:sz w:val="22"/>
          <w:szCs w:val="22"/>
        </w:rPr>
        <w:fldChar w:fldCharType="end"/>
      </w:r>
      <w:r>
        <w:rPr>
          <w:sz w:val="22"/>
          <w:szCs w:val="22"/>
        </w:rPr>
        <w:t>: Android mobile platform versus iOS</w:t>
      </w:r>
      <w:bookmarkEnd w:id="111"/>
    </w:p>
    <w:tbl>
      <w:tblPr>
        <w:tblStyle w:val="PlainTable3"/>
        <w:tblW w:w="0" w:type="auto"/>
        <w:tblLook w:val="04A0" w:firstRow="1" w:lastRow="0" w:firstColumn="1" w:lastColumn="0" w:noHBand="0" w:noVBand="1"/>
      </w:tblPr>
      <w:tblGrid>
        <w:gridCol w:w="2760"/>
        <w:gridCol w:w="3486"/>
        <w:gridCol w:w="3114"/>
      </w:tblGrid>
      <w:tr w:rsidR="00190342" w14:paraId="621C2ECE" w14:textId="77777777" w:rsidTr="00155A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2" w:type="dxa"/>
          </w:tcPr>
          <w:p w14:paraId="4932A061" w14:textId="77777777" w:rsidR="00190342" w:rsidRPr="007D09BD" w:rsidRDefault="00190342" w:rsidP="00155A1F">
            <w:pPr>
              <w:jc w:val="both"/>
              <w:rPr>
                <w:rFonts w:cstheme="minorHAnsi"/>
              </w:rPr>
            </w:pPr>
            <w:r w:rsidRPr="007D09BD">
              <w:rPr>
                <w:rFonts w:cstheme="minorHAnsi"/>
              </w:rPr>
              <w:t>Platform</w:t>
            </w:r>
          </w:p>
        </w:tc>
        <w:tc>
          <w:tcPr>
            <w:tcW w:w="3582" w:type="dxa"/>
          </w:tcPr>
          <w:p w14:paraId="363F7A03" w14:textId="77777777" w:rsidR="00190342" w:rsidRDefault="00190342" w:rsidP="00155A1F">
            <w:pPr>
              <w:jc w:val="both"/>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Android</w:t>
            </w:r>
          </w:p>
        </w:tc>
        <w:tc>
          <w:tcPr>
            <w:tcW w:w="3192" w:type="dxa"/>
          </w:tcPr>
          <w:p w14:paraId="3C389796" w14:textId="77777777" w:rsidR="00190342" w:rsidRDefault="00190342" w:rsidP="00155A1F">
            <w:pPr>
              <w:jc w:val="both"/>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iOS</w:t>
            </w:r>
          </w:p>
        </w:tc>
      </w:tr>
      <w:tr w:rsidR="00190342" w14:paraId="6F220240" w14:textId="77777777" w:rsidTr="00155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6E3C8274" w14:textId="77777777" w:rsidR="00190342" w:rsidRDefault="00190342" w:rsidP="00155A1F">
            <w:pPr>
              <w:jc w:val="both"/>
              <w:rPr>
                <w:rFonts w:cstheme="minorHAnsi"/>
              </w:rPr>
            </w:pPr>
            <w:r>
              <w:rPr>
                <w:rFonts w:cstheme="minorHAnsi"/>
              </w:rPr>
              <w:t>Developer</w:t>
            </w:r>
          </w:p>
        </w:tc>
        <w:tc>
          <w:tcPr>
            <w:tcW w:w="3582" w:type="dxa"/>
          </w:tcPr>
          <w:p w14:paraId="22659261" w14:textId="77777777" w:rsidR="00190342" w:rsidRDefault="00190342" w:rsidP="00155A1F">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Google</w:t>
            </w:r>
          </w:p>
        </w:tc>
        <w:tc>
          <w:tcPr>
            <w:tcW w:w="3192" w:type="dxa"/>
          </w:tcPr>
          <w:p w14:paraId="2DAD5EFE" w14:textId="77777777" w:rsidR="00190342" w:rsidRDefault="00190342" w:rsidP="00155A1F">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Apple</w:t>
            </w:r>
          </w:p>
        </w:tc>
      </w:tr>
      <w:tr w:rsidR="00190342" w14:paraId="7DC9E7FF" w14:textId="77777777" w:rsidTr="00155A1F">
        <w:tc>
          <w:tcPr>
            <w:cnfStyle w:val="001000000000" w:firstRow="0" w:lastRow="0" w:firstColumn="1" w:lastColumn="0" w:oddVBand="0" w:evenVBand="0" w:oddHBand="0" w:evenHBand="0" w:firstRowFirstColumn="0" w:firstRowLastColumn="0" w:lastRowFirstColumn="0" w:lastRowLastColumn="0"/>
            <w:tcW w:w="2802" w:type="dxa"/>
          </w:tcPr>
          <w:p w14:paraId="06BD3223" w14:textId="77777777" w:rsidR="00190342" w:rsidRDefault="00190342" w:rsidP="00155A1F">
            <w:pPr>
              <w:jc w:val="both"/>
              <w:rPr>
                <w:rFonts w:cstheme="minorHAnsi"/>
              </w:rPr>
            </w:pPr>
            <w:r>
              <w:rPr>
                <w:rFonts w:cstheme="minorHAnsi"/>
              </w:rPr>
              <w:t>App Store</w:t>
            </w:r>
          </w:p>
        </w:tc>
        <w:tc>
          <w:tcPr>
            <w:tcW w:w="3582" w:type="dxa"/>
          </w:tcPr>
          <w:p w14:paraId="233916F3" w14:textId="77777777" w:rsidR="00190342" w:rsidRDefault="00190342" w:rsidP="00155A1F">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Google Play</w:t>
            </w:r>
          </w:p>
        </w:tc>
        <w:tc>
          <w:tcPr>
            <w:tcW w:w="3192" w:type="dxa"/>
          </w:tcPr>
          <w:p w14:paraId="60321E86" w14:textId="77777777" w:rsidR="00190342" w:rsidRDefault="00190342" w:rsidP="00155A1F">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App Store</w:t>
            </w:r>
          </w:p>
        </w:tc>
      </w:tr>
      <w:tr w:rsidR="00190342" w14:paraId="69A3E1FF" w14:textId="77777777" w:rsidTr="00155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45D6225D" w14:textId="77777777" w:rsidR="00190342" w:rsidRDefault="00190342" w:rsidP="00155A1F">
            <w:pPr>
              <w:jc w:val="both"/>
              <w:rPr>
                <w:rFonts w:cstheme="minorHAnsi"/>
              </w:rPr>
            </w:pPr>
            <w:r>
              <w:rPr>
                <w:rFonts w:cstheme="minorHAnsi"/>
              </w:rPr>
              <w:t>Open Source</w:t>
            </w:r>
          </w:p>
        </w:tc>
        <w:tc>
          <w:tcPr>
            <w:tcW w:w="3582" w:type="dxa"/>
          </w:tcPr>
          <w:p w14:paraId="42F12606" w14:textId="77777777" w:rsidR="00190342" w:rsidRDefault="00190342" w:rsidP="00155A1F">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Yes</w:t>
            </w:r>
          </w:p>
        </w:tc>
        <w:tc>
          <w:tcPr>
            <w:tcW w:w="3192" w:type="dxa"/>
          </w:tcPr>
          <w:p w14:paraId="384C7EA9" w14:textId="77777777" w:rsidR="00190342" w:rsidRDefault="00190342" w:rsidP="00155A1F">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No</w:t>
            </w:r>
          </w:p>
        </w:tc>
      </w:tr>
      <w:tr w:rsidR="00190342" w:rsidRPr="00071E32" w14:paraId="070987D1" w14:textId="77777777" w:rsidTr="00155A1F">
        <w:tc>
          <w:tcPr>
            <w:cnfStyle w:val="001000000000" w:firstRow="0" w:lastRow="0" w:firstColumn="1" w:lastColumn="0" w:oddVBand="0" w:evenVBand="0" w:oddHBand="0" w:evenHBand="0" w:firstRowFirstColumn="0" w:firstRowLastColumn="0" w:lastRowFirstColumn="0" w:lastRowLastColumn="0"/>
            <w:tcW w:w="2802" w:type="dxa"/>
          </w:tcPr>
          <w:p w14:paraId="4F21F437" w14:textId="77777777" w:rsidR="00190342" w:rsidRDefault="00190342" w:rsidP="00155A1F">
            <w:pPr>
              <w:jc w:val="both"/>
              <w:rPr>
                <w:rFonts w:cstheme="minorHAnsi"/>
              </w:rPr>
            </w:pPr>
            <w:r>
              <w:rPr>
                <w:rFonts w:cstheme="minorHAnsi"/>
              </w:rPr>
              <w:t>Kernel</w:t>
            </w:r>
          </w:p>
        </w:tc>
        <w:tc>
          <w:tcPr>
            <w:tcW w:w="3582" w:type="dxa"/>
          </w:tcPr>
          <w:p w14:paraId="64A2B021" w14:textId="77777777" w:rsidR="00190342" w:rsidRDefault="00190342" w:rsidP="00155A1F">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Linux</w:t>
            </w:r>
          </w:p>
        </w:tc>
        <w:tc>
          <w:tcPr>
            <w:tcW w:w="3192" w:type="dxa"/>
          </w:tcPr>
          <w:p w14:paraId="504BCD23" w14:textId="51B18961" w:rsidR="00190342" w:rsidRPr="001407B3" w:rsidRDefault="00190342" w:rsidP="00155A1F">
            <w:pPr>
              <w:jc w:val="both"/>
              <w:cnfStyle w:val="000000000000" w:firstRow="0" w:lastRow="0" w:firstColumn="0" w:lastColumn="0" w:oddVBand="0" w:evenVBand="0" w:oddHBand="0" w:evenHBand="0" w:firstRowFirstColumn="0" w:firstRowLastColumn="0" w:lastRowFirstColumn="0" w:lastRowLastColumn="0"/>
              <w:rPr>
                <w:rFonts w:cstheme="minorHAnsi"/>
                <w:lang w:val="da-DK"/>
              </w:rPr>
            </w:pPr>
            <w:r w:rsidRPr="001407B3">
              <w:rPr>
                <w:rFonts w:cstheme="minorHAnsi"/>
                <w:lang w:val="da-DK"/>
              </w:rPr>
              <w:t>iOS kernel</w:t>
            </w:r>
            <w:r w:rsidR="00226B59">
              <w:rPr>
                <w:rFonts w:cstheme="minorHAnsi"/>
                <w:lang w:val="da-DK"/>
              </w:rPr>
              <w:t>-</w:t>
            </w:r>
            <w:r w:rsidRPr="001407B3">
              <w:rPr>
                <w:rFonts w:cstheme="minorHAnsi"/>
                <w:lang w:val="da-DK"/>
              </w:rPr>
              <w:t>based Darwin OS</w:t>
            </w:r>
          </w:p>
        </w:tc>
      </w:tr>
      <w:tr w:rsidR="00190342" w14:paraId="68420B08" w14:textId="77777777" w:rsidTr="00155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13AC1713" w14:textId="77777777" w:rsidR="00190342" w:rsidRDefault="00190342" w:rsidP="00155A1F">
            <w:pPr>
              <w:jc w:val="both"/>
              <w:rPr>
                <w:rFonts w:cstheme="minorHAnsi"/>
              </w:rPr>
            </w:pPr>
            <w:r>
              <w:rPr>
                <w:rFonts w:cstheme="minorHAnsi"/>
              </w:rPr>
              <w:t>Programming Languages</w:t>
            </w:r>
          </w:p>
        </w:tc>
        <w:tc>
          <w:tcPr>
            <w:tcW w:w="3582" w:type="dxa"/>
          </w:tcPr>
          <w:p w14:paraId="4BFDE594" w14:textId="77777777" w:rsidR="00190342" w:rsidRDefault="00190342" w:rsidP="00155A1F">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Java</w:t>
            </w:r>
          </w:p>
          <w:p w14:paraId="665D4903" w14:textId="77777777" w:rsidR="00190342" w:rsidRPr="001407B3" w:rsidRDefault="00190342" w:rsidP="00155A1F">
            <w:pPr>
              <w:cnfStyle w:val="000000100000" w:firstRow="0" w:lastRow="0" w:firstColumn="0" w:lastColumn="0" w:oddVBand="0" w:evenVBand="0" w:oddHBand="1" w:evenHBand="0" w:firstRowFirstColumn="0" w:firstRowLastColumn="0" w:lastRowFirstColumn="0" w:lastRowLastColumn="0"/>
              <w:rPr>
                <w:rFonts w:cstheme="minorHAnsi"/>
              </w:rPr>
            </w:pPr>
          </w:p>
        </w:tc>
        <w:tc>
          <w:tcPr>
            <w:tcW w:w="3192" w:type="dxa"/>
          </w:tcPr>
          <w:p w14:paraId="23C6E7A9" w14:textId="77777777" w:rsidR="00190342" w:rsidRDefault="00190342" w:rsidP="00155A1F">
            <w:pPr>
              <w:jc w:val="both"/>
              <w:cnfStyle w:val="000000100000" w:firstRow="0" w:lastRow="0" w:firstColumn="0" w:lastColumn="0" w:oddVBand="0" w:evenVBand="0" w:oddHBand="1" w:evenHBand="0" w:firstRowFirstColumn="0" w:firstRowLastColumn="0" w:lastRowFirstColumn="0" w:lastRowLastColumn="0"/>
              <w:rPr>
                <w:rFonts w:cstheme="minorHAnsi"/>
              </w:rPr>
            </w:pPr>
            <w:r w:rsidRPr="00B9756A">
              <w:rPr>
                <w:rFonts w:cstheme="minorHAnsi"/>
              </w:rPr>
              <w:t>Objective-C, C, C++, and Swift</w:t>
            </w:r>
          </w:p>
          <w:p w14:paraId="20B203A1" w14:textId="77777777" w:rsidR="00190342" w:rsidRPr="001407B3" w:rsidRDefault="00190342" w:rsidP="00155A1F">
            <w:pPr>
              <w:cnfStyle w:val="000000100000" w:firstRow="0" w:lastRow="0" w:firstColumn="0" w:lastColumn="0" w:oddVBand="0" w:evenVBand="0" w:oddHBand="1" w:evenHBand="0" w:firstRowFirstColumn="0" w:firstRowLastColumn="0" w:lastRowFirstColumn="0" w:lastRowLastColumn="0"/>
              <w:rPr>
                <w:rFonts w:cstheme="minorHAnsi"/>
              </w:rPr>
            </w:pPr>
          </w:p>
        </w:tc>
      </w:tr>
      <w:tr w:rsidR="00190342" w14:paraId="5AF69547" w14:textId="77777777" w:rsidTr="00155A1F">
        <w:tc>
          <w:tcPr>
            <w:cnfStyle w:val="001000000000" w:firstRow="0" w:lastRow="0" w:firstColumn="1" w:lastColumn="0" w:oddVBand="0" w:evenVBand="0" w:oddHBand="0" w:evenHBand="0" w:firstRowFirstColumn="0" w:firstRowLastColumn="0" w:lastRowFirstColumn="0" w:lastRowLastColumn="0"/>
            <w:tcW w:w="2802" w:type="dxa"/>
          </w:tcPr>
          <w:p w14:paraId="48AE200D" w14:textId="77777777" w:rsidR="00190342" w:rsidRDefault="00190342" w:rsidP="00155A1F">
            <w:pPr>
              <w:jc w:val="both"/>
              <w:rPr>
                <w:rFonts w:cstheme="minorHAnsi"/>
              </w:rPr>
            </w:pPr>
            <w:r>
              <w:rPr>
                <w:rFonts w:cstheme="minorHAnsi"/>
              </w:rPr>
              <w:t>Available Languages</w:t>
            </w:r>
          </w:p>
        </w:tc>
        <w:tc>
          <w:tcPr>
            <w:tcW w:w="3582" w:type="dxa"/>
          </w:tcPr>
          <w:p w14:paraId="5B106D03" w14:textId="77777777" w:rsidR="00190342" w:rsidRDefault="00190342" w:rsidP="00155A1F">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100 + </w:t>
            </w:r>
          </w:p>
        </w:tc>
        <w:tc>
          <w:tcPr>
            <w:tcW w:w="3192" w:type="dxa"/>
          </w:tcPr>
          <w:p w14:paraId="2032E136" w14:textId="77777777" w:rsidR="00190342" w:rsidRDefault="00190342" w:rsidP="00155A1F">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40</w:t>
            </w:r>
          </w:p>
        </w:tc>
      </w:tr>
      <w:tr w:rsidR="00190342" w14:paraId="71EF233B" w14:textId="77777777" w:rsidTr="00155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40C9BBA1" w14:textId="77777777" w:rsidR="00190342" w:rsidRDefault="00190342" w:rsidP="00155A1F">
            <w:pPr>
              <w:jc w:val="both"/>
              <w:rPr>
                <w:rFonts w:cstheme="minorHAnsi"/>
              </w:rPr>
            </w:pPr>
            <w:r>
              <w:rPr>
                <w:rFonts w:cstheme="minorHAnsi"/>
              </w:rPr>
              <w:t xml:space="preserve">Customizable </w:t>
            </w:r>
          </w:p>
        </w:tc>
        <w:tc>
          <w:tcPr>
            <w:tcW w:w="3582" w:type="dxa"/>
          </w:tcPr>
          <w:p w14:paraId="162FEC7A" w14:textId="77777777" w:rsidR="00190342" w:rsidRDefault="00190342" w:rsidP="00155A1F">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Yes</w:t>
            </w:r>
          </w:p>
        </w:tc>
        <w:tc>
          <w:tcPr>
            <w:tcW w:w="3192" w:type="dxa"/>
          </w:tcPr>
          <w:p w14:paraId="478FC7C1" w14:textId="77777777" w:rsidR="00190342" w:rsidRDefault="00190342" w:rsidP="00155A1F">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No</w:t>
            </w:r>
          </w:p>
        </w:tc>
      </w:tr>
      <w:tr w:rsidR="00190342" w14:paraId="7AB04B96" w14:textId="77777777" w:rsidTr="00155A1F">
        <w:tc>
          <w:tcPr>
            <w:cnfStyle w:val="001000000000" w:firstRow="0" w:lastRow="0" w:firstColumn="1" w:lastColumn="0" w:oddVBand="0" w:evenVBand="0" w:oddHBand="0" w:evenHBand="0" w:firstRowFirstColumn="0" w:firstRowLastColumn="0" w:lastRowFirstColumn="0" w:lastRowLastColumn="0"/>
            <w:tcW w:w="2802" w:type="dxa"/>
          </w:tcPr>
          <w:p w14:paraId="7E2792C1" w14:textId="77777777" w:rsidR="00190342" w:rsidRDefault="00190342" w:rsidP="00155A1F">
            <w:pPr>
              <w:jc w:val="both"/>
              <w:rPr>
                <w:rFonts w:cstheme="minorHAnsi"/>
              </w:rPr>
            </w:pPr>
            <w:r>
              <w:rPr>
                <w:rFonts w:cstheme="minorHAnsi"/>
              </w:rPr>
              <w:t>Supported Devices</w:t>
            </w:r>
          </w:p>
        </w:tc>
        <w:tc>
          <w:tcPr>
            <w:tcW w:w="3582" w:type="dxa"/>
          </w:tcPr>
          <w:p w14:paraId="4F35EDEC" w14:textId="7682B811" w:rsidR="00190342" w:rsidRDefault="00190342" w:rsidP="008469E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1407B3">
              <w:rPr>
                <w:rFonts w:cstheme="minorHAnsi"/>
              </w:rPr>
              <w:t>Huawei,</w:t>
            </w:r>
            <w:r>
              <w:rPr>
                <w:rFonts w:cstheme="minorHAnsi"/>
              </w:rPr>
              <w:t xml:space="preserve"> </w:t>
            </w:r>
            <w:r w:rsidRPr="001407B3">
              <w:rPr>
                <w:rFonts w:cstheme="minorHAnsi"/>
              </w:rPr>
              <w:t>Samsung, LG, Sony, Google</w:t>
            </w:r>
            <w:r w:rsidR="00A42909">
              <w:rPr>
                <w:rFonts w:cstheme="minorHAnsi"/>
              </w:rPr>
              <w:t>,</w:t>
            </w:r>
            <w:r>
              <w:rPr>
                <w:rFonts w:cstheme="minorHAnsi"/>
              </w:rPr>
              <w:t xml:space="preserve"> and many more</w:t>
            </w:r>
          </w:p>
        </w:tc>
        <w:tc>
          <w:tcPr>
            <w:tcW w:w="3192" w:type="dxa"/>
          </w:tcPr>
          <w:p w14:paraId="62F561A8" w14:textId="77777777" w:rsidR="00190342" w:rsidRDefault="00190342" w:rsidP="00155A1F">
            <w:pPr>
              <w:jc w:val="both"/>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Apple devices</w:t>
            </w:r>
          </w:p>
        </w:tc>
      </w:tr>
      <w:tr w:rsidR="00190342" w14:paraId="21E781A8" w14:textId="77777777" w:rsidTr="00155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850A65D" w14:textId="77777777" w:rsidR="00190342" w:rsidRDefault="00190342" w:rsidP="00155A1F">
            <w:pPr>
              <w:jc w:val="both"/>
              <w:rPr>
                <w:rFonts w:cstheme="minorHAnsi"/>
              </w:rPr>
            </w:pPr>
            <w:r>
              <w:rPr>
                <w:rFonts w:cstheme="minorHAnsi"/>
              </w:rPr>
              <w:lastRenderedPageBreak/>
              <w:t>Supported standards</w:t>
            </w:r>
          </w:p>
        </w:tc>
        <w:tc>
          <w:tcPr>
            <w:tcW w:w="3582" w:type="dxa"/>
          </w:tcPr>
          <w:p w14:paraId="290B14C7" w14:textId="260E24E2" w:rsidR="00190342" w:rsidRDefault="000E7EE8" w:rsidP="000E7EE8">
            <w:pPr>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sidRPr="000E7EE8">
              <w:rPr>
                <w:rFonts w:cstheme="minorHAnsi"/>
              </w:rPr>
              <w:t xml:space="preserve">Global System for Mobiles </w:t>
            </w:r>
            <w:r>
              <w:rPr>
                <w:rFonts w:cstheme="minorHAnsi"/>
              </w:rPr>
              <w:t>(</w:t>
            </w:r>
            <w:r w:rsidR="00190342" w:rsidRPr="001407B3">
              <w:rPr>
                <w:rFonts w:cstheme="minorHAnsi"/>
              </w:rPr>
              <w:t>GSM</w:t>
            </w:r>
            <w:r>
              <w:rPr>
                <w:rFonts w:cstheme="minorHAnsi"/>
              </w:rPr>
              <w:t xml:space="preserve">) </w:t>
            </w:r>
            <w:r w:rsidR="00190342" w:rsidRPr="001407B3">
              <w:rPr>
                <w:rFonts w:cstheme="minorHAnsi"/>
              </w:rPr>
              <w:t xml:space="preserve">and </w:t>
            </w:r>
            <w:r w:rsidRPr="000E7EE8">
              <w:rPr>
                <w:rFonts w:cstheme="minorHAnsi"/>
              </w:rPr>
              <w:t xml:space="preserve">Code Division Multiple Access </w:t>
            </w:r>
            <w:r>
              <w:rPr>
                <w:rFonts w:cstheme="minorHAnsi"/>
              </w:rPr>
              <w:t>(</w:t>
            </w:r>
            <w:r w:rsidR="00190342" w:rsidRPr="001407B3">
              <w:rPr>
                <w:rFonts w:cstheme="minorHAnsi"/>
              </w:rPr>
              <w:t>CDMA</w:t>
            </w:r>
            <w:r>
              <w:rPr>
                <w:rFonts w:cstheme="minorHAnsi"/>
              </w:rPr>
              <w:t>)</w:t>
            </w:r>
          </w:p>
        </w:tc>
        <w:tc>
          <w:tcPr>
            <w:tcW w:w="3192" w:type="dxa"/>
          </w:tcPr>
          <w:p w14:paraId="2928EBB7" w14:textId="77777777" w:rsidR="00190342" w:rsidRDefault="00190342" w:rsidP="00155A1F">
            <w:pPr>
              <w:jc w:val="both"/>
              <w:cnfStyle w:val="000000100000" w:firstRow="0" w:lastRow="0" w:firstColumn="0" w:lastColumn="0" w:oddVBand="0" w:evenVBand="0" w:oddHBand="1" w:evenHBand="0" w:firstRowFirstColumn="0" w:firstRowLastColumn="0" w:lastRowFirstColumn="0" w:lastRowLastColumn="0"/>
              <w:rPr>
                <w:rFonts w:cstheme="minorHAnsi"/>
              </w:rPr>
            </w:pPr>
            <w:r w:rsidRPr="001407B3">
              <w:rPr>
                <w:rFonts w:cstheme="minorHAnsi"/>
              </w:rPr>
              <w:t>GSM and CDMA</w:t>
            </w:r>
          </w:p>
        </w:tc>
      </w:tr>
      <w:tr w:rsidR="00190342" w14:paraId="3225D101" w14:textId="77777777" w:rsidTr="00155A1F">
        <w:tc>
          <w:tcPr>
            <w:cnfStyle w:val="001000000000" w:firstRow="0" w:lastRow="0" w:firstColumn="1" w:lastColumn="0" w:oddVBand="0" w:evenVBand="0" w:oddHBand="0" w:evenHBand="0" w:firstRowFirstColumn="0" w:firstRowLastColumn="0" w:lastRowFirstColumn="0" w:lastRowLastColumn="0"/>
            <w:tcW w:w="2802" w:type="dxa"/>
          </w:tcPr>
          <w:p w14:paraId="4965CA05" w14:textId="77777777" w:rsidR="00190342" w:rsidRDefault="00190342" w:rsidP="00155A1F">
            <w:pPr>
              <w:jc w:val="both"/>
              <w:rPr>
                <w:rFonts w:cstheme="minorHAnsi"/>
              </w:rPr>
            </w:pPr>
            <w:r>
              <w:rPr>
                <w:rFonts w:cstheme="minorHAnsi"/>
              </w:rPr>
              <w:t>Security</w:t>
            </w:r>
          </w:p>
        </w:tc>
        <w:tc>
          <w:tcPr>
            <w:tcW w:w="3582" w:type="dxa"/>
          </w:tcPr>
          <w:p w14:paraId="6104004D" w14:textId="77777777" w:rsidR="00190342" w:rsidRDefault="00190342" w:rsidP="00155A1F">
            <w:pPr>
              <w:jc w:val="both"/>
              <w:cnfStyle w:val="000000000000" w:firstRow="0" w:lastRow="0" w:firstColumn="0" w:lastColumn="0" w:oddVBand="0" w:evenVBand="0" w:oddHBand="0" w:evenHBand="0" w:firstRowFirstColumn="0" w:firstRowLastColumn="0" w:lastRowFirstColumn="0" w:lastRowLastColumn="0"/>
              <w:rPr>
                <w:rFonts w:cstheme="minorHAnsi"/>
              </w:rPr>
            </w:pPr>
            <w:r w:rsidRPr="00E80618">
              <w:rPr>
                <w:rFonts w:cstheme="minorHAnsi"/>
              </w:rPr>
              <w:t>Monthly security updates</w:t>
            </w:r>
          </w:p>
        </w:tc>
        <w:tc>
          <w:tcPr>
            <w:tcW w:w="3192" w:type="dxa"/>
          </w:tcPr>
          <w:p w14:paraId="718C65AF" w14:textId="77777777" w:rsidR="00190342" w:rsidRDefault="00190342" w:rsidP="008469E3">
            <w:pPr>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r w:rsidRPr="00E80618">
              <w:rPr>
                <w:rFonts w:cstheme="minorHAnsi"/>
              </w:rPr>
              <w:t>Occasional security updates because iOS is locked. Rare security threats</w:t>
            </w:r>
          </w:p>
        </w:tc>
      </w:tr>
    </w:tbl>
    <w:p w14:paraId="1F22C820" w14:textId="77777777" w:rsidR="00C36345" w:rsidRDefault="00C36345" w:rsidP="00190342">
      <w:pPr>
        <w:jc w:val="both"/>
        <w:rPr>
          <w:rFonts w:cstheme="minorHAnsi"/>
        </w:rPr>
      </w:pPr>
      <w:bookmarkStart w:id="112" w:name="_Hlk165891756"/>
    </w:p>
    <w:p w14:paraId="12CC639B" w14:textId="3705E5EE" w:rsidR="00190342" w:rsidRDefault="00190342" w:rsidP="00190342">
      <w:pPr>
        <w:jc w:val="both"/>
        <w:rPr>
          <w:rFonts w:cstheme="minorHAnsi"/>
        </w:rPr>
      </w:pPr>
      <w:r w:rsidRPr="00F61E9D">
        <w:rPr>
          <w:rFonts w:cstheme="minorHAnsi"/>
        </w:rPr>
        <w:t>Android is the most used smartphone platform</w:t>
      </w:r>
      <w:r w:rsidR="005229CB">
        <w:rPr>
          <w:rFonts w:cstheme="minorHAnsi"/>
        </w:rPr>
        <w:t xml:space="preserve">. </w:t>
      </w:r>
      <w:r w:rsidR="00A42909">
        <w:rPr>
          <w:rFonts w:cstheme="minorHAnsi"/>
        </w:rPr>
        <w:t>T</w:t>
      </w:r>
      <w:r w:rsidRPr="00F61E9D">
        <w:rPr>
          <w:rFonts w:cstheme="minorHAnsi"/>
        </w:rPr>
        <w:t xml:space="preserve">he Android market share currently represents 74.13% of the global mobile operating market </w:t>
      </w:r>
      <w:sdt>
        <w:sdtPr>
          <w:rPr>
            <w:rFonts w:cstheme="minorHAnsi"/>
            <w:color w:val="000000"/>
          </w:rPr>
          <w:tag w:val="MENDELEY_CITATION_v3_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"/>
          <w:id w:val="259490130"/>
          <w:placeholder>
            <w:docPart w:val="1A81BE12C3F4496F92A33686CEC6840F"/>
          </w:placeholder>
        </w:sdtPr>
        <w:sdtContent>
          <w:r w:rsidR="00752357" w:rsidRPr="00752357">
            <w:rPr>
              <w:rFonts w:cstheme="minorHAnsi"/>
              <w:color w:val="000000"/>
            </w:rPr>
            <w:t>(Ivan, 2022)</w:t>
          </w:r>
        </w:sdtContent>
      </w:sdt>
      <w:r w:rsidRPr="00F61E9D">
        <w:rPr>
          <w:rFonts w:cstheme="minorHAnsi"/>
        </w:rPr>
        <w:t xml:space="preserve">. Android Development Studio is the official Integrated Development Environment (IDE) for Android application development </w:t>
      </w:r>
      <w:sdt>
        <w:sdtPr>
          <w:rPr>
            <w:rFonts w:cstheme="minorHAnsi"/>
            <w:color w:val="000000"/>
          </w:rPr>
          <w:tag w:val="MENDELEY_CITATION_v3_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"/>
          <w:id w:val="-2139017005"/>
          <w:placeholder>
            <w:docPart w:val="1A81BE12C3F4496F92A33686CEC6840F"/>
          </w:placeholder>
        </w:sdtPr>
        <w:sdtContent>
          <w:r w:rsidR="00752357" w:rsidRPr="00752357">
            <w:rPr>
              <w:rFonts w:cstheme="minorHAnsi"/>
              <w:color w:val="000000"/>
            </w:rPr>
            <w:t>(Barcia, 2022)</w:t>
          </w:r>
        </w:sdtContent>
      </w:sdt>
      <w:r w:rsidRPr="00F61E9D">
        <w:rPr>
          <w:rFonts w:cstheme="minorHAnsi"/>
        </w:rPr>
        <w:t xml:space="preserve">. The blog also states that the development studio </w:t>
      </w:r>
      <w:r w:rsidR="00A42909">
        <w:rPr>
          <w:rFonts w:cstheme="minorHAnsi"/>
        </w:rPr>
        <w:t>offers</w:t>
      </w:r>
      <w:r w:rsidRPr="00F61E9D">
        <w:rPr>
          <w:rFonts w:cstheme="minorHAnsi"/>
        </w:rPr>
        <w:t xml:space="preserve"> advantages such as a flexible Gradle-based build system, rich layout editor, code templates for common app features, and lint tools to catch performance, usability, and version compatibility. </w:t>
      </w:r>
    </w:p>
    <w:p w14:paraId="4615EDC7" w14:textId="77777777" w:rsidR="00190342" w:rsidRDefault="00190342" w:rsidP="00190342">
      <w:pPr>
        <w:jc w:val="both"/>
        <w:rPr>
          <w:rFonts w:cstheme="minorHAnsi"/>
        </w:rPr>
      </w:pPr>
    </w:p>
    <w:p w14:paraId="524FB52C" w14:textId="51228A24" w:rsidR="00190342" w:rsidRDefault="00190342" w:rsidP="00190342">
      <w:pPr>
        <w:jc w:val="both"/>
        <w:rPr>
          <w:rFonts w:cstheme="minorHAnsi"/>
        </w:rPr>
      </w:pPr>
      <w:r>
        <w:t>Visual Studio Code, or VS Code, is another mobile application development environment that runs on Windows, macOS, and Linux. VS Code is a lightweight and powerful tool with extension support for several programming languages and frameworks, including Flutter, Dart, Python, C++, Java, C#, PHP, and Go. For this study, VS Code supported source-code editing, debugging, and emulator-based testing for the Android mobile platform.</w:t>
      </w:r>
    </w:p>
    <w:p w14:paraId="79303208" w14:textId="610E8B85" w:rsidR="00387D03" w:rsidRPr="00387D03" w:rsidRDefault="00387D03" w:rsidP="00387D03">
      <w:pPr>
        <w:pStyle w:val="Heading2"/>
        <w:ind w:left="851" w:hanging="851"/>
      </w:pPr>
      <w:bookmarkStart w:id="113" w:name="_Toc225524906"/>
      <w:bookmarkEnd w:id="101"/>
      <w:bookmarkEnd w:id="112"/>
      <w:r w:rsidRPr="00387D03">
        <w:t xml:space="preserve">Mobile Application </w:t>
      </w:r>
      <w:r w:rsidR="000C7202">
        <w:t>Vulnerabilities</w:t>
      </w:r>
      <w:bookmarkEnd w:id="113"/>
      <w:r w:rsidR="000C7202">
        <w:t xml:space="preserve"> </w:t>
      </w:r>
    </w:p>
    <w:p w14:paraId="4B6E20EB" w14:textId="26276877" w:rsidR="00387D03" w:rsidRPr="00BF09CF" w:rsidRDefault="00387D03" w:rsidP="00530AFE">
      <w:pPr>
        <w:pStyle w:val="Header"/>
        <w:spacing w:line="360" w:lineRule="auto"/>
        <w:rPr>
          <w:rFonts w:asciiTheme="minorHAnsi" w:hAnsiTheme="minorHAnsi" w:cstheme="minorHAnsi"/>
          <w:color w:val="000000"/>
          <w:sz w:val="22"/>
          <w:szCs w:val="22"/>
        </w:rPr>
      </w:pPr>
      <w:bookmarkStart w:id="114" w:name="_Hlk129182963"/>
      <w:bookmarkStart w:id="115" w:name="_Hlk129182698"/>
      <w:r w:rsidRPr="00803EB2">
        <w:rPr>
          <w:rFonts w:asciiTheme="minorHAnsi" w:hAnsiTheme="minorHAnsi" w:cstheme="minorHAnsi"/>
          <w:sz w:val="22"/>
          <w:szCs w:val="22"/>
        </w:rPr>
        <w:t>Mobile applications have become a prime target of cybercrime</w:t>
      </w:r>
      <w:r w:rsidR="00E71F18" w:rsidRPr="00803EB2">
        <w:rPr>
          <w:rFonts w:asciiTheme="minorHAnsi" w:hAnsiTheme="minorHAnsi" w:cstheme="minorHAnsi"/>
          <w:sz w:val="22"/>
          <w:szCs w:val="22"/>
        </w:rPr>
        <w:t>. This is</w:t>
      </w:r>
      <w:r w:rsidRPr="00803EB2">
        <w:rPr>
          <w:rFonts w:asciiTheme="minorHAnsi" w:hAnsiTheme="minorHAnsi" w:cstheme="minorHAnsi"/>
          <w:sz w:val="22"/>
          <w:szCs w:val="22"/>
        </w:rPr>
        <w:t xml:space="preserve"> </w:t>
      </w:r>
      <w:r w:rsidR="007233F4" w:rsidRPr="00803EB2">
        <w:rPr>
          <w:rFonts w:asciiTheme="minorHAnsi" w:hAnsiTheme="minorHAnsi" w:cstheme="minorHAnsi"/>
          <w:sz w:val="22"/>
          <w:szCs w:val="22"/>
        </w:rPr>
        <w:t xml:space="preserve">because of </w:t>
      </w:r>
      <w:r w:rsidRPr="00803EB2">
        <w:rPr>
          <w:rFonts w:asciiTheme="minorHAnsi" w:hAnsiTheme="minorHAnsi" w:cstheme="minorHAnsi"/>
          <w:sz w:val="22"/>
          <w:szCs w:val="22"/>
        </w:rPr>
        <w:t xml:space="preserve">the sensitive data they process </w:t>
      </w:r>
      <w:sdt>
        <w:sdtPr>
          <w:rPr>
            <w:rFonts w:asciiTheme="minorHAnsi" w:hAnsiTheme="minorHAnsi" w:cstheme="minorHAnsi"/>
            <w:sz w:val="22"/>
            <w:szCs w:val="22"/>
          </w:rPr>
          <w:tag w:val="MENDELEY_CITATION_v3_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"/>
          <w:id w:val="1578716726"/>
          <w:placeholder>
            <w:docPart w:val="BEF77133556140A3B4FD5B83FBE5A283"/>
          </w:placeholder>
        </w:sdtPr>
        <w:sdtContent>
          <w:r w:rsidR="00752357" w:rsidRPr="00803EB2">
            <w:rPr>
              <w:rFonts w:asciiTheme="minorHAnsi" w:hAnsiTheme="minorHAnsi" w:cstheme="minorHAnsi"/>
              <w:sz w:val="22"/>
              <w:szCs w:val="22"/>
            </w:rPr>
            <w:t>(Sachdeva, 2022)</w:t>
          </w:r>
        </w:sdtContent>
      </w:sdt>
      <w:r w:rsidRPr="00803EB2">
        <w:rPr>
          <w:rFonts w:asciiTheme="minorHAnsi" w:hAnsiTheme="minorHAnsi" w:cstheme="minorHAnsi"/>
          <w:sz w:val="22"/>
          <w:szCs w:val="22"/>
        </w:rPr>
        <w:t xml:space="preserve">. </w:t>
      </w:r>
      <w:r w:rsidRPr="00BF09CF">
        <w:rPr>
          <w:rFonts w:asciiTheme="minorHAnsi" w:hAnsiTheme="minorHAnsi" w:cstheme="minorHAnsi"/>
          <w:color w:val="000000"/>
          <w:sz w:val="22"/>
          <w:szCs w:val="22"/>
        </w:rPr>
        <w:t>A blog by Harshit Agarwal points to the explosive rise in the market for smartphones</w:t>
      </w:r>
      <w:r w:rsidR="005229CB">
        <w:rPr>
          <w:rFonts w:asciiTheme="minorHAnsi" w:hAnsiTheme="minorHAnsi" w:cstheme="minorHAnsi"/>
          <w:color w:val="000000"/>
          <w:sz w:val="22"/>
          <w:szCs w:val="22"/>
        </w:rPr>
        <w:t>,</w:t>
      </w:r>
      <w:r w:rsidRPr="00BF09CF">
        <w:rPr>
          <w:rFonts w:asciiTheme="minorHAnsi" w:hAnsiTheme="minorHAnsi" w:cstheme="minorHAnsi"/>
          <w:color w:val="000000"/>
          <w:sz w:val="22"/>
          <w:szCs w:val="22"/>
        </w:rPr>
        <w:t xml:space="preserve"> making it the largest attack surface footprint for hackers. The blog also states that hackers target unprotected mobile devices and use them to gain access to corporate networks </w:t>
      </w:r>
      <w:sdt>
        <w:sdtPr>
          <w:rPr>
            <w:rFonts w:asciiTheme="minorHAnsi" w:hAnsiTheme="minorHAnsi" w:cstheme="minorHAnsi"/>
            <w:color w:val="000000"/>
            <w:sz w:val="22"/>
            <w:szCs w:val="22"/>
          </w:rPr>
          <w:tag w:val="MENDELEY_CITATION_v3_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"/>
          <w:id w:val="977886132"/>
          <w:placeholder>
            <w:docPart w:val="BEF77133556140A3B4FD5B83FBE5A283"/>
          </w:placeholder>
        </w:sdtPr>
        <w:sdtContent>
          <w:r w:rsidR="00752357" w:rsidRPr="00752357">
            <w:rPr>
              <w:rFonts w:asciiTheme="minorHAnsi" w:hAnsiTheme="minorHAnsi" w:cstheme="minorHAnsi"/>
              <w:color w:val="000000"/>
              <w:sz w:val="22"/>
              <w:szCs w:val="22"/>
            </w:rPr>
            <w:t>(Agarwal, 2021)</w:t>
          </w:r>
        </w:sdtContent>
      </w:sdt>
      <w:r w:rsidRPr="00BF09CF">
        <w:rPr>
          <w:rFonts w:asciiTheme="minorHAnsi" w:hAnsiTheme="minorHAnsi" w:cstheme="minorHAnsi"/>
          <w:color w:val="000000"/>
          <w:sz w:val="22"/>
          <w:szCs w:val="22"/>
        </w:rPr>
        <w:t>.</w:t>
      </w:r>
      <w:r w:rsidRPr="00BF09CF">
        <w:rPr>
          <w:rFonts w:asciiTheme="minorHAnsi" w:hAnsiTheme="minorHAnsi" w:cstheme="minorHAnsi"/>
          <w:color w:val="FF0000"/>
          <w:sz w:val="22"/>
          <w:szCs w:val="22"/>
        </w:rPr>
        <w:t xml:space="preserve"> </w:t>
      </w:r>
    </w:p>
    <w:p w14:paraId="3C256B99" w14:textId="77777777" w:rsidR="00B24B0E" w:rsidRDefault="00B24B0E" w:rsidP="00530AFE">
      <w:pPr>
        <w:pStyle w:val="Header"/>
        <w:spacing w:line="360" w:lineRule="auto"/>
        <w:rPr>
          <w:rFonts w:asciiTheme="minorHAnsi" w:hAnsiTheme="minorHAnsi" w:cstheme="minorHAnsi"/>
          <w:color w:val="000000"/>
          <w:sz w:val="22"/>
          <w:szCs w:val="22"/>
        </w:rPr>
      </w:pPr>
      <w:bookmarkStart w:id="116" w:name="_Hlk120798536"/>
      <w:bookmarkStart w:id="117" w:name="_Hlk141283153"/>
      <w:bookmarkStart w:id="118" w:name="_Hlk141282016"/>
      <w:bookmarkStart w:id="119" w:name="_Hlk129182985"/>
      <w:bookmarkEnd w:id="114"/>
    </w:p>
    <w:p w14:paraId="35E21B44" w14:textId="7359D655" w:rsidR="005A4FA8" w:rsidRDefault="001337E4" w:rsidP="00530AFE">
      <w:pPr>
        <w:pStyle w:val="Header"/>
        <w:spacing w:line="360" w:lineRule="auto"/>
        <w:rPr>
          <w:rFonts w:asciiTheme="minorHAnsi" w:hAnsiTheme="minorHAnsi" w:cstheme="minorHAnsi"/>
          <w:color w:val="000000"/>
          <w:sz w:val="22"/>
          <w:szCs w:val="22"/>
        </w:rPr>
      </w:pPr>
      <w:bookmarkStart w:id="120" w:name="_Hlk165891591"/>
      <w:r w:rsidRPr="00BF09CF">
        <w:rPr>
          <w:rFonts w:asciiTheme="minorHAnsi" w:hAnsiTheme="minorHAnsi" w:cstheme="minorHAnsi"/>
          <w:color w:val="000000"/>
          <w:sz w:val="22"/>
          <w:szCs w:val="22"/>
        </w:rPr>
        <w:t xml:space="preserve">In January 2021, Nissan North America suffered a data leak when the source code of its mobile application emerged online after the company misconfigured one of its Git servers </w:t>
      </w:r>
      <w:sdt>
        <w:sdtPr>
          <w:rPr>
            <w:rFonts w:asciiTheme="minorHAnsi" w:hAnsiTheme="minorHAnsi" w:cstheme="minorHAnsi"/>
            <w:color w:val="000000"/>
            <w:sz w:val="22"/>
            <w:szCs w:val="22"/>
          </w:rPr>
          <w:tag w:val="MENDELEY_CITATION_v3_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"/>
          <w:id w:val="-1607567109"/>
          <w:placeholder>
            <w:docPart w:val="8BFD3A18241A451183383BDF5833FEBF"/>
          </w:placeholder>
        </w:sdtPr>
        <w:sdtContent>
          <w:r w:rsidR="00752357" w:rsidRPr="00752357">
            <w:rPr>
              <w:rFonts w:asciiTheme="minorHAnsi" w:hAnsiTheme="minorHAnsi" w:cstheme="minorHAnsi"/>
              <w:color w:val="000000"/>
              <w:sz w:val="22"/>
              <w:szCs w:val="22"/>
            </w:rPr>
            <w:t>(Agarwal, 2021)</w:t>
          </w:r>
        </w:sdtContent>
      </w:sdt>
      <w:r w:rsidRPr="00BF09CF">
        <w:rPr>
          <w:rFonts w:asciiTheme="minorHAnsi" w:hAnsiTheme="minorHAnsi" w:cstheme="minorHAnsi"/>
          <w:color w:val="000000"/>
          <w:sz w:val="22"/>
          <w:szCs w:val="22"/>
        </w:rPr>
        <w:t>.</w:t>
      </w:r>
      <w:r>
        <w:rPr>
          <w:rFonts w:asciiTheme="minorHAnsi" w:hAnsiTheme="minorHAnsi" w:cstheme="minorHAnsi"/>
          <w:color w:val="000000"/>
          <w:sz w:val="22"/>
          <w:szCs w:val="22"/>
        </w:rPr>
        <w:t xml:space="preserve"> Git is an </w:t>
      </w:r>
      <w:r w:rsidRPr="001337E4">
        <w:rPr>
          <w:rFonts w:asciiTheme="minorHAnsi" w:hAnsiTheme="minorHAnsi" w:cstheme="minorHAnsi"/>
          <w:color w:val="000000"/>
          <w:sz w:val="22"/>
          <w:szCs w:val="22"/>
        </w:rPr>
        <w:t>open-source distributed version control system</w:t>
      </w:r>
      <w:r>
        <w:rPr>
          <w:rFonts w:asciiTheme="minorHAnsi" w:hAnsiTheme="minorHAnsi" w:cstheme="minorHAnsi"/>
          <w:color w:val="000000"/>
          <w:sz w:val="22"/>
          <w:szCs w:val="22"/>
        </w:rPr>
        <w:t xml:space="preserve"> that</w:t>
      </w:r>
      <w:r w:rsidRPr="001337E4">
        <w:rPr>
          <w:rFonts w:asciiTheme="minorHAnsi" w:hAnsiTheme="minorHAnsi" w:cstheme="minorHAnsi"/>
          <w:color w:val="000000"/>
          <w:sz w:val="22"/>
          <w:szCs w:val="22"/>
        </w:rPr>
        <w:t xml:space="preserve"> maintain</w:t>
      </w:r>
      <w:r w:rsidR="002D24B7">
        <w:rPr>
          <w:rFonts w:asciiTheme="minorHAnsi" w:hAnsiTheme="minorHAnsi" w:cstheme="minorHAnsi"/>
          <w:color w:val="000000"/>
          <w:sz w:val="22"/>
          <w:szCs w:val="22"/>
        </w:rPr>
        <w:t>s</w:t>
      </w:r>
      <w:r w:rsidRPr="001337E4">
        <w:rPr>
          <w:rFonts w:asciiTheme="minorHAnsi" w:hAnsiTheme="minorHAnsi" w:cstheme="minorHAnsi"/>
          <w:color w:val="000000"/>
          <w:sz w:val="22"/>
          <w:szCs w:val="22"/>
        </w:rPr>
        <w:t xml:space="preserve"> documents, or any type of file</w:t>
      </w:r>
      <w:r w:rsidR="005229CB">
        <w:rPr>
          <w:rFonts w:asciiTheme="minorHAnsi" w:hAnsiTheme="minorHAnsi" w:cstheme="minorHAnsi"/>
          <w:color w:val="000000"/>
          <w:sz w:val="22"/>
          <w:szCs w:val="22"/>
        </w:rPr>
        <w:t>,</w:t>
      </w:r>
      <w:r w:rsidRPr="001337E4">
        <w:rPr>
          <w:rFonts w:asciiTheme="minorHAnsi" w:hAnsiTheme="minorHAnsi" w:cstheme="minorHAnsi"/>
          <w:color w:val="000000"/>
          <w:sz w:val="22"/>
          <w:szCs w:val="22"/>
        </w:rPr>
        <w:t xml:space="preserve"> on a computer with speed and efficiency.</w:t>
      </w:r>
      <w:r w:rsidRPr="00BF09CF">
        <w:rPr>
          <w:rFonts w:asciiTheme="minorHAnsi" w:hAnsiTheme="minorHAnsi" w:cstheme="minorHAnsi"/>
          <w:color w:val="000000"/>
          <w:sz w:val="22"/>
          <w:szCs w:val="22"/>
        </w:rPr>
        <w:t xml:space="preserve"> </w:t>
      </w:r>
      <w:bookmarkEnd w:id="116"/>
      <w:r w:rsidR="00886D71">
        <w:rPr>
          <w:rFonts w:asciiTheme="minorHAnsi" w:hAnsiTheme="minorHAnsi" w:cstheme="minorHAnsi"/>
          <w:color w:val="000000"/>
          <w:sz w:val="22"/>
          <w:szCs w:val="22"/>
        </w:rPr>
        <w:t>According to Agarwal, another mobile application (</w:t>
      </w:r>
      <w:r w:rsidR="00386A3E">
        <w:rPr>
          <w:rFonts w:asciiTheme="minorHAnsi" w:hAnsiTheme="minorHAnsi" w:cstheme="minorHAnsi"/>
          <w:color w:val="000000"/>
          <w:sz w:val="22"/>
          <w:szCs w:val="22"/>
        </w:rPr>
        <w:t>ParkMobile)</w:t>
      </w:r>
      <w:r w:rsidR="00886D71">
        <w:rPr>
          <w:rFonts w:asciiTheme="minorHAnsi" w:hAnsiTheme="minorHAnsi" w:cstheme="minorHAnsi"/>
          <w:color w:val="000000"/>
          <w:sz w:val="22"/>
          <w:szCs w:val="22"/>
        </w:rPr>
        <w:t xml:space="preserve"> was attacked in April 2021. </w:t>
      </w:r>
      <w:r w:rsidRPr="00BF09CF">
        <w:rPr>
          <w:rFonts w:asciiTheme="minorHAnsi" w:hAnsiTheme="minorHAnsi" w:cstheme="minorHAnsi"/>
          <w:color w:val="000000"/>
          <w:sz w:val="22"/>
          <w:szCs w:val="22"/>
        </w:rPr>
        <w:t xml:space="preserve">The attack was only discovered when it was found that the account information of its 21 </w:t>
      </w:r>
      <w:bookmarkStart w:id="121" w:name="_Hlk165891570"/>
      <w:r w:rsidRPr="00BF09CF">
        <w:rPr>
          <w:rFonts w:asciiTheme="minorHAnsi" w:hAnsiTheme="minorHAnsi" w:cstheme="minorHAnsi"/>
          <w:color w:val="000000"/>
          <w:sz w:val="22"/>
          <w:szCs w:val="22"/>
        </w:rPr>
        <w:t>million consumers was being sold by someone illegally. The data included customer email addresses, phone numbers, date of birth, hashed passwords, license plate numbers, and mailing addresses.</w:t>
      </w:r>
      <w:r w:rsidR="005A4FA8">
        <w:rPr>
          <w:rFonts w:asciiTheme="minorHAnsi" w:hAnsiTheme="minorHAnsi" w:cstheme="minorHAnsi"/>
          <w:color w:val="000000"/>
          <w:sz w:val="22"/>
          <w:szCs w:val="22"/>
        </w:rPr>
        <w:t xml:space="preserve"> </w:t>
      </w:r>
      <w:r w:rsidR="005A4FA8">
        <w:rPr>
          <w:rFonts w:asciiTheme="minorHAnsi" w:hAnsiTheme="minorHAnsi" w:cstheme="minorHAnsi"/>
          <w:color w:val="000000"/>
          <w:sz w:val="22"/>
          <w:szCs w:val="22"/>
        </w:rPr>
        <w:lastRenderedPageBreak/>
        <w:t>According to ParkMobile, the encrypted</w:t>
      </w:r>
      <w:r w:rsidR="005A4FA8" w:rsidRPr="005A4FA8">
        <w:rPr>
          <w:rFonts w:asciiTheme="minorHAnsi" w:hAnsiTheme="minorHAnsi" w:cstheme="minorHAnsi"/>
          <w:color w:val="000000"/>
          <w:sz w:val="22"/>
          <w:szCs w:val="22"/>
        </w:rPr>
        <w:t xml:space="preserve"> passwords were accessed, but not the encryption keys required to read the</w:t>
      </w:r>
      <w:r w:rsidR="005A4FA8">
        <w:rPr>
          <w:rFonts w:asciiTheme="minorHAnsi" w:hAnsiTheme="minorHAnsi" w:cstheme="minorHAnsi"/>
          <w:color w:val="000000"/>
          <w:sz w:val="22"/>
          <w:szCs w:val="22"/>
        </w:rPr>
        <w:t>m</w:t>
      </w:r>
      <w:r w:rsidR="005229CB">
        <w:rPr>
          <w:rFonts w:asciiTheme="minorHAnsi" w:hAnsiTheme="minorHAnsi" w:cstheme="minorHAnsi"/>
          <w:color w:val="000000"/>
          <w:sz w:val="22"/>
          <w:szCs w:val="22"/>
        </w:rPr>
        <w:t>,</w:t>
      </w:r>
      <w:r w:rsidR="005A4FA8">
        <w:rPr>
          <w:rFonts w:asciiTheme="minorHAnsi" w:hAnsiTheme="minorHAnsi" w:cstheme="minorHAnsi"/>
          <w:color w:val="000000"/>
          <w:sz w:val="22"/>
          <w:szCs w:val="22"/>
        </w:rPr>
        <w:t xml:space="preserve"> as the company uses an advanced </w:t>
      </w:r>
      <w:r w:rsidR="005A4FA8" w:rsidRPr="005A4FA8">
        <w:rPr>
          <w:rFonts w:asciiTheme="minorHAnsi" w:hAnsiTheme="minorHAnsi" w:cstheme="minorHAnsi"/>
          <w:color w:val="000000"/>
          <w:sz w:val="22"/>
          <w:szCs w:val="22"/>
        </w:rPr>
        <w:t xml:space="preserve">hashing algorithm called </w:t>
      </w:r>
      <w:proofErr w:type="spellStart"/>
      <w:r w:rsidR="00226B59">
        <w:rPr>
          <w:rFonts w:asciiTheme="minorHAnsi" w:hAnsiTheme="minorHAnsi" w:cstheme="minorHAnsi"/>
          <w:color w:val="000000"/>
          <w:sz w:val="22"/>
          <w:szCs w:val="22"/>
        </w:rPr>
        <w:t>B</w:t>
      </w:r>
      <w:r w:rsidR="005A4FA8" w:rsidRPr="005A4FA8">
        <w:rPr>
          <w:rFonts w:asciiTheme="minorHAnsi" w:hAnsiTheme="minorHAnsi" w:cstheme="minorHAnsi"/>
          <w:color w:val="000000"/>
          <w:sz w:val="22"/>
          <w:szCs w:val="22"/>
        </w:rPr>
        <w:t>crypt</w:t>
      </w:r>
      <w:proofErr w:type="spellEnd"/>
      <w:r w:rsidR="005229CB">
        <w:rPr>
          <w:rFonts w:asciiTheme="minorHAnsi" w:hAnsiTheme="minorHAnsi" w:cstheme="minorHAnsi"/>
          <w:color w:val="000000"/>
          <w:sz w:val="22"/>
          <w:szCs w:val="22"/>
        </w:rPr>
        <w:t>,</w:t>
      </w:r>
      <w:r w:rsidR="005A4FA8">
        <w:rPr>
          <w:rFonts w:asciiTheme="minorHAnsi" w:hAnsiTheme="minorHAnsi" w:cstheme="minorHAnsi"/>
          <w:color w:val="000000"/>
          <w:sz w:val="22"/>
          <w:szCs w:val="22"/>
        </w:rPr>
        <w:t xml:space="preserve"> which is</w:t>
      </w:r>
      <w:r w:rsidR="00755E2D">
        <w:rPr>
          <w:rFonts w:asciiTheme="minorHAnsi" w:hAnsiTheme="minorHAnsi" w:cstheme="minorHAnsi"/>
          <w:color w:val="000000"/>
          <w:sz w:val="22"/>
          <w:szCs w:val="22"/>
        </w:rPr>
        <w:t xml:space="preserve"> </w:t>
      </w:r>
      <w:r w:rsidR="005A4FA8">
        <w:rPr>
          <w:rFonts w:asciiTheme="minorHAnsi" w:hAnsiTheme="minorHAnsi" w:cstheme="minorHAnsi"/>
          <w:color w:val="000000"/>
          <w:sz w:val="22"/>
          <w:szCs w:val="22"/>
        </w:rPr>
        <w:t>difficult to crack.</w:t>
      </w:r>
    </w:p>
    <w:bookmarkEnd w:id="120"/>
    <w:p w14:paraId="034DEBA2" w14:textId="26D195F1" w:rsidR="00387D03" w:rsidRPr="00BF09CF" w:rsidRDefault="005229CB" w:rsidP="00530AFE">
      <w:pPr>
        <w:pStyle w:val="Header"/>
        <w:spacing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In</w:t>
      </w:r>
      <w:r w:rsidRPr="00BF09CF">
        <w:rPr>
          <w:rFonts w:asciiTheme="minorHAnsi" w:hAnsiTheme="minorHAnsi" w:cstheme="minorHAnsi"/>
          <w:color w:val="000000"/>
          <w:sz w:val="22"/>
          <w:szCs w:val="22"/>
        </w:rPr>
        <w:t xml:space="preserve"> August 2022</w:t>
      </w:r>
      <w:r w:rsidR="00886D71">
        <w:rPr>
          <w:rFonts w:asciiTheme="minorHAnsi" w:hAnsiTheme="minorHAnsi" w:cstheme="minorHAnsi"/>
          <w:color w:val="000000"/>
          <w:sz w:val="22"/>
          <w:szCs w:val="22"/>
        </w:rPr>
        <w:t xml:space="preserve">, </w:t>
      </w:r>
      <w:r w:rsidR="00780FA8">
        <w:rPr>
          <w:rFonts w:asciiTheme="minorHAnsi" w:hAnsiTheme="minorHAnsi" w:cstheme="minorHAnsi"/>
          <w:color w:val="000000"/>
          <w:sz w:val="22"/>
          <w:szCs w:val="22"/>
        </w:rPr>
        <w:t xml:space="preserve">Seesaw, </w:t>
      </w:r>
      <w:r w:rsidR="005A4FA8">
        <w:rPr>
          <w:rFonts w:asciiTheme="minorHAnsi" w:hAnsiTheme="minorHAnsi" w:cstheme="minorHAnsi"/>
          <w:color w:val="000000"/>
          <w:sz w:val="22"/>
          <w:szCs w:val="22"/>
        </w:rPr>
        <w:t xml:space="preserve">which is </w:t>
      </w:r>
      <w:r w:rsidR="00780FA8">
        <w:rPr>
          <w:rFonts w:asciiTheme="minorHAnsi" w:hAnsiTheme="minorHAnsi" w:cstheme="minorHAnsi"/>
          <w:color w:val="000000"/>
          <w:sz w:val="22"/>
          <w:szCs w:val="22"/>
        </w:rPr>
        <w:t>a</w:t>
      </w:r>
      <w:r w:rsidR="00780FA8" w:rsidRPr="00BF09CF">
        <w:rPr>
          <w:rFonts w:asciiTheme="minorHAnsi" w:hAnsiTheme="minorHAnsi" w:cstheme="minorHAnsi"/>
          <w:color w:val="000000"/>
          <w:sz w:val="22"/>
          <w:szCs w:val="22"/>
        </w:rPr>
        <w:t xml:space="preserve"> popular messaging app</w:t>
      </w:r>
      <w:r w:rsidR="00780FA8">
        <w:rPr>
          <w:rFonts w:asciiTheme="minorHAnsi" w:hAnsiTheme="minorHAnsi" w:cstheme="minorHAnsi"/>
          <w:color w:val="000000"/>
          <w:sz w:val="22"/>
          <w:szCs w:val="22"/>
        </w:rPr>
        <w:t xml:space="preserve"> </w:t>
      </w:r>
      <w:r w:rsidR="00780FA8" w:rsidRPr="00BF09CF">
        <w:rPr>
          <w:rFonts w:asciiTheme="minorHAnsi" w:hAnsiTheme="minorHAnsi" w:cstheme="minorHAnsi"/>
          <w:color w:val="000000"/>
          <w:sz w:val="22"/>
          <w:szCs w:val="22"/>
        </w:rPr>
        <w:t>for parents and teachers in the U</w:t>
      </w:r>
      <w:r w:rsidR="00780FA8">
        <w:rPr>
          <w:rFonts w:asciiTheme="minorHAnsi" w:hAnsiTheme="minorHAnsi" w:cstheme="minorHAnsi"/>
          <w:color w:val="000000"/>
          <w:sz w:val="22"/>
          <w:szCs w:val="22"/>
        </w:rPr>
        <w:t xml:space="preserve">nited </w:t>
      </w:r>
      <w:r w:rsidR="00780FA8" w:rsidRPr="00BF09CF">
        <w:rPr>
          <w:rFonts w:asciiTheme="minorHAnsi" w:hAnsiTheme="minorHAnsi" w:cstheme="minorHAnsi"/>
          <w:color w:val="000000"/>
          <w:sz w:val="22"/>
          <w:szCs w:val="22"/>
        </w:rPr>
        <w:t>S</w:t>
      </w:r>
      <w:r w:rsidR="00780FA8">
        <w:rPr>
          <w:rFonts w:asciiTheme="minorHAnsi" w:hAnsiTheme="minorHAnsi" w:cstheme="minorHAnsi"/>
          <w:color w:val="000000"/>
          <w:sz w:val="22"/>
          <w:szCs w:val="22"/>
        </w:rPr>
        <w:t xml:space="preserve">tates of </w:t>
      </w:r>
      <w:r w:rsidR="00780FA8" w:rsidRPr="00BF09CF">
        <w:rPr>
          <w:rFonts w:asciiTheme="minorHAnsi" w:hAnsiTheme="minorHAnsi" w:cstheme="minorHAnsi"/>
          <w:color w:val="000000"/>
          <w:sz w:val="22"/>
          <w:szCs w:val="22"/>
        </w:rPr>
        <w:t>A</w:t>
      </w:r>
      <w:r w:rsidR="00780FA8">
        <w:rPr>
          <w:rFonts w:asciiTheme="minorHAnsi" w:hAnsiTheme="minorHAnsi" w:cstheme="minorHAnsi"/>
          <w:color w:val="000000"/>
          <w:sz w:val="22"/>
          <w:szCs w:val="22"/>
        </w:rPr>
        <w:t>merica (USA)</w:t>
      </w:r>
      <w:r>
        <w:rPr>
          <w:rFonts w:asciiTheme="minorHAnsi" w:hAnsiTheme="minorHAnsi" w:cstheme="minorHAnsi"/>
          <w:color w:val="000000"/>
          <w:sz w:val="22"/>
          <w:szCs w:val="22"/>
        </w:rPr>
        <w:t>,</w:t>
      </w:r>
      <w:r w:rsidR="00780FA8" w:rsidRPr="00BF09CF">
        <w:rPr>
          <w:rFonts w:asciiTheme="minorHAnsi" w:hAnsiTheme="minorHAnsi" w:cstheme="minorHAnsi"/>
          <w:color w:val="000000"/>
          <w:sz w:val="22"/>
          <w:szCs w:val="22"/>
        </w:rPr>
        <w:t xml:space="preserve"> was hacked</w:t>
      </w:r>
      <w:r w:rsidR="00886D71">
        <w:rPr>
          <w:rFonts w:asciiTheme="minorHAnsi" w:hAnsiTheme="minorHAnsi" w:cstheme="minorHAnsi"/>
          <w:color w:val="000000"/>
          <w:sz w:val="22"/>
          <w:szCs w:val="22"/>
        </w:rPr>
        <w:t xml:space="preserve"> when</w:t>
      </w:r>
      <w:r w:rsidR="00780FA8" w:rsidRPr="00BF09CF">
        <w:rPr>
          <w:rFonts w:asciiTheme="minorHAnsi" w:hAnsiTheme="minorHAnsi" w:cstheme="minorHAnsi"/>
          <w:color w:val="000000"/>
          <w:sz w:val="22"/>
          <w:szCs w:val="22"/>
        </w:rPr>
        <w:t xml:space="preserve"> some parents received</w:t>
      </w:r>
      <w:r w:rsidR="00780FA8">
        <w:rPr>
          <w:rFonts w:asciiTheme="minorHAnsi" w:hAnsiTheme="minorHAnsi" w:cstheme="minorHAnsi"/>
          <w:color w:val="000000"/>
          <w:sz w:val="22"/>
          <w:szCs w:val="22"/>
        </w:rPr>
        <w:t xml:space="preserve"> messages and </w:t>
      </w:r>
      <w:bookmarkStart w:id="122" w:name="_Hlk141283081"/>
      <w:r w:rsidR="00780FA8">
        <w:rPr>
          <w:rFonts w:asciiTheme="minorHAnsi" w:hAnsiTheme="minorHAnsi" w:cstheme="minorHAnsi"/>
          <w:color w:val="000000"/>
          <w:sz w:val="22"/>
          <w:szCs w:val="22"/>
        </w:rPr>
        <w:t xml:space="preserve">an image of a man engaged in an </w:t>
      </w:r>
      <w:r w:rsidR="00780FA8" w:rsidRPr="00BF09CF">
        <w:rPr>
          <w:rFonts w:asciiTheme="minorHAnsi" w:hAnsiTheme="minorHAnsi" w:cstheme="minorHAnsi"/>
          <w:color w:val="000000"/>
          <w:sz w:val="22"/>
          <w:szCs w:val="22"/>
        </w:rPr>
        <w:t>explicit</w:t>
      </w:r>
      <w:r w:rsidR="00780FA8">
        <w:rPr>
          <w:rFonts w:asciiTheme="minorHAnsi" w:hAnsiTheme="minorHAnsi" w:cstheme="minorHAnsi"/>
          <w:color w:val="000000"/>
          <w:sz w:val="22"/>
          <w:szCs w:val="22"/>
        </w:rPr>
        <w:t xml:space="preserve"> act</w:t>
      </w:r>
      <w:r w:rsidR="00780FA8" w:rsidRPr="00BF09CF">
        <w:rPr>
          <w:rFonts w:asciiTheme="minorHAnsi" w:hAnsiTheme="minorHAnsi" w:cstheme="minorHAnsi"/>
          <w:color w:val="000000"/>
          <w:sz w:val="22"/>
          <w:szCs w:val="22"/>
        </w:rPr>
        <w:t xml:space="preserve"> </w:t>
      </w:r>
      <w:bookmarkEnd w:id="122"/>
      <w:sdt>
        <w:sdtPr>
          <w:rPr>
            <w:rFonts w:asciiTheme="minorHAnsi" w:hAnsiTheme="minorHAnsi" w:cstheme="minorHAnsi"/>
            <w:color w:val="000000"/>
            <w:sz w:val="22"/>
            <w:szCs w:val="22"/>
          </w:rPr>
          <w:tag w:val="MENDELEY_CITATION_v3_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"/>
          <w:id w:val="1415435497"/>
          <w:placeholder>
            <w:docPart w:val="168CD0B5026A4FBA83521ACD1E7759D6"/>
          </w:placeholder>
        </w:sdtPr>
        <w:sdtContent>
          <w:r w:rsidR="00752357" w:rsidRPr="00752357">
            <w:rPr>
              <w:rFonts w:asciiTheme="minorHAnsi" w:hAnsiTheme="minorHAnsi" w:cstheme="minorHAnsi"/>
              <w:color w:val="000000"/>
              <w:sz w:val="22"/>
              <w:szCs w:val="22"/>
            </w:rPr>
            <w:t>(Collier, 2022)</w:t>
          </w:r>
        </w:sdtContent>
      </w:sdt>
      <w:r w:rsidR="00780FA8" w:rsidRPr="00BF09CF">
        <w:rPr>
          <w:rFonts w:asciiTheme="minorHAnsi" w:hAnsiTheme="minorHAnsi" w:cstheme="minorHAnsi"/>
          <w:color w:val="000000"/>
          <w:sz w:val="22"/>
          <w:szCs w:val="22"/>
        </w:rPr>
        <w:t xml:space="preserve">.  The </w:t>
      </w:r>
      <w:r w:rsidR="00780FA8">
        <w:rPr>
          <w:rFonts w:asciiTheme="minorHAnsi" w:hAnsiTheme="minorHAnsi" w:cstheme="minorHAnsi"/>
          <w:color w:val="000000"/>
          <w:sz w:val="22"/>
          <w:szCs w:val="22"/>
        </w:rPr>
        <w:t>image</w:t>
      </w:r>
      <w:r w:rsidR="00780FA8" w:rsidRPr="00BF09CF">
        <w:rPr>
          <w:rFonts w:asciiTheme="minorHAnsi" w:hAnsiTheme="minorHAnsi" w:cstheme="minorHAnsi"/>
          <w:color w:val="000000"/>
          <w:sz w:val="22"/>
          <w:szCs w:val="22"/>
        </w:rPr>
        <w:t xml:space="preserve"> was sent </w:t>
      </w:r>
      <w:r w:rsidR="00780FA8">
        <w:rPr>
          <w:rFonts w:asciiTheme="minorHAnsi" w:hAnsiTheme="minorHAnsi" w:cstheme="minorHAnsi"/>
          <w:color w:val="000000"/>
          <w:sz w:val="22"/>
          <w:szCs w:val="22"/>
        </w:rPr>
        <w:t xml:space="preserve">by the mobile application </w:t>
      </w:r>
      <w:r w:rsidR="00780FA8" w:rsidRPr="00BF09CF">
        <w:rPr>
          <w:rFonts w:asciiTheme="minorHAnsi" w:hAnsiTheme="minorHAnsi" w:cstheme="minorHAnsi"/>
          <w:color w:val="000000"/>
          <w:sz w:val="22"/>
          <w:szCs w:val="22"/>
        </w:rPr>
        <w:t xml:space="preserve">as links to </w:t>
      </w:r>
      <w:proofErr w:type="spellStart"/>
      <w:r w:rsidR="00780FA8" w:rsidRPr="00BF09CF">
        <w:rPr>
          <w:rFonts w:asciiTheme="minorHAnsi" w:hAnsiTheme="minorHAnsi" w:cstheme="minorHAnsi"/>
          <w:color w:val="000000"/>
          <w:sz w:val="22"/>
          <w:szCs w:val="22"/>
        </w:rPr>
        <w:t>Bitly</w:t>
      </w:r>
      <w:proofErr w:type="spellEnd"/>
      <w:r w:rsidR="00780FA8" w:rsidRPr="00BF09CF">
        <w:rPr>
          <w:rFonts w:asciiTheme="minorHAnsi" w:hAnsiTheme="minorHAnsi" w:cstheme="minorHAnsi"/>
          <w:color w:val="000000"/>
          <w:sz w:val="22"/>
          <w:szCs w:val="22"/>
        </w:rPr>
        <w:t>, a popular link-shortening service</w:t>
      </w:r>
      <w:r w:rsidR="00780FA8">
        <w:rPr>
          <w:rFonts w:asciiTheme="minorHAnsi" w:hAnsiTheme="minorHAnsi" w:cstheme="minorHAnsi"/>
          <w:color w:val="000000"/>
          <w:sz w:val="22"/>
          <w:szCs w:val="22"/>
        </w:rPr>
        <w:t xml:space="preserve"> that obscures actual web addresses. According to Seesaw officials, the hacker or hackers gained access to individual user accounts using a credential-stuffing attack. An attack whereby hackers look through previous data breaches to identify combinations of usernames and passwords</w:t>
      </w:r>
      <w:bookmarkEnd w:id="117"/>
      <w:r w:rsidR="00780FA8">
        <w:rPr>
          <w:rFonts w:asciiTheme="minorHAnsi" w:hAnsiTheme="minorHAnsi" w:cstheme="minorHAnsi"/>
          <w:color w:val="000000"/>
          <w:sz w:val="22"/>
          <w:szCs w:val="22"/>
        </w:rPr>
        <w:t>.</w:t>
      </w:r>
      <w:bookmarkEnd w:id="118"/>
      <w:r w:rsidR="00387D03" w:rsidRPr="00BF09CF">
        <w:rPr>
          <w:rFonts w:asciiTheme="minorHAnsi" w:hAnsiTheme="minorHAnsi" w:cstheme="minorHAnsi"/>
          <w:color w:val="000000"/>
          <w:sz w:val="22"/>
          <w:szCs w:val="22"/>
        </w:rPr>
        <w:t xml:space="preserve"> </w:t>
      </w:r>
      <w:bookmarkEnd w:id="115"/>
    </w:p>
    <w:bookmarkEnd w:id="119"/>
    <w:p w14:paraId="5F554E50" w14:textId="77777777" w:rsidR="00387D03" w:rsidRDefault="00387D03" w:rsidP="00387D03">
      <w:pPr>
        <w:pStyle w:val="Header"/>
        <w:spacing w:line="360" w:lineRule="auto"/>
        <w:rPr>
          <w:rFonts w:asciiTheme="minorHAnsi" w:hAnsiTheme="minorHAnsi" w:cstheme="minorHAnsi"/>
          <w:color w:val="000000"/>
        </w:rPr>
      </w:pPr>
    </w:p>
    <w:p w14:paraId="66AA3033" w14:textId="14ACABE6" w:rsidR="00387D03" w:rsidRDefault="006745EC" w:rsidP="00387D03">
      <w:pPr>
        <w:pStyle w:val="Header"/>
        <w:spacing w:line="360" w:lineRule="auto"/>
        <w:rPr>
          <w:rFonts w:asciiTheme="minorHAnsi" w:hAnsiTheme="minorHAnsi" w:cstheme="minorHAnsi"/>
          <w:color w:val="000000"/>
          <w:sz w:val="22"/>
          <w:szCs w:val="22"/>
        </w:rPr>
      </w:pPr>
      <w:bookmarkStart w:id="123" w:name="_Hlk140570988"/>
      <w:r>
        <w:rPr>
          <w:rFonts w:asciiTheme="minorHAnsi" w:hAnsiTheme="minorHAnsi" w:cstheme="minorHAnsi"/>
          <w:color w:val="000000"/>
          <w:sz w:val="22"/>
          <w:szCs w:val="22"/>
        </w:rPr>
        <w:t xml:space="preserve">There are a lot of vulnerabilities that hackers can exploit </w:t>
      </w:r>
      <w:r w:rsidR="005229CB">
        <w:rPr>
          <w:rFonts w:asciiTheme="minorHAnsi" w:hAnsiTheme="minorHAnsi" w:cstheme="minorHAnsi"/>
          <w:color w:val="000000"/>
          <w:sz w:val="22"/>
          <w:szCs w:val="22"/>
        </w:rPr>
        <w:t>in</w:t>
      </w:r>
      <w:r>
        <w:rPr>
          <w:rFonts w:asciiTheme="minorHAnsi" w:hAnsiTheme="minorHAnsi" w:cstheme="minorHAnsi"/>
          <w:color w:val="000000"/>
          <w:sz w:val="22"/>
          <w:szCs w:val="22"/>
        </w:rPr>
        <w:t xml:space="preserve"> a mobile application. </w:t>
      </w:r>
      <w:bookmarkEnd w:id="123"/>
      <w:r w:rsidR="00387D03" w:rsidRPr="00BF09CF">
        <w:rPr>
          <w:rFonts w:asciiTheme="minorHAnsi" w:hAnsiTheme="minorHAnsi" w:cstheme="minorHAnsi"/>
          <w:color w:val="000000"/>
          <w:sz w:val="22"/>
          <w:szCs w:val="22"/>
        </w:rPr>
        <w:t xml:space="preserve">Figure </w:t>
      </w:r>
      <w:r w:rsidR="00212668">
        <w:rPr>
          <w:rFonts w:asciiTheme="minorHAnsi" w:hAnsiTheme="minorHAnsi" w:cstheme="minorHAnsi"/>
          <w:color w:val="000000"/>
          <w:sz w:val="22"/>
          <w:szCs w:val="22"/>
        </w:rPr>
        <w:t>2</w:t>
      </w:r>
      <w:r w:rsidR="00550CA1">
        <w:rPr>
          <w:rFonts w:asciiTheme="minorHAnsi" w:hAnsiTheme="minorHAnsi" w:cstheme="minorHAnsi"/>
          <w:color w:val="000000"/>
          <w:sz w:val="22"/>
          <w:szCs w:val="22"/>
        </w:rPr>
        <w:t xml:space="preserve"> </w:t>
      </w:r>
      <w:r w:rsidR="005229CB">
        <w:rPr>
          <w:rFonts w:asciiTheme="minorHAnsi" w:hAnsiTheme="minorHAnsi" w:cstheme="minorHAnsi"/>
          <w:color w:val="000000"/>
          <w:sz w:val="22"/>
          <w:szCs w:val="22"/>
        </w:rPr>
        <w:t>lists</w:t>
      </w:r>
      <w:r w:rsidR="00387D03" w:rsidRPr="00BF09CF">
        <w:rPr>
          <w:rFonts w:asciiTheme="minorHAnsi" w:hAnsiTheme="minorHAnsi" w:cstheme="minorHAnsi"/>
          <w:color w:val="000000"/>
          <w:sz w:val="22"/>
          <w:szCs w:val="22"/>
        </w:rPr>
        <w:t xml:space="preserve"> </w:t>
      </w:r>
      <w:bookmarkStart w:id="124" w:name="_Hlk120798741"/>
      <w:r w:rsidR="00387D03" w:rsidRPr="00BF09CF">
        <w:rPr>
          <w:rFonts w:asciiTheme="minorHAnsi" w:hAnsiTheme="minorHAnsi" w:cstheme="minorHAnsi"/>
          <w:color w:val="000000"/>
          <w:sz w:val="22"/>
          <w:szCs w:val="22"/>
        </w:rPr>
        <w:t xml:space="preserve">the top 10 security threats compiled by </w:t>
      </w:r>
      <w:r w:rsidR="005229CB">
        <w:rPr>
          <w:rFonts w:asciiTheme="minorHAnsi" w:hAnsiTheme="minorHAnsi" w:cstheme="minorHAnsi"/>
          <w:color w:val="000000"/>
          <w:sz w:val="22"/>
          <w:szCs w:val="22"/>
        </w:rPr>
        <w:t xml:space="preserve">the </w:t>
      </w:r>
      <w:r w:rsidR="00387D03" w:rsidRPr="00BF09CF">
        <w:rPr>
          <w:rFonts w:asciiTheme="minorHAnsi" w:hAnsiTheme="minorHAnsi" w:cstheme="minorHAnsi"/>
          <w:color w:val="000000"/>
          <w:sz w:val="22"/>
          <w:szCs w:val="22"/>
        </w:rPr>
        <w:t>Open Web Application Security Project (OWASP), a non-profit foundation that works to improve the security of software</w:t>
      </w:r>
      <w:bookmarkEnd w:id="124"/>
      <w:r w:rsidR="00387D03" w:rsidRPr="00BF09CF">
        <w:rPr>
          <w:rFonts w:asciiTheme="minorHAnsi" w:hAnsiTheme="minorHAnsi" w:cstheme="minorHAnsi"/>
          <w:color w:val="000000"/>
          <w:sz w:val="22"/>
          <w:szCs w:val="22"/>
        </w:rPr>
        <w:t xml:space="preserve">. </w:t>
      </w:r>
    </w:p>
    <w:bookmarkEnd w:id="121"/>
    <w:p w14:paraId="743D5117" w14:textId="77777777" w:rsidR="005A4FA8" w:rsidRPr="00BF09CF" w:rsidRDefault="005A4FA8" w:rsidP="00387D03">
      <w:pPr>
        <w:pStyle w:val="Header"/>
        <w:spacing w:line="360" w:lineRule="auto"/>
        <w:rPr>
          <w:rFonts w:asciiTheme="minorHAnsi" w:hAnsiTheme="minorHAnsi" w:cstheme="minorHAnsi"/>
          <w:color w:val="000000"/>
          <w:sz w:val="22"/>
          <w:szCs w:val="22"/>
        </w:rPr>
      </w:pPr>
    </w:p>
    <w:p w14:paraId="2A07FCE7" w14:textId="77777777" w:rsidR="00387D03" w:rsidRDefault="00387D03" w:rsidP="00387D03">
      <w:pPr>
        <w:pStyle w:val="Header"/>
        <w:spacing w:line="360" w:lineRule="auto"/>
        <w:rPr>
          <w:rFonts w:asciiTheme="minorHAnsi" w:hAnsiTheme="minorHAnsi" w:cstheme="minorHAnsi"/>
          <w:color w:val="000000"/>
        </w:rPr>
      </w:pPr>
      <w:r>
        <w:rPr>
          <w:noProof/>
          <w:lang w:eastAsia="en-GB"/>
        </w:rPr>
        <w:drawing>
          <wp:inline distT="0" distB="0" distL="0" distR="0" wp14:anchorId="70885977" wp14:editId="02469BF6">
            <wp:extent cx="5760720" cy="241935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4"/>
                    <a:stretch>
                      <a:fillRect/>
                    </a:stretch>
                  </pic:blipFill>
                  <pic:spPr>
                    <a:xfrm>
                      <a:off x="0" y="0"/>
                      <a:ext cx="5760720" cy="2419350"/>
                    </a:xfrm>
                    <a:prstGeom prst="rect">
                      <a:avLst/>
                    </a:prstGeom>
                  </pic:spPr>
                </pic:pic>
              </a:graphicData>
            </a:graphic>
          </wp:inline>
        </w:drawing>
      </w:r>
    </w:p>
    <w:p w14:paraId="0F7E04BC" w14:textId="75DC0E5B" w:rsidR="00387D03" w:rsidRDefault="00542F6D" w:rsidP="00542F6D">
      <w:pPr>
        <w:pStyle w:val="Caption"/>
        <w:rPr>
          <w:rFonts w:cstheme="minorHAnsi"/>
          <w:i w:val="0"/>
          <w:color w:val="000000"/>
          <w:sz w:val="22"/>
          <w:szCs w:val="22"/>
        </w:rPr>
      </w:pPr>
      <w:bookmarkStart w:id="125" w:name="_Toc177034948"/>
      <w:r w:rsidRPr="00542F6D">
        <w:rPr>
          <w:sz w:val="22"/>
          <w:szCs w:val="22"/>
        </w:rPr>
        <w:t xml:space="preserve">Figure </w:t>
      </w:r>
      <w:r w:rsidRPr="00542F6D">
        <w:rPr>
          <w:sz w:val="22"/>
          <w:szCs w:val="22"/>
        </w:rPr>
        <w:fldChar w:fldCharType="begin"/>
      </w:r>
      <w:r w:rsidRPr="00542F6D">
        <w:rPr>
          <w:sz w:val="22"/>
          <w:szCs w:val="22"/>
        </w:rPr>
        <w:instrText xml:space="preserve"> SEQ Figure \* ARABIC </w:instrText>
      </w:r>
      <w:r w:rsidRPr="00542F6D">
        <w:rPr>
          <w:sz w:val="22"/>
          <w:szCs w:val="22"/>
        </w:rPr>
        <w:fldChar w:fldCharType="separate"/>
      </w:r>
      <w:r w:rsidR="00DA7B00">
        <w:rPr>
          <w:noProof/>
          <w:sz w:val="22"/>
          <w:szCs w:val="22"/>
        </w:rPr>
        <w:t>2</w:t>
      </w:r>
      <w:r w:rsidRPr="00542F6D">
        <w:rPr>
          <w:sz w:val="22"/>
          <w:szCs w:val="22"/>
        </w:rPr>
        <w:fldChar w:fldCharType="end"/>
      </w:r>
      <w:r w:rsidR="00387D03" w:rsidRPr="00542F6D">
        <w:rPr>
          <w:rFonts w:cstheme="minorHAnsi"/>
          <w:sz w:val="22"/>
          <w:szCs w:val="22"/>
        </w:rPr>
        <w:t>:</w:t>
      </w:r>
      <w:r w:rsidR="00387D03" w:rsidRPr="000178E1">
        <w:rPr>
          <w:rFonts w:cstheme="minorHAnsi"/>
          <w:sz w:val="22"/>
          <w:szCs w:val="22"/>
        </w:rPr>
        <w:t xml:space="preserve"> </w:t>
      </w:r>
      <w:r w:rsidR="00DC0BDD" w:rsidRPr="00DC0BDD">
        <w:rPr>
          <w:rFonts w:cstheme="minorHAnsi"/>
          <w:sz w:val="22"/>
          <w:szCs w:val="22"/>
        </w:rPr>
        <w:t xml:space="preserve">OWASP Top 10 Mobile Vulnerabilities </w:t>
      </w:r>
      <w:sdt>
        <w:sdtPr>
          <w:rPr>
            <w:rFonts w:cstheme="minorHAnsi"/>
            <w:i w:val="0"/>
            <w:color w:val="000000"/>
            <w:sz w:val="22"/>
            <w:szCs w:val="22"/>
          </w:rPr>
          <w:tag w:val="MENDELEY_CITATION_v3_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"/>
          <w:id w:val="-722219215"/>
          <w:placeholder>
            <w:docPart w:val="5C05C959FAD3414DAA455B069FC7C1AB"/>
          </w:placeholder>
        </w:sdtPr>
        <w:sdtContent>
          <w:r w:rsidR="00752357" w:rsidRPr="00752357">
            <w:rPr>
              <w:rFonts w:cstheme="minorHAnsi"/>
              <w:i w:val="0"/>
              <w:color w:val="000000"/>
              <w:sz w:val="22"/>
              <w:szCs w:val="22"/>
            </w:rPr>
            <w:t>(Sachdeva, 2022)</w:t>
          </w:r>
        </w:sdtContent>
      </w:sdt>
      <w:bookmarkEnd w:id="125"/>
    </w:p>
    <w:p w14:paraId="1B144E02" w14:textId="77777777" w:rsidR="00D20AA2" w:rsidRPr="00D20AA2" w:rsidRDefault="00D20AA2" w:rsidP="00D20AA2"/>
    <w:p w14:paraId="3F8E9132" w14:textId="0036BF15" w:rsidR="006E7E49" w:rsidRPr="005A4FA8" w:rsidRDefault="00D74AE8" w:rsidP="00D74AE8">
      <w:pPr>
        <w:jc w:val="both"/>
      </w:pPr>
      <w:bookmarkStart w:id="126" w:name="_Hlk144993655"/>
      <w:bookmarkStart w:id="127" w:name="_Hlk165891337"/>
      <w:r w:rsidRPr="00D74AE8">
        <w:t>The OWASP’s top 10 list includes vulnerabilities such as improper platform usage, insecure data storage, insecure authentication, and insufficient cryptography. Mobile application developers can use this list when testing their applications.</w:t>
      </w:r>
      <w:r>
        <w:t xml:space="preserve"> </w:t>
      </w:r>
      <w:r w:rsidR="00D560A2" w:rsidRPr="005A4FA8">
        <w:t xml:space="preserve">The </w:t>
      </w:r>
      <w:r>
        <w:t>list is</w:t>
      </w:r>
      <w:r w:rsidR="00D560A2" w:rsidRPr="005A4FA8">
        <w:t xml:space="preserve"> explained in more detail below: </w:t>
      </w:r>
    </w:p>
    <w:p w14:paraId="20ECAE80" w14:textId="77777777" w:rsidR="00D560A2" w:rsidRPr="006E7E49" w:rsidRDefault="00D560A2" w:rsidP="00134EC6">
      <w:pPr>
        <w:rPr>
          <w:color w:val="FF0000"/>
        </w:rPr>
      </w:pPr>
      <w:bookmarkStart w:id="128" w:name="_Hlk141202538"/>
      <w:bookmarkEnd w:id="126"/>
    </w:p>
    <w:p w14:paraId="7B9205C7" w14:textId="661A99B9" w:rsidR="000A3787" w:rsidRDefault="000A3787" w:rsidP="00207912">
      <w:pPr>
        <w:pStyle w:val="ListParagraph"/>
        <w:numPr>
          <w:ilvl w:val="3"/>
          <w:numId w:val="18"/>
        </w:numPr>
        <w:spacing w:line="360" w:lineRule="auto"/>
        <w:rPr>
          <w:rFonts w:asciiTheme="minorHAnsi" w:hAnsiTheme="minorHAnsi" w:cstheme="minorHAnsi"/>
          <w:color w:val="000000"/>
          <w:sz w:val="22"/>
          <w:szCs w:val="22"/>
          <w:lang w:eastAsia="ar-SA"/>
        </w:rPr>
      </w:pPr>
      <w:bookmarkStart w:id="129" w:name="_Hlk165884959"/>
      <w:r>
        <w:rPr>
          <w:rFonts w:asciiTheme="minorHAnsi" w:hAnsiTheme="minorHAnsi" w:cstheme="minorHAnsi"/>
          <w:color w:val="000000"/>
          <w:sz w:val="22"/>
          <w:szCs w:val="22"/>
          <w:lang w:eastAsia="ar-SA"/>
        </w:rPr>
        <w:t>Improper</w:t>
      </w:r>
      <w:r w:rsidR="00207912">
        <w:rPr>
          <w:rFonts w:asciiTheme="minorHAnsi" w:hAnsiTheme="minorHAnsi" w:cstheme="minorHAnsi"/>
          <w:color w:val="000000"/>
          <w:sz w:val="22"/>
          <w:szCs w:val="22"/>
          <w:lang w:eastAsia="ar-SA"/>
        </w:rPr>
        <w:t xml:space="preserve"> </w:t>
      </w:r>
      <w:r>
        <w:rPr>
          <w:rFonts w:asciiTheme="minorHAnsi" w:hAnsiTheme="minorHAnsi" w:cstheme="minorHAnsi"/>
          <w:color w:val="000000"/>
          <w:sz w:val="22"/>
          <w:szCs w:val="22"/>
          <w:lang w:eastAsia="ar-SA"/>
        </w:rPr>
        <w:t xml:space="preserve">Platform Usage refers to developing a mobile application that contradicts the best practices when it comes to security control or misuse of an operating system feature. </w:t>
      </w:r>
    </w:p>
    <w:p w14:paraId="3F551464" w14:textId="439F760C" w:rsidR="00207912" w:rsidRDefault="00207912" w:rsidP="00690277">
      <w:pPr>
        <w:pStyle w:val="ListParagraph"/>
        <w:numPr>
          <w:ilvl w:val="3"/>
          <w:numId w:val="18"/>
        </w:numPr>
        <w:spacing w:line="360" w:lineRule="auto"/>
        <w:rPr>
          <w:rFonts w:asciiTheme="minorHAnsi" w:hAnsiTheme="minorHAnsi" w:cstheme="minorHAnsi"/>
          <w:color w:val="000000"/>
          <w:sz w:val="22"/>
          <w:szCs w:val="22"/>
          <w:lang w:eastAsia="ar-SA"/>
        </w:rPr>
      </w:pPr>
      <w:r>
        <w:rPr>
          <w:rFonts w:asciiTheme="minorHAnsi" w:hAnsiTheme="minorHAnsi" w:cstheme="minorHAnsi"/>
          <w:color w:val="000000"/>
          <w:sz w:val="22"/>
          <w:szCs w:val="22"/>
          <w:lang w:eastAsia="ar-SA"/>
        </w:rPr>
        <w:lastRenderedPageBreak/>
        <w:t>Insecure Data Storage refers to the security level of where the data is being kept, be it on servers, mobile devices, or cloud storage.</w:t>
      </w:r>
    </w:p>
    <w:p w14:paraId="60AECC7E" w14:textId="44D93496" w:rsidR="00207912" w:rsidRPr="00207912" w:rsidRDefault="00207912" w:rsidP="00207912">
      <w:pPr>
        <w:pStyle w:val="ListParagraph"/>
        <w:numPr>
          <w:ilvl w:val="3"/>
          <w:numId w:val="18"/>
        </w:numPr>
        <w:spacing w:line="360" w:lineRule="auto"/>
        <w:rPr>
          <w:rFonts w:asciiTheme="minorHAnsi" w:hAnsiTheme="minorHAnsi" w:cstheme="minorHAnsi"/>
          <w:color w:val="000000"/>
          <w:sz w:val="22"/>
          <w:szCs w:val="22"/>
          <w:lang w:eastAsia="ar-SA"/>
        </w:rPr>
      </w:pPr>
      <w:r>
        <w:rPr>
          <w:rFonts w:asciiTheme="minorHAnsi" w:hAnsiTheme="minorHAnsi" w:cstheme="minorHAnsi"/>
          <w:color w:val="000000"/>
          <w:sz w:val="22"/>
          <w:szCs w:val="22"/>
          <w:lang w:eastAsia="ar-SA"/>
        </w:rPr>
        <w:t xml:space="preserve">Insecure </w:t>
      </w:r>
      <w:r>
        <w:rPr>
          <w:rFonts w:asciiTheme="minorHAnsi" w:hAnsiTheme="minorHAnsi" w:cstheme="minorHAnsi"/>
          <w:sz w:val="22"/>
          <w:szCs w:val="22"/>
          <w:lang w:eastAsia="ar-SA"/>
        </w:rPr>
        <w:t>Communication refers to sending sensitive information via insecure channels. Developers can use encryption to ensure that data transmitted over a network cannot be accessed by those who are not authorised to do so.</w:t>
      </w:r>
    </w:p>
    <w:p w14:paraId="74815E8A" w14:textId="77777777" w:rsidR="00207912" w:rsidRPr="00207912" w:rsidRDefault="00207912" w:rsidP="00207912">
      <w:pPr>
        <w:pStyle w:val="ListParagraph"/>
        <w:numPr>
          <w:ilvl w:val="3"/>
          <w:numId w:val="18"/>
        </w:numPr>
        <w:spacing w:line="360" w:lineRule="auto"/>
        <w:rPr>
          <w:rFonts w:asciiTheme="minorHAnsi" w:hAnsiTheme="minorHAnsi" w:cstheme="minorHAnsi"/>
          <w:color w:val="000000"/>
          <w:sz w:val="22"/>
          <w:szCs w:val="22"/>
          <w:lang w:eastAsia="ar-SA"/>
        </w:rPr>
      </w:pPr>
      <w:r>
        <w:rPr>
          <w:rFonts w:asciiTheme="minorHAnsi" w:hAnsiTheme="minorHAnsi" w:cstheme="minorHAnsi"/>
          <w:color w:val="000000"/>
          <w:sz w:val="22"/>
          <w:szCs w:val="22"/>
          <w:lang w:eastAsia="ar-SA"/>
        </w:rPr>
        <w:t xml:space="preserve">Insecure </w:t>
      </w:r>
      <w:r>
        <w:rPr>
          <w:rFonts w:asciiTheme="minorHAnsi" w:hAnsiTheme="minorHAnsi" w:cstheme="minorHAnsi"/>
          <w:sz w:val="22"/>
          <w:szCs w:val="22"/>
          <w:lang w:eastAsia="ar-SA"/>
        </w:rPr>
        <w:t xml:space="preserve">Authentication refers to weak passwords that allow attackers to gain access to the mobile application or the backend server employed by the application. </w:t>
      </w:r>
    </w:p>
    <w:p w14:paraId="65F8B7DA" w14:textId="275A6E15" w:rsidR="00207912" w:rsidRPr="00207912" w:rsidRDefault="00207912" w:rsidP="00207912">
      <w:pPr>
        <w:pStyle w:val="ListParagraph"/>
        <w:numPr>
          <w:ilvl w:val="3"/>
          <w:numId w:val="18"/>
        </w:numPr>
        <w:spacing w:line="360" w:lineRule="auto"/>
        <w:rPr>
          <w:rFonts w:asciiTheme="minorHAnsi" w:hAnsiTheme="minorHAnsi" w:cstheme="minorHAnsi"/>
          <w:color w:val="000000"/>
          <w:sz w:val="22"/>
          <w:szCs w:val="22"/>
          <w:lang w:eastAsia="ar-SA"/>
        </w:rPr>
      </w:pPr>
      <w:r>
        <w:rPr>
          <w:rFonts w:asciiTheme="minorHAnsi" w:hAnsiTheme="minorHAnsi" w:cstheme="minorHAnsi"/>
          <w:color w:val="000000"/>
          <w:sz w:val="22"/>
          <w:szCs w:val="22"/>
          <w:lang w:eastAsia="ar-SA"/>
        </w:rPr>
        <w:t xml:space="preserve">Insufficient </w:t>
      </w:r>
      <w:r>
        <w:rPr>
          <w:rFonts w:asciiTheme="minorHAnsi" w:hAnsiTheme="minorHAnsi" w:cstheme="minorHAnsi"/>
          <w:sz w:val="22"/>
          <w:szCs w:val="22"/>
          <w:lang w:eastAsia="ar-SA"/>
        </w:rPr>
        <w:t>Cryptography refers to using cryptographic algorithms that are known to be weak</w:t>
      </w:r>
      <w:r w:rsidR="00690277">
        <w:rPr>
          <w:rFonts w:asciiTheme="minorHAnsi" w:hAnsiTheme="minorHAnsi" w:cstheme="minorHAnsi"/>
          <w:sz w:val="22"/>
          <w:szCs w:val="22"/>
          <w:lang w:eastAsia="ar-SA"/>
        </w:rPr>
        <w:t>,</w:t>
      </w:r>
      <w:r>
        <w:rPr>
          <w:rFonts w:asciiTheme="minorHAnsi" w:hAnsiTheme="minorHAnsi" w:cstheme="minorHAnsi"/>
          <w:sz w:val="22"/>
          <w:szCs w:val="22"/>
          <w:lang w:eastAsia="ar-SA"/>
        </w:rPr>
        <w:t xml:space="preserve"> such as </w:t>
      </w:r>
      <w:r w:rsidR="00690277">
        <w:rPr>
          <w:rFonts w:asciiTheme="minorHAnsi" w:hAnsiTheme="minorHAnsi" w:cstheme="minorHAnsi"/>
          <w:sz w:val="22"/>
          <w:szCs w:val="22"/>
          <w:lang w:eastAsia="ar-SA"/>
        </w:rPr>
        <w:t xml:space="preserve">the </w:t>
      </w:r>
      <w:r>
        <w:rPr>
          <w:rFonts w:asciiTheme="minorHAnsi" w:hAnsiTheme="minorHAnsi" w:cstheme="minorHAnsi"/>
          <w:sz w:val="22"/>
          <w:szCs w:val="22"/>
          <w:lang w:eastAsia="ar-SA"/>
        </w:rPr>
        <w:t>Data Encryption Standard (DES).</w:t>
      </w:r>
    </w:p>
    <w:p w14:paraId="74AB9810" w14:textId="452A8AC4" w:rsidR="00207912" w:rsidRPr="00207912" w:rsidRDefault="00207912" w:rsidP="00207912">
      <w:pPr>
        <w:pStyle w:val="ListParagraph"/>
        <w:numPr>
          <w:ilvl w:val="3"/>
          <w:numId w:val="18"/>
        </w:numPr>
        <w:spacing w:line="360" w:lineRule="auto"/>
        <w:rPr>
          <w:rFonts w:asciiTheme="minorHAnsi" w:hAnsiTheme="minorHAnsi" w:cstheme="minorHAnsi"/>
          <w:color w:val="000000"/>
          <w:sz w:val="22"/>
          <w:szCs w:val="22"/>
          <w:lang w:eastAsia="ar-SA"/>
        </w:rPr>
      </w:pPr>
      <w:r>
        <w:rPr>
          <w:rFonts w:asciiTheme="minorHAnsi" w:hAnsiTheme="minorHAnsi" w:cstheme="minorHAnsi"/>
          <w:sz w:val="22"/>
          <w:szCs w:val="22"/>
          <w:lang w:eastAsia="ar-SA"/>
        </w:rPr>
        <w:t>Insufficient Authorization refers to the situation when an application does not prevent a user or an entity from accessing functionality that violates the security policy.</w:t>
      </w:r>
    </w:p>
    <w:p w14:paraId="68CA962F" w14:textId="46F184AE" w:rsidR="00207912" w:rsidRPr="00207912" w:rsidRDefault="00207912" w:rsidP="00207912">
      <w:pPr>
        <w:pStyle w:val="ListParagraph"/>
        <w:numPr>
          <w:ilvl w:val="3"/>
          <w:numId w:val="18"/>
        </w:numPr>
        <w:spacing w:line="360" w:lineRule="auto"/>
        <w:rPr>
          <w:rFonts w:asciiTheme="minorHAnsi" w:hAnsiTheme="minorHAnsi" w:cstheme="minorHAnsi"/>
          <w:color w:val="000000"/>
          <w:sz w:val="22"/>
          <w:szCs w:val="22"/>
          <w:lang w:eastAsia="ar-SA"/>
        </w:rPr>
      </w:pPr>
      <w:r>
        <w:rPr>
          <w:rFonts w:asciiTheme="minorHAnsi" w:hAnsiTheme="minorHAnsi" w:cstheme="minorHAnsi"/>
          <w:color w:val="000000"/>
          <w:sz w:val="22"/>
          <w:szCs w:val="22"/>
          <w:lang w:eastAsia="ar-SA"/>
        </w:rPr>
        <w:t xml:space="preserve">Client </w:t>
      </w:r>
      <w:r>
        <w:rPr>
          <w:rFonts w:asciiTheme="minorHAnsi" w:hAnsiTheme="minorHAnsi" w:cstheme="minorHAnsi"/>
          <w:sz w:val="22"/>
          <w:szCs w:val="22"/>
          <w:lang w:eastAsia="ar-SA"/>
        </w:rPr>
        <w:t>code quality refers to mitigating the security risks associated with poor code quality.</w:t>
      </w:r>
    </w:p>
    <w:p w14:paraId="5402DA75" w14:textId="42A23156" w:rsidR="00207912" w:rsidRPr="00207912" w:rsidRDefault="00207912" w:rsidP="00207912">
      <w:pPr>
        <w:pStyle w:val="ListParagraph"/>
        <w:numPr>
          <w:ilvl w:val="3"/>
          <w:numId w:val="18"/>
        </w:numPr>
        <w:spacing w:line="360" w:lineRule="auto"/>
        <w:rPr>
          <w:rFonts w:asciiTheme="minorHAnsi" w:hAnsiTheme="minorHAnsi" w:cstheme="minorHAnsi"/>
          <w:color w:val="000000"/>
          <w:sz w:val="22"/>
          <w:szCs w:val="22"/>
          <w:lang w:eastAsia="ar-SA"/>
        </w:rPr>
      </w:pPr>
      <w:r>
        <w:rPr>
          <w:rFonts w:asciiTheme="minorHAnsi" w:hAnsiTheme="minorHAnsi" w:cstheme="minorHAnsi"/>
          <w:sz w:val="22"/>
          <w:szCs w:val="22"/>
          <w:lang w:eastAsia="ar-SA"/>
        </w:rPr>
        <w:t>Code Tampering is the process whereby hackers or attackers make an unauthorised modification or alteration of source code during mobile application development, testing, or deployment.</w:t>
      </w:r>
    </w:p>
    <w:p w14:paraId="5235E063" w14:textId="77777777" w:rsidR="00207912" w:rsidRDefault="00207912" w:rsidP="00207912">
      <w:pPr>
        <w:pStyle w:val="ListParagraph"/>
        <w:numPr>
          <w:ilvl w:val="3"/>
          <w:numId w:val="18"/>
        </w:numPr>
        <w:spacing w:line="360" w:lineRule="auto"/>
        <w:rPr>
          <w:rFonts w:asciiTheme="minorHAnsi" w:hAnsiTheme="minorHAnsi" w:cstheme="minorHAnsi"/>
          <w:sz w:val="22"/>
          <w:szCs w:val="22"/>
          <w:lang w:eastAsia="ar-SA"/>
        </w:rPr>
      </w:pPr>
      <w:r>
        <w:rPr>
          <w:rFonts w:asciiTheme="minorHAnsi" w:hAnsiTheme="minorHAnsi" w:cstheme="minorHAnsi"/>
          <w:sz w:val="22"/>
          <w:szCs w:val="22"/>
          <w:lang w:eastAsia="ar-SA"/>
        </w:rPr>
        <w:t xml:space="preserve">Reverse engineering is the process of analysing mobile applications to understand their source code. </w:t>
      </w:r>
    </w:p>
    <w:p w14:paraId="49C93CA6" w14:textId="2AA84C89" w:rsidR="00207912" w:rsidRDefault="00207912" w:rsidP="00207912">
      <w:pPr>
        <w:pStyle w:val="ListParagraph"/>
        <w:numPr>
          <w:ilvl w:val="3"/>
          <w:numId w:val="18"/>
        </w:numPr>
        <w:spacing w:line="360" w:lineRule="auto"/>
      </w:pPr>
      <w:r>
        <w:rPr>
          <w:rFonts w:asciiTheme="minorHAnsi" w:hAnsiTheme="minorHAnsi" w:cstheme="minorHAnsi"/>
          <w:color w:val="000000"/>
          <w:sz w:val="22"/>
          <w:szCs w:val="22"/>
          <w:lang w:eastAsia="ar-SA"/>
        </w:rPr>
        <w:t xml:space="preserve">Extraneous </w:t>
      </w:r>
      <w:r>
        <w:rPr>
          <w:rFonts w:asciiTheme="minorHAnsi" w:hAnsiTheme="minorHAnsi" w:cstheme="minorHAnsi"/>
          <w:sz w:val="22"/>
          <w:szCs w:val="22"/>
          <w:lang w:eastAsia="ar-SA"/>
        </w:rPr>
        <w:t>Functionality refers to functions hidden inside a mobile application that an attacker can exploit.</w:t>
      </w:r>
    </w:p>
    <w:bookmarkEnd w:id="129"/>
    <w:p w14:paraId="2594A3CC" w14:textId="482876DC" w:rsidR="00207912" w:rsidRDefault="00207912" w:rsidP="00207912">
      <w:pPr>
        <w:pStyle w:val="ListParagraph"/>
        <w:ind w:left="644"/>
        <w:rPr>
          <w:rFonts w:asciiTheme="minorHAnsi" w:hAnsiTheme="minorHAnsi" w:cstheme="minorHAnsi"/>
          <w:color w:val="000000"/>
          <w:sz w:val="22"/>
          <w:szCs w:val="22"/>
          <w:lang w:eastAsia="ar-SA"/>
        </w:rPr>
      </w:pPr>
    </w:p>
    <w:p w14:paraId="19795F6F" w14:textId="6A4DE18A" w:rsidR="001861D8" w:rsidRDefault="001861D8" w:rsidP="007D282D">
      <w:pPr>
        <w:jc w:val="both"/>
      </w:pPr>
      <w:bookmarkStart w:id="130" w:name="_Hlk165878831"/>
      <w:bookmarkEnd w:id="128"/>
      <w:r>
        <w:t>A</w:t>
      </w:r>
      <w:r w:rsidR="00536DDB">
        <w:t xml:space="preserve"> 2024 blog</w:t>
      </w:r>
      <w:r>
        <w:t xml:space="preserve"> by </w:t>
      </w:r>
      <w:proofErr w:type="spellStart"/>
      <w:r>
        <w:t>Shikhil</w:t>
      </w:r>
      <w:proofErr w:type="spellEnd"/>
      <w:r>
        <w:t xml:space="preserve"> Sharma states that poor coding and weak security protocols put user data at risk and should be address</w:t>
      </w:r>
      <w:r w:rsidR="00536DDB">
        <w:t>ed</w:t>
      </w:r>
      <w:r w:rsidR="00FB21DA">
        <w:t xml:space="preserve"> </w:t>
      </w:r>
      <w:sdt>
        <w:sdtPr>
          <w:rPr>
            <w:color w:val="000000"/>
          </w:rPr>
          <w:tag w:val="MENDELEY_CITATION_v3_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"/>
          <w:id w:val="-1361970072"/>
          <w:placeholder>
            <w:docPart w:val="DefaultPlaceholder_-1854013440"/>
          </w:placeholder>
        </w:sdtPr>
        <w:sdtContent>
          <w:r w:rsidR="00752357" w:rsidRPr="00752357">
            <w:rPr>
              <w:color w:val="000000"/>
            </w:rPr>
            <w:t>(Sharma, 2024)</w:t>
          </w:r>
        </w:sdtContent>
      </w:sdt>
      <w:r w:rsidR="00FB21DA">
        <w:t xml:space="preserve">. </w:t>
      </w:r>
      <w:r w:rsidR="00536DDB">
        <w:t>Sharma</w:t>
      </w:r>
      <w:r>
        <w:t xml:space="preserve"> lists</w:t>
      </w:r>
      <w:r w:rsidR="007D282D">
        <w:t xml:space="preserve"> </w:t>
      </w:r>
      <w:r w:rsidR="007D282D" w:rsidRPr="007D282D">
        <w:t>malware attachments, data leakage, everyday API</w:t>
      </w:r>
      <w:r w:rsidR="005615EC">
        <w:t xml:space="preserve"> (Application Programming Interface)</w:t>
      </w:r>
      <w:r w:rsidR="007D282D" w:rsidRPr="007D282D">
        <w:t xml:space="preserve"> threats, insecure credential storage, code tempering, unprotected network traffic, phishing attacks, weak server-side security, unpatched software</w:t>
      </w:r>
      <w:r w:rsidR="007D282D">
        <w:t xml:space="preserve">, </w:t>
      </w:r>
      <w:r w:rsidR="007D282D" w:rsidRPr="007D282D">
        <w:t>rogue mobile apps, insufficient testing, unrestricted file uploads</w:t>
      </w:r>
      <w:r w:rsidR="00536DDB">
        <w:t>,</w:t>
      </w:r>
      <w:r w:rsidR="007D282D" w:rsidRPr="007D282D">
        <w:t xml:space="preserve"> and poor encryption</w:t>
      </w:r>
      <w:r w:rsidR="007D282D">
        <w:t xml:space="preserve"> practices, absence of </w:t>
      </w:r>
      <w:r w:rsidR="009825A5">
        <w:t>M</w:t>
      </w:r>
      <w:r w:rsidR="007D282D">
        <w:t xml:space="preserve">ulti-factor </w:t>
      </w:r>
      <w:r w:rsidR="009825A5">
        <w:t>A</w:t>
      </w:r>
      <w:r w:rsidR="007D282D">
        <w:t>uthentication</w:t>
      </w:r>
      <w:r w:rsidR="009825A5">
        <w:t xml:space="preserve"> (MFA)</w:t>
      </w:r>
      <w:r w:rsidR="007D282D">
        <w:t>, and improper session handling as</w:t>
      </w:r>
      <w:r>
        <w:t xml:space="preserve"> several risks that tend to undermine mobile application protection best practices.</w:t>
      </w:r>
      <w:r w:rsidR="007D282D">
        <w:t xml:space="preserve"> </w:t>
      </w:r>
    </w:p>
    <w:p w14:paraId="2C2EBCF6" w14:textId="38C26A32" w:rsidR="00387D03" w:rsidRPr="00387D03" w:rsidRDefault="00387D03" w:rsidP="00387D03">
      <w:pPr>
        <w:pStyle w:val="Heading2"/>
        <w:ind w:left="851" w:hanging="851"/>
      </w:pPr>
      <w:bookmarkStart w:id="131" w:name="_Toc225524907"/>
      <w:bookmarkEnd w:id="127"/>
      <w:bookmarkEnd w:id="130"/>
      <w:r w:rsidRPr="00387D03">
        <w:t xml:space="preserve">Mobile Applications </w:t>
      </w:r>
      <w:r w:rsidR="00A55524">
        <w:t>Secur</w:t>
      </w:r>
      <w:r w:rsidR="006A4704">
        <w:t>e</w:t>
      </w:r>
      <w:r w:rsidR="00B922A3">
        <w:t xml:space="preserve"> Features</w:t>
      </w:r>
      <w:bookmarkEnd w:id="131"/>
      <w:r w:rsidR="00000C25">
        <w:t xml:space="preserve"> </w:t>
      </w:r>
      <w:r w:rsidRPr="00387D03">
        <w:t xml:space="preserve">  </w:t>
      </w:r>
    </w:p>
    <w:p w14:paraId="21EFF200" w14:textId="3FBE2F9A" w:rsidR="006A4704" w:rsidRPr="000C0BCA" w:rsidRDefault="00387D03" w:rsidP="008647A6">
      <w:pPr>
        <w:pStyle w:val="Header"/>
        <w:spacing w:line="360" w:lineRule="auto"/>
        <w:rPr>
          <w:rFonts w:asciiTheme="minorHAnsi" w:hAnsiTheme="minorHAnsi" w:cstheme="minorHAnsi"/>
          <w:sz w:val="22"/>
          <w:szCs w:val="22"/>
        </w:rPr>
      </w:pPr>
      <w:bookmarkStart w:id="132" w:name="_Hlk165879241"/>
      <w:bookmarkStart w:id="133" w:name="_Hlk141256212"/>
      <w:bookmarkStart w:id="134" w:name="_Hlk141286345"/>
      <w:bookmarkStart w:id="135" w:name="_Hlk140589253"/>
      <w:bookmarkStart w:id="136" w:name="_Hlk129183096"/>
      <w:bookmarkStart w:id="137" w:name="_Hlk120807606"/>
      <w:r w:rsidRPr="000C0BCA">
        <w:rPr>
          <w:rFonts w:asciiTheme="minorHAnsi" w:hAnsiTheme="minorHAnsi" w:cstheme="minorHAnsi"/>
          <w:sz w:val="22"/>
          <w:szCs w:val="22"/>
        </w:rPr>
        <w:t xml:space="preserve">According to Kaspersky, </w:t>
      </w:r>
      <w:r w:rsidR="005229CB">
        <w:rPr>
          <w:rFonts w:asciiTheme="minorHAnsi" w:hAnsiTheme="minorHAnsi" w:cstheme="minorHAnsi"/>
          <w:sz w:val="22"/>
          <w:szCs w:val="22"/>
        </w:rPr>
        <w:t>cybersecurity</w:t>
      </w:r>
      <w:r w:rsidRPr="000C0BCA">
        <w:rPr>
          <w:rFonts w:asciiTheme="minorHAnsi" w:hAnsiTheme="minorHAnsi" w:cstheme="minorHAnsi"/>
          <w:sz w:val="22"/>
          <w:szCs w:val="22"/>
        </w:rPr>
        <w:t xml:space="preserve"> or information security is the practice of defending computers, servers, mobile devices, electronic systems, and data from malicious attacks</w:t>
      </w:r>
      <w:r w:rsidR="00FB21DA">
        <w:rPr>
          <w:rFonts w:asciiTheme="minorHAnsi" w:hAnsiTheme="minorHAnsi" w:cstheme="minorHAnsi"/>
          <w:sz w:val="22"/>
          <w:szCs w:val="22"/>
        </w:rPr>
        <w:t xml:space="preserve"> </w:t>
      </w:r>
      <w:sdt>
        <w:sdtPr>
          <w:rPr>
            <w:rFonts w:asciiTheme="minorHAnsi" w:hAnsiTheme="minorHAnsi" w:cstheme="minorHAnsi"/>
            <w:color w:val="000000"/>
            <w:sz w:val="22"/>
            <w:szCs w:val="22"/>
          </w:rPr>
          <w:tag w:val="MENDELEY_CITATION_v3_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"/>
          <w:id w:val="-1009514066"/>
          <w:placeholder>
            <w:docPart w:val="DefaultPlaceholder_-1854013440"/>
          </w:placeholder>
        </w:sdtPr>
        <w:sdtContent>
          <w:r w:rsidR="00752357" w:rsidRPr="00752357">
            <w:rPr>
              <w:rFonts w:asciiTheme="minorHAnsi" w:hAnsiTheme="minorHAnsi" w:cstheme="minorHAnsi"/>
              <w:color w:val="000000"/>
              <w:sz w:val="22"/>
              <w:szCs w:val="22"/>
            </w:rPr>
            <w:t>(Kaspersky, n.d.)</w:t>
          </w:r>
        </w:sdtContent>
      </w:sdt>
      <w:bookmarkStart w:id="138" w:name="_Hlk165891299"/>
      <w:r w:rsidR="00FB21DA">
        <w:rPr>
          <w:rFonts w:asciiTheme="minorHAnsi" w:hAnsiTheme="minorHAnsi" w:cstheme="minorHAnsi"/>
          <w:sz w:val="22"/>
          <w:szCs w:val="22"/>
        </w:rPr>
        <w:t>.</w:t>
      </w:r>
      <w:r w:rsidR="007F0B2F" w:rsidRPr="000C0BCA">
        <w:rPr>
          <w:rFonts w:asciiTheme="minorHAnsi" w:hAnsiTheme="minorHAnsi" w:cstheme="minorHAnsi"/>
          <w:sz w:val="22"/>
          <w:szCs w:val="22"/>
        </w:rPr>
        <w:t xml:space="preserve"> </w:t>
      </w:r>
      <w:r w:rsidR="00B24B0E" w:rsidRPr="000C0BCA">
        <w:rPr>
          <w:rFonts w:asciiTheme="minorHAnsi" w:hAnsiTheme="minorHAnsi" w:cstheme="minorHAnsi"/>
          <w:sz w:val="22"/>
          <w:szCs w:val="22"/>
        </w:rPr>
        <w:t xml:space="preserve">There are several security considerations for mobile applications. The </w:t>
      </w:r>
      <w:r w:rsidR="00D20AA2" w:rsidRPr="000C0BCA">
        <w:rPr>
          <w:rFonts w:asciiTheme="minorHAnsi" w:hAnsiTheme="minorHAnsi" w:cstheme="minorHAnsi"/>
          <w:sz w:val="22"/>
          <w:szCs w:val="22"/>
        </w:rPr>
        <w:t>A</w:t>
      </w:r>
      <w:r w:rsidR="00B24B0E" w:rsidRPr="000C0BCA">
        <w:rPr>
          <w:rFonts w:asciiTheme="minorHAnsi" w:hAnsiTheme="minorHAnsi" w:cstheme="minorHAnsi"/>
          <w:sz w:val="22"/>
          <w:szCs w:val="22"/>
        </w:rPr>
        <w:t>ndroid developer website</w:t>
      </w:r>
      <w:r w:rsidR="00F97915" w:rsidRPr="000C0BCA">
        <w:rPr>
          <w:rFonts w:asciiTheme="minorHAnsi" w:hAnsiTheme="minorHAnsi" w:cstheme="minorHAnsi"/>
          <w:sz w:val="22"/>
          <w:szCs w:val="22"/>
        </w:rPr>
        <w:t>,</w:t>
      </w:r>
      <w:r w:rsidR="008E7002" w:rsidRPr="000C0BCA">
        <w:rPr>
          <w:rFonts w:asciiTheme="minorHAnsi" w:hAnsiTheme="minorHAnsi" w:cstheme="minorHAnsi"/>
          <w:sz w:val="22"/>
          <w:szCs w:val="22"/>
        </w:rPr>
        <w:t xml:space="preserve"> a site</w:t>
      </w:r>
      <w:r w:rsidR="00F97915" w:rsidRPr="000C0BCA">
        <w:rPr>
          <w:rFonts w:asciiTheme="minorHAnsi" w:hAnsiTheme="minorHAnsi" w:cstheme="minorHAnsi"/>
          <w:sz w:val="22"/>
          <w:szCs w:val="22"/>
        </w:rPr>
        <w:t xml:space="preserve"> that contains the latest app development tools, platform updates, </w:t>
      </w:r>
      <w:r w:rsidR="00536DDB" w:rsidRPr="000C0BCA">
        <w:rPr>
          <w:rFonts w:asciiTheme="minorHAnsi" w:hAnsiTheme="minorHAnsi" w:cstheme="minorHAnsi"/>
          <w:sz w:val="22"/>
          <w:szCs w:val="22"/>
        </w:rPr>
        <w:t>training,</w:t>
      </w:r>
      <w:r w:rsidR="00F97915" w:rsidRPr="000C0BCA">
        <w:rPr>
          <w:rFonts w:asciiTheme="minorHAnsi" w:hAnsiTheme="minorHAnsi" w:cstheme="minorHAnsi"/>
          <w:sz w:val="22"/>
          <w:szCs w:val="22"/>
        </w:rPr>
        <w:t xml:space="preserve"> and documentation</w:t>
      </w:r>
      <w:r w:rsidR="008E7002" w:rsidRPr="000C0BCA">
        <w:rPr>
          <w:rFonts w:asciiTheme="minorHAnsi" w:hAnsiTheme="minorHAnsi" w:cstheme="minorHAnsi"/>
          <w:sz w:val="22"/>
          <w:szCs w:val="22"/>
        </w:rPr>
        <w:t xml:space="preserve"> </w:t>
      </w:r>
      <w:r w:rsidR="00F97915" w:rsidRPr="000C0BCA">
        <w:rPr>
          <w:rFonts w:asciiTheme="minorHAnsi" w:hAnsiTheme="minorHAnsi" w:cstheme="minorHAnsi"/>
          <w:sz w:val="22"/>
          <w:szCs w:val="22"/>
        </w:rPr>
        <w:t xml:space="preserve">for developers </w:t>
      </w:r>
      <w:r w:rsidR="00F97915" w:rsidRPr="000C0BCA">
        <w:rPr>
          <w:rFonts w:asciiTheme="minorHAnsi" w:hAnsiTheme="minorHAnsi" w:cstheme="minorHAnsi"/>
          <w:sz w:val="22"/>
          <w:szCs w:val="22"/>
        </w:rPr>
        <w:lastRenderedPageBreak/>
        <w:t>across every Android device</w:t>
      </w:r>
      <w:r w:rsidR="005229CB">
        <w:rPr>
          <w:rFonts w:asciiTheme="minorHAnsi" w:hAnsiTheme="minorHAnsi" w:cstheme="minorHAnsi"/>
          <w:sz w:val="22"/>
          <w:szCs w:val="22"/>
        </w:rPr>
        <w:t>,</w:t>
      </w:r>
      <w:r w:rsidR="00F97915" w:rsidRPr="000C0BCA">
        <w:rPr>
          <w:rFonts w:asciiTheme="minorHAnsi" w:hAnsiTheme="minorHAnsi" w:cstheme="minorHAnsi"/>
          <w:sz w:val="22"/>
          <w:szCs w:val="22"/>
        </w:rPr>
        <w:t xml:space="preserve"> list</w:t>
      </w:r>
      <w:r w:rsidR="00D20AA2" w:rsidRPr="000C0BCA">
        <w:rPr>
          <w:rFonts w:asciiTheme="minorHAnsi" w:hAnsiTheme="minorHAnsi" w:cstheme="minorHAnsi"/>
          <w:sz w:val="22"/>
          <w:szCs w:val="22"/>
        </w:rPr>
        <w:t>s</w:t>
      </w:r>
      <w:r w:rsidR="00F97915" w:rsidRPr="000C0BCA">
        <w:rPr>
          <w:rFonts w:asciiTheme="minorHAnsi" w:hAnsiTheme="minorHAnsi" w:cstheme="minorHAnsi"/>
          <w:sz w:val="22"/>
          <w:szCs w:val="22"/>
        </w:rPr>
        <w:t xml:space="preserve"> several security guidelines. </w:t>
      </w:r>
      <w:r w:rsidR="008E7002" w:rsidRPr="000C0BCA">
        <w:rPr>
          <w:rFonts w:asciiTheme="minorHAnsi" w:hAnsiTheme="minorHAnsi" w:cstheme="minorHAnsi"/>
          <w:sz w:val="22"/>
          <w:szCs w:val="22"/>
        </w:rPr>
        <w:t xml:space="preserve">Table </w:t>
      </w:r>
      <w:r w:rsidR="0012015D">
        <w:rPr>
          <w:rFonts w:asciiTheme="minorHAnsi" w:hAnsiTheme="minorHAnsi" w:cstheme="minorHAnsi"/>
          <w:sz w:val="22"/>
          <w:szCs w:val="22"/>
        </w:rPr>
        <w:t>2</w:t>
      </w:r>
      <w:r w:rsidR="008E7002" w:rsidRPr="000C0BCA">
        <w:rPr>
          <w:rFonts w:asciiTheme="minorHAnsi" w:hAnsiTheme="minorHAnsi" w:cstheme="minorHAnsi"/>
          <w:sz w:val="22"/>
          <w:szCs w:val="22"/>
        </w:rPr>
        <w:t xml:space="preserve"> summarises the </w:t>
      </w:r>
      <w:r w:rsidR="00B24B0E" w:rsidRPr="000C0BCA">
        <w:rPr>
          <w:rFonts w:asciiTheme="minorHAnsi" w:hAnsiTheme="minorHAnsi" w:cstheme="minorHAnsi"/>
          <w:sz w:val="22"/>
          <w:szCs w:val="22"/>
        </w:rPr>
        <w:t>security guidelines</w:t>
      </w:r>
      <w:r w:rsidR="008E7002" w:rsidRPr="000C0BCA">
        <w:rPr>
          <w:rFonts w:asciiTheme="minorHAnsi" w:hAnsiTheme="minorHAnsi" w:cstheme="minorHAnsi"/>
          <w:sz w:val="22"/>
          <w:szCs w:val="22"/>
        </w:rPr>
        <w:t xml:space="preserve"> as indicated on the </w:t>
      </w:r>
      <w:r w:rsidR="00D20AA2" w:rsidRPr="000C0BCA">
        <w:rPr>
          <w:rFonts w:asciiTheme="minorHAnsi" w:hAnsiTheme="minorHAnsi" w:cstheme="minorHAnsi"/>
          <w:sz w:val="22"/>
          <w:szCs w:val="22"/>
        </w:rPr>
        <w:t>A</w:t>
      </w:r>
      <w:r w:rsidR="008E7002" w:rsidRPr="000C0BCA">
        <w:rPr>
          <w:rFonts w:asciiTheme="minorHAnsi" w:hAnsiTheme="minorHAnsi" w:cstheme="minorHAnsi"/>
          <w:sz w:val="22"/>
          <w:szCs w:val="22"/>
        </w:rPr>
        <w:t>ndroid developer website</w:t>
      </w:r>
      <w:r w:rsidR="0012015D">
        <w:rPr>
          <w:rFonts w:asciiTheme="minorHAnsi" w:hAnsiTheme="minorHAnsi" w:cstheme="minorHAnsi"/>
          <w:sz w:val="22"/>
          <w:szCs w:val="22"/>
        </w:rPr>
        <w:t xml:space="preserve"> </w:t>
      </w:r>
      <w:sdt>
        <w:sdtPr>
          <w:rPr>
            <w:rFonts w:asciiTheme="minorHAnsi" w:hAnsiTheme="minorHAnsi" w:cstheme="minorHAnsi"/>
            <w:color w:val="000000"/>
            <w:sz w:val="22"/>
            <w:szCs w:val="22"/>
          </w:rPr>
          <w:tag w:val="MENDELEY_CITATION_v3_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"/>
          <w:id w:val="-1602409978"/>
          <w:placeholder>
            <w:docPart w:val="DefaultPlaceholder_-1854013440"/>
          </w:placeholder>
        </w:sdtPr>
        <w:sdtContent>
          <w:r w:rsidR="00752357" w:rsidRPr="00752357">
            <w:rPr>
              <w:rFonts w:asciiTheme="minorHAnsi" w:hAnsiTheme="minorHAnsi" w:cstheme="minorHAnsi"/>
              <w:color w:val="000000"/>
              <w:sz w:val="22"/>
              <w:szCs w:val="22"/>
            </w:rPr>
            <w:t>(Developers, 2024)</w:t>
          </w:r>
        </w:sdtContent>
      </w:sdt>
      <w:r w:rsidR="008E7002" w:rsidRPr="000C0BCA">
        <w:rPr>
          <w:rFonts w:asciiTheme="minorHAnsi" w:hAnsiTheme="minorHAnsi" w:cstheme="minorHAnsi"/>
          <w:sz w:val="22"/>
          <w:szCs w:val="22"/>
        </w:rPr>
        <w:t>.</w:t>
      </w:r>
      <w:bookmarkEnd w:id="138"/>
    </w:p>
    <w:bookmarkEnd w:id="132"/>
    <w:p w14:paraId="6450C1F9" w14:textId="77777777" w:rsidR="00D20AA2" w:rsidRDefault="00D20AA2" w:rsidP="008647A6">
      <w:pPr>
        <w:pStyle w:val="Header"/>
        <w:spacing w:line="360" w:lineRule="auto"/>
        <w:rPr>
          <w:rFonts w:asciiTheme="minorHAnsi" w:hAnsiTheme="minorHAnsi" w:cstheme="minorHAnsi"/>
          <w:color w:val="FF0000"/>
          <w:sz w:val="22"/>
          <w:szCs w:val="22"/>
        </w:rPr>
      </w:pPr>
    </w:p>
    <w:p w14:paraId="4A598B13" w14:textId="7D4E5673" w:rsidR="00B24B0E" w:rsidRPr="00D20AA2" w:rsidRDefault="00D20AA2" w:rsidP="00D20AA2">
      <w:pPr>
        <w:pStyle w:val="Caption"/>
        <w:rPr>
          <w:rFonts w:cstheme="minorHAnsi"/>
          <w:color w:val="000000"/>
          <w:sz w:val="22"/>
          <w:szCs w:val="22"/>
        </w:rPr>
      </w:pPr>
      <w:bookmarkStart w:id="139" w:name="_Toc177034969"/>
      <w:r w:rsidRPr="00D20AA2">
        <w:rPr>
          <w:sz w:val="22"/>
          <w:szCs w:val="22"/>
        </w:rPr>
        <w:t xml:space="preserve">Table </w:t>
      </w:r>
      <w:r w:rsidRPr="00D20AA2">
        <w:rPr>
          <w:sz w:val="22"/>
          <w:szCs w:val="22"/>
        </w:rPr>
        <w:fldChar w:fldCharType="begin"/>
      </w:r>
      <w:r w:rsidRPr="00D20AA2">
        <w:rPr>
          <w:sz w:val="22"/>
          <w:szCs w:val="22"/>
        </w:rPr>
        <w:instrText xml:space="preserve"> SEQ Table \* ARABIC </w:instrText>
      </w:r>
      <w:r w:rsidRPr="00D20AA2">
        <w:rPr>
          <w:sz w:val="22"/>
          <w:szCs w:val="22"/>
        </w:rPr>
        <w:fldChar w:fldCharType="separate"/>
      </w:r>
      <w:r w:rsidR="00B94AE3">
        <w:rPr>
          <w:noProof/>
          <w:sz w:val="22"/>
          <w:szCs w:val="22"/>
        </w:rPr>
        <w:t>2</w:t>
      </w:r>
      <w:r w:rsidRPr="00D20AA2">
        <w:rPr>
          <w:sz w:val="22"/>
          <w:szCs w:val="22"/>
        </w:rPr>
        <w:fldChar w:fldCharType="end"/>
      </w:r>
      <w:r w:rsidRPr="00D20AA2">
        <w:rPr>
          <w:sz w:val="22"/>
          <w:szCs w:val="22"/>
        </w:rPr>
        <w:t>: Android Security Guidelines</w:t>
      </w:r>
      <w:bookmarkEnd w:id="139"/>
    </w:p>
    <w:tbl>
      <w:tblPr>
        <w:tblStyle w:val="PlainTable3"/>
        <w:tblW w:w="0" w:type="auto"/>
        <w:tblLook w:val="04A0" w:firstRow="1" w:lastRow="0" w:firstColumn="1" w:lastColumn="0" w:noHBand="0" w:noVBand="1"/>
      </w:tblPr>
      <w:tblGrid>
        <w:gridCol w:w="2405"/>
        <w:gridCol w:w="6945"/>
      </w:tblGrid>
      <w:tr w:rsidR="00D666D0" w14:paraId="4B186D56" w14:textId="77777777" w:rsidTr="00D666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5" w:type="dxa"/>
          </w:tcPr>
          <w:p w14:paraId="757E7501" w14:textId="6D0BE3A9" w:rsidR="00D666D0" w:rsidRPr="00207912" w:rsidRDefault="00D666D0" w:rsidP="008647A6">
            <w:pPr>
              <w:pStyle w:val="Header"/>
              <w:spacing w:line="360" w:lineRule="auto"/>
              <w:rPr>
                <w:rFonts w:asciiTheme="minorHAnsi" w:hAnsiTheme="minorHAnsi" w:cstheme="minorHAnsi"/>
                <w:color w:val="000000"/>
                <w:sz w:val="22"/>
                <w:szCs w:val="22"/>
              </w:rPr>
            </w:pPr>
            <w:r w:rsidRPr="00207912">
              <w:rPr>
                <w:rFonts w:asciiTheme="minorHAnsi" w:hAnsiTheme="minorHAnsi" w:cstheme="minorHAnsi"/>
                <w:color w:val="000000"/>
                <w:sz w:val="22"/>
                <w:szCs w:val="22"/>
              </w:rPr>
              <w:t>Guidelines</w:t>
            </w:r>
          </w:p>
        </w:tc>
        <w:tc>
          <w:tcPr>
            <w:tcW w:w="6945" w:type="dxa"/>
          </w:tcPr>
          <w:p w14:paraId="0F5BAD6A" w14:textId="4F3D3494" w:rsidR="00D666D0" w:rsidRPr="00207912" w:rsidRDefault="00D666D0" w:rsidP="008647A6">
            <w:pPr>
              <w:pStyle w:val="Heade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207912">
              <w:rPr>
                <w:rFonts w:asciiTheme="minorHAnsi" w:hAnsiTheme="minorHAnsi" w:cstheme="minorHAnsi"/>
                <w:color w:val="000000"/>
                <w:sz w:val="22"/>
                <w:szCs w:val="22"/>
              </w:rPr>
              <w:t>Description</w:t>
            </w:r>
          </w:p>
        </w:tc>
      </w:tr>
      <w:tr w:rsidR="00D666D0" w14:paraId="65816210" w14:textId="77777777" w:rsidTr="00D6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3274E11" w14:textId="23BC280D" w:rsidR="00D666D0" w:rsidRDefault="00D666D0" w:rsidP="008647A6">
            <w:pPr>
              <w:pStyle w:val="Header"/>
              <w:spacing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Authentication</w:t>
            </w:r>
          </w:p>
        </w:tc>
        <w:tc>
          <w:tcPr>
            <w:tcW w:w="6945" w:type="dxa"/>
          </w:tcPr>
          <w:p w14:paraId="15EAA324" w14:textId="2AF81A21" w:rsidR="00D666D0" w:rsidRDefault="000C0BCA" w:rsidP="00207912">
            <w:pPr>
              <w:pStyle w:val="Head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bookmarkStart w:id="140" w:name="_Hlk165885168"/>
            <w:r>
              <w:rPr>
                <w:rFonts w:asciiTheme="minorHAnsi" w:hAnsiTheme="minorHAnsi" w:cstheme="minorHAnsi"/>
                <w:color w:val="000000"/>
                <w:sz w:val="22"/>
                <w:szCs w:val="22"/>
              </w:rPr>
              <w:t>Helps c</w:t>
            </w:r>
            <w:r w:rsidRPr="000C0BCA">
              <w:rPr>
                <w:rFonts w:asciiTheme="minorHAnsi" w:hAnsiTheme="minorHAnsi" w:cstheme="minorHAnsi"/>
                <w:color w:val="000000"/>
                <w:sz w:val="22"/>
                <w:szCs w:val="22"/>
              </w:rPr>
              <w:t>ontrol access to protected assets like user data, app functionality, and other resources</w:t>
            </w:r>
            <w:r>
              <w:rPr>
                <w:rFonts w:asciiTheme="minorHAnsi" w:hAnsiTheme="minorHAnsi" w:cstheme="minorHAnsi"/>
                <w:color w:val="000000"/>
                <w:sz w:val="22"/>
                <w:szCs w:val="22"/>
              </w:rPr>
              <w:t xml:space="preserve">. </w:t>
            </w:r>
            <w:bookmarkEnd w:id="140"/>
          </w:p>
        </w:tc>
      </w:tr>
      <w:tr w:rsidR="00D666D0" w14:paraId="7EF717E3" w14:textId="77777777" w:rsidTr="00D666D0">
        <w:tc>
          <w:tcPr>
            <w:cnfStyle w:val="001000000000" w:firstRow="0" w:lastRow="0" w:firstColumn="1" w:lastColumn="0" w:oddVBand="0" w:evenVBand="0" w:oddHBand="0" w:evenHBand="0" w:firstRowFirstColumn="0" w:firstRowLastColumn="0" w:lastRowFirstColumn="0" w:lastRowLastColumn="0"/>
            <w:tcW w:w="2405" w:type="dxa"/>
          </w:tcPr>
          <w:p w14:paraId="2F9BE352" w14:textId="0D147F59" w:rsidR="00D666D0" w:rsidRDefault="00D666D0" w:rsidP="008647A6">
            <w:pPr>
              <w:pStyle w:val="Header"/>
              <w:spacing w:line="360" w:lineRule="auto"/>
              <w:rPr>
                <w:rFonts w:asciiTheme="minorHAnsi" w:hAnsiTheme="minorHAnsi" w:cstheme="minorHAnsi"/>
                <w:color w:val="000000"/>
                <w:sz w:val="22"/>
                <w:szCs w:val="22"/>
              </w:rPr>
            </w:pPr>
            <w:bookmarkStart w:id="141" w:name="_Hlk165885177"/>
            <w:r>
              <w:rPr>
                <w:rFonts w:asciiTheme="minorHAnsi" w:hAnsiTheme="minorHAnsi" w:cstheme="minorHAnsi"/>
                <w:color w:val="000000"/>
                <w:sz w:val="22"/>
                <w:szCs w:val="22"/>
              </w:rPr>
              <w:t>App Integrity</w:t>
            </w:r>
          </w:p>
        </w:tc>
        <w:tc>
          <w:tcPr>
            <w:tcW w:w="6945" w:type="dxa"/>
          </w:tcPr>
          <w:p w14:paraId="0A6C7CA9" w14:textId="12BCBFAB" w:rsidR="00D666D0" w:rsidRDefault="000C0BCA" w:rsidP="00207912">
            <w:pPr>
              <w:pStyle w:val="Head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bookmarkStart w:id="142" w:name="_Hlk165885187"/>
            <w:r>
              <w:rPr>
                <w:rFonts w:asciiTheme="minorHAnsi" w:hAnsiTheme="minorHAnsi" w:cstheme="minorHAnsi"/>
                <w:color w:val="000000"/>
                <w:sz w:val="22"/>
                <w:szCs w:val="22"/>
              </w:rPr>
              <w:t>H</w:t>
            </w:r>
            <w:r w:rsidRPr="000C0BCA">
              <w:rPr>
                <w:rFonts w:asciiTheme="minorHAnsi" w:hAnsiTheme="minorHAnsi" w:cstheme="minorHAnsi"/>
                <w:color w:val="000000"/>
                <w:sz w:val="22"/>
                <w:szCs w:val="22"/>
              </w:rPr>
              <w:t>elps you check that interactions and server requests are coming from your genuine app binary running on a genuine Android-powered device</w:t>
            </w:r>
            <w:r>
              <w:rPr>
                <w:rFonts w:asciiTheme="minorHAnsi" w:hAnsiTheme="minorHAnsi" w:cstheme="minorHAnsi"/>
                <w:color w:val="000000"/>
                <w:sz w:val="22"/>
                <w:szCs w:val="22"/>
              </w:rPr>
              <w:t>.</w:t>
            </w:r>
            <w:bookmarkEnd w:id="142"/>
          </w:p>
        </w:tc>
      </w:tr>
      <w:tr w:rsidR="00D666D0" w14:paraId="3687AF6A" w14:textId="77777777" w:rsidTr="00D6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85C5E04" w14:textId="35B55FC3" w:rsidR="00D666D0" w:rsidRDefault="00D666D0" w:rsidP="008647A6">
            <w:pPr>
              <w:pStyle w:val="Header"/>
              <w:spacing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Data Storage</w:t>
            </w:r>
          </w:p>
        </w:tc>
        <w:tc>
          <w:tcPr>
            <w:tcW w:w="6945" w:type="dxa"/>
          </w:tcPr>
          <w:p w14:paraId="3A8FB7B7" w14:textId="772B53E3" w:rsidR="00D666D0" w:rsidRDefault="000C0BCA" w:rsidP="00207912">
            <w:pPr>
              <w:pStyle w:val="Head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bookmarkStart w:id="143" w:name="_Hlk165885194"/>
            <w:r>
              <w:rPr>
                <w:rFonts w:asciiTheme="minorHAnsi" w:hAnsiTheme="minorHAnsi" w:cstheme="minorHAnsi"/>
                <w:color w:val="000000"/>
                <w:sz w:val="22"/>
                <w:szCs w:val="22"/>
              </w:rPr>
              <w:t>Depending on the type of storage (</w:t>
            </w:r>
            <w:r w:rsidRPr="000C0BCA">
              <w:rPr>
                <w:rFonts w:asciiTheme="minorHAnsi" w:hAnsiTheme="minorHAnsi" w:cstheme="minorHAnsi"/>
                <w:color w:val="000000"/>
                <w:sz w:val="22"/>
                <w:szCs w:val="22"/>
              </w:rPr>
              <w:t xml:space="preserve">Internal storage, External storage, </w:t>
            </w:r>
            <w:r w:rsidR="005229CB">
              <w:rPr>
                <w:rFonts w:asciiTheme="minorHAnsi" w:hAnsiTheme="minorHAnsi" w:cstheme="minorHAnsi"/>
                <w:color w:val="000000"/>
                <w:sz w:val="22"/>
                <w:szCs w:val="22"/>
              </w:rPr>
              <w:t>or content</w:t>
            </w:r>
            <w:r w:rsidRPr="000C0BCA">
              <w:rPr>
                <w:rFonts w:asciiTheme="minorHAnsi" w:hAnsiTheme="minorHAnsi" w:cstheme="minorHAnsi"/>
                <w:color w:val="000000"/>
                <w:sz w:val="22"/>
                <w:szCs w:val="22"/>
              </w:rPr>
              <w:t xml:space="preserve"> providers</w:t>
            </w:r>
            <w:r>
              <w:rPr>
                <w:rFonts w:asciiTheme="minorHAnsi" w:hAnsiTheme="minorHAnsi" w:cstheme="minorHAnsi"/>
                <w:color w:val="000000"/>
                <w:sz w:val="22"/>
                <w:szCs w:val="22"/>
              </w:rPr>
              <w:t xml:space="preserve">), </w:t>
            </w:r>
            <w:r w:rsidRPr="000C0BCA">
              <w:rPr>
                <w:rFonts w:asciiTheme="minorHAnsi" w:hAnsiTheme="minorHAnsi" w:cstheme="minorHAnsi"/>
                <w:color w:val="000000"/>
                <w:sz w:val="22"/>
                <w:szCs w:val="22"/>
              </w:rPr>
              <w:t>consider using a content provider</w:t>
            </w:r>
            <w:r>
              <w:rPr>
                <w:rFonts w:asciiTheme="minorHAnsi" w:hAnsiTheme="minorHAnsi" w:cstheme="minorHAnsi"/>
                <w:color w:val="000000"/>
                <w:sz w:val="22"/>
                <w:szCs w:val="22"/>
              </w:rPr>
              <w:t xml:space="preserve"> </w:t>
            </w:r>
            <w:r w:rsidR="008469E3">
              <w:rPr>
                <w:rFonts w:asciiTheme="minorHAnsi" w:hAnsiTheme="minorHAnsi" w:cstheme="minorHAnsi"/>
                <w:color w:val="000000"/>
                <w:sz w:val="22"/>
                <w:szCs w:val="22"/>
              </w:rPr>
              <w:t>that</w:t>
            </w:r>
            <w:r w:rsidRPr="000C0BCA">
              <w:rPr>
                <w:rFonts w:asciiTheme="minorHAnsi" w:hAnsiTheme="minorHAnsi" w:cstheme="minorHAnsi"/>
                <w:color w:val="000000"/>
                <w:sz w:val="22"/>
                <w:szCs w:val="22"/>
              </w:rPr>
              <w:t xml:space="preserve"> offers read and write permissions to other app</w:t>
            </w:r>
            <w:r>
              <w:rPr>
                <w:rFonts w:asciiTheme="minorHAnsi" w:hAnsiTheme="minorHAnsi" w:cstheme="minorHAnsi"/>
                <w:color w:val="000000"/>
                <w:sz w:val="22"/>
                <w:szCs w:val="22"/>
              </w:rPr>
              <w:t>lications i</w:t>
            </w:r>
            <w:r w:rsidRPr="000C0BCA">
              <w:rPr>
                <w:rFonts w:asciiTheme="minorHAnsi" w:hAnsiTheme="minorHAnsi" w:cstheme="minorHAnsi"/>
                <w:color w:val="000000"/>
                <w:sz w:val="22"/>
                <w:szCs w:val="22"/>
              </w:rPr>
              <w:t>f you want to share your data</w:t>
            </w:r>
            <w:r>
              <w:rPr>
                <w:rFonts w:asciiTheme="minorHAnsi" w:hAnsiTheme="minorHAnsi" w:cstheme="minorHAnsi"/>
                <w:color w:val="000000"/>
                <w:sz w:val="22"/>
                <w:szCs w:val="22"/>
              </w:rPr>
              <w:t>.</w:t>
            </w:r>
            <w:bookmarkEnd w:id="143"/>
          </w:p>
        </w:tc>
      </w:tr>
      <w:tr w:rsidR="00D666D0" w14:paraId="103331BE" w14:textId="77777777" w:rsidTr="00D666D0">
        <w:tc>
          <w:tcPr>
            <w:cnfStyle w:val="001000000000" w:firstRow="0" w:lastRow="0" w:firstColumn="1" w:lastColumn="0" w:oddVBand="0" w:evenVBand="0" w:oddHBand="0" w:evenHBand="0" w:firstRowFirstColumn="0" w:firstRowLastColumn="0" w:lastRowFirstColumn="0" w:lastRowLastColumn="0"/>
            <w:tcW w:w="2405" w:type="dxa"/>
          </w:tcPr>
          <w:p w14:paraId="0E613760" w14:textId="2B87CE61" w:rsidR="00D666D0" w:rsidRDefault="00D666D0" w:rsidP="008647A6">
            <w:pPr>
              <w:pStyle w:val="Header"/>
              <w:spacing w:line="360" w:lineRule="auto"/>
              <w:rPr>
                <w:rFonts w:asciiTheme="minorHAnsi" w:hAnsiTheme="minorHAnsi" w:cstheme="minorHAnsi"/>
                <w:color w:val="000000"/>
                <w:sz w:val="22"/>
                <w:szCs w:val="22"/>
              </w:rPr>
            </w:pPr>
            <w:bookmarkStart w:id="144" w:name="_Hlk165885046"/>
            <w:bookmarkEnd w:id="141"/>
            <w:r>
              <w:rPr>
                <w:rFonts w:asciiTheme="minorHAnsi" w:hAnsiTheme="minorHAnsi" w:cstheme="minorHAnsi"/>
                <w:color w:val="000000"/>
                <w:sz w:val="22"/>
                <w:szCs w:val="22"/>
              </w:rPr>
              <w:t>Permi</w:t>
            </w:r>
            <w:r w:rsidR="00226B59">
              <w:rPr>
                <w:rFonts w:asciiTheme="minorHAnsi" w:hAnsiTheme="minorHAnsi" w:cstheme="minorHAnsi"/>
                <w:color w:val="000000"/>
                <w:sz w:val="22"/>
                <w:szCs w:val="22"/>
              </w:rPr>
              <w:t>S</w:t>
            </w:r>
            <w:r>
              <w:rPr>
                <w:rFonts w:asciiTheme="minorHAnsi" w:hAnsiTheme="minorHAnsi" w:cstheme="minorHAnsi"/>
                <w:color w:val="000000"/>
                <w:sz w:val="22"/>
                <w:szCs w:val="22"/>
              </w:rPr>
              <w:t>sions</w:t>
            </w:r>
          </w:p>
        </w:tc>
        <w:tc>
          <w:tcPr>
            <w:tcW w:w="6945" w:type="dxa"/>
          </w:tcPr>
          <w:p w14:paraId="42960463" w14:textId="14052334" w:rsidR="00D666D0" w:rsidRDefault="008C66C4" w:rsidP="00207912">
            <w:pPr>
              <w:pStyle w:val="Head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bookmarkStart w:id="145" w:name="_Hlk165885201"/>
            <w:r w:rsidRPr="008C66C4">
              <w:rPr>
                <w:rFonts w:asciiTheme="minorHAnsi" w:hAnsiTheme="minorHAnsi" w:cstheme="minorHAnsi"/>
                <w:color w:val="000000"/>
                <w:sz w:val="22"/>
                <w:szCs w:val="22"/>
              </w:rPr>
              <w:t>Restricting access to sensitive permissions reduces the risk of inadvertently misusing those permissions, improves user adoption, and makes the app less vulnerable</w:t>
            </w:r>
            <w:bookmarkEnd w:id="145"/>
            <w:r w:rsidR="00226B59">
              <w:rPr>
                <w:rFonts w:asciiTheme="minorHAnsi" w:hAnsiTheme="minorHAnsi" w:cstheme="minorHAnsi"/>
                <w:color w:val="000000"/>
                <w:sz w:val="22"/>
                <w:szCs w:val="22"/>
              </w:rPr>
              <w:t>.</w:t>
            </w:r>
          </w:p>
        </w:tc>
      </w:tr>
      <w:tr w:rsidR="00D666D0" w14:paraId="2B622457" w14:textId="77777777" w:rsidTr="00D6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080F75" w14:textId="2BFF265C" w:rsidR="00D666D0" w:rsidRDefault="00D666D0" w:rsidP="008647A6">
            <w:pPr>
              <w:pStyle w:val="Header"/>
              <w:spacing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Networking</w:t>
            </w:r>
          </w:p>
        </w:tc>
        <w:tc>
          <w:tcPr>
            <w:tcW w:w="6945" w:type="dxa"/>
          </w:tcPr>
          <w:p w14:paraId="2B45AF48" w14:textId="5AB3FC08" w:rsidR="00D666D0" w:rsidRDefault="00ED4635" w:rsidP="00207912">
            <w:pPr>
              <w:pStyle w:val="Head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bookmarkStart w:id="146" w:name="_Hlk165885208"/>
            <w:r>
              <w:rPr>
                <w:rFonts w:asciiTheme="minorHAnsi" w:hAnsiTheme="minorHAnsi" w:cstheme="minorHAnsi"/>
                <w:color w:val="000000"/>
                <w:sz w:val="22"/>
                <w:szCs w:val="22"/>
              </w:rPr>
              <w:t>I</w:t>
            </w:r>
            <w:r w:rsidRPr="00ED4635">
              <w:rPr>
                <w:rFonts w:asciiTheme="minorHAnsi" w:hAnsiTheme="minorHAnsi" w:cstheme="minorHAnsi"/>
                <w:color w:val="000000"/>
                <w:sz w:val="22"/>
                <w:szCs w:val="22"/>
              </w:rPr>
              <w:t>mplement all best security practices when the device performs network transactions</w:t>
            </w:r>
            <w:r>
              <w:rPr>
                <w:rFonts w:asciiTheme="minorHAnsi" w:hAnsiTheme="minorHAnsi" w:cstheme="minorHAnsi"/>
                <w:color w:val="000000"/>
                <w:sz w:val="22"/>
                <w:szCs w:val="22"/>
              </w:rPr>
              <w:t xml:space="preserve">, </w:t>
            </w:r>
            <w:r w:rsidRPr="00ED4635">
              <w:rPr>
                <w:rFonts w:asciiTheme="minorHAnsi" w:hAnsiTheme="minorHAnsi" w:cstheme="minorHAnsi"/>
                <w:color w:val="000000"/>
                <w:sz w:val="22"/>
                <w:szCs w:val="22"/>
              </w:rPr>
              <w:t>such as using the appropriate protocols (</w:t>
            </w:r>
            <w:proofErr w:type="spellStart"/>
            <w:r w:rsidRPr="00ED4635">
              <w:rPr>
                <w:rFonts w:asciiTheme="minorHAnsi" w:hAnsiTheme="minorHAnsi" w:cstheme="minorHAnsi"/>
                <w:color w:val="000000"/>
                <w:sz w:val="22"/>
                <w:szCs w:val="22"/>
              </w:rPr>
              <w:t>HttpsURLConnection</w:t>
            </w:r>
            <w:proofErr w:type="spellEnd"/>
            <w:r w:rsidRPr="00ED4635">
              <w:rPr>
                <w:rFonts w:asciiTheme="minorHAnsi" w:hAnsiTheme="minorHAnsi" w:cstheme="minorHAnsi"/>
                <w:color w:val="000000"/>
                <w:sz w:val="22"/>
                <w:szCs w:val="22"/>
              </w:rPr>
              <w:t>) for sensitive data</w:t>
            </w:r>
            <w:r>
              <w:rPr>
                <w:rFonts w:asciiTheme="minorHAnsi" w:hAnsiTheme="minorHAnsi" w:cstheme="minorHAnsi"/>
                <w:color w:val="000000"/>
                <w:sz w:val="22"/>
                <w:szCs w:val="22"/>
              </w:rPr>
              <w:t xml:space="preserve">. </w:t>
            </w:r>
            <w:bookmarkEnd w:id="146"/>
          </w:p>
        </w:tc>
      </w:tr>
      <w:tr w:rsidR="00D666D0" w14:paraId="7D028417" w14:textId="77777777" w:rsidTr="00D666D0">
        <w:tc>
          <w:tcPr>
            <w:cnfStyle w:val="001000000000" w:firstRow="0" w:lastRow="0" w:firstColumn="1" w:lastColumn="0" w:oddVBand="0" w:evenVBand="0" w:oddHBand="0" w:evenHBand="0" w:firstRowFirstColumn="0" w:firstRowLastColumn="0" w:lastRowFirstColumn="0" w:lastRowLastColumn="0"/>
            <w:tcW w:w="2405" w:type="dxa"/>
          </w:tcPr>
          <w:p w14:paraId="6F18E682" w14:textId="4C868AC1" w:rsidR="00D666D0" w:rsidRDefault="00D666D0" w:rsidP="008647A6">
            <w:pPr>
              <w:pStyle w:val="Header"/>
              <w:spacing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Input Validation</w:t>
            </w:r>
          </w:p>
        </w:tc>
        <w:tc>
          <w:tcPr>
            <w:tcW w:w="6945" w:type="dxa"/>
          </w:tcPr>
          <w:p w14:paraId="294FFF51" w14:textId="04A73FD1" w:rsidR="00D666D0" w:rsidRDefault="00EB3E16" w:rsidP="008647A6">
            <w:pPr>
              <w:pStyle w:val="Header"/>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bookmarkStart w:id="147" w:name="_Hlk165885219"/>
            <w:r>
              <w:rPr>
                <w:rFonts w:asciiTheme="minorHAnsi" w:hAnsiTheme="minorHAnsi" w:cstheme="minorHAnsi"/>
                <w:color w:val="000000"/>
                <w:sz w:val="22"/>
                <w:szCs w:val="22"/>
              </w:rPr>
              <w:t>U</w:t>
            </w:r>
            <w:r w:rsidRPr="00EB3E16">
              <w:rPr>
                <w:rFonts w:asciiTheme="minorHAnsi" w:hAnsiTheme="minorHAnsi" w:cstheme="minorHAnsi"/>
                <w:color w:val="000000"/>
                <w:sz w:val="22"/>
                <w:szCs w:val="22"/>
              </w:rPr>
              <w:t>se type-safe languages to reduce the likelihood of input validation issues</w:t>
            </w:r>
            <w:r w:rsidR="00207912">
              <w:rPr>
                <w:rFonts w:asciiTheme="minorHAnsi" w:hAnsiTheme="minorHAnsi" w:cstheme="minorHAnsi"/>
                <w:color w:val="000000"/>
                <w:sz w:val="22"/>
                <w:szCs w:val="22"/>
              </w:rPr>
              <w:t>.</w:t>
            </w:r>
            <w:bookmarkEnd w:id="147"/>
          </w:p>
        </w:tc>
      </w:tr>
      <w:tr w:rsidR="00D666D0" w14:paraId="446B706E" w14:textId="77777777" w:rsidTr="00D6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925300" w14:textId="4CCD7B60" w:rsidR="00D666D0" w:rsidRDefault="00D666D0" w:rsidP="008647A6">
            <w:pPr>
              <w:pStyle w:val="Header"/>
              <w:spacing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User data</w:t>
            </w:r>
          </w:p>
        </w:tc>
        <w:tc>
          <w:tcPr>
            <w:tcW w:w="6945" w:type="dxa"/>
          </w:tcPr>
          <w:p w14:paraId="5C870F86" w14:textId="6D07F5AE" w:rsidR="00D666D0" w:rsidRDefault="00EB3E16" w:rsidP="00207912">
            <w:pPr>
              <w:pStyle w:val="Head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bookmarkStart w:id="148" w:name="_Hlk165885225"/>
            <w:r>
              <w:rPr>
                <w:rFonts w:asciiTheme="minorHAnsi" w:hAnsiTheme="minorHAnsi" w:cstheme="minorHAnsi"/>
                <w:color w:val="000000"/>
                <w:sz w:val="22"/>
                <w:szCs w:val="22"/>
              </w:rPr>
              <w:t>T</w:t>
            </w:r>
            <w:r w:rsidRPr="00EB3E16">
              <w:rPr>
                <w:rFonts w:asciiTheme="minorHAnsi" w:hAnsiTheme="minorHAnsi" w:cstheme="minorHAnsi"/>
                <w:color w:val="000000"/>
                <w:sz w:val="22"/>
                <w:szCs w:val="22"/>
              </w:rPr>
              <w:t>he best approach for user data security is to minimize the use of APIs that access sensitive information</w:t>
            </w:r>
            <w:bookmarkEnd w:id="148"/>
            <w:r w:rsidR="00207912">
              <w:rPr>
                <w:rFonts w:asciiTheme="minorHAnsi" w:hAnsiTheme="minorHAnsi" w:cstheme="minorHAnsi"/>
                <w:color w:val="000000"/>
                <w:sz w:val="22"/>
                <w:szCs w:val="22"/>
              </w:rPr>
              <w:t>.</w:t>
            </w:r>
          </w:p>
        </w:tc>
      </w:tr>
      <w:tr w:rsidR="00D666D0" w14:paraId="6D4BE458" w14:textId="77777777" w:rsidTr="00D666D0">
        <w:tc>
          <w:tcPr>
            <w:cnfStyle w:val="001000000000" w:firstRow="0" w:lastRow="0" w:firstColumn="1" w:lastColumn="0" w:oddVBand="0" w:evenVBand="0" w:oddHBand="0" w:evenHBand="0" w:firstRowFirstColumn="0" w:firstRowLastColumn="0" w:lastRowFirstColumn="0" w:lastRowLastColumn="0"/>
            <w:tcW w:w="2405" w:type="dxa"/>
          </w:tcPr>
          <w:p w14:paraId="0DD5B44B" w14:textId="0D2ECF22" w:rsidR="00D666D0" w:rsidRDefault="00D666D0" w:rsidP="008647A6">
            <w:pPr>
              <w:pStyle w:val="Header"/>
              <w:spacing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WebView</w:t>
            </w:r>
          </w:p>
        </w:tc>
        <w:tc>
          <w:tcPr>
            <w:tcW w:w="6945" w:type="dxa"/>
          </w:tcPr>
          <w:p w14:paraId="5A724848" w14:textId="1609D9B7" w:rsidR="00D666D0" w:rsidRDefault="005229CB" w:rsidP="00207912">
            <w:pPr>
              <w:pStyle w:val="Head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bookmarkStart w:id="149" w:name="_Hlk165885232"/>
            <w:r>
              <w:rPr>
                <w:rFonts w:asciiTheme="minorHAnsi" w:hAnsiTheme="minorHAnsi" w:cstheme="minorHAnsi"/>
                <w:color w:val="000000"/>
                <w:sz w:val="22"/>
                <w:szCs w:val="22"/>
              </w:rPr>
              <w:t>Limit</w:t>
            </w:r>
            <w:r w:rsidR="00EB3E16" w:rsidRPr="00EB3E16">
              <w:rPr>
                <w:rFonts w:asciiTheme="minorHAnsi" w:hAnsiTheme="minorHAnsi" w:cstheme="minorHAnsi"/>
                <w:color w:val="000000"/>
                <w:sz w:val="22"/>
                <w:szCs w:val="22"/>
              </w:rPr>
              <w:t xml:space="preserve"> the capability of WebView to the minimum functionality required by your application to avoid common web security issues</w:t>
            </w:r>
            <w:r>
              <w:rPr>
                <w:rFonts w:asciiTheme="minorHAnsi" w:hAnsiTheme="minorHAnsi" w:cstheme="minorHAnsi"/>
                <w:color w:val="000000"/>
                <w:sz w:val="22"/>
                <w:szCs w:val="22"/>
              </w:rPr>
              <w:t>,</w:t>
            </w:r>
            <w:r w:rsidR="00EB3E16" w:rsidRPr="00EB3E16">
              <w:rPr>
                <w:rFonts w:asciiTheme="minorHAnsi" w:hAnsiTheme="minorHAnsi" w:cstheme="minorHAnsi"/>
                <w:color w:val="000000"/>
                <w:sz w:val="22"/>
                <w:szCs w:val="22"/>
              </w:rPr>
              <w:t xml:space="preserve"> such as cross-site scripting (JavaScript injection).</w:t>
            </w:r>
            <w:bookmarkEnd w:id="149"/>
          </w:p>
        </w:tc>
      </w:tr>
      <w:tr w:rsidR="00D666D0" w14:paraId="7F225686" w14:textId="77777777" w:rsidTr="00D66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BF5B014" w14:textId="7BB13FEB" w:rsidR="00D666D0" w:rsidRDefault="00D666D0" w:rsidP="008647A6">
            <w:pPr>
              <w:pStyle w:val="Header"/>
              <w:spacing w:line="360" w:lineRule="auto"/>
              <w:rPr>
                <w:rFonts w:asciiTheme="minorHAnsi" w:hAnsiTheme="minorHAnsi" w:cstheme="minorHAnsi"/>
                <w:color w:val="000000"/>
                <w:sz w:val="22"/>
                <w:szCs w:val="22"/>
              </w:rPr>
            </w:pPr>
            <w:r>
              <w:rPr>
                <w:rFonts w:asciiTheme="minorHAnsi" w:hAnsiTheme="minorHAnsi" w:cstheme="minorHAnsi"/>
                <w:color w:val="000000"/>
                <w:sz w:val="22"/>
                <w:szCs w:val="22"/>
              </w:rPr>
              <w:t>Credential request</w:t>
            </w:r>
          </w:p>
        </w:tc>
        <w:tc>
          <w:tcPr>
            <w:tcW w:w="6945" w:type="dxa"/>
          </w:tcPr>
          <w:p w14:paraId="0B70BD7F" w14:textId="2D997EF8" w:rsidR="00D666D0" w:rsidRDefault="00392CA0" w:rsidP="00207912">
            <w:pPr>
              <w:pStyle w:val="Head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2"/>
                <w:szCs w:val="22"/>
              </w:rPr>
            </w:pPr>
            <w:bookmarkStart w:id="150" w:name="_Hlk165885240"/>
            <w:r w:rsidRPr="00392CA0">
              <w:rPr>
                <w:rFonts w:asciiTheme="minorHAnsi" w:hAnsiTheme="minorHAnsi" w:cstheme="minorHAnsi"/>
                <w:color w:val="000000"/>
                <w:sz w:val="22"/>
                <w:szCs w:val="22"/>
              </w:rPr>
              <w:t xml:space="preserve">Minimize credential exposure (Avoid unnecessary credential requests) and </w:t>
            </w:r>
            <w:r w:rsidR="00F62F26">
              <w:rPr>
                <w:rFonts w:asciiTheme="minorHAnsi" w:hAnsiTheme="minorHAnsi" w:cstheme="minorHAnsi"/>
                <w:color w:val="000000"/>
                <w:sz w:val="22"/>
                <w:szCs w:val="22"/>
              </w:rPr>
              <w:t>u</w:t>
            </w:r>
            <w:r w:rsidRPr="00392CA0">
              <w:rPr>
                <w:rFonts w:asciiTheme="minorHAnsi" w:hAnsiTheme="minorHAnsi" w:cstheme="minorHAnsi"/>
                <w:color w:val="000000"/>
                <w:sz w:val="22"/>
                <w:szCs w:val="22"/>
              </w:rPr>
              <w:t>se secure authentication (Implement passkeys)</w:t>
            </w:r>
            <w:bookmarkEnd w:id="150"/>
          </w:p>
        </w:tc>
      </w:tr>
      <w:bookmarkEnd w:id="144"/>
    </w:tbl>
    <w:p w14:paraId="3CCC22E5" w14:textId="77777777" w:rsidR="008E7002" w:rsidRDefault="008E7002" w:rsidP="008647A6">
      <w:pPr>
        <w:pStyle w:val="Header"/>
        <w:spacing w:line="360" w:lineRule="auto"/>
        <w:rPr>
          <w:rFonts w:asciiTheme="minorHAnsi" w:hAnsiTheme="minorHAnsi" w:cstheme="minorHAnsi"/>
          <w:color w:val="000000"/>
          <w:sz w:val="22"/>
          <w:szCs w:val="22"/>
        </w:rPr>
      </w:pPr>
    </w:p>
    <w:p w14:paraId="6A8150D3" w14:textId="4AFE3314" w:rsidR="000B7969" w:rsidRDefault="000B7969" w:rsidP="008647A6">
      <w:pPr>
        <w:pStyle w:val="Header"/>
        <w:spacing w:line="360" w:lineRule="auto"/>
        <w:rPr>
          <w:rFonts w:asciiTheme="minorHAnsi" w:hAnsiTheme="minorHAnsi" w:cstheme="minorHAnsi"/>
          <w:color w:val="4472C4" w:themeColor="accent1"/>
          <w:sz w:val="22"/>
          <w:szCs w:val="22"/>
        </w:rPr>
      </w:pPr>
      <w:bookmarkStart w:id="151" w:name="_Hlk165891272"/>
      <w:r>
        <w:rPr>
          <w:rFonts w:asciiTheme="minorHAnsi" w:hAnsiTheme="minorHAnsi" w:cstheme="minorHAnsi"/>
          <w:sz w:val="22"/>
          <w:szCs w:val="22"/>
        </w:rPr>
        <w:t xml:space="preserve">Secure mobile application authentication can be </w:t>
      </w:r>
      <w:r w:rsidR="005229CB">
        <w:rPr>
          <w:rFonts w:asciiTheme="minorHAnsi" w:hAnsiTheme="minorHAnsi" w:cstheme="minorHAnsi"/>
          <w:sz w:val="22"/>
          <w:szCs w:val="22"/>
        </w:rPr>
        <w:t>achieved</w:t>
      </w:r>
      <w:r>
        <w:rPr>
          <w:rFonts w:asciiTheme="minorHAnsi" w:hAnsiTheme="minorHAnsi" w:cstheme="minorHAnsi"/>
          <w:sz w:val="22"/>
          <w:szCs w:val="22"/>
        </w:rPr>
        <w:t xml:space="preserve"> in different ways, such as biometrics or MFA. </w:t>
      </w:r>
      <w:r w:rsidR="00387D03" w:rsidRPr="003416FA">
        <w:rPr>
          <w:rFonts w:asciiTheme="minorHAnsi" w:hAnsiTheme="minorHAnsi" w:cstheme="minorHAnsi"/>
          <w:sz w:val="22"/>
          <w:szCs w:val="22"/>
        </w:rPr>
        <w:t>M</w:t>
      </w:r>
      <w:r w:rsidR="005615EC" w:rsidRPr="003416FA">
        <w:rPr>
          <w:rFonts w:asciiTheme="minorHAnsi" w:hAnsiTheme="minorHAnsi" w:cstheme="minorHAnsi"/>
          <w:sz w:val="22"/>
          <w:szCs w:val="22"/>
        </w:rPr>
        <w:t>FA</w:t>
      </w:r>
      <w:r w:rsidR="00E570EE" w:rsidRPr="003416FA">
        <w:rPr>
          <w:rFonts w:asciiTheme="minorHAnsi" w:hAnsiTheme="minorHAnsi" w:cstheme="minorHAnsi"/>
          <w:sz w:val="22"/>
          <w:szCs w:val="22"/>
        </w:rPr>
        <w:t xml:space="preserve"> is used to address </w:t>
      </w:r>
      <w:r w:rsidR="00387D03" w:rsidRPr="003416FA">
        <w:rPr>
          <w:rFonts w:asciiTheme="minorHAnsi" w:hAnsiTheme="minorHAnsi" w:cstheme="minorHAnsi"/>
          <w:sz w:val="22"/>
          <w:szCs w:val="22"/>
        </w:rPr>
        <w:t xml:space="preserve">insecure authentication </w:t>
      </w:r>
      <w:r w:rsidR="00E570EE" w:rsidRPr="003416FA">
        <w:rPr>
          <w:rFonts w:asciiTheme="minorHAnsi" w:hAnsiTheme="minorHAnsi" w:cstheme="minorHAnsi"/>
          <w:sz w:val="22"/>
          <w:szCs w:val="22"/>
        </w:rPr>
        <w:t xml:space="preserve">by adding an extra </w:t>
      </w:r>
      <w:r w:rsidR="00387D03" w:rsidRPr="003416FA">
        <w:rPr>
          <w:rFonts w:asciiTheme="minorHAnsi" w:hAnsiTheme="minorHAnsi" w:cstheme="minorHAnsi"/>
          <w:sz w:val="22"/>
          <w:szCs w:val="22"/>
        </w:rPr>
        <w:t>layer of security that uses technology such as Email or Short Message Service</w:t>
      </w:r>
      <w:r w:rsidR="00CF0D77" w:rsidRPr="003416FA">
        <w:rPr>
          <w:rFonts w:asciiTheme="minorHAnsi" w:hAnsiTheme="minorHAnsi" w:cstheme="minorHAnsi"/>
          <w:sz w:val="22"/>
          <w:szCs w:val="22"/>
        </w:rPr>
        <w:t xml:space="preserve"> (SMS)</w:t>
      </w:r>
      <w:r w:rsidR="00387D03" w:rsidRPr="003416FA">
        <w:rPr>
          <w:rFonts w:asciiTheme="minorHAnsi" w:hAnsiTheme="minorHAnsi" w:cstheme="minorHAnsi"/>
          <w:sz w:val="22"/>
          <w:szCs w:val="22"/>
        </w:rPr>
        <w:t xml:space="preserve"> to send a unique code that a user would need to proceed with the logon. A blog by Melanie Maynes, Senior Product Marketing Manager at Microsoft Security, states that an account is more than 99.9% less likely to be compromised if you use MFA </w:t>
      </w:r>
      <w:sdt>
        <w:sdtPr>
          <w:rPr>
            <w:rFonts w:asciiTheme="minorHAnsi" w:hAnsiTheme="minorHAnsi" w:cstheme="minorHAnsi"/>
            <w:color w:val="000000"/>
            <w:sz w:val="22"/>
            <w:szCs w:val="22"/>
          </w:rPr>
          <w:tag w:val="MENDELEY_CITATION_v3_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"/>
          <w:id w:val="-1067264543"/>
          <w:placeholder>
            <w:docPart w:val="6A8D904B304B4AD58E99EB1AB1D880CC"/>
          </w:placeholder>
        </w:sdtPr>
        <w:sdtContent>
          <w:r w:rsidR="00752357" w:rsidRPr="00752357">
            <w:rPr>
              <w:rFonts w:asciiTheme="minorHAnsi" w:hAnsiTheme="minorHAnsi" w:cstheme="minorHAnsi"/>
              <w:color w:val="000000"/>
              <w:sz w:val="22"/>
              <w:szCs w:val="22"/>
            </w:rPr>
            <w:t>(Maynes, 2019)</w:t>
          </w:r>
        </w:sdtContent>
      </w:sdt>
      <w:r w:rsidR="00387D03" w:rsidRPr="003416FA">
        <w:rPr>
          <w:rFonts w:asciiTheme="minorHAnsi" w:hAnsiTheme="minorHAnsi" w:cstheme="minorHAnsi"/>
          <w:sz w:val="22"/>
          <w:szCs w:val="22"/>
        </w:rPr>
        <w:t xml:space="preserve">. </w:t>
      </w:r>
      <w:bookmarkStart w:id="152" w:name="_Hlk177371983"/>
      <w:r w:rsidR="003700DB" w:rsidRPr="004D380E">
        <w:rPr>
          <w:rFonts w:asciiTheme="minorHAnsi" w:hAnsiTheme="minorHAnsi" w:cstheme="minorHAnsi"/>
          <w:sz w:val="22"/>
          <w:szCs w:val="22"/>
        </w:rPr>
        <w:t xml:space="preserve">MFA requires users to present at least two types of </w:t>
      </w:r>
      <w:r w:rsidR="005229CB">
        <w:rPr>
          <w:rFonts w:asciiTheme="minorHAnsi" w:hAnsiTheme="minorHAnsi" w:cstheme="minorHAnsi"/>
          <w:sz w:val="22"/>
          <w:szCs w:val="22"/>
        </w:rPr>
        <w:t>authentication</w:t>
      </w:r>
      <w:r w:rsidR="003700DB" w:rsidRPr="004D380E">
        <w:rPr>
          <w:rFonts w:asciiTheme="minorHAnsi" w:hAnsiTheme="minorHAnsi" w:cstheme="minorHAnsi"/>
          <w:sz w:val="22"/>
          <w:szCs w:val="22"/>
        </w:rPr>
        <w:t>, and this can lead to</w:t>
      </w:r>
      <w:r w:rsidR="004D380E" w:rsidRPr="004D380E">
        <w:rPr>
          <w:rFonts w:asciiTheme="minorHAnsi" w:hAnsiTheme="minorHAnsi" w:cstheme="minorHAnsi"/>
          <w:sz w:val="22"/>
          <w:szCs w:val="22"/>
        </w:rPr>
        <w:t xml:space="preserve"> what is known as </w:t>
      </w:r>
      <w:r w:rsidR="003700DB" w:rsidRPr="004D380E">
        <w:rPr>
          <w:rFonts w:asciiTheme="minorHAnsi" w:hAnsiTheme="minorHAnsi" w:cstheme="minorHAnsi"/>
          <w:sz w:val="22"/>
          <w:szCs w:val="22"/>
        </w:rPr>
        <w:t xml:space="preserve">MFA fatigue. A situation </w:t>
      </w:r>
      <w:r w:rsidR="005229CB">
        <w:rPr>
          <w:rFonts w:asciiTheme="minorHAnsi" w:hAnsiTheme="minorHAnsi" w:cstheme="minorHAnsi"/>
          <w:sz w:val="22"/>
          <w:szCs w:val="22"/>
        </w:rPr>
        <w:t>in which</w:t>
      </w:r>
      <w:r w:rsidR="003700DB" w:rsidRPr="004D380E">
        <w:rPr>
          <w:rFonts w:asciiTheme="minorHAnsi" w:hAnsiTheme="minorHAnsi" w:cstheme="minorHAnsi"/>
          <w:sz w:val="22"/>
          <w:szCs w:val="22"/>
        </w:rPr>
        <w:t xml:space="preserve"> users get annoyed and frustrated when constantly entering additional login credential</w:t>
      </w:r>
      <w:r w:rsidR="004F0386" w:rsidRPr="004D380E">
        <w:rPr>
          <w:rFonts w:asciiTheme="minorHAnsi" w:hAnsiTheme="minorHAnsi" w:cstheme="minorHAnsi"/>
          <w:sz w:val="22"/>
          <w:szCs w:val="22"/>
        </w:rPr>
        <w:t>s</w:t>
      </w:r>
      <w:r w:rsidR="003700DB" w:rsidRPr="004D380E">
        <w:rPr>
          <w:rFonts w:asciiTheme="minorHAnsi" w:hAnsiTheme="minorHAnsi" w:cstheme="minorHAnsi"/>
          <w:sz w:val="22"/>
          <w:szCs w:val="22"/>
        </w:rPr>
        <w:t>. As a result, some software application requires</w:t>
      </w:r>
      <w:r w:rsidR="00CC18B7" w:rsidRPr="004D380E">
        <w:rPr>
          <w:rFonts w:asciiTheme="minorHAnsi" w:hAnsiTheme="minorHAnsi" w:cstheme="minorHAnsi"/>
          <w:sz w:val="22"/>
          <w:szCs w:val="22"/>
        </w:rPr>
        <w:t xml:space="preserve"> only</w:t>
      </w:r>
      <w:r w:rsidR="00F76D2B" w:rsidRPr="004D380E">
        <w:rPr>
          <w:rFonts w:asciiTheme="minorHAnsi" w:hAnsiTheme="minorHAnsi" w:cstheme="minorHAnsi"/>
          <w:sz w:val="22"/>
          <w:szCs w:val="22"/>
        </w:rPr>
        <w:t xml:space="preserve"> Two-factor Authentication</w:t>
      </w:r>
      <w:r w:rsidR="003700DB" w:rsidRPr="004D380E">
        <w:rPr>
          <w:rFonts w:asciiTheme="minorHAnsi" w:hAnsiTheme="minorHAnsi" w:cstheme="minorHAnsi"/>
          <w:sz w:val="22"/>
          <w:szCs w:val="22"/>
        </w:rPr>
        <w:t xml:space="preserve"> </w:t>
      </w:r>
      <w:r w:rsidR="00F76D2B" w:rsidRPr="004D380E">
        <w:rPr>
          <w:rFonts w:asciiTheme="minorHAnsi" w:hAnsiTheme="minorHAnsi" w:cstheme="minorHAnsi"/>
          <w:sz w:val="22"/>
          <w:szCs w:val="22"/>
        </w:rPr>
        <w:t>(</w:t>
      </w:r>
      <w:r w:rsidR="003700DB" w:rsidRPr="004D380E">
        <w:rPr>
          <w:rFonts w:asciiTheme="minorHAnsi" w:hAnsiTheme="minorHAnsi" w:cstheme="minorHAnsi"/>
          <w:sz w:val="22"/>
          <w:szCs w:val="22"/>
        </w:rPr>
        <w:t>2FA</w:t>
      </w:r>
      <w:r w:rsidR="00F76D2B" w:rsidRPr="004D380E">
        <w:rPr>
          <w:rFonts w:asciiTheme="minorHAnsi" w:hAnsiTheme="minorHAnsi" w:cstheme="minorHAnsi"/>
          <w:sz w:val="22"/>
          <w:szCs w:val="22"/>
        </w:rPr>
        <w:t>)</w:t>
      </w:r>
      <w:r w:rsidR="003700DB" w:rsidRPr="004D380E">
        <w:rPr>
          <w:rFonts w:asciiTheme="minorHAnsi" w:hAnsiTheme="minorHAnsi" w:cstheme="minorHAnsi"/>
          <w:sz w:val="22"/>
          <w:szCs w:val="22"/>
        </w:rPr>
        <w:t xml:space="preserve">. </w:t>
      </w:r>
      <w:r w:rsidR="008B4EE4" w:rsidRPr="004D380E">
        <w:rPr>
          <w:rFonts w:asciiTheme="minorHAnsi" w:hAnsiTheme="minorHAnsi" w:cstheme="minorHAnsi"/>
          <w:sz w:val="22"/>
          <w:szCs w:val="22"/>
        </w:rPr>
        <w:t>2FA is a subset of MFA, whereby</w:t>
      </w:r>
      <w:r w:rsidR="005229CB">
        <w:rPr>
          <w:rFonts w:asciiTheme="minorHAnsi" w:hAnsiTheme="minorHAnsi" w:cstheme="minorHAnsi"/>
          <w:sz w:val="22"/>
          <w:szCs w:val="22"/>
        </w:rPr>
        <w:t>,</w:t>
      </w:r>
      <w:r w:rsidR="008B4EE4" w:rsidRPr="004D380E">
        <w:rPr>
          <w:rFonts w:asciiTheme="minorHAnsi" w:hAnsiTheme="minorHAnsi" w:cstheme="minorHAnsi"/>
          <w:sz w:val="22"/>
          <w:szCs w:val="22"/>
        </w:rPr>
        <w:t xml:space="preserve"> i</w:t>
      </w:r>
      <w:r w:rsidR="00CC18B7" w:rsidRPr="004D380E">
        <w:rPr>
          <w:rFonts w:asciiTheme="minorHAnsi" w:hAnsiTheme="minorHAnsi" w:cstheme="minorHAnsi"/>
          <w:sz w:val="22"/>
          <w:szCs w:val="22"/>
        </w:rPr>
        <w:t xml:space="preserve">n addition to the password, </w:t>
      </w:r>
      <w:r w:rsidR="008B4EE4" w:rsidRPr="004D380E">
        <w:rPr>
          <w:rFonts w:asciiTheme="minorHAnsi" w:hAnsiTheme="minorHAnsi" w:cstheme="minorHAnsi"/>
          <w:sz w:val="22"/>
          <w:szCs w:val="22"/>
        </w:rPr>
        <w:t xml:space="preserve">only one additional </w:t>
      </w:r>
      <w:r w:rsidR="00CC18B7" w:rsidRPr="004D380E">
        <w:rPr>
          <w:rFonts w:asciiTheme="minorHAnsi" w:hAnsiTheme="minorHAnsi" w:cstheme="minorHAnsi"/>
          <w:sz w:val="22"/>
          <w:szCs w:val="22"/>
        </w:rPr>
        <w:t>level of security</w:t>
      </w:r>
      <w:r w:rsidR="008B4EE4" w:rsidRPr="004D380E">
        <w:rPr>
          <w:rFonts w:asciiTheme="minorHAnsi" w:hAnsiTheme="minorHAnsi" w:cstheme="minorHAnsi"/>
          <w:sz w:val="22"/>
          <w:szCs w:val="22"/>
        </w:rPr>
        <w:t xml:space="preserve"> is added</w:t>
      </w:r>
      <w:r w:rsidR="00842734">
        <w:rPr>
          <w:rFonts w:asciiTheme="minorHAnsi" w:hAnsiTheme="minorHAnsi" w:cstheme="minorHAnsi"/>
          <w:sz w:val="22"/>
          <w:szCs w:val="22"/>
        </w:rPr>
        <w:t xml:space="preserve"> </w:t>
      </w:r>
      <w:sdt>
        <w:sdtPr>
          <w:rPr>
            <w:rFonts w:asciiTheme="minorHAnsi" w:hAnsiTheme="minorHAnsi" w:cstheme="minorHAnsi"/>
            <w:color w:val="000000"/>
            <w:sz w:val="22"/>
            <w:szCs w:val="22"/>
          </w:rPr>
          <w:tag w:val="MENDELEY_CITATION_v3_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"/>
          <w:id w:val="164140806"/>
          <w:placeholder>
            <w:docPart w:val="DefaultPlaceholder_-1854013440"/>
          </w:placeholder>
        </w:sdtPr>
        <w:sdtContent>
          <w:r w:rsidR="00752357" w:rsidRPr="00752357">
            <w:rPr>
              <w:rFonts w:asciiTheme="minorHAnsi" w:hAnsiTheme="minorHAnsi" w:cstheme="minorHAnsi"/>
              <w:color w:val="000000"/>
              <w:sz w:val="22"/>
              <w:szCs w:val="22"/>
            </w:rPr>
            <w:t>(</w:t>
          </w:r>
          <w:proofErr w:type="spellStart"/>
          <w:r w:rsidR="00752357" w:rsidRPr="00752357">
            <w:rPr>
              <w:rFonts w:asciiTheme="minorHAnsi" w:hAnsiTheme="minorHAnsi" w:cstheme="minorHAnsi"/>
              <w:color w:val="000000"/>
              <w:sz w:val="22"/>
              <w:szCs w:val="22"/>
            </w:rPr>
            <w:t>Mohanakrishnan</w:t>
          </w:r>
          <w:proofErr w:type="spellEnd"/>
          <w:r w:rsidR="00752357" w:rsidRPr="00752357">
            <w:rPr>
              <w:rFonts w:asciiTheme="minorHAnsi" w:hAnsiTheme="minorHAnsi" w:cstheme="minorHAnsi"/>
              <w:color w:val="000000"/>
              <w:sz w:val="22"/>
              <w:szCs w:val="22"/>
            </w:rPr>
            <w:t>, 2022)</w:t>
          </w:r>
        </w:sdtContent>
      </w:sdt>
      <w:r w:rsidR="00842734">
        <w:rPr>
          <w:rFonts w:asciiTheme="minorHAnsi" w:hAnsiTheme="minorHAnsi" w:cstheme="minorHAnsi"/>
          <w:sz w:val="22"/>
          <w:szCs w:val="22"/>
        </w:rPr>
        <w:t xml:space="preserve">. </w:t>
      </w:r>
      <w:r w:rsidR="008B4EE4" w:rsidRPr="004D380E">
        <w:rPr>
          <w:rFonts w:asciiTheme="minorHAnsi" w:hAnsiTheme="minorHAnsi" w:cstheme="minorHAnsi"/>
          <w:sz w:val="22"/>
          <w:szCs w:val="22"/>
        </w:rPr>
        <w:t xml:space="preserve">2FA </w:t>
      </w:r>
      <w:r w:rsidR="00CC18B7" w:rsidRPr="004D380E">
        <w:rPr>
          <w:rFonts w:asciiTheme="minorHAnsi" w:hAnsiTheme="minorHAnsi" w:cstheme="minorHAnsi"/>
          <w:sz w:val="22"/>
          <w:szCs w:val="22"/>
        </w:rPr>
        <w:t>requires use</w:t>
      </w:r>
      <w:r w:rsidRPr="004D380E">
        <w:rPr>
          <w:rFonts w:asciiTheme="minorHAnsi" w:hAnsiTheme="minorHAnsi" w:cstheme="minorHAnsi"/>
          <w:sz w:val="22"/>
          <w:szCs w:val="22"/>
        </w:rPr>
        <w:t>rs</w:t>
      </w:r>
      <w:r w:rsidR="00CC18B7" w:rsidRPr="004D380E">
        <w:rPr>
          <w:rFonts w:asciiTheme="minorHAnsi" w:hAnsiTheme="minorHAnsi" w:cstheme="minorHAnsi"/>
          <w:sz w:val="22"/>
          <w:szCs w:val="22"/>
        </w:rPr>
        <w:t xml:space="preserve"> to verify their identity either by </w:t>
      </w:r>
      <w:r w:rsidRPr="004D380E">
        <w:rPr>
          <w:rFonts w:asciiTheme="minorHAnsi" w:hAnsiTheme="minorHAnsi" w:cstheme="minorHAnsi"/>
          <w:sz w:val="22"/>
          <w:szCs w:val="22"/>
        </w:rPr>
        <w:t>using biometric</w:t>
      </w:r>
      <w:r w:rsidR="004F0386" w:rsidRPr="004D380E">
        <w:rPr>
          <w:rFonts w:asciiTheme="minorHAnsi" w:hAnsiTheme="minorHAnsi" w:cstheme="minorHAnsi"/>
          <w:sz w:val="22"/>
          <w:szCs w:val="22"/>
        </w:rPr>
        <w:t>s</w:t>
      </w:r>
      <w:r w:rsidRPr="004D380E">
        <w:rPr>
          <w:rFonts w:asciiTheme="minorHAnsi" w:hAnsiTheme="minorHAnsi" w:cstheme="minorHAnsi"/>
          <w:sz w:val="22"/>
          <w:szCs w:val="22"/>
        </w:rPr>
        <w:t xml:space="preserve">, </w:t>
      </w:r>
      <w:r w:rsidR="00CC18B7" w:rsidRPr="004D380E">
        <w:rPr>
          <w:rFonts w:asciiTheme="minorHAnsi" w:hAnsiTheme="minorHAnsi" w:cstheme="minorHAnsi"/>
          <w:sz w:val="22"/>
          <w:szCs w:val="22"/>
        </w:rPr>
        <w:t>entering a token</w:t>
      </w:r>
      <w:r w:rsidR="005229CB">
        <w:rPr>
          <w:rFonts w:asciiTheme="minorHAnsi" w:hAnsiTheme="minorHAnsi" w:cstheme="minorHAnsi"/>
          <w:sz w:val="22"/>
          <w:szCs w:val="22"/>
        </w:rPr>
        <w:t>,</w:t>
      </w:r>
      <w:r w:rsidR="00CC18B7" w:rsidRPr="004D380E">
        <w:rPr>
          <w:rFonts w:asciiTheme="minorHAnsi" w:hAnsiTheme="minorHAnsi" w:cstheme="minorHAnsi"/>
          <w:sz w:val="22"/>
          <w:szCs w:val="22"/>
        </w:rPr>
        <w:t xml:space="preserve"> </w:t>
      </w:r>
      <w:r w:rsidR="008B4EE4" w:rsidRPr="004D380E">
        <w:rPr>
          <w:rFonts w:asciiTheme="minorHAnsi" w:hAnsiTheme="minorHAnsi" w:cstheme="minorHAnsi"/>
          <w:sz w:val="22"/>
          <w:szCs w:val="22"/>
        </w:rPr>
        <w:t xml:space="preserve">or </w:t>
      </w:r>
      <w:r w:rsidR="005229CB">
        <w:rPr>
          <w:rFonts w:asciiTheme="minorHAnsi" w:hAnsiTheme="minorHAnsi" w:cstheme="minorHAnsi"/>
          <w:sz w:val="22"/>
          <w:szCs w:val="22"/>
        </w:rPr>
        <w:t xml:space="preserve">a </w:t>
      </w:r>
      <w:r w:rsidR="00690277">
        <w:rPr>
          <w:rFonts w:asciiTheme="minorHAnsi" w:hAnsiTheme="minorHAnsi" w:cstheme="minorHAnsi"/>
          <w:sz w:val="22"/>
          <w:szCs w:val="22"/>
        </w:rPr>
        <w:t>one-time password</w:t>
      </w:r>
      <w:r w:rsidR="008B4EE4" w:rsidRPr="004D380E">
        <w:rPr>
          <w:rFonts w:asciiTheme="minorHAnsi" w:hAnsiTheme="minorHAnsi" w:cstheme="minorHAnsi"/>
          <w:sz w:val="22"/>
          <w:szCs w:val="22"/>
        </w:rPr>
        <w:t xml:space="preserve"> (OTP) </w:t>
      </w:r>
      <w:r w:rsidR="00CC18B7" w:rsidRPr="004D380E">
        <w:rPr>
          <w:rFonts w:asciiTheme="minorHAnsi" w:hAnsiTheme="minorHAnsi" w:cstheme="minorHAnsi"/>
          <w:sz w:val="22"/>
          <w:szCs w:val="22"/>
        </w:rPr>
        <w:t>received via SMS or email</w:t>
      </w:r>
      <w:r w:rsidR="00690277">
        <w:rPr>
          <w:rFonts w:asciiTheme="minorHAnsi" w:hAnsiTheme="minorHAnsi" w:cstheme="minorHAnsi"/>
          <w:sz w:val="22"/>
          <w:szCs w:val="22"/>
        </w:rPr>
        <w:t>,</w:t>
      </w:r>
      <w:r w:rsidR="00BE77BE">
        <w:rPr>
          <w:rFonts w:asciiTheme="minorHAnsi" w:hAnsiTheme="minorHAnsi" w:cstheme="minorHAnsi"/>
          <w:sz w:val="22"/>
          <w:szCs w:val="22"/>
        </w:rPr>
        <w:t xml:space="preserve"> as shown in Figure 3</w:t>
      </w:r>
      <w:r w:rsidR="00CC18B7" w:rsidRPr="004D380E">
        <w:rPr>
          <w:rFonts w:asciiTheme="minorHAnsi" w:hAnsiTheme="minorHAnsi" w:cstheme="minorHAnsi"/>
          <w:sz w:val="22"/>
          <w:szCs w:val="22"/>
        </w:rPr>
        <w:t>.</w:t>
      </w:r>
      <w:r w:rsidR="008B4EE4" w:rsidRPr="004D380E">
        <w:rPr>
          <w:rFonts w:asciiTheme="minorHAnsi" w:hAnsiTheme="minorHAnsi" w:cstheme="minorHAnsi"/>
          <w:sz w:val="22"/>
          <w:szCs w:val="22"/>
        </w:rPr>
        <w:t xml:space="preserve"> </w:t>
      </w:r>
      <w:bookmarkEnd w:id="152"/>
    </w:p>
    <w:p w14:paraId="50BA42CA" w14:textId="0A733B75" w:rsidR="000B7969" w:rsidRDefault="000B7969" w:rsidP="008647A6">
      <w:pPr>
        <w:pStyle w:val="Header"/>
        <w:spacing w:line="360" w:lineRule="auto"/>
        <w:rPr>
          <w:rFonts w:asciiTheme="minorHAnsi" w:hAnsiTheme="minorHAnsi" w:cstheme="minorHAnsi"/>
          <w:color w:val="4472C4" w:themeColor="accent1"/>
          <w:sz w:val="22"/>
          <w:szCs w:val="22"/>
        </w:rPr>
      </w:pPr>
      <w:r>
        <w:rPr>
          <w:noProof/>
          <w14:ligatures w14:val="standardContextual"/>
        </w:rPr>
        <w:lastRenderedPageBreak/>
        <w:drawing>
          <wp:inline distT="0" distB="0" distL="0" distR="0" wp14:anchorId="01BC9C5F" wp14:editId="2FDC5536">
            <wp:extent cx="5943600" cy="2531110"/>
            <wp:effectExtent l="0" t="0" r="0" b="2540"/>
            <wp:docPr id="10853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2841" name=""/>
                    <pic:cNvPicPr/>
                  </pic:nvPicPr>
                  <pic:blipFill>
                    <a:blip r:embed="rId15"/>
                    <a:stretch>
                      <a:fillRect/>
                    </a:stretch>
                  </pic:blipFill>
                  <pic:spPr>
                    <a:xfrm>
                      <a:off x="0" y="0"/>
                      <a:ext cx="5943600" cy="2531110"/>
                    </a:xfrm>
                    <a:prstGeom prst="rect">
                      <a:avLst/>
                    </a:prstGeom>
                  </pic:spPr>
                </pic:pic>
              </a:graphicData>
            </a:graphic>
          </wp:inline>
        </w:drawing>
      </w:r>
    </w:p>
    <w:p w14:paraId="04706593" w14:textId="3E648887" w:rsidR="00D62B0F" w:rsidRPr="00D62B0F" w:rsidRDefault="00D62B0F" w:rsidP="00D62B0F">
      <w:pPr>
        <w:pStyle w:val="Caption"/>
        <w:rPr>
          <w:rFonts w:cstheme="minorHAnsi"/>
          <w:color w:val="4472C4" w:themeColor="accent1"/>
          <w:sz w:val="22"/>
          <w:szCs w:val="22"/>
        </w:rPr>
      </w:pPr>
      <w:r w:rsidRPr="00D62B0F">
        <w:rPr>
          <w:sz w:val="22"/>
          <w:szCs w:val="22"/>
        </w:rPr>
        <w:t xml:space="preserve">Figure </w:t>
      </w:r>
      <w:r w:rsidRPr="00D62B0F">
        <w:rPr>
          <w:sz w:val="22"/>
          <w:szCs w:val="22"/>
        </w:rPr>
        <w:fldChar w:fldCharType="begin"/>
      </w:r>
      <w:r w:rsidRPr="00D62B0F">
        <w:rPr>
          <w:sz w:val="22"/>
          <w:szCs w:val="22"/>
        </w:rPr>
        <w:instrText xml:space="preserve"> SEQ Figure \* ARABIC </w:instrText>
      </w:r>
      <w:r w:rsidRPr="00D62B0F">
        <w:rPr>
          <w:sz w:val="22"/>
          <w:szCs w:val="22"/>
        </w:rPr>
        <w:fldChar w:fldCharType="separate"/>
      </w:r>
      <w:r w:rsidR="00DA7B00">
        <w:rPr>
          <w:noProof/>
          <w:sz w:val="22"/>
          <w:szCs w:val="22"/>
        </w:rPr>
        <w:t>3</w:t>
      </w:r>
      <w:r w:rsidRPr="00D62B0F">
        <w:rPr>
          <w:sz w:val="22"/>
          <w:szCs w:val="22"/>
        </w:rPr>
        <w:fldChar w:fldCharType="end"/>
      </w:r>
      <w:r w:rsidRPr="00D62B0F">
        <w:rPr>
          <w:sz w:val="22"/>
          <w:szCs w:val="22"/>
        </w:rPr>
        <w:t>: 2FA Process</w:t>
      </w:r>
      <w:r>
        <w:rPr>
          <w:sz w:val="22"/>
          <w:szCs w:val="22"/>
        </w:rPr>
        <w:t xml:space="preserve"> </w:t>
      </w:r>
      <w:sdt>
        <w:sdtPr>
          <w:rPr>
            <w:color w:val="000000"/>
            <w:sz w:val="22"/>
            <w:szCs w:val="22"/>
          </w:rPr>
          <w:tag w:val="MENDELEY_CITATION_v3_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"/>
          <w:id w:val="-826203525"/>
          <w:placeholder>
            <w:docPart w:val="DefaultPlaceholder_-1854013440"/>
          </w:placeholder>
        </w:sdtPr>
        <w:sdtContent>
          <w:r w:rsidR="00752357" w:rsidRPr="00752357">
            <w:rPr>
              <w:color w:val="000000"/>
              <w:sz w:val="22"/>
              <w:szCs w:val="22"/>
            </w:rPr>
            <w:t>(Imperva, n.d.)</w:t>
          </w:r>
        </w:sdtContent>
      </w:sdt>
    </w:p>
    <w:p w14:paraId="5937E0CE" w14:textId="77777777" w:rsidR="00BE77BE" w:rsidRDefault="00BE77BE" w:rsidP="008647A6">
      <w:pPr>
        <w:pStyle w:val="Header"/>
        <w:spacing w:line="360" w:lineRule="auto"/>
        <w:rPr>
          <w:rFonts w:asciiTheme="minorHAnsi" w:hAnsiTheme="minorHAnsi" w:cstheme="minorHAnsi"/>
          <w:sz w:val="22"/>
          <w:szCs w:val="22"/>
        </w:rPr>
      </w:pPr>
      <w:bookmarkStart w:id="153" w:name="_Hlk166144877"/>
    </w:p>
    <w:p w14:paraId="2CCA67F1" w14:textId="501C7F99" w:rsidR="00F76D2B" w:rsidRPr="00D62B0F" w:rsidRDefault="00F76D2B" w:rsidP="008647A6">
      <w:pPr>
        <w:pStyle w:val="Header"/>
        <w:spacing w:line="360" w:lineRule="auto"/>
        <w:rPr>
          <w:rFonts w:asciiTheme="minorHAnsi" w:hAnsiTheme="minorHAnsi" w:cstheme="minorHAnsi"/>
          <w:sz w:val="22"/>
          <w:szCs w:val="22"/>
        </w:rPr>
      </w:pPr>
      <w:r w:rsidRPr="00D62B0F">
        <w:rPr>
          <w:rFonts w:asciiTheme="minorHAnsi" w:hAnsiTheme="minorHAnsi" w:cstheme="minorHAnsi"/>
          <w:sz w:val="22"/>
          <w:szCs w:val="22"/>
        </w:rPr>
        <w:t xml:space="preserve">There are different types of 2FA </w:t>
      </w:r>
      <w:r w:rsidR="008B4EE4" w:rsidRPr="00D62B0F">
        <w:rPr>
          <w:rFonts w:asciiTheme="minorHAnsi" w:hAnsiTheme="minorHAnsi" w:cstheme="minorHAnsi"/>
          <w:sz w:val="22"/>
          <w:szCs w:val="22"/>
        </w:rPr>
        <w:t>API</w:t>
      </w:r>
      <w:r w:rsidR="006E036E" w:rsidRPr="00D62B0F">
        <w:rPr>
          <w:rFonts w:asciiTheme="minorHAnsi" w:hAnsiTheme="minorHAnsi" w:cstheme="minorHAnsi"/>
          <w:sz w:val="22"/>
          <w:szCs w:val="22"/>
        </w:rPr>
        <w:t>s</w:t>
      </w:r>
      <w:r w:rsidRPr="00D62B0F">
        <w:rPr>
          <w:rFonts w:asciiTheme="minorHAnsi" w:hAnsiTheme="minorHAnsi" w:cstheme="minorHAnsi"/>
          <w:sz w:val="22"/>
          <w:szCs w:val="22"/>
        </w:rPr>
        <w:t xml:space="preserve"> available</w:t>
      </w:r>
      <w:r w:rsidR="008B4EE4" w:rsidRPr="00D62B0F">
        <w:rPr>
          <w:rFonts w:asciiTheme="minorHAnsi" w:hAnsiTheme="minorHAnsi" w:cstheme="minorHAnsi"/>
          <w:sz w:val="22"/>
          <w:szCs w:val="22"/>
        </w:rPr>
        <w:t xml:space="preserve"> </w:t>
      </w:r>
      <w:r w:rsidR="006E036E" w:rsidRPr="00D62B0F">
        <w:rPr>
          <w:rFonts w:asciiTheme="minorHAnsi" w:hAnsiTheme="minorHAnsi" w:cstheme="minorHAnsi"/>
          <w:sz w:val="22"/>
          <w:szCs w:val="22"/>
        </w:rPr>
        <w:t xml:space="preserve">for </w:t>
      </w:r>
      <w:r w:rsidR="00591E3D" w:rsidRPr="00D62B0F">
        <w:rPr>
          <w:rFonts w:asciiTheme="minorHAnsi" w:hAnsiTheme="minorHAnsi" w:cstheme="minorHAnsi"/>
          <w:sz w:val="22"/>
          <w:szCs w:val="22"/>
        </w:rPr>
        <w:t xml:space="preserve">mobile application </w:t>
      </w:r>
      <w:r w:rsidR="006E036E" w:rsidRPr="00D62B0F">
        <w:rPr>
          <w:rFonts w:asciiTheme="minorHAnsi" w:hAnsiTheme="minorHAnsi" w:cstheme="minorHAnsi"/>
          <w:sz w:val="22"/>
          <w:szCs w:val="22"/>
        </w:rPr>
        <w:t>developers</w:t>
      </w:r>
      <w:r w:rsidR="008B4EE4" w:rsidRPr="00D62B0F">
        <w:rPr>
          <w:rFonts w:asciiTheme="minorHAnsi" w:hAnsiTheme="minorHAnsi" w:cstheme="minorHAnsi"/>
          <w:sz w:val="22"/>
          <w:szCs w:val="22"/>
        </w:rPr>
        <w:t>.</w:t>
      </w:r>
      <w:r w:rsidR="006E036E" w:rsidRPr="00D62B0F">
        <w:rPr>
          <w:rFonts w:asciiTheme="minorHAnsi" w:hAnsiTheme="minorHAnsi" w:cstheme="minorHAnsi"/>
          <w:sz w:val="22"/>
          <w:szCs w:val="22"/>
        </w:rPr>
        <w:t xml:space="preserve"> </w:t>
      </w:r>
      <w:r w:rsidR="00591E3D" w:rsidRPr="00D62B0F">
        <w:rPr>
          <w:rFonts w:asciiTheme="minorHAnsi" w:hAnsiTheme="minorHAnsi" w:cstheme="minorHAnsi"/>
          <w:sz w:val="22"/>
          <w:szCs w:val="22"/>
        </w:rPr>
        <w:t xml:space="preserve">For instance, </w:t>
      </w:r>
      <w:r w:rsidR="006E036E" w:rsidRPr="00D62B0F">
        <w:rPr>
          <w:rFonts w:asciiTheme="minorHAnsi" w:hAnsiTheme="minorHAnsi" w:cstheme="minorHAnsi"/>
          <w:sz w:val="22"/>
          <w:szCs w:val="22"/>
        </w:rPr>
        <w:t xml:space="preserve">SMS APIs such as Authy, Verify, </w:t>
      </w:r>
      <w:proofErr w:type="spellStart"/>
      <w:r w:rsidR="006E036E" w:rsidRPr="00D62B0F">
        <w:rPr>
          <w:rFonts w:asciiTheme="minorHAnsi" w:hAnsiTheme="minorHAnsi" w:cstheme="minorHAnsi"/>
          <w:sz w:val="22"/>
          <w:szCs w:val="22"/>
        </w:rPr>
        <w:t>FortyTwo</w:t>
      </w:r>
      <w:proofErr w:type="spellEnd"/>
      <w:r w:rsidR="006E036E" w:rsidRPr="00D62B0F">
        <w:rPr>
          <w:rFonts w:asciiTheme="minorHAnsi" w:hAnsiTheme="minorHAnsi" w:cstheme="minorHAnsi"/>
          <w:sz w:val="22"/>
          <w:szCs w:val="22"/>
        </w:rPr>
        <w:t xml:space="preserve">, </w:t>
      </w:r>
      <w:proofErr w:type="spellStart"/>
      <w:r w:rsidR="006E036E" w:rsidRPr="00D62B0F">
        <w:rPr>
          <w:rFonts w:asciiTheme="minorHAnsi" w:hAnsiTheme="minorHAnsi" w:cstheme="minorHAnsi"/>
          <w:sz w:val="22"/>
          <w:szCs w:val="22"/>
        </w:rPr>
        <w:t>Curity</w:t>
      </w:r>
      <w:proofErr w:type="spellEnd"/>
      <w:r w:rsidR="006E036E" w:rsidRPr="00D62B0F">
        <w:rPr>
          <w:rFonts w:asciiTheme="minorHAnsi" w:hAnsiTheme="minorHAnsi" w:cstheme="minorHAnsi"/>
          <w:sz w:val="22"/>
          <w:szCs w:val="22"/>
        </w:rPr>
        <w:t xml:space="preserve"> Authentication Service, Identity Automation</w:t>
      </w:r>
      <w:r w:rsidR="00591E3D" w:rsidRPr="00D62B0F">
        <w:rPr>
          <w:rFonts w:asciiTheme="minorHAnsi" w:hAnsiTheme="minorHAnsi" w:cstheme="minorHAnsi"/>
          <w:sz w:val="22"/>
          <w:szCs w:val="22"/>
        </w:rPr>
        <w:t>, and OneLogin</w:t>
      </w:r>
      <w:r w:rsidR="00842734">
        <w:rPr>
          <w:rFonts w:asciiTheme="minorHAnsi" w:hAnsiTheme="minorHAnsi" w:cstheme="minorHAnsi"/>
          <w:sz w:val="22"/>
          <w:szCs w:val="22"/>
        </w:rPr>
        <w:t xml:space="preserve"> </w:t>
      </w:r>
      <w:sdt>
        <w:sdtPr>
          <w:rPr>
            <w:rFonts w:asciiTheme="minorHAnsi" w:hAnsiTheme="minorHAnsi" w:cstheme="minorHAnsi"/>
            <w:color w:val="000000"/>
            <w:sz w:val="22"/>
            <w:szCs w:val="22"/>
          </w:rPr>
          <w:tag w:val="MENDELEY_CITATION_v3_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"/>
          <w:id w:val="256409532"/>
          <w:placeholder>
            <w:docPart w:val="DefaultPlaceholder_-1854013440"/>
          </w:placeholder>
        </w:sdtPr>
        <w:sdtContent>
          <w:r w:rsidR="00752357" w:rsidRPr="00752357">
            <w:rPr>
              <w:rFonts w:asciiTheme="minorHAnsi" w:hAnsiTheme="minorHAnsi" w:cstheme="minorHAnsi"/>
              <w:color w:val="000000"/>
              <w:sz w:val="22"/>
              <w:szCs w:val="22"/>
            </w:rPr>
            <w:t>(Simpson, 2019)</w:t>
          </w:r>
        </w:sdtContent>
      </w:sdt>
      <w:r w:rsidR="00842734">
        <w:rPr>
          <w:rFonts w:asciiTheme="minorHAnsi" w:hAnsiTheme="minorHAnsi" w:cstheme="minorHAnsi"/>
          <w:sz w:val="22"/>
          <w:szCs w:val="22"/>
        </w:rPr>
        <w:t xml:space="preserve">. </w:t>
      </w:r>
      <w:r w:rsidRPr="00D62B0F">
        <w:rPr>
          <w:rFonts w:asciiTheme="minorHAnsi" w:hAnsiTheme="minorHAnsi" w:cstheme="minorHAnsi"/>
          <w:sz w:val="22"/>
          <w:szCs w:val="22"/>
        </w:rPr>
        <w:t xml:space="preserve">APIs are also available for </w:t>
      </w:r>
      <w:r w:rsidR="00591E3D" w:rsidRPr="00D62B0F">
        <w:rPr>
          <w:rFonts w:asciiTheme="minorHAnsi" w:hAnsiTheme="minorHAnsi" w:cstheme="minorHAnsi"/>
          <w:sz w:val="22"/>
          <w:szCs w:val="22"/>
        </w:rPr>
        <w:t xml:space="preserve">input validation. </w:t>
      </w:r>
      <w:r w:rsidR="005229CB">
        <w:rPr>
          <w:rFonts w:asciiTheme="minorHAnsi" w:hAnsiTheme="minorHAnsi" w:cstheme="minorHAnsi"/>
          <w:sz w:val="22"/>
          <w:szCs w:val="22"/>
        </w:rPr>
        <w:t>The email</w:t>
      </w:r>
      <w:r w:rsidRPr="00D62B0F">
        <w:rPr>
          <w:rFonts w:asciiTheme="minorHAnsi" w:hAnsiTheme="minorHAnsi" w:cstheme="minorHAnsi"/>
          <w:sz w:val="22"/>
          <w:szCs w:val="22"/>
        </w:rPr>
        <w:t xml:space="preserve"> verification</w:t>
      </w:r>
      <w:r w:rsidR="004F0386" w:rsidRPr="00D62B0F">
        <w:t xml:space="preserve"> </w:t>
      </w:r>
      <w:r w:rsidR="004F0386" w:rsidRPr="00D62B0F">
        <w:rPr>
          <w:rFonts w:asciiTheme="minorHAnsi" w:hAnsiTheme="minorHAnsi" w:cstheme="minorHAnsi"/>
          <w:sz w:val="22"/>
          <w:szCs w:val="22"/>
        </w:rPr>
        <w:t xml:space="preserve">API is designed to automatically detect if email addresses are valid, fake, disposable, or mistyped.  This helps ensure that email communication reaches the intended audience. </w:t>
      </w:r>
    </w:p>
    <w:bookmarkEnd w:id="153"/>
    <w:p w14:paraId="61FA62C8" w14:textId="77777777" w:rsidR="003700DB" w:rsidRDefault="003700DB" w:rsidP="008647A6">
      <w:pPr>
        <w:pStyle w:val="Header"/>
        <w:spacing w:line="360" w:lineRule="auto"/>
        <w:rPr>
          <w:rFonts w:asciiTheme="minorHAnsi" w:hAnsiTheme="minorHAnsi" w:cstheme="minorHAnsi"/>
          <w:sz w:val="22"/>
          <w:szCs w:val="22"/>
        </w:rPr>
      </w:pPr>
    </w:p>
    <w:p w14:paraId="5AC5FA7B" w14:textId="1C66F10C" w:rsidR="009D1CEF" w:rsidRPr="003416FA" w:rsidRDefault="004F0386" w:rsidP="008647A6">
      <w:pPr>
        <w:pStyle w:val="Header"/>
        <w:spacing w:line="360" w:lineRule="auto"/>
        <w:rPr>
          <w:rFonts w:asciiTheme="minorHAnsi" w:hAnsiTheme="minorHAnsi" w:cstheme="minorHAnsi"/>
          <w:sz w:val="22"/>
          <w:szCs w:val="22"/>
        </w:rPr>
      </w:pPr>
      <w:r>
        <w:rPr>
          <w:rFonts w:asciiTheme="minorHAnsi" w:hAnsiTheme="minorHAnsi" w:cstheme="minorHAnsi"/>
          <w:sz w:val="22"/>
          <w:szCs w:val="22"/>
        </w:rPr>
        <w:t xml:space="preserve">Mobile </w:t>
      </w:r>
      <w:r w:rsidRPr="004F0386">
        <w:rPr>
          <w:rFonts w:asciiTheme="minorHAnsi" w:hAnsiTheme="minorHAnsi" w:cstheme="minorHAnsi"/>
          <w:sz w:val="22"/>
          <w:szCs w:val="22"/>
        </w:rPr>
        <w:t>application c</w:t>
      </w:r>
      <w:r w:rsidR="00387D03" w:rsidRPr="004F0386">
        <w:rPr>
          <w:rFonts w:asciiTheme="minorHAnsi" w:hAnsiTheme="minorHAnsi" w:cstheme="minorHAnsi"/>
          <w:sz w:val="22"/>
          <w:szCs w:val="22"/>
        </w:rPr>
        <w:t xml:space="preserve">ommunication </w:t>
      </w:r>
      <w:r w:rsidR="009D1CEF" w:rsidRPr="004F0386">
        <w:rPr>
          <w:rFonts w:asciiTheme="minorHAnsi" w:hAnsiTheme="minorHAnsi" w:cstheme="minorHAnsi"/>
          <w:sz w:val="22"/>
          <w:szCs w:val="22"/>
        </w:rPr>
        <w:t>can be encrypted</w:t>
      </w:r>
      <w:r w:rsidR="00387D03" w:rsidRPr="004F0386">
        <w:rPr>
          <w:rFonts w:asciiTheme="minorHAnsi" w:hAnsiTheme="minorHAnsi" w:cstheme="minorHAnsi"/>
          <w:sz w:val="22"/>
          <w:szCs w:val="22"/>
        </w:rPr>
        <w:t xml:space="preserve"> to prevent</w:t>
      </w:r>
      <w:r w:rsidR="009341A9" w:rsidRPr="004F0386">
        <w:rPr>
          <w:rFonts w:asciiTheme="minorHAnsi" w:hAnsiTheme="minorHAnsi" w:cstheme="minorHAnsi"/>
          <w:sz w:val="22"/>
          <w:szCs w:val="22"/>
        </w:rPr>
        <w:t xml:space="preserve"> cyberattack</w:t>
      </w:r>
      <w:r w:rsidR="000C1AD0" w:rsidRPr="004F0386">
        <w:rPr>
          <w:rFonts w:asciiTheme="minorHAnsi" w:hAnsiTheme="minorHAnsi" w:cstheme="minorHAnsi"/>
          <w:sz w:val="22"/>
          <w:szCs w:val="22"/>
        </w:rPr>
        <w:t>s</w:t>
      </w:r>
      <w:r>
        <w:rPr>
          <w:rFonts w:asciiTheme="minorHAnsi" w:hAnsiTheme="minorHAnsi" w:cstheme="minorHAnsi"/>
          <w:color w:val="4472C4" w:themeColor="accent1"/>
          <w:sz w:val="22"/>
          <w:szCs w:val="22"/>
        </w:rPr>
        <w:t>.</w:t>
      </w:r>
      <w:bookmarkEnd w:id="133"/>
      <w:r w:rsidR="00CF0D77" w:rsidRPr="00F76D2B">
        <w:rPr>
          <w:rFonts w:asciiTheme="minorHAnsi" w:hAnsiTheme="minorHAnsi" w:cstheme="minorHAnsi"/>
          <w:color w:val="4472C4" w:themeColor="accent1"/>
          <w:sz w:val="22"/>
          <w:szCs w:val="22"/>
        </w:rPr>
        <w:t xml:space="preserve"> </w:t>
      </w:r>
      <w:r w:rsidR="000C1AD0" w:rsidRPr="003416FA">
        <w:rPr>
          <w:rFonts w:asciiTheme="minorHAnsi" w:hAnsiTheme="minorHAnsi" w:cstheme="minorHAnsi"/>
          <w:sz w:val="22"/>
          <w:szCs w:val="22"/>
        </w:rPr>
        <w:t>This</w:t>
      </w:r>
      <w:r w:rsidR="005F7A86" w:rsidRPr="003416FA">
        <w:rPr>
          <w:rFonts w:asciiTheme="minorHAnsi" w:hAnsiTheme="minorHAnsi" w:cstheme="minorHAnsi"/>
          <w:sz w:val="22"/>
          <w:szCs w:val="22"/>
        </w:rPr>
        <w:t xml:space="preserve"> is </w:t>
      </w:r>
      <w:r w:rsidR="000C1AD0" w:rsidRPr="003416FA">
        <w:rPr>
          <w:rFonts w:asciiTheme="minorHAnsi" w:hAnsiTheme="minorHAnsi" w:cstheme="minorHAnsi"/>
          <w:sz w:val="22"/>
          <w:szCs w:val="22"/>
        </w:rPr>
        <w:t>accomplished by using strong confidentiality algorithms such as AES-GCM-256 or ChaCha20-Poly1305 and by using digital signature</w:t>
      </w:r>
      <w:r w:rsidR="000B0D23">
        <w:rPr>
          <w:rFonts w:asciiTheme="minorHAnsi" w:hAnsiTheme="minorHAnsi" w:cstheme="minorHAnsi"/>
          <w:sz w:val="22"/>
          <w:szCs w:val="22"/>
        </w:rPr>
        <w:t xml:space="preserve"> and hashing</w:t>
      </w:r>
      <w:r w:rsidR="000C1AD0" w:rsidRPr="003416FA">
        <w:rPr>
          <w:rFonts w:asciiTheme="minorHAnsi" w:hAnsiTheme="minorHAnsi" w:cstheme="minorHAnsi"/>
          <w:sz w:val="22"/>
          <w:szCs w:val="22"/>
        </w:rPr>
        <w:t xml:space="preserve"> algorithms such as RSA</w:t>
      </w:r>
      <w:r w:rsidR="00FC0DF8" w:rsidRPr="003416FA">
        <w:rPr>
          <w:rFonts w:asciiTheme="minorHAnsi" w:hAnsiTheme="minorHAnsi" w:cstheme="minorHAnsi"/>
          <w:sz w:val="22"/>
          <w:szCs w:val="22"/>
        </w:rPr>
        <w:t xml:space="preserve"> (Rivest–Shamir–Adleman</w:t>
      </w:r>
      <w:r w:rsidR="00FC0DF8" w:rsidRPr="000B0D23">
        <w:rPr>
          <w:rFonts w:asciiTheme="minorHAnsi" w:hAnsiTheme="minorHAnsi" w:cstheme="minorHAnsi"/>
          <w:sz w:val="22"/>
          <w:szCs w:val="22"/>
        </w:rPr>
        <w:t>)</w:t>
      </w:r>
      <w:r w:rsidR="000C1AD0" w:rsidRPr="000B0D23">
        <w:rPr>
          <w:rFonts w:asciiTheme="minorHAnsi" w:hAnsiTheme="minorHAnsi" w:cstheme="minorHAnsi"/>
          <w:sz w:val="22"/>
          <w:szCs w:val="22"/>
        </w:rPr>
        <w:t xml:space="preserve"> </w:t>
      </w:r>
      <w:r w:rsidR="000B0D23" w:rsidRPr="000B0D23">
        <w:rPr>
          <w:rFonts w:asciiTheme="minorHAnsi" w:hAnsiTheme="minorHAnsi" w:cstheme="minorHAnsi"/>
          <w:sz w:val="22"/>
          <w:szCs w:val="22"/>
        </w:rPr>
        <w:t xml:space="preserve">and SHA-256 (Secure Hash Algorithm 256-bit)  </w:t>
      </w:r>
      <w:r w:rsidR="000C1AD0" w:rsidRPr="000B0D23">
        <w:rPr>
          <w:rFonts w:asciiTheme="minorHAnsi" w:hAnsiTheme="minorHAnsi" w:cstheme="minorHAnsi"/>
          <w:sz w:val="22"/>
          <w:szCs w:val="22"/>
        </w:rPr>
        <w:t xml:space="preserve">to validate the authenticity and integrity of the data. </w:t>
      </w:r>
    </w:p>
    <w:bookmarkEnd w:id="134"/>
    <w:bookmarkEnd w:id="151"/>
    <w:p w14:paraId="73A7E1B3" w14:textId="77777777" w:rsidR="000C1AD0" w:rsidRDefault="000C1AD0" w:rsidP="008647A6">
      <w:pPr>
        <w:pStyle w:val="Header"/>
        <w:spacing w:line="360" w:lineRule="auto"/>
        <w:rPr>
          <w:rFonts w:asciiTheme="minorHAnsi" w:hAnsiTheme="minorHAnsi" w:cstheme="minorHAnsi"/>
          <w:sz w:val="22"/>
          <w:szCs w:val="22"/>
        </w:rPr>
      </w:pPr>
    </w:p>
    <w:p w14:paraId="2D9B5420" w14:textId="1D17B271" w:rsidR="009D1CEF" w:rsidRPr="003416FA" w:rsidRDefault="009D1CEF" w:rsidP="009D1CEF">
      <w:pPr>
        <w:pStyle w:val="Header"/>
        <w:spacing w:line="360" w:lineRule="auto"/>
        <w:rPr>
          <w:rFonts w:asciiTheme="minorHAnsi" w:hAnsiTheme="minorHAnsi" w:cstheme="minorHAnsi"/>
          <w:sz w:val="22"/>
          <w:szCs w:val="22"/>
        </w:rPr>
      </w:pPr>
      <w:bookmarkStart w:id="154" w:name="_Hlk141286698"/>
      <w:bookmarkStart w:id="155" w:name="_Hlk141256266"/>
      <w:r w:rsidRPr="003416FA">
        <w:rPr>
          <w:rFonts w:asciiTheme="minorHAnsi" w:hAnsiTheme="minorHAnsi" w:cstheme="minorHAnsi"/>
          <w:sz w:val="22"/>
          <w:szCs w:val="22"/>
        </w:rPr>
        <w:t>Advance</w:t>
      </w:r>
      <w:r w:rsidR="001C0E47">
        <w:rPr>
          <w:rFonts w:asciiTheme="minorHAnsi" w:hAnsiTheme="minorHAnsi" w:cstheme="minorHAnsi"/>
          <w:sz w:val="22"/>
          <w:szCs w:val="22"/>
        </w:rPr>
        <w:t>d</w:t>
      </w:r>
      <w:r w:rsidRPr="003416FA">
        <w:rPr>
          <w:rFonts w:asciiTheme="minorHAnsi" w:hAnsiTheme="minorHAnsi" w:cstheme="minorHAnsi"/>
          <w:sz w:val="22"/>
          <w:szCs w:val="22"/>
        </w:rPr>
        <w:t xml:space="preserve"> Encryption Standard (AES) is a symmetric block cipher algorithm that was established by</w:t>
      </w:r>
      <w:r w:rsidR="00F73C8C" w:rsidRPr="003416FA">
        <w:rPr>
          <w:rFonts w:asciiTheme="minorHAnsi" w:hAnsiTheme="minorHAnsi" w:cstheme="minorHAnsi"/>
          <w:sz w:val="22"/>
          <w:szCs w:val="22"/>
        </w:rPr>
        <w:t xml:space="preserve"> the </w:t>
      </w:r>
      <w:r w:rsidR="00F73C8C" w:rsidRPr="003416FA">
        <w:rPr>
          <w:rFonts w:asciiTheme="minorHAnsi" w:hAnsiTheme="minorHAnsi" w:cstheme="minorHAnsi"/>
          <w:color w:val="000000"/>
          <w:sz w:val="22"/>
          <w:szCs w:val="22"/>
        </w:rPr>
        <w:t>National Institute of Standards and Technology</w:t>
      </w:r>
      <w:r w:rsidR="00C144F2" w:rsidRPr="003416FA">
        <w:rPr>
          <w:rFonts w:asciiTheme="minorHAnsi" w:hAnsiTheme="minorHAnsi" w:cstheme="minorHAnsi"/>
          <w:sz w:val="22"/>
          <w:szCs w:val="22"/>
        </w:rPr>
        <w:t xml:space="preserve"> </w:t>
      </w:r>
      <w:r w:rsidR="00C144F2" w:rsidRPr="003416FA">
        <w:rPr>
          <w:rFonts w:asciiTheme="minorHAnsi" w:hAnsiTheme="minorHAnsi" w:cstheme="minorHAnsi"/>
          <w:color w:val="000000"/>
          <w:sz w:val="22"/>
          <w:szCs w:val="22"/>
        </w:rPr>
        <w:t>(</w:t>
      </w:r>
      <w:r w:rsidR="00F73C8C" w:rsidRPr="003416FA">
        <w:rPr>
          <w:rFonts w:asciiTheme="minorHAnsi" w:hAnsiTheme="minorHAnsi" w:cstheme="minorHAnsi"/>
          <w:color w:val="000000"/>
          <w:sz w:val="22"/>
          <w:szCs w:val="22"/>
        </w:rPr>
        <w:t>NIST</w:t>
      </w:r>
      <w:r w:rsidR="00C144F2" w:rsidRPr="003416FA">
        <w:rPr>
          <w:rFonts w:asciiTheme="minorHAnsi" w:hAnsiTheme="minorHAnsi" w:cstheme="minorHAnsi"/>
          <w:color w:val="000000"/>
          <w:sz w:val="22"/>
          <w:szCs w:val="22"/>
        </w:rPr>
        <w:t xml:space="preserve">) </w:t>
      </w:r>
      <w:r w:rsidRPr="003416FA">
        <w:rPr>
          <w:rFonts w:asciiTheme="minorHAnsi" w:hAnsiTheme="minorHAnsi" w:cstheme="minorHAnsi"/>
          <w:sz w:val="22"/>
          <w:szCs w:val="22"/>
        </w:rPr>
        <w:t xml:space="preserve">in 2001 to replace </w:t>
      </w:r>
      <w:r w:rsidR="006D4CA1" w:rsidRPr="003416FA">
        <w:rPr>
          <w:rFonts w:asciiTheme="minorHAnsi" w:hAnsiTheme="minorHAnsi" w:cstheme="minorHAnsi"/>
          <w:sz w:val="22"/>
          <w:szCs w:val="22"/>
        </w:rPr>
        <w:t>the</w:t>
      </w:r>
      <w:r w:rsidR="00742A04" w:rsidRPr="003416FA">
        <w:rPr>
          <w:rFonts w:asciiTheme="minorHAnsi" w:hAnsiTheme="minorHAnsi" w:cstheme="minorHAnsi"/>
          <w:sz w:val="22"/>
          <w:szCs w:val="22"/>
        </w:rPr>
        <w:t xml:space="preserve"> Data Encryption Standard</w:t>
      </w:r>
      <w:r w:rsidR="006D4CA1" w:rsidRPr="003416FA">
        <w:rPr>
          <w:rFonts w:asciiTheme="minorHAnsi" w:hAnsiTheme="minorHAnsi" w:cstheme="minorHAnsi"/>
          <w:sz w:val="22"/>
          <w:szCs w:val="22"/>
        </w:rPr>
        <w:t xml:space="preserve"> </w:t>
      </w:r>
      <w:r w:rsidR="00742A04" w:rsidRPr="003416FA">
        <w:rPr>
          <w:rFonts w:asciiTheme="minorHAnsi" w:hAnsiTheme="minorHAnsi" w:cstheme="minorHAnsi"/>
          <w:sz w:val="22"/>
          <w:szCs w:val="22"/>
        </w:rPr>
        <w:t>(</w:t>
      </w:r>
      <w:r w:rsidR="0095174E" w:rsidRPr="003416FA">
        <w:rPr>
          <w:rFonts w:asciiTheme="minorHAnsi" w:hAnsiTheme="minorHAnsi" w:cstheme="minorHAnsi"/>
          <w:sz w:val="22"/>
          <w:szCs w:val="22"/>
        </w:rPr>
        <w:t>DES</w:t>
      </w:r>
      <w:r w:rsidR="00742A04" w:rsidRPr="003416FA">
        <w:rPr>
          <w:rFonts w:asciiTheme="minorHAnsi" w:hAnsiTheme="minorHAnsi" w:cstheme="minorHAnsi"/>
          <w:sz w:val="22"/>
          <w:szCs w:val="22"/>
        </w:rPr>
        <w:t>)</w:t>
      </w:r>
      <w:r w:rsidR="000C1AD0" w:rsidRPr="003416FA">
        <w:rPr>
          <w:rFonts w:asciiTheme="minorHAnsi" w:hAnsiTheme="minorHAnsi" w:cstheme="minorHAnsi"/>
          <w:sz w:val="22"/>
          <w:szCs w:val="22"/>
        </w:rPr>
        <w:t xml:space="preserve"> algorithm </w:t>
      </w:r>
      <w:r w:rsidRPr="003416FA">
        <w:rPr>
          <w:rFonts w:asciiTheme="minorHAnsi" w:hAnsiTheme="minorHAnsi" w:cstheme="minorHAnsi"/>
          <w:sz w:val="22"/>
          <w:szCs w:val="22"/>
        </w:rPr>
        <w:t xml:space="preserve">that was known to be vulnerable because of </w:t>
      </w:r>
      <w:r w:rsidR="006D4CA1" w:rsidRPr="003416FA">
        <w:rPr>
          <w:rFonts w:asciiTheme="minorHAnsi" w:hAnsiTheme="minorHAnsi" w:cstheme="minorHAnsi"/>
          <w:sz w:val="22"/>
          <w:szCs w:val="22"/>
        </w:rPr>
        <w:t xml:space="preserve">its </w:t>
      </w:r>
      <w:r w:rsidRPr="003416FA">
        <w:rPr>
          <w:rFonts w:asciiTheme="minorHAnsi" w:hAnsiTheme="minorHAnsi" w:cstheme="minorHAnsi"/>
          <w:sz w:val="22"/>
          <w:szCs w:val="22"/>
        </w:rPr>
        <w:t>small key size (</w:t>
      </w:r>
      <w:proofErr w:type="spellStart"/>
      <w:r w:rsidRPr="003416FA">
        <w:rPr>
          <w:rFonts w:asciiTheme="minorHAnsi" w:hAnsiTheme="minorHAnsi" w:cstheme="minorHAnsi"/>
          <w:sz w:val="22"/>
          <w:szCs w:val="22"/>
        </w:rPr>
        <w:t>Salkanovic</w:t>
      </w:r>
      <w:proofErr w:type="spellEnd"/>
      <w:r w:rsidRPr="003416FA">
        <w:rPr>
          <w:rFonts w:asciiTheme="minorHAnsi" w:hAnsiTheme="minorHAnsi" w:cstheme="minorHAnsi"/>
          <w:sz w:val="22"/>
          <w:szCs w:val="22"/>
        </w:rPr>
        <w:t xml:space="preserve">, A., Ljubic, S., Stankovic, L., </w:t>
      </w:r>
      <w:proofErr w:type="spellStart"/>
      <w:r w:rsidRPr="003416FA">
        <w:rPr>
          <w:rFonts w:asciiTheme="minorHAnsi" w:hAnsiTheme="minorHAnsi" w:cstheme="minorHAnsi"/>
          <w:sz w:val="22"/>
          <w:szCs w:val="22"/>
        </w:rPr>
        <w:t>Lerga</w:t>
      </w:r>
      <w:proofErr w:type="spellEnd"/>
      <w:r w:rsidRPr="003416FA">
        <w:rPr>
          <w:rFonts w:asciiTheme="minorHAnsi" w:hAnsiTheme="minorHAnsi" w:cstheme="minorHAnsi"/>
          <w:sz w:val="22"/>
          <w:szCs w:val="22"/>
        </w:rPr>
        <w:t>, J. (2021)). The algorithm</w:t>
      </w:r>
      <w:r w:rsidR="00F73C8C" w:rsidRPr="003416FA">
        <w:rPr>
          <w:rFonts w:asciiTheme="minorHAnsi" w:hAnsiTheme="minorHAnsi" w:cstheme="minorHAnsi"/>
          <w:sz w:val="22"/>
          <w:szCs w:val="22"/>
        </w:rPr>
        <w:t xml:space="preserve">, </w:t>
      </w:r>
      <w:r w:rsidRPr="003416FA">
        <w:rPr>
          <w:rFonts w:asciiTheme="minorHAnsi" w:hAnsiTheme="minorHAnsi" w:cstheme="minorHAnsi"/>
          <w:sz w:val="22"/>
          <w:szCs w:val="22"/>
        </w:rPr>
        <w:t xml:space="preserve">also known as </w:t>
      </w:r>
      <w:r w:rsidR="006D4CA1" w:rsidRPr="003416FA">
        <w:rPr>
          <w:rFonts w:asciiTheme="minorHAnsi" w:hAnsiTheme="minorHAnsi" w:cstheme="minorHAnsi"/>
          <w:sz w:val="22"/>
          <w:szCs w:val="22"/>
        </w:rPr>
        <w:t xml:space="preserve">the </w:t>
      </w:r>
      <w:r w:rsidRPr="003416FA">
        <w:rPr>
          <w:rFonts w:asciiTheme="minorHAnsi" w:hAnsiTheme="minorHAnsi" w:cstheme="minorHAnsi"/>
          <w:sz w:val="22"/>
          <w:szCs w:val="22"/>
        </w:rPr>
        <w:t>Rijndael algorithm</w:t>
      </w:r>
      <w:r w:rsidR="005229CB">
        <w:rPr>
          <w:rFonts w:asciiTheme="minorHAnsi" w:hAnsiTheme="minorHAnsi" w:cstheme="minorHAnsi"/>
          <w:sz w:val="22"/>
          <w:szCs w:val="22"/>
        </w:rPr>
        <w:t>,</w:t>
      </w:r>
      <w:r w:rsidRPr="003416FA">
        <w:rPr>
          <w:rFonts w:asciiTheme="minorHAnsi" w:hAnsiTheme="minorHAnsi" w:cstheme="minorHAnsi"/>
          <w:sz w:val="22"/>
          <w:szCs w:val="22"/>
        </w:rPr>
        <w:t xml:space="preserve"> has a block size of 128 bits that are encrypted using bit key sizes of either 128, 192, or 256 bits that are passed as argument</w:t>
      </w:r>
      <w:r w:rsidR="006D4CA1" w:rsidRPr="003416FA">
        <w:rPr>
          <w:rFonts w:asciiTheme="minorHAnsi" w:hAnsiTheme="minorHAnsi" w:cstheme="minorHAnsi"/>
          <w:sz w:val="22"/>
          <w:szCs w:val="22"/>
        </w:rPr>
        <w:t>s</w:t>
      </w:r>
      <w:r w:rsidRPr="003416FA">
        <w:rPr>
          <w:rFonts w:asciiTheme="minorHAnsi" w:hAnsiTheme="minorHAnsi" w:cstheme="minorHAnsi"/>
          <w:sz w:val="22"/>
          <w:szCs w:val="22"/>
        </w:rPr>
        <w:t xml:space="preserve"> to create a secret key. This secret key is used for both encryption and decryption.</w:t>
      </w:r>
      <w:r w:rsidR="00F73C8C" w:rsidRPr="003416FA">
        <w:rPr>
          <w:rFonts w:asciiTheme="minorHAnsi" w:hAnsiTheme="minorHAnsi" w:cstheme="minorHAnsi"/>
          <w:sz w:val="22"/>
          <w:szCs w:val="22"/>
        </w:rPr>
        <w:t xml:space="preserve"> </w:t>
      </w:r>
      <w:proofErr w:type="spellStart"/>
      <w:r w:rsidRPr="003416FA">
        <w:rPr>
          <w:rFonts w:asciiTheme="minorHAnsi" w:hAnsiTheme="minorHAnsi" w:cstheme="minorHAnsi"/>
          <w:sz w:val="22"/>
          <w:szCs w:val="22"/>
        </w:rPr>
        <w:t>Baibev</w:t>
      </w:r>
      <w:proofErr w:type="spellEnd"/>
      <w:r w:rsidRPr="003416FA">
        <w:rPr>
          <w:rFonts w:asciiTheme="minorHAnsi" w:hAnsiTheme="minorHAnsi" w:cstheme="minorHAnsi"/>
          <w:sz w:val="22"/>
          <w:szCs w:val="22"/>
        </w:rPr>
        <w:t xml:space="preserve"> Kumar Jena describes the features of AES as follows (Jena, 2023):</w:t>
      </w:r>
    </w:p>
    <w:bookmarkEnd w:id="154"/>
    <w:p w14:paraId="3AF71589" w14:textId="77777777" w:rsidR="009D1CEF" w:rsidRPr="003416FA" w:rsidRDefault="009D1CEF" w:rsidP="009D1CEF">
      <w:pPr>
        <w:pStyle w:val="Header"/>
        <w:spacing w:line="360" w:lineRule="auto"/>
        <w:rPr>
          <w:rFonts w:asciiTheme="minorHAnsi" w:hAnsiTheme="minorHAnsi" w:cstheme="minorHAnsi"/>
          <w:sz w:val="22"/>
          <w:szCs w:val="22"/>
        </w:rPr>
      </w:pPr>
    </w:p>
    <w:p w14:paraId="3401EE4E" w14:textId="2408FEC7" w:rsidR="009D1CEF" w:rsidRPr="003416FA" w:rsidRDefault="009D1CEF" w:rsidP="000C7202">
      <w:pPr>
        <w:pStyle w:val="Header"/>
        <w:numPr>
          <w:ilvl w:val="0"/>
          <w:numId w:val="15"/>
        </w:numPr>
        <w:spacing w:line="360" w:lineRule="auto"/>
        <w:rPr>
          <w:rFonts w:asciiTheme="minorHAnsi" w:hAnsiTheme="minorHAnsi" w:cstheme="minorHAnsi"/>
          <w:sz w:val="22"/>
          <w:szCs w:val="22"/>
        </w:rPr>
      </w:pPr>
      <w:bookmarkStart w:id="156" w:name="_Hlk141286992"/>
      <w:r w:rsidRPr="003416FA">
        <w:rPr>
          <w:rFonts w:asciiTheme="minorHAnsi" w:hAnsiTheme="minorHAnsi" w:cstheme="minorHAnsi"/>
          <w:sz w:val="22"/>
          <w:szCs w:val="22"/>
        </w:rPr>
        <w:lastRenderedPageBreak/>
        <w:t>SP Network: It works on a</w:t>
      </w:r>
      <w:r w:rsidR="00FC0DF8" w:rsidRPr="003416FA">
        <w:rPr>
          <w:rFonts w:asciiTheme="minorHAnsi" w:hAnsiTheme="minorHAnsi" w:cstheme="minorHAnsi"/>
          <w:sz w:val="22"/>
          <w:szCs w:val="22"/>
        </w:rPr>
        <w:t xml:space="preserve"> substitution-permutation</w:t>
      </w:r>
      <w:r w:rsidRPr="003416FA">
        <w:rPr>
          <w:rFonts w:asciiTheme="minorHAnsi" w:hAnsiTheme="minorHAnsi" w:cstheme="minorHAnsi"/>
          <w:sz w:val="22"/>
          <w:szCs w:val="22"/>
        </w:rPr>
        <w:t xml:space="preserve"> </w:t>
      </w:r>
      <w:r w:rsidR="00FC0DF8" w:rsidRPr="003416FA">
        <w:rPr>
          <w:rFonts w:asciiTheme="minorHAnsi" w:hAnsiTheme="minorHAnsi" w:cstheme="minorHAnsi"/>
          <w:sz w:val="22"/>
          <w:szCs w:val="22"/>
        </w:rPr>
        <w:t>(</w:t>
      </w:r>
      <w:r w:rsidRPr="003416FA">
        <w:rPr>
          <w:rFonts w:asciiTheme="minorHAnsi" w:hAnsiTheme="minorHAnsi" w:cstheme="minorHAnsi"/>
          <w:sz w:val="22"/>
          <w:szCs w:val="22"/>
        </w:rPr>
        <w:t>SP</w:t>
      </w:r>
      <w:r w:rsidR="00FC0DF8" w:rsidRPr="003416FA">
        <w:rPr>
          <w:rFonts w:asciiTheme="minorHAnsi" w:hAnsiTheme="minorHAnsi" w:cstheme="minorHAnsi"/>
          <w:sz w:val="22"/>
          <w:szCs w:val="22"/>
        </w:rPr>
        <w:t>)</w:t>
      </w:r>
      <w:r w:rsidRPr="003416FA">
        <w:rPr>
          <w:rFonts w:asciiTheme="minorHAnsi" w:hAnsiTheme="minorHAnsi" w:cstheme="minorHAnsi"/>
          <w:sz w:val="22"/>
          <w:szCs w:val="22"/>
        </w:rPr>
        <w:t xml:space="preserve"> network structure rather than a Feistel cipher structure, as seen in the case of the DES algorithm.</w:t>
      </w:r>
    </w:p>
    <w:p w14:paraId="491FEF64" w14:textId="77777777" w:rsidR="009D1CEF" w:rsidRPr="003416FA" w:rsidRDefault="009D1CEF" w:rsidP="000C7202">
      <w:pPr>
        <w:pStyle w:val="Header"/>
        <w:numPr>
          <w:ilvl w:val="0"/>
          <w:numId w:val="15"/>
        </w:numPr>
        <w:spacing w:line="360" w:lineRule="auto"/>
        <w:rPr>
          <w:rFonts w:asciiTheme="minorHAnsi" w:hAnsiTheme="minorHAnsi" w:cstheme="minorHAnsi"/>
          <w:sz w:val="22"/>
          <w:szCs w:val="22"/>
        </w:rPr>
      </w:pPr>
      <w:r w:rsidRPr="003416FA">
        <w:rPr>
          <w:rFonts w:asciiTheme="minorHAnsi" w:hAnsiTheme="minorHAnsi" w:cstheme="minorHAnsi"/>
          <w:sz w:val="22"/>
          <w:szCs w:val="22"/>
        </w:rPr>
        <w:t>Key Expansion: It takes a single key up during the first stage, which is later expanded to multiple keys used in individual rounds.</w:t>
      </w:r>
    </w:p>
    <w:p w14:paraId="692FACFC" w14:textId="57DE8371" w:rsidR="009D1CEF" w:rsidRPr="003416FA" w:rsidRDefault="009D1CEF" w:rsidP="000C7202">
      <w:pPr>
        <w:pStyle w:val="Header"/>
        <w:numPr>
          <w:ilvl w:val="0"/>
          <w:numId w:val="15"/>
        </w:numPr>
        <w:spacing w:line="360" w:lineRule="auto"/>
        <w:rPr>
          <w:rFonts w:asciiTheme="minorHAnsi" w:hAnsiTheme="minorHAnsi" w:cstheme="minorHAnsi"/>
          <w:sz w:val="22"/>
          <w:szCs w:val="22"/>
        </w:rPr>
      </w:pPr>
      <w:r w:rsidRPr="003416FA">
        <w:rPr>
          <w:rFonts w:asciiTheme="minorHAnsi" w:hAnsiTheme="minorHAnsi" w:cstheme="minorHAnsi"/>
          <w:sz w:val="22"/>
          <w:szCs w:val="22"/>
        </w:rPr>
        <w:t xml:space="preserve">Byte Data: The AES encryption algorithm does operations on byte data instead of bit data. </w:t>
      </w:r>
      <w:r w:rsidR="0072273A" w:rsidRPr="003416FA">
        <w:rPr>
          <w:rFonts w:asciiTheme="minorHAnsi" w:hAnsiTheme="minorHAnsi" w:cstheme="minorHAnsi"/>
          <w:sz w:val="22"/>
          <w:szCs w:val="22"/>
        </w:rPr>
        <w:t>So,</w:t>
      </w:r>
      <w:r w:rsidRPr="003416FA">
        <w:rPr>
          <w:rFonts w:asciiTheme="minorHAnsi" w:hAnsiTheme="minorHAnsi" w:cstheme="minorHAnsi"/>
          <w:sz w:val="22"/>
          <w:szCs w:val="22"/>
        </w:rPr>
        <w:t xml:space="preserve"> it treats the 128-bit block size as 16 bytes during the encryption procedure.</w:t>
      </w:r>
    </w:p>
    <w:p w14:paraId="650C41B2" w14:textId="77777777" w:rsidR="009D1CEF" w:rsidRPr="003416FA" w:rsidRDefault="009D1CEF" w:rsidP="000C7202">
      <w:pPr>
        <w:pStyle w:val="Header"/>
        <w:numPr>
          <w:ilvl w:val="0"/>
          <w:numId w:val="15"/>
        </w:numPr>
        <w:spacing w:line="360" w:lineRule="auto"/>
        <w:rPr>
          <w:rFonts w:asciiTheme="minorHAnsi" w:hAnsiTheme="minorHAnsi" w:cstheme="minorHAnsi"/>
          <w:sz w:val="22"/>
          <w:szCs w:val="22"/>
        </w:rPr>
      </w:pPr>
      <w:r w:rsidRPr="003416FA">
        <w:rPr>
          <w:rFonts w:asciiTheme="minorHAnsi" w:hAnsiTheme="minorHAnsi" w:cstheme="minorHAnsi"/>
          <w:sz w:val="22"/>
          <w:szCs w:val="22"/>
        </w:rPr>
        <w:t>Key Length: The number of rounds to be carried out depends on the length of the key being used to encrypt data. The 128-bit key size has ten rounds, the 192-bit key size has 12 rounds, and the 256-bit key size has 14 rounds.</w:t>
      </w:r>
    </w:p>
    <w:bookmarkEnd w:id="155"/>
    <w:bookmarkEnd w:id="156"/>
    <w:p w14:paraId="22413710" w14:textId="77777777" w:rsidR="009D1CEF" w:rsidRPr="0054046D" w:rsidRDefault="009D1CEF" w:rsidP="009D1CEF">
      <w:pPr>
        <w:pStyle w:val="Header"/>
        <w:spacing w:line="360" w:lineRule="auto"/>
        <w:rPr>
          <w:rFonts w:asciiTheme="minorHAnsi" w:hAnsiTheme="minorHAnsi" w:cstheme="minorHAnsi"/>
          <w:sz w:val="22"/>
          <w:szCs w:val="22"/>
        </w:rPr>
      </w:pPr>
    </w:p>
    <w:p w14:paraId="3AEA1BC8" w14:textId="593EC348" w:rsidR="009D1CEF" w:rsidRPr="0054046D" w:rsidRDefault="009D1CEF" w:rsidP="009D1CEF">
      <w:pPr>
        <w:pStyle w:val="Header"/>
        <w:spacing w:line="360" w:lineRule="auto"/>
        <w:rPr>
          <w:rFonts w:asciiTheme="minorHAnsi" w:hAnsiTheme="minorHAnsi" w:cstheme="minorHAnsi"/>
          <w:sz w:val="22"/>
          <w:szCs w:val="22"/>
        </w:rPr>
      </w:pPr>
      <w:bookmarkStart w:id="157" w:name="_Hlk165891220"/>
      <w:r w:rsidRPr="0054046D">
        <w:rPr>
          <w:rFonts w:asciiTheme="minorHAnsi" w:hAnsiTheme="minorHAnsi" w:cstheme="minorHAnsi"/>
          <w:sz w:val="22"/>
          <w:szCs w:val="22"/>
        </w:rPr>
        <w:t>The main advantage of AES is the faster encryption and decryption times</w:t>
      </w:r>
      <w:r w:rsidR="00B22F0A">
        <w:rPr>
          <w:rFonts w:asciiTheme="minorHAnsi" w:hAnsiTheme="minorHAnsi" w:cstheme="minorHAnsi"/>
          <w:sz w:val="22"/>
          <w:szCs w:val="22"/>
        </w:rPr>
        <w:t>,</w:t>
      </w:r>
      <w:r w:rsidR="00CC0D80">
        <w:rPr>
          <w:rFonts w:asciiTheme="minorHAnsi" w:hAnsiTheme="minorHAnsi" w:cstheme="minorHAnsi"/>
          <w:sz w:val="22"/>
          <w:szCs w:val="22"/>
        </w:rPr>
        <w:t xml:space="preserve"> as </w:t>
      </w:r>
      <w:r w:rsidRPr="0054046D">
        <w:rPr>
          <w:rFonts w:asciiTheme="minorHAnsi" w:hAnsiTheme="minorHAnsi" w:cstheme="minorHAnsi"/>
          <w:sz w:val="22"/>
          <w:szCs w:val="22"/>
        </w:rPr>
        <w:t xml:space="preserve">only one key is required to encrypt and decrypt the data. This secret key needs to be securely shared with everyone involved in the communication because anyone with access to the key can read the encrypted data. </w:t>
      </w:r>
    </w:p>
    <w:p w14:paraId="477E11E5" w14:textId="77777777" w:rsidR="009D1CEF" w:rsidRPr="0054046D" w:rsidRDefault="009D1CEF" w:rsidP="008647A6">
      <w:pPr>
        <w:pStyle w:val="Header"/>
        <w:spacing w:line="360" w:lineRule="auto"/>
        <w:rPr>
          <w:rFonts w:asciiTheme="minorHAnsi" w:hAnsiTheme="minorHAnsi" w:cstheme="minorHAnsi"/>
          <w:sz w:val="22"/>
          <w:szCs w:val="22"/>
        </w:rPr>
      </w:pPr>
    </w:p>
    <w:p w14:paraId="763ADE07" w14:textId="0279B59B" w:rsidR="00A42506" w:rsidRPr="0054046D" w:rsidRDefault="0043717C" w:rsidP="0043717C">
      <w:pPr>
        <w:pStyle w:val="Header"/>
        <w:spacing w:line="360" w:lineRule="auto"/>
        <w:rPr>
          <w:rFonts w:asciiTheme="minorHAnsi" w:hAnsiTheme="minorHAnsi" w:cstheme="minorHAnsi"/>
          <w:sz w:val="22"/>
          <w:szCs w:val="22"/>
        </w:rPr>
      </w:pPr>
      <w:r w:rsidRPr="0054046D">
        <w:rPr>
          <w:rFonts w:asciiTheme="minorHAnsi" w:hAnsiTheme="minorHAnsi" w:cstheme="minorHAnsi"/>
          <w:sz w:val="22"/>
          <w:szCs w:val="22"/>
        </w:rPr>
        <w:t>ChaCha20 is another symmetric encryption algorithm</w:t>
      </w:r>
      <w:r w:rsidR="00491982" w:rsidRPr="0054046D">
        <w:rPr>
          <w:rFonts w:asciiTheme="minorHAnsi" w:hAnsiTheme="minorHAnsi" w:cstheme="minorHAnsi"/>
          <w:sz w:val="22"/>
          <w:szCs w:val="22"/>
        </w:rPr>
        <w:t xml:space="preserve"> developed by Daniel J. Bernstein that uses a 256-bit key to encrypt and decrypt data (Nagaraj, 2023).</w:t>
      </w:r>
      <w:r w:rsidR="00596F5A">
        <w:rPr>
          <w:rFonts w:asciiTheme="minorHAnsi" w:hAnsiTheme="minorHAnsi" w:cstheme="minorHAnsi"/>
          <w:sz w:val="22"/>
          <w:szCs w:val="22"/>
        </w:rPr>
        <w:t xml:space="preserve"> </w:t>
      </w:r>
      <w:r w:rsidR="00A42506" w:rsidRPr="0054046D">
        <w:rPr>
          <w:rFonts w:asciiTheme="minorHAnsi" w:hAnsiTheme="minorHAnsi" w:cstheme="minorHAnsi"/>
          <w:sz w:val="22"/>
          <w:szCs w:val="22"/>
        </w:rPr>
        <w:t xml:space="preserve">Nagaraj describes the ChaCha20 encryption process as follows: </w:t>
      </w:r>
    </w:p>
    <w:p w14:paraId="6D7865C1" w14:textId="0375865C" w:rsidR="00A42506" w:rsidRPr="0054046D" w:rsidRDefault="00A42506" w:rsidP="000C7202">
      <w:pPr>
        <w:pStyle w:val="Header"/>
        <w:numPr>
          <w:ilvl w:val="0"/>
          <w:numId w:val="16"/>
        </w:numPr>
        <w:spacing w:line="360" w:lineRule="auto"/>
        <w:rPr>
          <w:rFonts w:asciiTheme="minorHAnsi" w:hAnsiTheme="minorHAnsi" w:cstheme="minorHAnsi"/>
          <w:sz w:val="22"/>
          <w:szCs w:val="22"/>
        </w:rPr>
      </w:pPr>
      <w:r w:rsidRPr="0054046D">
        <w:rPr>
          <w:rFonts w:asciiTheme="minorHAnsi" w:hAnsiTheme="minorHAnsi" w:cstheme="minorHAnsi"/>
          <w:sz w:val="22"/>
          <w:szCs w:val="22"/>
        </w:rPr>
        <w:t>The ChaCha20 algorithm generates a 256-bit key from a user-supplied key and a randomly generated 96-bit nonce.</w:t>
      </w:r>
    </w:p>
    <w:p w14:paraId="020A8AF8" w14:textId="5EEC935F" w:rsidR="00A42506" w:rsidRPr="0054046D" w:rsidRDefault="00A42506" w:rsidP="000C7202">
      <w:pPr>
        <w:pStyle w:val="Header"/>
        <w:numPr>
          <w:ilvl w:val="0"/>
          <w:numId w:val="16"/>
        </w:numPr>
        <w:spacing w:line="360" w:lineRule="auto"/>
        <w:rPr>
          <w:rFonts w:asciiTheme="minorHAnsi" w:hAnsiTheme="minorHAnsi" w:cstheme="minorHAnsi"/>
          <w:sz w:val="22"/>
          <w:szCs w:val="22"/>
        </w:rPr>
      </w:pPr>
      <w:r w:rsidRPr="0054046D">
        <w:rPr>
          <w:rFonts w:asciiTheme="minorHAnsi" w:hAnsiTheme="minorHAnsi" w:cstheme="minorHAnsi"/>
          <w:sz w:val="22"/>
          <w:szCs w:val="22"/>
        </w:rPr>
        <w:t>The algorithm uses the key and nonce to initialize the state of the cipher.</w:t>
      </w:r>
    </w:p>
    <w:p w14:paraId="666EF81D" w14:textId="4C0D0A45" w:rsidR="00A42506" w:rsidRPr="0054046D" w:rsidRDefault="00A42506" w:rsidP="000C7202">
      <w:pPr>
        <w:pStyle w:val="Header"/>
        <w:numPr>
          <w:ilvl w:val="0"/>
          <w:numId w:val="16"/>
        </w:numPr>
        <w:spacing w:line="360" w:lineRule="auto"/>
        <w:rPr>
          <w:rFonts w:asciiTheme="minorHAnsi" w:hAnsiTheme="minorHAnsi" w:cstheme="minorHAnsi"/>
          <w:sz w:val="22"/>
          <w:szCs w:val="22"/>
        </w:rPr>
      </w:pPr>
      <w:r w:rsidRPr="0054046D">
        <w:rPr>
          <w:rFonts w:asciiTheme="minorHAnsi" w:hAnsiTheme="minorHAnsi" w:cstheme="minorHAnsi"/>
          <w:sz w:val="22"/>
          <w:szCs w:val="22"/>
        </w:rPr>
        <w:t xml:space="preserve">The algorithm </w:t>
      </w:r>
      <w:r w:rsidR="00671C63">
        <w:rPr>
          <w:rFonts w:asciiTheme="minorHAnsi" w:hAnsiTheme="minorHAnsi" w:cstheme="minorHAnsi"/>
          <w:sz w:val="22"/>
          <w:szCs w:val="22"/>
        </w:rPr>
        <w:t xml:space="preserve">then </w:t>
      </w:r>
      <w:r w:rsidRPr="0054046D">
        <w:rPr>
          <w:rFonts w:asciiTheme="minorHAnsi" w:hAnsiTheme="minorHAnsi" w:cstheme="minorHAnsi"/>
          <w:sz w:val="22"/>
          <w:szCs w:val="22"/>
        </w:rPr>
        <w:t>encrypts each block of data using the state of the cipher, which is updated after each block.</w:t>
      </w:r>
    </w:p>
    <w:p w14:paraId="75A34B91" w14:textId="47661C10" w:rsidR="00A42506" w:rsidRPr="0054046D" w:rsidRDefault="00A42506" w:rsidP="000C7202">
      <w:pPr>
        <w:pStyle w:val="Header"/>
        <w:numPr>
          <w:ilvl w:val="0"/>
          <w:numId w:val="16"/>
        </w:numPr>
        <w:spacing w:line="360" w:lineRule="auto"/>
        <w:rPr>
          <w:rFonts w:asciiTheme="minorHAnsi" w:hAnsiTheme="minorHAnsi" w:cstheme="minorHAnsi"/>
          <w:sz w:val="22"/>
          <w:szCs w:val="22"/>
        </w:rPr>
      </w:pPr>
      <w:r w:rsidRPr="0054046D">
        <w:rPr>
          <w:rFonts w:asciiTheme="minorHAnsi" w:hAnsiTheme="minorHAnsi" w:cstheme="minorHAnsi"/>
          <w:sz w:val="22"/>
          <w:szCs w:val="22"/>
        </w:rPr>
        <w:t>The encrypted data, or ciphertext, is produced by XORing the plaintext with the output of the block encryption step.</w:t>
      </w:r>
    </w:p>
    <w:p w14:paraId="5773DCAD" w14:textId="77777777" w:rsidR="00A42506" w:rsidRPr="0054046D" w:rsidRDefault="00A42506" w:rsidP="0043717C">
      <w:pPr>
        <w:pStyle w:val="Header"/>
        <w:spacing w:line="360" w:lineRule="auto"/>
        <w:rPr>
          <w:rFonts w:asciiTheme="minorHAnsi" w:hAnsiTheme="minorHAnsi" w:cstheme="minorHAnsi"/>
          <w:sz w:val="22"/>
          <w:szCs w:val="22"/>
        </w:rPr>
      </w:pPr>
      <w:bookmarkStart w:id="158" w:name="_Hlk141085023"/>
      <w:bookmarkEnd w:id="157"/>
    </w:p>
    <w:p w14:paraId="036741D5" w14:textId="1DA5588C" w:rsidR="00AC1894" w:rsidRPr="0054046D" w:rsidRDefault="00785C58" w:rsidP="00AC1894">
      <w:pPr>
        <w:pStyle w:val="Header"/>
        <w:spacing w:line="360" w:lineRule="auto"/>
        <w:rPr>
          <w:rFonts w:asciiTheme="minorHAnsi" w:hAnsiTheme="minorHAnsi" w:cstheme="minorHAnsi"/>
          <w:sz w:val="22"/>
          <w:szCs w:val="22"/>
        </w:rPr>
      </w:pPr>
      <w:bookmarkStart w:id="159" w:name="_Hlk165891208"/>
      <w:r w:rsidRPr="006E1A4B">
        <w:rPr>
          <w:rFonts w:asciiTheme="minorHAnsi" w:hAnsiTheme="minorHAnsi" w:cstheme="minorHAnsi"/>
          <w:color w:val="000000"/>
          <w:sz w:val="22"/>
          <w:szCs w:val="22"/>
        </w:rPr>
        <w:t xml:space="preserve">Transport Layer Security </w:t>
      </w:r>
      <w:r>
        <w:rPr>
          <w:rFonts w:asciiTheme="minorHAnsi" w:hAnsiTheme="minorHAnsi" w:cstheme="minorHAnsi"/>
          <w:color w:val="000000"/>
          <w:sz w:val="22"/>
          <w:szCs w:val="22"/>
        </w:rPr>
        <w:t>(</w:t>
      </w:r>
      <w:r w:rsidR="00AC1894" w:rsidRPr="0054046D">
        <w:rPr>
          <w:rFonts w:asciiTheme="minorHAnsi" w:hAnsiTheme="minorHAnsi" w:cstheme="minorHAnsi"/>
          <w:sz w:val="22"/>
          <w:szCs w:val="22"/>
        </w:rPr>
        <w:t>TLS</w:t>
      </w:r>
      <w:r>
        <w:rPr>
          <w:rFonts w:asciiTheme="minorHAnsi" w:hAnsiTheme="minorHAnsi" w:cstheme="minorHAnsi"/>
          <w:sz w:val="22"/>
          <w:szCs w:val="22"/>
        </w:rPr>
        <w:t>)</w:t>
      </w:r>
      <w:r w:rsidR="00AC1894" w:rsidRPr="0054046D">
        <w:rPr>
          <w:rFonts w:asciiTheme="minorHAnsi" w:hAnsiTheme="minorHAnsi" w:cstheme="minorHAnsi"/>
          <w:sz w:val="22"/>
          <w:szCs w:val="22"/>
        </w:rPr>
        <w:t xml:space="preserve"> defines the new Authenticated Encryption with Associated Data (AEAD) by combining the ChaCha20 cipher with Poly1305 for a</w:t>
      </w:r>
      <w:r w:rsidR="006A2256">
        <w:rPr>
          <w:rFonts w:asciiTheme="minorHAnsi" w:hAnsiTheme="minorHAnsi" w:cstheme="minorHAnsi"/>
          <w:sz w:val="22"/>
          <w:szCs w:val="22"/>
        </w:rPr>
        <w:t xml:space="preserve"> MAC</w:t>
      </w:r>
      <w:r w:rsidR="00AC1894" w:rsidRPr="0054046D">
        <w:rPr>
          <w:rFonts w:asciiTheme="minorHAnsi" w:hAnsiTheme="minorHAnsi" w:cstheme="minorHAnsi"/>
          <w:sz w:val="22"/>
          <w:szCs w:val="22"/>
        </w:rPr>
        <w:t xml:space="preserve"> </w:t>
      </w:r>
      <w:r w:rsidR="006A2256">
        <w:rPr>
          <w:rFonts w:asciiTheme="minorHAnsi" w:hAnsiTheme="minorHAnsi" w:cstheme="minorHAnsi"/>
          <w:sz w:val="22"/>
          <w:szCs w:val="22"/>
        </w:rPr>
        <w:t>(M</w:t>
      </w:r>
      <w:r w:rsidR="00AC1894" w:rsidRPr="0054046D">
        <w:rPr>
          <w:rFonts w:asciiTheme="minorHAnsi" w:hAnsiTheme="minorHAnsi" w:cstheme="minorHAnsi"/>
          <w:sz w:val="22"/>
          <w:szCs w:val="22"/>
        </w:rPr>
        <w:t xml:space="preserve">essage </w:t>
      </w:r>
      <w:r w:rsidR="006A2256">
        <w:rPr>
          <w:rFonts w:asciiTheme="minorHAnsi" w:hAnsiTheme="minorHAnsi" w:cstheme="minorHAnsi"/>
          <w:sz w:val="22"/>
          <w:szCs w:val="22"/>
        </w:rPr>
        <w:t>A</w:t>
      </w:r>
      <w:r w:rsidR="00AC1894" w:rsidRPr="0054046D">
        <w:rPr>
          <w:rFonts w:asciiTheme="minorHAnsi" w:hAnsiTheme="minorHAnsi" w:cstheme="minorHAnsi"/>
          <w:sz w:val="22"/>
          <w:szCs w:val="22"/>
        </w:rPr>
        <w:t xml:space="preserve">uthentication </w:t>
      </w:r>
      <w:r w:rsidR="006A2256">
        <w:rPr>
          <w:rFonts w:asciiTheme="minorHAnsi" w:hAnsiTheme="minorHAnsi" w:cstheme="minorHAnsi"/>
          <w:sz w:val="22"/>
          <w:szCs w:val="22"/>
        </w:rPr>
        <w:t>C</w:t>
      </w:r>
      <w:r w:rsidR="00AC1894" w:rsidRPr="0054046D">
        <w:rPr>
          <w:rFonts w:asciiTheme="minorHAnsi" w:hAnsiTheme="minorHAnsi" w:cstheme="minorHAnsi"/>
          <w:sz w:val="22"/>
          <w:szCs w:val="22"/>
        </w:rPr>
        <w:t>ode</w:t>
      </w:r>
      <w:r w:rsidR="006A2256">
        <w:rPr>
          <w:rFonts w:asciiTheme="minorHAnsi" w:hAnsiTheme="minorHAnsi" w:cstheme="minorHAnsi"/>
          <w:sz w:val="22"/>
          <w:szCs w:val="22"/>
        </w:rPr>
        <w:t>)</w:t>
      </w:r>
      <w:r w:rsidR="00AC1894" w:rsidRPr="0054046D">
        <w:rPr>
          <w:rFonts w:asciiTheme="minorHAnsi" w:hAnsiTheme="minorHAnsi" w:cstheme="minorHAnsi"/>
          <w:sz w:val="22"/>
          <w:szCs w:val="22"/>
        </w:rPr>
        <w:t xml:space="preserve"> for additional security. </w:t>
      </w:r>
      <w:r w:rsidR="00B22F0A">
        <w:rPr>
          <w:rFonts w:asciiTheme="minorHAnsi" w:hAnsiTheme="minorHAnsi" w:cstheme="minorHAnsi"/>
          <w:sz w:val="22"/>
          <w:szCs w:val="22"/>
        </w:rPr>
        <w:t xml:space="preserve">The </w:t>
      </w:r>
      <w:r w:rsidR="00AC1894" w:rsidRPr="0054046D">
        <w:rPr>
          <w:rFonts w:asciiTheme="minorHAnsi" w:hAnsiTheme="minorHAnsi" w:cstheme="minorHAnsi"/>
          <w:sz w:val="22"/>
          <w:szCs w:val="22"/>
        </w:rPr>
        <w:t>Poly1305 authenticator algorithm was also developed by Daniel J. Bernstein. Poly1305 algorithm is a one-time authenticator using a 32-byte one-time key and an arbitrary-length message to obtain a 16-byte message authentication code (</w:t>
      </w:r>
      <w:r w:rsidR="0054046D" w:rsidRPr="0054046D">
        <w:rPr>
          <w:rFonts w:asciiTheme="minorHAnsi" w:hAnsiTheme="minorHAnsi" w:cstheme="minorHAnsi"/>
          <w:sz w:val="22"/>
          <w:szCs w:val="22"/>
        </w:rPr>
        <w:t>Serrano</w:t>
      </w:r>
      <w:r w:rsidR="0054046D">
        <w:rPr>
          <w:rFonts w:asciiTheme="minorHAnsi" w:hAnsiTheme="minorHAnsi" w:cstheme="minorHAnsi"/>
          <w:sz w:val="22"/>
          <w:szCs w:val="22"/>
        </w:rPr>
        <w:t>, R., Duran, C., Sarmiento, M., Pham, C.</w:t>
      </w:r>
      <w:r w:rsidR="007372CD">
        <w:rPr>
          <w:rFonts w:asciiTheme="minorHAnsi" w:hAnsiTheme="minorHAnsi" w:cstheme="minorHAnsi"/>
          <w:sz w:val="22"/>
          <w:szCs w:val="22"/>
        </w:rPr>
        <w:t>,</w:t>
      </w:r>
      <w:r w:rsidR="0054046D">
        <w:rPr>
          <w:rFonts w:asciiTheme="minorHAnsi" w:hAnsiTheme="minorHAnsi" w:cstheme="minorHAnsi"/>
          <w:sz w:val="22"/>
          <w:szCs w:val="22"/>
        </w:rPr>
        <w:t xml:space="preserve"> Hoang, T. (2022)</w:t>
      </w:r>
      <w:r w:rsidR="00AC1894" w:rsidRPr="0054046D">
        <w:rPr>
          <w:rFonts w:asciiTheme="minorHAnsi" w:hAnsiTheme="minorHAnsi" w:cstheme="minorHAnsi"/>
          <w:sz w:val="22"/>
          <w:szCs w:val="22"/>
        </w:rPr>
        <w:t xml:space="preserve">). </w:t>
      </w:r>
    </w:p>
    <w:bookmarkEnd w:id="158"/>
    <w:p w14:paraId="737A9CAC" w14:textId="77777777" w:rsidR="00E93F47" w:rsidRDefault="00E93F47" w:rsidP="0043717C">
      <w:pPr>
        <w:pStyle w:val="Header"/>
        <w:spacing w:line="360" w:lineRule="auto"/>
        <w:rPr>
          <w:rFonts w:asciiTheme="minorHAnsi" w:hAnsiTheme="minorHAnsi" w:cstheme="minorHAnsi"/>
          <w:color w:val="FF0000"/>
          <w:sz w:val="22"/>
          <w:szCs w:val="22"/>
        </w:rPr>
      </w:pPr>
    </w:p>
    <w:p w14:paraId="3F7538EF" w14:textId="4B1FF02A" w:rsidR="00570270" w:rsidRPr="006E1A4B" w:rsidRDefault="00570270" w:rsidP="00570270">
      <w:pPr>
        <w:pStyle w:val="Header"/>
        <w:spacing w:line="360" w:lineRule="auto"/>
        <w:rPr>
          <w:rFonts w:asciiTheme="minorHAnsi" w:hAnsiTheme="minorHAnsi" w:cstheme="minorHAnsi"/>
          <w:color w:val="000000"/>
          <w:sz w:val="22"/>
          <w:szCs w:val="22"/>
        </w:rPr>
      </w:pPr>
      <w:bookmarkStart w:id="160" w:name="_Hlk141287323"/>
      <w:bookmarkStart w:id="161" w:name="_Hlk129183115"/>
      <w:bookmarkEnd w:id="135"/>
      <w:bookmarkEnd w:id="136"/>
      <w:r w:rsidRPr="006E1A4B">
        <w:rPr>
          <w:rFonts w:asciiTheme="minorHAnsi" w:hAnsiTheme="minorHAnsi" w:cstheme="minorHAnsi"/>
          <w:color w:val="000000"/>
          <w:sz w:val="22"/>
          <w:szCs w:val="22"/>
        </w:rPr>
        <w:lastRenderedPageBreak/>
        <w:t xml:space="preserve">In comparison, </w:t>
      </w:r>
      <w:r w:rsidR="00317471" w:rsidRPr="006A2256">
        <w:rPr>
          <w:rFonts w:asciiTheme="minorHAnsi" w:hAnsiTheme="minorHAnsi" w:cstheme="minorHAnsi"/>
          <w:color w:val="000000"/>
          <w:sz w:val="22"/>
          <w:szCs w:val="22"/>
        </w:rPr>
        <w:t>Rivest–Shamir–Adleman</w:t>
      </w:r>
      <w:r w:rsidR="00317471" w:rsidRPr="006E1A4B">
        <w:rPr>
          <w:rFonts w:asciiTheme="minorHAnsi" w:hAnsiTheme="minorHAnsi" w:cstheme="minorHAnsi"/>
          <w:color w:val="000000"/>
          <w:sz w:val="22"/>
          <w:szCs w:val="22"/>
        </w:rPr>
        <w:t xml:space="preserve"> </w:t>
      </w:r>
      <w:r w:rsidR="00317471">
        <w:rPr>
          <w:rFonts w:asciiTheme="minorHAnsi" w:hAnsiTheme="minorHAnsi" w:cstheme="minorHAnsi"/>
          <w:color w:val="000000"/>
          <w:sz w:val="22"/>
          <w:szCs w:val="22"/>
        </w:rPr>
        <w:t>(</w:t>
      </w:r>
      <w:r w:rsidRPr="006E1A4B">
        <w:rPr>
          <w:rFonts w:asciiTheme="minorHAnsi" w:hAnsiTheme="minorHAnsi" w:cstheme="minorHAnsi"/>
          <w:color w:val="000000"/>
          <w:sz w:val="22"/>
          <w:szCs w:val="22"/>
        </w:rPr>
        <w:t>RSA</w:t>
      </w:r>
      <w:r w:rsidR="00317471">
        <w:rPr>
          <w:rFonts w:asciiTheme="minorHAnsi" w:hAnsiTheme="minorHAnsi" w:cstheme="minorHAnsi"/>
          <w:color w:val="000000"/>
          <w:sz w:val="22"/>
          <w:szCs w:val="22"/>
        </w:rPr>
        <w:t>)</w:t>
      </w:r>
      <w:r w:rsidR="006A2256" w:rsidRPr="006A2256">
        <w:rPr>
          <w:rFonts w:asciiTheme="minorHAnsi" w:hAnsiTheme="minorHAnsi" w:cstheme="minorHAnsi"/>
          <w:color w:val="000000"/>
          <w:sz w:val="22"/>
          <w:szCs w:val="22"/>
        </w:rPr>
        <w:t xml:space="preserve"> </w:t>
      </w:r>
      <w:r w:rsidRPr="006E1A4B">
        <w:rPr>
          <w:rFonts w:asciiTheme="minorHAnsi" w:hAnsiTheme="minorHAnsi" w:cstheme="minorHAnsi"/>
          <w:color w:val="000000"/>
          <w:sz w:val="22"/>
          <w:szCs w:val="22"/>
        </w:rPr>
        <w:t>is an asymmetric algorithm developed in 1977 by</w:t>
      </w:r>
      <w:r w:rsidR="00317471">
        <w:rPr>
          <w:rFonts w:asciiTheme="minorHAnsi" w:hAnsiTheme="minorHAnsi" w:cstheme="minorHAnsi"/>
          <w:color w:val="000000"/>
          <w:sz w:val="22"/>
          <w:szCs w:val="22"/>
        </w:rPr>
        <w:t xml:space="preserve"> </w:t>
      </w:r>
      <w:r w:rsidRPr="006E1A4B">
        <w:rPr>
          <w:rFonts w:asciiTheme="minorHAnsi" w:hAnsiTheme="minorHAnsi" w:cstheme="minorHAnsi"/>
          <w:color w:val="000000"/>
          <w:sz w:val="22"/>
          <w:szCs w:val="22"/>
        </w:rPr>
        <w:t>Massachusetts Institute of Technology</w:t>
      </w:r>
      <w:r w:rsidR="00317471">
        <w:rPr>
          <w:rFonts w:asciiTheme="minorHAnsi" w:hAnsiTheme="minorHAnsi" w:cstheme="minorHAnsi"/>
          <w:color w:val="000000"/>
          <w:sz w:val="22"/>
          <w:szCs w:val="22"/>
        </w:rPr>
        <w:t xml:space="preserve"> (MIT)</w:t>
      </w:r>
      <w:r w:rsidRPr="006E1A4B">
        <w:rPr>
          <w:rFonts w:asciiTheme="minorHAnsi" w:hAnsiTheme="minorHAnsi" w:cstheme="minorHAnsi"/>
          <w:color w:val="000000"/>
          <w:sz w:val="22"/>
          <w:szCs w:val="22"/>
        </w:rPr>
        <w:t xml:space="preserve"> colleagues Ron Rivest, Adi Shamir, and Leanard Adleman that uses two different key pairs for encryption and decryption. RSA supports key length</w:t>
      </w:r>
      <w:r w:rsidR="00890F14">
        <w:rPr>
          <w:rFonts w:asciiTheme="minorHAnsi" w:hAnsiTheme="minorHAnsi" w:cstheme="minorHAnsi"/>
          <w:color w:val="000000"/>
          <w:sz w:val="22"/>
          <w:szCs w:val="22"/>
        </w:rPr>
        <w:t>s</w:t>
      </w:r>
      <w:r w:rsidRPr="006E1A4B">
        <w:rPr>
          <w:rFonts w:asciiTheme="minorHAnsi" w:hAnsiTheme="minorHAnsi" w:cstheme="minorHAnsi"/>
          <w:color w:val="000000"/>
          <w:sz w:val="22"/>
          <w:szCs w:val="22"/>
        </w:rPr>
        <w:t xml:space="preserve"> of 1024, 2048, 3072, 4096</w:t>
      </w:r>
      <w:r w:rsidR="00890F14">
        <w:rPr>
          <w:rFonts w:asciiTheme="minorHAnsi" w:hAnsiTheme="minorHAnsi" w:cstheme="minorHAnsi"/>
          <w:color w:val="000000"/>
          <w:sz w:val="22"/>
          <w:szCs w:val="22"/>
        </w:rPr>
        <w:t>,</w:t>
      </w:r>
      <w:r w:rsidRPr="006E1A4B">
        <w:rPr>
          <w:rFonts w:asciiTheme="minorHAnsi" w:hAnsiTheme="minorHAnsi" w:cstheme="minorHAnsi"/>
          <w:color w:val="000000"/>
          <w:sz w:val="22"/>
          <w:szCs w:val="22"/>
        </w:rPr>
        <w:t xml:space="preserve"> 7680</w:t>
      </w:r>
      <w:r w:rsidR="00890F14">
        <w:rPr>
          <w:rFonts w:asciiTheme="minorHAnsi" w:hAnsiTheme="minorHAnsi" w:cstheme="minorHAnsi"/>
          <w:color w:val="000000"/>
          <w:sz w:val="22"/>
          <w:szCs w:val="22"/>
        </w:rPr>
        <w:t>,</w:t>
      </w:r>
      <w:r w:rsidRPr="006E1A4B">
        <w:rPr>
          <w:rFonts w:asciiTheme="minorHAnsi" w:hAnsiTheme="minorHAnsi" w:cstheme="minorHAnsi"/>
          <w:color w:val="000000"/>
          <w:sz w:val="22"/>
          <w:szCs w:val="22"/>
        </w:rPr>
        <w:t xml:space="preserve"> and 15360 bits.  Figure </w:t>
      </w:r>
      <w:r w:rsidR="00690277">
        <w:rPr>
          <w:rFonts w:asciiTheme="minorHAnsi" w:hAnsiTheme="minorHAnsi" w:cstheme="minorHAnsi"/>
          <w:color w:val="000000"/>
          <w:sz w:val="22"/>
          <w:szCs w:val="22"/>
        </w:rPr>
        <w:t>4</w:t>
      </w:r>
      <w:r w:rsidRPr="006E1A4B">
        <w:rPr>
          <w:rFonts w:asciiTheme="minorHAnsi" w:hAnsiTheme="minorHAnsi" w:cstheme="minorHAnsi"/>
          <w:color w:val="000000"/>
          <w:sz w:val="22"/>
          <w:szCs w:val="22"/>
        </w:rPr>
        <w:t xml:space="preserve"> is a high-level representation of how RSA works. </w:t>
      </w:r>
    </w:p>
    <w:bookmarkEnd w:id="159"/>
    <w:bookmarkEnd w:id="160"/>
    <w:p w14:paraId="0F160BF5" w14:textId="77777777" w:rsidR="00570270" w:rsidRDefault="00570270" w:rsidP="00570270">
      <w:pPr>
        <w:pStyle w:val="Header"/>
        <w:spacing w:line="360" w:lineRule="auto"/>
        <w:rPr>
          <w:rFonts w:asciiTheme="minorHAnsi" w:hAnsiTheme="minorHAnsi" w:cstheme="minorHAnsi"/>
          <w:color w:val="000000"/>
        </w:rPr>
      </w:pPr>
    </w:p>
    <w:p w14:paraId="5BD57564" w14:textId="77777777" w:rsidR="00570270" w:rsidRDefault="00570270" w:rsidP="00570270">
      <w:pPr>
        <w:pStyle w:val="Header"/>
        <w:spacing w:line="360" w:lineRule="auto"/>
        <w:rPr>
          <w:rFonts w:asciiTheme="minorHAnsi" w:hAnsiTheme="minorHAnsi" w:cstheme="minorHAnsi"/>
          <w:color w:val="000000"/>
        </w:rPr>
      </w:pPr>
      <w:r>
        <w:rPr>
          <w:noProof/>
        </w:rPr>
        <w:drawing>
          <wp:inline distT="0" distB="0" distL="0" distR="0" wp14:anchorId="09C5ACCA" wp14:editId="7F827DFF">
            <wp:extent cx="4686300" cy="2048583"/>
            <wp:effectExtent l="0" t="0" r="0" b="8890"/>
            <wp:docPr id="49837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75096" name=""/>
                    <pic:cNvPicPr/>
                  </pic:nvPicPr>
                  <pic:blipFill>
                    <a:blip r:embed="rId16"/>
                    <a:stretch>
                      <a:fillRect/>
                    </a:stretch>
                  </pic:blipFill>
                  <pic:spPr>
                    <a:xfrm>
                      <a:off x="0" y="0"/>
                      <a:ext cx="4698203" cy="2053786"/>
                    </a:xfrm>
                    <a:prstGeom prst="rect">
                      <a:avLst/>
                    </a:prstGeom>
                  </pic:spPr>
                </pic:pic>
              </a:graphicData>
            </a:graphic>
          </wp:inline>
        </w:drawing>
      </w:r>
    </w:p>
    <w:p w14:paraId="270570CB" w14:textId="56E1E3AA" w:rsidR="00570270" w:rsidRDefault="00542F6D" w:rsidP="00542F6D">
      <w:pPr>
        <w:pStyle w:val="Caption"/>
        <w:rPr>
          <w:rFonts w:cstheme="minorHAnsi"/>
          <w:color w:val="000000"/>
        </w:rPr>
      </w:pPr>
      <w:bookmarkStart w:id="162" w:name="_Toc177034949"/>
      <w:r w:rsidRPr="00542F6D">
        <w:rPr>
          <w:sz w:val="22"/>
          <w:szCs w:val="22"/>
        </w:rPr>
        <w:t xml:space="preserve">Figure </w:t>
      </w:r>
      <w:r w:rsidRPr="00542F6D">
        <w:rPr>
          <w:sz w:val="22"/>
          <w:szCs w:val="22"/>
        </w:rPr>
        <w:fldChar w:fldCharType="begin"/>
      </w:r>
      <w:r w:rsidRPr="00542F6D">
        <w:rPr>
          <w:sz w:val="22"/>
          <w:szCs w:val="22"/>
        </w:rPr>
        <w:instrText xml:space="preserve"> SEQ Figure \* ARABIC </w:instrText>
      </w:r>
      <w:r w:rsidRPr="00542F6D">
        <w:rPr>
          <w:sz w:val="22"/>
          <w:szCs w:val="22"/>
        </w:rPr>
        <w:fldChar w:fldCharType="separate"/>
      </w:r>
      <w:r w:rsidR="00DA7B00">
        <w:rPr>
          <w:noProof/>
          <w:sz w:val="22"/>
          <w:szCs w:val="22"/>
        </w:rPr>
        <w:t>4</w:t>
      </w:r>
      <w:r w:rsidRPr="00542F6D">
        <w:rPr>
          <w:sz w:val="22"/>
          <w:szCs w:val="22"/>
        </w:rPr>
        <w:fldChar w:fldCharType="end"/>
      </w:r>
      <w:r w:rsidR="00570270" w:rsidRPr="00542F6D">
        <w:rPr>
          <w:rFonts w:cstheme="minorHAnsi"/>
          <w:sz w:val="22"/>
          <w:szCs w:val="22"/>
        </w:rPr>
        <w:t>:</w:t>
      </w:r>
      <w:r w:rsidR="00570270" w:rsidRPr="00F32754">
        <w:rPr>
          <w:rFonts w:cstheme="minorHAnsi"/>
          <w:sz w:val="22"/>
          <w:szCs w:val="22"/>
        </w:rPr>
        <w:t xml:space="preserve"> </w:t>
      </w:r>
      <w:r w:rsidR="00570270">
        <w:rPr>
          <w:rFonts w:cstheme="minorHAnsi"/>
          <w:sz w:val="22"/>
          <w:szCs w:val="22"/>
        </w:rPr>
        <w:t>How RSA Encryption Works</w:t>
      </w:r>
      <w:r w:rsidR="00570270" w:rsidRPr="00F32754">
        <w:rPr>
          <w:rFonts w:cstheme="minorHAnsi"/>
          <w:sz w:val="22"/>
          <w:szCs w:val="22"/>
        </w:rPr>
        <w:t xml:space="preserve"> </w:t>
      </w:r>
      <w:r w:rsidR="003967B1">
        <w:rPr>
          <w:rFonts w:cstheme="minorHAnsi"/>
          <w:i w:val="0"/>
          <w:iCs w:val="0"/>
          <w:sz w:val="22"/>
          <w:szCs w:val="22"/>
        </w:rPr>
        <w:t>(</w:t>
      </w:r>
      <w:r w:rsidR="003967B1" w:rsidRPr="00ED7C56">
        <w:rPr>
          <w:rFonts w:cstheme="minorHAnsi"/>
          <w:i w:val="0"/>
          <w:iCs w:val="0"/>
          <w:sz w:val="22"/>
          <w:szCs w:val="22"/>
        </w:rPr>
        <w:t>Nisha</w:t>
      </w:r>
      <w:r w:rsidR="003967B1">
        <w:rPr>
          <w:rFonts w:cstheme="minorHAnsi"/>
          <w:i w:val="0"/>
          <w:iCs w:val="0"/>
          <w:sz w:val="22"/>
          <w:szCs w:val="22"/>
        </w:rPr>
        <w:t xml:space="preserve"> &amp; </w:t>
      </w:r>
      <w:r w:rsidR="003967B1" w:rsidRPr="00ED7C56">
        <w:rPr>
          <w:rFonts w:cstheme="minorHAnsi"/>
          <w:i w:val="0"/>
          <w:iCs w:val="0"/>
          <w:sz w:val="22"/>
          <w:szCs w:val="22"/>
        </w:rPr>
        <w:t>Farik</w:t>
      </w:r>
      <w:r w:rsidR="003967B1">
        <w:rPr>
          <w:rFonts w:cstheme="minorHAnsi"/>
          <w:i w:val="0"/>
          <w:iCs w:val="0"/>
          <w:sz w:val="22"/>
          <w:szCs w:val="22"/>
        </w:rPr>
        <w:t>, 2017)</w:t>
      </w:r>
      <w:bookmarkEnd w:id="162"/>
    </w:p>
    <w:p w14:paraId="16C4F211" w14:textId="77777777" w:rsidR="00570270" w:rsidRDefault="00570270" w:rsidP="00570270">
      <w:pPr>
        <w:pStyle w:val="Header"/>
        <w:spacing w:line="360" w:lineRule="auto"/>
        <w:rPr>
          <w:rFonts w:asciiTheme="minorHAnsi" w:hAnsiTheme="minorHAnsi" w:cstheme="minorHAnsi"/>
          <w:color w:val="000000"/>
        </w:rPr>
      </w:pPr>
    </w:p>
    <w:p w14:paraId="1C87333F" w14:textId="36012045" w:rsidR="00570270" w:rsidRDefault="00570270" w:rsidP="00570270">
      <w:pPr>
        <w:pStyle w:val="Header"/>
        <w:spacing w:line="360" w:lineRule="auto"/>
        <w:rPr>
          <w:rFonts w:asciiTheme="minorHAnsi" w:hAnsiTheme="minorHAnsi" w:cstheme="minorHAnsi"/>
          <w:color w:val="000000"/>
          <w:sz w:val="22"/>
          <w:szCs w:val="22"/>
        </w:rPr>
      </w:pPr>
      <w:bookmarkStart w:id="163" w:name="_Hlk141086380"/>
      <w:bookmarkStart w:id="164" w:name="_Hlk165891193"/>
      <w:r w:rsidRPr="006E1A4B">
        <w:rPr>
          <w:rFonts w:asciiTheme="minorHAnsi" w:hAnsiTheme="minorHAnsi" w:cstheme="minorHAnsi"/>
          <w:color w:val="000000"/>
          <w:sz w:val="22"/>
          <w:szCs w:val="22"/>
        </w:rPr>
        <w:t xml:space="preserve">The recipient generates a public and private key pair. The recipient shares the public key with the sender. The sender encrypts the message using the recipient's public key. The recipient then uses their private key to decrypt the message. </w:t>
      </w:r>
      <w:r w:rsidR="00697367">
        <w:rPr>
          <w:rFonts w:asciiTheme="minorHAnsi" w:hAnsiTheme="minorHAnsi" w:cstheme="minorHAnsi"/>
          <w:color w:val="000000"/>
          <w:sz w:val="22"/>
          <w:szCs w:val="22"/>
        </w:rPr>
        <w:t>The algorithm is very secure as it uses large prime numbers to make it difficult to decrypt the m</w:t>
      </w:r>
      <w:r w:rsidR="00A664F7">
        <w:rPr>
          <w:rFonts w:asciiTheme="minorHAnsi" w:hAnsiTheme="minorHAnsi" w:cstheme="minorHAnsi"/>
          <w:color w:val="000000"/>
          <w:sz w:val="22"/>
          <w:szCs w:val="22"/>
        </w:rPr>
        <w:t>e</w:t>
      </w:r>
      <w:r w:rsidR="00697367">
        <w:rPr>
          <w:rFonts w:asciiTheme="minorHAnsi" w:hAnsiTheme="minorHAnsi" w:cstheme="minorHAnsi"/>
          <w:color w:val="000000"/>
          <w:sz w:val="22"/>
          <w:szCs w:val="22"/>
        </w:rPr>
        <w:t>ssage</w:t>
      </w:r>
      <w:r w:rsidR="00960176">
        <w:rPr>
          <w:rFonts w:asciiTheme="minorHAnsi" w:hAnsiTheme="minorHAnsi" w:cstheme="minorHAnsi"/>
          <w:color w:val="000000"/>
          <w:sz w:val="22"/>
          <w:szCs w:val="22"/>
        </w:rPr>
        <w:t>,</w:t>
      </w:r>
      <w:r w:rsidR="00697367">
        <w:rPr>
          <w:rFonts w:asciiTheme="minorHAnsi" w:hAnsiTheme="minorHAnsi" w:cstheme="minorHAnsi"/>
          <w:color w:val="000000"/>
          <w:sz w:val="22"/>
          <w:szCs w:val="22"/>
        </w:rPr>
        <w:t xml:space="preserve"> and is popular in online banking and e-comme</w:t>
      </w:r>
      <w:r w:rsidR="00A664F7">
        <w:rPr>
          <w:rFonts w:asciiTheme="minorHAnsi" w:hAnsiTheme="minorHAnsi" w:cstheme="minorHAnsi"/>
          <w:color w:val="000000"/>
          <w:sz w:val="22"/>
          <w:szCs w:val="22"/>
        </w:rPr>
        <w:t>r</w:t>
      </w:r>
      <w:r w:rsidR="00697367">
        <w:rPr>
          <w:rFonts w:asciiTheme="minorHAnsi" w:hAnsiTheme="minorHAnsi" w:cstheme="minorHAnsi"/>
          <w:color w:val="000000"/>
          <w:sz w:val="22"/>
          <w:szCs w:val="22"/>
        </w:rPr>
        <w:t xml:space="preserve">ce applications. However, </w:t>
      </w:r>
      <w:r w:rsidR="00B31F59">
        <w:rPr>
          <w:rFonts w:asciiTheme="minorHAnsi" w:hAnsiTheme="minorHAnsi" w:cstheme="minorHAnsi"/>
          <w:color w:val="000000"/>
          <w:sz w:val="22"/>
          <w:szCs w:val="22"/>
        </w:rPr>
        <w:t xml:space="preserve">the use of large prime numbers during encryption increases the key size and the processing time. This makes it slower </w:t>
      </w:r>
      <w:r w:rsidR="00A664F7">
        <w:rPr>
          <w:rFonts w:asciiTheme="minorHAnsi" w:hAnsiTheme="minorHAnsi" w:cstheme="minorHAnsi"/>
          <w:color w:val="000000"/>
          <w:sz w:val="22"/>
          <w:szCs w:val="22"/>
        </w:rPr>
        <w:t>than</w:t>
      </w:r>
      <w:r w:rsidR="00B31F59">
        <w:rPr>
          <w:rFonts w:asciiTheme="minorHAnsi" w:hAnsiTheme="minorHAnsi" w:cstheme="minorHAnsi"/>
          <w:color w:val="000000"/>
          <w:sz w:val="22"/>
          <w:szCs w:val="22"/>
        </w:rPr>
        <w:t xml:space="preserve"> other encryption </w:t>
      </w:r>
      <w:r w:rsidR="00A664F7">
        <w:rPr>
          <w:rFonts w:asciiTheme="minorHAnsi" w:hAnsiTheme="minorHAnsi" w:cstheme="minorHAnsi"/>
          <w:color w:val="000000"/>
          <w:sz w:val="22"/>
          <w:szCs w:val="22"/>
        </w:rPr>
        <w:t>algorithms.</w:t>
      </w:r>
    </w:p>
    <w:bookmarkEnd w:id="163"/>
    <w:p w14:paraId="57C67CD6" w14:textId="77777777" w:rsidR="00DD3C86" w:rsidRDefault="00DD3C86" w:rsidP="00570270">
      <w:pPr>
        <w:pStyle w:val="Header"/>
        <w:spacing w:line="360" w:lineRule="auto"/>
        <w:rPr>
          <w:rFonts w:asciiTheme="minorHAnsi" w:hAnsiTheme="minorHAnsi" w:cstheme="minorHAnsi"/>
          <w:color w:val="FF0000"/>
          <w:sz w:val="22"/>
          <w:szCs w:val="22"/>
        </w:rPr>
      </w:pPr>
    </w:p>
    <w:p w14:paraId="123FA6AD" w14:textId="55038F99" w:rsidR="00B759BA" w:rsidRDefault="000B0D23" w:rsidP="009D1CEF">
      <w:pPr>
        <w:pStyle w:val="Header"/>
        <w:spacing w:line="360" w:lineRule="auto"/>
        <w:rPr>
          <w:rFonts w:asciiTheme="minorHAnsi" w:hAnsiTheme="minorHAnsi" w:cstheme="minorHAnsi"/>
          <w:color w:val="000000"/>
          <w:sz w:val="22"/>
          <w:szCs w:val="22"/>
        </w:rPr>
      </w:pPr>
      <w:bookmarkStart w:id="165" w:name="_Hlk141086788"/>
      <w:r w:rsidRPr="00960176">
        <w:rPr>
          <w:rFonts w:asciiTheme="minorHAnsi" w:hAnsiTheme="minorHAnsi" w:cstheme="minorHAnsi"/>
          <w:sz w:val="22"/>
          <w:szCs w:val="22"/>
        </w:rPr>
        <w:t xml:space="preserve">The </w:t>
      </w:r>
      <w:r w:rsidR="00785C58" w:rsidRPr="00960176">
        <w:rPr>
          <w:rFonts w:asciiTheme="minorHAnsi" w:hAnsiTheme="minorHAnsi" w:cstheme="minorHAnsi"/>
          <w:sz w:val="22"/>
          <w:szCs w:val="22"/>
        </w:rPr>
        <w:t xml:space="preserve">SHA-256 algorithm </w:t>
      </w:r>
      <w:r w:rsidR="009D1CEF" w:rsidRPr="00960176">
        <w:rPr>
          <w:rFonts w:asciiTheme="minorHAnsi" w:hAnsiTheme="minorHAnsi" w:cstheme="minorHAnsi"/>
          <w:sz w:val="22"/>
          <w:szCs w:val="22"/>
        </w:rPr>
        <w:t xml:space="preserve">is a </w:t>
      </w:r>
      <w:r w:rsidR="00B22F0A" w:rsidRPr="00960176">
        <w:rPr>
          <w:rFonts w:asciiTheme="minorHAnsi" w:hAnsiTheme="minorHAnsi" w:cstheme="minorHAnsi"/>
          <w:sz w:val="22"/>
          <w:szCs w:val="22"/>
        </w:rPr>
        <w:t>cryptographic</w:t>
      </w:r>
      <w:r w:rsidR="009D1CEF" w:rsidRPr="00960176">
        <w:rPr>
          <w:rFonts w:asciiTheme="minorHAnsi" w:hAnsiTheme="minorHAnsi" w:cstheme="minorHAnsi"/>
          <w:sz w:val="22"/>
          <w:szCs w:val="22"/>
        </w:rPr>
        <w:t xml:space="preserve"> hash function developed by</w:t>
      </w:r>
      <w:r w:rsidR="00317471" w:rsidRPr="00960176">
        <w:rPr>
          <w:rFonts w:asciiTheme="minorHAnsi" w:hAnsiTheme="minorHAnsi" w:cstheme="minorHAnsi"/>
          <w:sz w:val="22"/>
          <w:szCs w:val="22"/>
        </w:rPr>
        <w:t xml:space="preserve"> </w:t>
      </w:r>
      <w:r w:rsidR="00226B59" w:rsidRPr="00960176">
        <w:rPr>
          <w:rFonts w:asciiTheme="minorHAnsi" w:hAnsiTheme="minorHAnsi" w:cstheme="minorHAnsi"/>
          <w:sz w:val="22"/>
          <w:szCs w:val="22"/>
        </w:rPr>
        <w:t xml:space="preserve">the </w:t>
      </w:r>
      <w:r w:rsidR="00317471" w:rsidRPr="00960176">
        <w:rPr>
          <w:rFonts w:asciiTheme="minorHAnsi" w:hAnsiTheme="minorHAnsi" w:cstheme="minorHAnsi"/>
          <w:sz w:val="22"/>
          <w:szCs w:val="22"/>
        </w:rPr>
        <w:t>National Institute of Standards and Technology</w:t>
      </w:r>
      <w:r w:rsidR="009D1CEF" w:rsidRPr="00960176">
        <w:rPr>
          <w:rFonts w:asciiTheme="minorHAnsi" w:hAnsiTheme="minorHAnsi" w:cstheme="minorHAnsi"/>
          <w:sz w:val="22"/>
          <w:szCs w:val="22"/>
        </w:rPr>
        <w:t xml:space="preserve"> </w:t>
      </w:r>
      <w:r w:rsidR="00317471" w:rsidRPr="00960176">
        <w:rPr>
          <w:rFonts w:asciiTheme="minorHAnsi" w:hAnsiTheme="minorHAnsi" w:cstheme="minorHAnsi"/>
          <w:sz w:val="22"/>
          <w:szCs w:val="22"/>
        </w:rPr>
        <w:t>(</w:t>
      </w:r>
      <w:r w:rsidR="009D1CEF" w:rsidRPr="00960176">
        <w:rPr>
          <w:rFonts w:asciiTheme="minorHAnsi" w:hAnsiTheme="minorHAnsi" w:cstheme="minorHAnsi"/>
          <w:sz w:val="22"/>
          <w:szCs w:val="22"/>
        </w:rPr>
        <w:t>NIST</w:t>
      </w:r>
      <w:r w:rsidR="00317471" w:rsidRPr="00960176">
        <w:rPr>
          <w:rFonts w:asciiTheme="minorHAnsi" w:hAnsiTheme="minorHAnsi" w:cstheme="minorHAnsi"/>
          <w:sz w:val="22"/>
          <w:szCs w:val="22"/>
        </w:rPr>
        <w:t>)</w:t>
      </w:r>
      <w:r w:rsidR="00FB081A" w:rsidRPr="00960176">
        <w:rPr>
          <w:rFonts w:asciiTheme="minorHAnsi" w:hAnsiTheme="minorHAnsi" w:cstheme="minorHAnsi"/>
          <w:sz w:val="22"/>
          <w:szCs w:val="22"/>
        </w:rPr>
        <w:t xml:space="preserve"> </w:t>
      </w:r>
      <w:r w:rsidR="00785C58" w:rsidRPr="00960176">
        <w:rPr>
          <w:rFonts w:asciiTheme="minorHAnsi" w:hAnsiTheme="minorHAnsi" w:cstheme="minorHAnsi"/>
          <w:sz w:val="22"/>
          <w:szCs w:val="22"/>
        </w:rPr>
        <w:t xml:space="preserve">that is </w:t>
      </w:r>
      <w:r w:rsidR="009D1CEF" w:rsidRPr="00960176">
        <w:rPr>
          <w:rFonts w:asciiTheme="minorHAnsi" w:hAnsiTheme="minorHAnsi" w:cstheme="minorHAnsi"/>
          <w:sz w:val="22"/>
          <w:szCs w:val="22"/>
        </w:rPr>
        <w:t xml:space="preserve">used in digital certificates as well as in data integrity </w:t>
      </w:r>
      <w:sdt>
        <w:sdtPr>
          <w:rPr>
            <w:rFonts w:asciiTheme="minorHAnsi" w:hAnsiTheme="minorHAnsi" w:cstheme="minorHAnsi"/>
            <w:sz w:val="22"/>
            <w:szCs w:val="22"/>
          </w:rPr>
          <w:tag w:val="MENDELEY_CITATION_v3_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"/>
          <w:id w:val="2116781697"/>
          <w:placeholder>
            <w:docPart w:val="A9B24C55B5C744DCBA30E5577902559F"/>
          </w:placeholder>
        </w:sdtPr>
        <w:sdtContent>
          <w:r w:rsidR="00752357" w:rsidRPr="00960176">
            <w:rPr>
              <w:rFonts w:asciiTheme="minorHAnsi" w:hAnsiTheme="minorHAnsi" w:cstheme="minorHAnsi"/>
              <w:sz w:val="22"/>
              <w:szCs w:val="22"/>
            </w:rPr>
            <w:t>(</w:t>
          </w:r>
          <w:proofErr w:type="spellStart"/>
          <w:r w:rsidR="00752357" w:rsidRPr="00960176">
            <w:rPr>
              <w:rFonts w:asciiTheme="minorHAnsi" w:hAnsiTheme="minorHAnsi" w:cstheme="minorHAnsi"/>
              <w:sz w:val="22"/>
              <w:szCs w:val="22"/>
            </w:rPr>
            <w:t>Rachmawati</w:t>
          </w:r>
          <w:proofErr w:type="spellEnd"/>
          <w:r w:rsidR="00752357" w:rsidRPr="00960176">
            <w:rPr>
              <w:rFonts w:asciiTheme="minorHAnsi" w:hAnsiTheme="minorHAnsi" w:cstheme="minorHAnsi"/>
              <w:sz w:val="22"/>
              <w:szCs w:val="22"/>
            </w:rPr>
            <w:t>, 2018)</w:t>
          </w:r>
        </w:sdtContent>
      </w:sdt>
      <w:r w:rsidR="009D1CEF" w:rsidRPr="00960176">
        <w:rPr>
          <w:rFonts w:asciiTheme="minorHAnsi" w:hAnsiTheme="minorHAnsi" w:cstheme="minorHAnsi"/>
          <w:sz w:val="22"/>
          <w:szCs w:val="22"/>
        </w:rPr>
        <w:t xml:space="preserve">. </w:t>
      </w:r>
      <w:r w:rsidR="009D1CEF" w:rsidRPr="006E1A4B">
        <w:rPr>
          <w:rFonts w:asciiTheme="minorHAnsi" w:hAnsiTheme="minorHAnsi" w:cstheme="minorHAnsi"/>
          <w:color w:val="000000"/>
          <w:sz w:val="22"/>
          <w:szCs w:val="22"/>
        </w:rPr>
        <w:t xml:space="preserve">A blog </w:t>
      </w:r>
      <w:bookmarkStart w:id="166" w:name="_Hlk165891159"/>
      <w:bookmarkEnd w:id="164"/>
      <w:r w:rsidR="009D1CEF" w:rsidRPr="006E1A4B">
        <w:rPr>
          <w:rFonts w:asciiTheme="minorHAnsi" w:hAnsiTheme="minorHAnsi" w:cstheme="minorHAnsi"/>
          <w:color w:val="000000"/>
          <w:sz w:val="22"/>
          <w:szCs w:val="22"/>
        </w:rPr>
        <w:t>by Josh Lake describes that SHA-256 involves 64 rounds</w:t>
      </w:r>
      <w:r>
        <w:rPr>
          <w:rFonts w:asciiTheme="minorHAnsi" w:hAnsiTheme="minorHAnsi" w:cstheme="minorHAnsi"/>
          <w:color w:val="000000"/>
          <w:sz w:val="22"/>
          <w:szCs w:val="22"/>
        </w:rPr>
        <w:t>,</w:t>
      </w:r>
      <w:r w:rsidR="009D1CEF" w:rsidRPr="006E1A4B">
        <w:rPr>
          <w:rFonts w:asciiTheme="minorHAnsi" w:hAnsiTheme="minorHAnsi" w:cstheme="minorHAnsi"/>
          <w:color w:val="000000"/>
          <w:sz w:val="22"/>
          <w:szCs w:val="22"/>
        </w:rPr>
        <w:t xml:space="preserve"> results in a 256-bit hash</w:t>
      </w:r>
      <w:r>
        <w:rPr>
          <w:rFonts w:asciiTheme="minorHAnsi" w:hAnsiTheme="minorHAnsi" w:cstheme="minorHAnsi"/>
          <w:color w:val="000000"/>
          <w:sz w:val="22"/>
          <w:szCs w:val="22"/>
        </w:rPr>
        <w:t>,</w:t>
      </w:r>
      <w:r w:rsidR="009D1CEF" w:rsidRPr="006E1A4B">
        <w:rPr>
          <w:rFonts w:asciiTheme="minorHAnsi" w:hAnsiTheme="minorHAnsi" w:cstheme="minorHAnsi"/>
          <w:color w:val="000000"/>
          <w:sz w:val="22"/>
          <w:szCs w:val="22"/>
        </w:rPr>
        <w:t xml:space="preserve"> and has a 512-bit block size </w:t>
      </w:r>
      <w:sdt>
        <w:sdtPr>
          <w:rPr>
            <w:rFonts w:asciiTheme="minorHAnsi" w:hAnsiTheme="minorHAnsi" w:cstheme="minorHAnsi"/>
            <w:color w:val="000000"/>
            <w:sz w:val="22"/>
            <w:szCs w:val="22"/>
          </w:rPr>
          <w:tag w:val="MENDELEY_CITATION_v3_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"/>
          <w:id w:val="1890218815"/>
          <w:placeholder>
            <w:docPart w:val="A9B24C55B5C744DCBA30E5577902559F"/>
          </w:placeholder>
        </w:sdtPr>
        <w:sdtContent>
          <w:r w:rsidR="00752357" w:rsidRPr="00752357">
            <w:rPr>
              <w:rFonts w:asciiTheme="minorHAnsi" w:hAnsiTheme="minorHAnsi" w:cstheme="minorHAnsi"/>
              <w:color w:val="000000"/>
              <w:sz w:val="22"/>
              <w:szCs w:val="22"/>
            </w:rPr>
            <w:t>(Lake, 2022)</w:t>
          </w:r>
        </w:sdtContent>
      </w:sdt>
      <w:r w:rsidR="009D1CEF" w:rsidRPr="006E1A4B">
        <w:rPr>
          <w:rFonts w:asciiTheme="minorHAnsi" w:hAnsiTheme="minorHAnsi" w:cstheme="minorHAnsi"/>
          <w:color w:val="000000"/>
          <w:sz w:val="22"/>
          <w:szCs w:val="22"/>
        </w:rPr>
        <w:t>. The paper also states that the message input is processed in 32-bit words, while the initialization variables and constants are also 32-bits</w:t>
      </w:r>
      <w:r w:rsidR="009D1CEF" w:rsidRPr="009A2EFB">
        <w:rPr>
          <w:rFonts w:asciiTheme="minorHAnsi" w:hAnsiTheme="minorHAnsi" w:cstheme="minorHAnsi"/>
          <w:color w:val="000000"/>
        </w:rPr>
        <w:t xml:space="preserve"> </w:t>
      </w:r>
      <w:r w:rsidR="009D1CEF" w:rsidRPr="006E1A4B">
        <w:rPr>
          <w:rFonts w:asciiTheme="minorHAnsi" w:hAnsiTheme="minorHAnsi" w:cstheme="minorHAnsi"/>
          <w:color w:val="000000"/>
          <w:sz w:val="22"/>
          <w:szCs w:val="22"/>
        </w:rPr>
        <w:t xml:space="preserve">in length. </w:t>
      </w:r>
      <w:r w:rsidR="00C567BD">
        <w:rPr>
          <w:rFonts w:asciiTheme="minorHAnsi" w:hAnsiTheme="minorHAnsi" w:cstheme="minorHAnsi"/>
          <w:color w:val="000000"/>
          <w:sz w:val="22"/>
          <w:szCs w:val="22"/>
        </w:rPr>
        <w:t xml:space="preserve"> </w:t>
      </w:r>
      <w:r w:rsidR="004403DF">
        <w:rPr>
          <w:rFonts w:asciiTheme="minorHAnsi" w:hAnsiTheme="minorHAnsi" w:cstheme="minorHAnsi"/>
          <w:color w:val="000000"/>
          <w:sz w:val="22"/>
          <w:szCs w:val="22"/>
        </w:rPr>
        <w:t xml:space="preserve">Below is </w:t>
      </w:r>
      <w:r w:rsidR="00C567BD" w:rsidRPr="00C567BD">
        <w:rPr>
          <w:rFonts w:asciiTheme="minorHAnsi" w:hAnsiTheme="minorHAnsi" w:cstheme="minorHAnsi"/>
          <w:color w:val="000000"/>
          <w:sz w:val="22"/>
          <w:szCs w:val="22"/>
        </w:rPr>
        <w:t>a</w:t>
      </w:r>
      <w:r w:rsidR="004403DF">
        <w:rPr>
          <w:rFonts w:asciiTheme="minorHAnsi" w:hAnsiTheme="minorHAnsi" w:cstheme="minorHAnsi"/>
          <w:color w:val="000000"/>
          <w:sz w:val="22"/>
          <w:szCs w:val="22"/>
        </w:rPr>
        <w:t xml:space="preserve"> summarized</w:t>
      </w:r>
      <w:r w:rsidR="00C567BD" w:rsidRPr="00C567BD">
        <w:rPr>
          <w:rFonts w:asciiTheme="minorHAnsi" w:hAnsiTheme="minorHAnsi" w:cstheme="minorHAnsi"/>
          <w:color w:val="000000"/>
          <w:sz w:val="22"/>
          <w:szCs w:val="22"/>
        </w:rPr>
        <w:t xml:space="preserve"> overview of the process:</w:t>
      </w:r>
    </w:p>
    <w:p w14:paraId="63092E0D" w14:textId="77777777" w:rsidR="00B759BA" w:rsidRDefault="00B759BA" w:rsidP="009D1CEF">
      <w:pPr>
        <w:pStyle w:val="Header"/>
        <w:spacing w:line="360" w:lineRule="auto"/>
        <w:rPr>
          <w:rFonts w:asciiTheme="minorHAnsi" w:hAnsiTheme="minorHAnsi" w:cstheme="minorHAnsi"/>
          <w:color w:val="000000"/>
          <w:sz w:val="22"/>
          <w:szCs w:val="22"/>
        </w:rPr>
      </w:pPr>
    </w:p>
    <w:p w14:paraId="7EA1ECB6" w14:textId="68EFF74F" w:rsidR="00B759BA" w:rsidRDefault="00B759BA" w:rsidP="000C7202">
      <w:pPr>
        <w:pStyle w:val="Header"/>
        <w:numPr>
          <w:ilvl w:val="0"/>
          <w:numId w:val="17"/>
        </w:numPr>
        <w:spacing w:line="360" w:lineRule="auto"/>
        <w:rPr>
          <w:rFonts w:asciiTheme="minorHAnsi" w:hAnsiTheme="minorHAnsi" w:cstheme="minorHAnsi"/>
          <w:color w:val="000000"/>
          <w:sz w:val="22"/>
          <w:szCs w:val="22"/>
        </w:rPr>
      </w:pPr>
      <w:r w:rsidRPr="00B759BA">
        <w:rPr>
          <w:rFonts w:asciiTheme="minorHAnsi" w:hAnsiTheme="minorHAnsi" w:cstheme="minorHAnsi"/>
          <w:color w:val="000000"/>
          <w:sz w:val="22"/>
          <w:szCs w:val="22"/>
        </w:rPr>
        <w:t>The first step in the SHA-256 process is to split the input message into fixed-sized blocks. In the case of SHA-256, the blocks are 64 bytes (512 bits) in size.</w:t>
      </w:r>
    </w:p>
    <w:p w14:paraId="749897D1" w14:textId="57318439" w:rsidR="00B759BA" w:rsidRDefault="00B759BA" w:rsidP="000C7202">
      <w:pPr>
        <w:pStyle w:val="Header"/>
        <w:numPr>
          <w:ilvl w:val="0"/>
          <w:numId w:val="17"/>
        </w:numPr>
        <w:spacing w:line="360" w:lineRule="auto"/>
        <w:rPr>
          <w:rFonts w:asciiTheme="minorHAnsi" w:hAnsiTheme="minorHAnsi" w:cstheme="minorHAnsi"/>
          <w:color w:val="000000"/>
          <w:sz w:val="22"/>
          <w:szCs w:val="22"/>
        </w:rPr>
      </w:pPr>
      <w:r w:rsidRPr="00B759BA">
        <w:rPr>
          <w:rFonts w:asciiTheme="minorHAnsi" w:hAnsiTheme="minorHAnsi" w:cstheme="minorHAnsi"/>
          <w:color w:val="000000"/>
          <w:sz w:val="22"/>
          <w:szCs w:val="22"/>
        </w:rPr>
        <w:lastRenderedPageBreak/>
        <w:t>The block is padded to ensure that it is a multiple of 512 bits in size</w:t>
      </w:r>
      <w:r w:rsidR="00690277">
        <w:rPr>
          <w:rFonts w:asciiTheme="minorHAnsi" w:hAnsiTheme="minorHAnsi" w:cstheme="minorHAnsi"/>
          <w:color w:val="000000"/>
          <w:sz w:val="22"/>
          <w:szCs w:val="22"/>
        </w:rPr>
        <w:t>,</w:t>
      </w:r>
      <w:r w:rsidRPr="00B759BA">
        <w:rPr>
          <w:rFonts w:asciiTheme="minorHAnsi" w:hAnsiTheme="minorHAnsi" w:cstheme="minorHAnsi"/>
          <w:color w:val="000000"/>
          <w:sz w:val="22"/>
          <w:szCs w:val="22"/>
        </w:rPr>
        <w:t xml:space="preserve"> and this padded block is split into 16 32-bit words.</w:t>
      </w:r>
      <w:r w:rsidR="005E4797">
        <w:rPr>
          <w:rFonts w:asciiTheme="minorHAnsi" w:hAnsiTheme="minorHAnsi" w:cstheme="minorHAnsi"/>
          <w:color w:val="000000"/>
          <w:sz w:val="22"/>
          <w:szCs w:val="22"/>
        </w:rPr>
        <w:t xml:space="preserve"> </w:t>
      </w:r>
      <w:r w:rsidRPr="00B759BA">
        <w:rPr>
          <w:rFonts w:asciiTheme="minorHAnsi" w:hAnsiTheme="minorHAnsi" w:cstheme="minorHAnsi"/>
          <w:color w:val="000000"/>
          <w:sz w:val="22"/>
          <w:szCs w:val="22"/>
        </w:rPr>
        <w:t xml:space="preserve">The block is then processed through a series of mathematical operations to produce an updated intermediate hash value. </w:t>
      </w:r>
    </w:p>
    <w:p w14:paraId="4B7C57DB" w14:textId="1F99ECAD" w:rsidR="000754F6" w:rsidRDefault="000754F6" w:rsidP="000C7202">
      <w:pPr>
        <w:pStyle w:val="Header"/>
        <w:numPr>
          <w:ilvl w:val="0"/>
          <w:numId w:val="17"/>
        </w:numPr>
        <w:spacing w:line="360" w:lineRule="auto"/>
        <w:rPr>
          <w:rFonts w:asciiTheme="minorHAnsi" w:hAnsiTheme="minorHAnsi" w:cstheme="minorHAnsi"/>
          <w:color w:val="000000"/>
          <w:sz w:val="22"/>
          <w:szCs w:val="22"/>
        </w:rPr>
      </w:pPr>
      <w:r w:rsidRPr="000754F6">
        <w:rPr>
          <w:rFonts w:asciiTheme="minorHAnsi" w:hAnsiTheme="minorHAnsi" w:cstheme="minorHAnsi"/>
          <w:color w:val="000000"/>
          <w:sz w:val="22"/>
          <w:szCs w:val="22"/>
        </w:rPr>
        <w:t>The intermediate hash values are combined to make the final hash value.</w:t>
      </w:r>
    </w:p>
    <w:p w14:paraId="3F2D9D54" w14:textId="77777777" w:rsidR="000754F6" w:rsidRDefault="000754F6" w:rsidP="009D1CEF">
      <w:pPr>
        <w:pStyle w:val="Header"/>
        <w:spacing w:line="360" w:lineRule="auto"/>
        <w:rPr>
          <w:rFonts w:asciiTheme="minorHAnsi" w:hAnsiTheme="minorHAnsi" w:cstheme="minorHAnsi"/>
          <w:color w:val="000000"/>
          <w:sz w:val="22"/>
          <w:szCs w:val="22"/>
        </w:rPr>
      </w:pPr>
    </w:p>
    <w:p w14:paraId="0C0ED31A" w14:textId="375676E3" w:rsidR="009D1CEF" w:rsidRPr="006E1A4B" w:rsidRDefault="009D1CEF" w:rsidP="009D1CEF">
      <w:pPr>
        <w:pStyle w:val="Header"/>
        <w:spacing w:line="360" w:lineRule="auto"/>
        <w:rPr>
          <w:rFonts w:asciiTheme="minorHAnsi" w:hAnsiTheme="minorHAnsi" w:cstheme="minorHAnsi"/>
          <w:color w:val="000000"/>
          <w:sz w:val="22"/>
          <w:szCs w:val="22"/>
        </w:rPr>
      </w:pPr>
      <w:r w:rsidRPr="006E1A4B">
        <w:rPr>
          <w:rFonts w:asciiTheme="minorHAnsi" w:hAnsiTheme="minorHAnsi" w:cstheme="minorHAnsi"/>
          <w:color w:val="000000"/>
          <w:sz w:val="22"/>
          <w:szCs w:val="22"/>
        </w:rPr>
        <w:t xml:space="preserve">The SHA-256 algorithm is involved in many security protocols we use today, such as Transport Layer Security (TLS), Internet Protocol Security (IPSec), and Secure Shell (SSH). </w:t>
      </w:r>
      <w:r w:rsidR="00E85132">
        <w:rPr>
          <w:rFonts w:asciiTheme="minorHAnsi" w:hAnsiTheme="minorHAnsi" w:cstheme="minorHAnsi"/>
          <w:color w:val="000000"/>
          <w:sz w:val="22"/>
          <w:szCs w:val="22"/>
        </w:rPr>
        <w:t xml:space="preserve">The algorithm is </w:t>
      </w:r>
      <w:r w:rsidR="003416FA">
        <w:rPr>
          <w:rFonts w:asciiTheme="minorHAnsi" w:hAnsiTheme="minorHAnsi" w:cstheme="minorHAnsi"/>
          <w:color w:val="000000"/>
          <w:sz w:val="22"/>
          <w:szCs w:val="22"/>
        </w:rPr>
        <w:t xml:space="preserve">a </w:t>
      </w:r>
      <w:r w:rsidR="00E85132">
        <w:rPr>
          <w:rFonts w:asciiTheme="minorHAnsi" w:hAnsiTheme="minorHAnsi" w:cstheme="minorHAnsi"/>
          <w:color w:val="000000"/>
          <w:sz w:val="22"/>
          <w:szCs w:val="22"/>
        </w:rPr>
        <w:t>fast, reliable</w:t>
      </w:r>
      <w:r w:rsidR="00964C6A">
        <w:rPr>
          <w:rFonts w:asciiTheme="minorHAnsi" w:hAnsiTheme="minorHAnsi" w:cstheme="minorHAnsi"/>
          <w:color w:val="000000"/>
          <w:sz w:val="22"/>
          <w:szCs w:val="22"/>
        </w:rPr>
        <w:t>,</w:t>
      </w:r>
      <w:r w:rsidR="00E85132">
        <w:rPr>
          <w:rFonts w:asciiTheme="minorHAnsi" w:hAnsiTheme="minorHAnsi" w:cstheme="minorHAnsi"/>
          <w:color w:val="000000"/>
          <w:sz w:val="22"/>
          <w:szCs w:val="22"/>
        </w:rPr>
        <w:t xml:space="preserve"> and</w:t>
      </w:r>
      <w:r w:rsidR="00FA01D3">
        <w:rPr>
          <w:rFonts w:asciiTheme="minorHAnsi" w:hAnsiTheme="minorHAnsi" w:cstheme="minorHAnsi"/>
          <w:color w:val="000000"/>
          <w:sz w:val="22"/>
          <w:szCs w:val="22"/>
        </w:rPr>
        <w:t xml:space="preserve"> </w:t>
      </w:r>
      <w:r w:rsidR="00AB58AF">
        <w:rPr>
          <w:rFonts w:asciiTheme="minorHAnsi" w:hAnsiTheme="minorHAnsi" w:cstheme="minorHAnsi"/>
          <w:color w:val="000000"/>
          <w:sz w:val="22"/>
          <w:szCs w:val="22"/>
        </w:rPr>
        <w:t xml:space="preserve">widely used </w:t>
      </w:r>
      <w:r w:rsidR="00E85132">
        <w:rPr>
          <w:rFonts w:asciiTheme="minorHAnsi" w:hAnsiTheme="minorHAnsi" w:cstheme="minorHAnsi"/>
          <w:color w:val="000000"/>
          <w:sz w:val="22"/>
          <w:szCs w:val="22"/>
        </w:rPr>
        <w:t xml:space="preserve">hashing protocol in the world. </w:t>
      </w:r>
    </w:p>
    <w:bookmarkEnd w:id="165"/>
    <w:p w14:paraId="282B76B8" w14:textId="77777777" w:rsidR="000C6AC8" w:rsidRDefault="000C6AC8" w:rsidP="00570270">
      <w:pPr>
        <w:pStyle w:val="Header"/>
        <w:spacing w:line="360" w:lineRule="auto"/>
        <w:rPr>
          <w:rFonts w:asciiTheme="minorHAnsi" w:hAnsiTheme="minorHAnsi" w:cstheme="minorHAnsi"/>
          <w:color w:val="FF0000"/>
          <w:sz w:val="22"/>
          <w:szCs w:val="22"/>
        </w:rPr>
      </w:pPr>
    </w:p>
    <w:p w14:paraId="4C8045DC" w14:textId="6C515E99" w:rsidR="00387D03" w:rsidRPr="006E1A4B" w:rsidRDefault="00500125" w:rsidP="00387D03">
      <w:pPr>
        <w:pStyle w:val="Header"/>
        <w:spacing w:line="360" w:lineRule="auto"/>
        <w:rPr>
          <w:rFonts w:asciiTheme="minorHAnsi" w:hAnsiTheme="minorHAnsi" w:cstheme="minorHAnsi"/>
          <w:color w:val="000000"/>
          <w:sz w:val="22"/>
          <w:szCs w:val="22"/>
        </w:rPr>
      </w:pPr>
      <w:bookmarkStart w:id="167" w:name="_Hlk129183155"/>
      <w:bookmarkStart w:id="168" w:name="_Hlk129183258"/>
      <w:bookmarkStart w:id="169" w:name="_Hlk140590383"/>
      <w:bookmarkEnd w:id="137"/>
      <w:bookmarkEnd w:id="161"/>
      <w:r>
        <w:rPr>
          <w:rFonts w:asciiTheme="minorHAnsi" w:hAnsiTheme="minorHAnsi" w:cstheme="minorHAnsi"/>
          <w:color w:val="000000"/>
          <w:sz w:val="22"/>
          <w:szCs w:val="22"/>
        </w:rPr>
        <w:t>In addition to encryption, m</w:t>
      </w:r>
      <w:r w:rsidR="00387D03" w:rsidRPr="006E1A4B">
        <w:rPr>
          <w:rFonts w:asciiTheme="minorHAnsi" w:hAnsiTheme="minorHAnsi" w:cstheme="minorHAnsi"/>
          <w:color w:val="000000"/>
          <w:sz w:val="22"/>
          <w:szCs w:val="22"/>
        </w:rPr>
        <w:t xml:space="preserve">obile application developers are encouraged to consider </w:t>
      </w:r>
      <w:r w:rsidR="0008656F">
        <w:rPr>
          <w:rFonts w:asciiTheme="minorHAnsi" w:hAnsiTheme="minorHAnsi" w:cstheme="minorHAnsi"/>
          <w:color w:val="000000"/>
          <w:sz w:val="22"/>
          <w:szCs w:val="22"/>
        </w:rPr>
        <w:t>using</w:t>
      </w:r>
      <w:r w:rsidR="00387D03" w:rsidRPr="006E1A4B">
        <w:rPr>
          <w:rFonts w:asciiTheme="minorHAnsi" w:hAnsiTheme="minorHAnsi" w:cstheme="minorHAnsi"/>
          <w:color w:val="000000"/>
          <w:sz w:val="22"/>
          <w:szCs w:val="22"/>
        </w:rPr>
        <w:t xml:space="preserve"> security frameworks and penetration testing tools</w:t>
      </w:r>
      <w:r w:rsidR="00BF04F8">
        <w:rPr>
          <w:rFonts w:asciiTheme="minorHAnsi" w:hAnsiTheme="minorHAnsi" w:cstheme="minorHAnsi"/>
          <w:color w:val="000000"/>
          <w:sz w:val="22"/>
          <w:szCs w:val="22"/>
        </w:rPr>
        <w:t xml:space="preserve">. </w:t>
      </w:r>
      <w:r w:rsidR="00BF04F8" w:rsidRPr="00BF04F8">
        <w:rPr>
          <w:rFonts w:asciiTheme="minorHAnsi" w:hAnsiTheme="minorHAnsi" w:cstheme="minorHAnsi"/>
          <w:color w:val="000000"/>
          <w:sz w:val="22"/>
          <w:szCs w:val="22"/>
        </w:rPr>
        <w:t xml:space="preserve">These tools are used to </w:t>
      </w:r>
      <w:proofErr w:type="spellStart"/>
      <w:r w:rsidR="00BF04F8" w:rsidRPr="00BF04F8">
        <w:rPr>
          <w:rFonts w:asciiTheme="minorHAnsi" w:hAnsiTheme="minorHAnsi" w:cstheme="minorHAnsi"/>
          <w:color w:val="000000"/>
          <w:sz w:val="22"/>
          <w:szCs w:val="22"/>
        </w:rPr>
        <w:t>analyze</w:t>
      </w:r>
      <w:proofErr w:type="spellEnd"/>
      <w:r w:rsidR="00BF04F8" w:rsidRPr="00BF04F8">
        <w:rPr>
          <w:rFonts w:asciiTheme="minorHAnsi" w:hAnsiTheme="minorHAnsi" w:cstheme="minorHAnsi"/>
          <w:color w:val="000000"/>
          <w:sz w:val="22"/>
          <w:szCs w:val="22"/>
        </w:rPr>
        <w:t xml:space="preserve"> mobile application security vulnerabilities</w:t>
      </w:r>
      <w:r w:rsidR="00387D03" w:rsidRPr="006E1A4B">
        <w:rPr>
          <w:rFonts w:asciiTheme="minorHAnsi" w:hAnsiTheme="minorHAnsi" w:cstheme="minorHAnsi"/>
          <w:color w:val="000000"/>
          <w:sz w:val="22"/>
          <w:szCs w:val="22"/>
        </w:rPr>
        <w:t>.</w:t>
      </w:r>
      <w:r w:rsidR="00BF04F8">
        <w:rPr>
          <w:rFonts w:asciiTheme="minorHAnsi" w:hAnsiTheme="minorHAnsi" w:cstheme="minorHAnsi"/>
          <w:color w:val="000000"/>
          <w:sz w:val="22"/>
          <w:szCs w:val="22"/>
        </w:rPr>
        <w:t xml:space="preserve"> </w:t>
      </w:r>
      <w:r w:rsidR="00387D03" w:rsidRPr="006E1A4B">
        <w:rPr>
          <w:rFonts w:asciiTheme="minorHAnsi" w:hAnsiTheme="minorHAnsi" w:cstheme="minorHAnsi"/>
          <w:color w:val="000000"/>
          <w:sz w:val="22"/>
          <w:szCs w:val="22"/>
        </w:rPr>
        <w:t xml:space="preserve">Table </w:t>
      </w:r>
      <w:r w:rsidR="00690277">
        <w:rPr>
          <w:rFonts w:asciiTheme="minorHAnsi" w:hAnsiTheme="minorHAnsi" w:cstheme="minorHAnsi"/>
          <w:color w:val="000000"/>
          <w:sz w:val="22"/>
          <w:szCs w:val="22"/>
        </w:rPr>
        <w:t>3</w:t>
      </w:r>
      <w:r w:rsidR="00387D03" w:rsidRPr="006E1A4B">
        <w:rPr>
          <w:rFonts w:asciiTheme="minorHAnsi" w:hAnsiTheme="minorHAnsi" w:cstheme="minorHAnsi"/>
          <w:color w:val="000000"/>
          <w:sz w:val="22"/>
          <w:szCs w:val="22"/>
        </w:rPr>
        <w:t xml:space="preserve"> contains a list of a few mobile application security tools and frameworks. </w:t>
      </w:r>
    </w:p>
    <w:bookmarkEnd w:id="166"/>
    <w:bookmarkEnd w:id="167"/>
    <w:bookmarkEnd w:id="168"/>
    <w:bookmarkEnd w:id="169"/>
    <w:p w14:paraId="7004DCEA" w14:textId="77777777" w:rsidR="00387D03" w:rsidRDefault="00387D03" w:rsidP="00387D03">
      <w:pPr>
        <w:pStyle w:val="Header"/>
        <w:spacing w:line="360" w:lineRule="auto"/>
        <w:rPr>
          <w:rFonts w:asciiTheme="minorHAnsi" w:hAnsiTheme="minorHAnsi" w:cstheme="minorHAnsi"/>
          <w:color w:val="000000"/>
        </w:rPr>
      </w:pPr>
    </w:p>
    <w:p w14:paraId="059BEE9A" w14:textId="5151416C" w:rsidR="00387D03" w:rsidRPr="00856A94" w:rsidRDefault="00542F6D" w:rsidP="00542F6D">
      <w:pPr>
        <w:pStyle w:val="Caption"/>
        <w:rPr>
          <w:rFonts w:cstheme="minorHAnsi"/>
          <w:color w:val="000000"/>
          <w:sz w:val="22"/>
          <w:szCs w:val="22"/>
        </w:rPr>
      </w:pPr>
      <w:bookmarkStart w:id="170" w:name="_Toc177034970"/>
      <w:r w:rsidRPr="00542F6D">
        <w:rPr>
          <w:sz w:val="22"/>
          <w:szCs w:val="22"/>
        </w:rPr>
        <w:t xml:space="preserve">Table </w:t>
      </w:r>
      <w:r w:rsidRPr="00542F6D">
        <w:rPr>
          <w:sz w:val="22"/>
          <w:szCs w:val="22"/>
        </w:rPr>
        <w:fldChar w:fldCharType="begin"/>
      </w:r>
      <w:r w:rsidRPr="00542F6D">
        <w:rPr>
          <w:sz w:val="22"/>
          <w:szCs w:val="22"/>
        </w:rPr>
        <w:instrText xml:space="preserve"> SEQ Table \* ARABIC </w:instrText>
      </w:r>
      <w:r w:rsidRPr="00542F6D">
        <w:rPr>
          <w:sz w:val="22"/>
          <w:szCs w:val="22"/>
        </w:rPr>
        <w:fldChar w:fldCharType="separate"/>
      </w:r>
      <w:r w:rsidR="00B94AE3">
        <w:rPr>
          <w:noProof/>
          <w:sz w:val="22"/>
          <w:szCs w:val="22"/>
        </w:rPr>
        <w:t>3</w:t>
      </w:r>
      <w:r w:rsidRPr="00542F6D">
        <w:rPr>
          <w:sz w:val="22"/>
          <w:szCs w:val="22"/>
        </w:rPr>
        <w:fldChar w:fldCharType="end"/>
      </w:r>
      <w:r w:rsidR="00387D03" w:rsidRPr="00542F6D">
        <w:rPr>
          <w:rFonts w:cstheme="minorHAnsi"/>
          <w:sz w:val="22"/>
          <w:szCs w:val="22"/>
        </w:rPr>
        <w:t>:</w:t>
      </w:r>
      <w:r w:rsidR="00387D03" w:rsidRPr="00856A94">
        <w:rPr>
          <w:rFonts w:cstheme="minorHAnsi"/>
          <w:sz w:val="22"/>
          <w:szCs w:val="22"/>
        </w:rPr>
        <w:t xml:space="preserve"> Tools and Framework</w:t>
      </w:r>
      <w:r w:rsidR="00387D03">
        <w:rPr>
          <w:rFonts w:cstheme="minorHAnsi"/>
          <w:sz w:val="22"/>
          <w:szCs w:val="22"/>
        </w:rPr>
        <w:t xml:space="preserve"> </w:t>
      </w:r>
      <w:sdt>
        <w:sdtPr>
          <w:rPr>
            <w:rFonts w:cstheme="minorHAnsi"/>
            <w:i w:val="0"/>
            <w:color w:val="000000"/>
            <w:sz w:val="22"/>
            <w:szCs w:val="22"/>
          </w:rPr>
          <w:tag w:val="MENDELEY_CITATION_v3_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"/>
          <w:id w:val="-29800025"/>
          <w:placeholder>
            <w:docPart w:val="8FDBE5D1AE1D4F7F89196E2ED25DFB1A"/>
          </w:placeholder>
        </w:sdtPr>
        <w:sdtContent>
          <w:r w:rsidR="00752357" w:rsidRPr="00752357">
            <w:rPr>
              <w:rFonts w:cstheme="minorHAnsi"/>
              <w:i w:val="0"/>
              <w:color w:val="000000"/>
              <w:sz w:val="22"/>
              <w:szCs w:val="22"/>
            </w:rPr>
            <w:t>(Sachdeva, 2022)</w:t>
          </w:r>
        </w:sdtContent>
      </w:sdt>
      <w:bookmarkEnd w:id="170"/>
    </w:p>
    <w:tbl>
      <w:tblPr>
        <w:tblW w:w="9039" w:type="dxa"/>
        <w:tblLayout w:type="fixed"/>
        <w:tblCellMar>
          <w:left w:w="0" w:type="dxa"/>
          <w:right w:w="0" w:type="dxa"/>
        </w:tblCellMar>
        <w:tblLook w:val="0420" w:firstRow="1" w:lastRow="0" w:firstColumn="0" w:lastColumn="0" w:noHBand="0" w:noVBand="1"/>
      </w:tblPr>
      <w:tblGrid>
        <w:gridCol w:w="1843"/>
        <w:gridCol w:w="4678"/>
        <w:gridCol w:w="2518"/>
      </w:tblGrid>
      <w:tr w:rsidR="00387D03" w:rsidRPr="00941E60" w14:paraId="3CCAB4D5" w14:textId="77777777" w:rsidTr="0035273A">
        <w:trPr>
          <w:trHeight w:val="519"/>
        </w:trPr>
        <w:tc>
          <w:tcPr>
            <w:tcW w:w="1843" w:type="dxa"/>
            <w:tcBorders>
              <w:top w:val="single" w:sz="8" w:space="0" w:color="000000"/>
              <w:left w:val="nil"/>
              <w:bottom w:val="single" w:sz="8" w:space="0" w:color="000000"/>
              <w:right w:val="nil"/>
            </w:tcBorders>
            <w:tcMar>
              <w:top w:w="72" w:type="dxa"/>
              <w:left w:w="144" w:type="dxa"/>
              <w:bottom w:w="72" w:type="dxa"/>
              <w:right w:w="144" w:type="dxa"/>
            </w:tcMar>
            <w:hideMark/>
          </w:tcPr>
          <w:p w14:paraId="4A1D4B82" w14:textId="77777777" w:rsidR="00387D03" w:rsidRPr="00457533" w:rsidRDefault="00387D03" w:rsidP="0035273A">
            <w:pPr>
              <w:rPr>
                <w:rFonts w:cstheme="minorHAnsi"/>
                <w:b/>
                <w:bCs/>
              </w:rPr>
            </w:pPr>
            <w:r>
              <w:rPr>
                <w:rFonts w:ascii="Calibri" w:hAnsi="Calibri" w:cs="Arial"/>
                <w:b/>
                <w:bCs/>
              </w:rPr>
              <w:t>Tools and Framework</w:t>
            </w:r>
          </w:p>
        </w:tc>
        <w:tc>
          <w:tcPr>
            <w:tcW w:w="4678" w:type="dxa"/>
            <w:tcBorders>
              <w:top w:val="single" w:sz="8" w:space="0" w:color="000000"/>
              <w:left w:val="nil"/>
              <w:bottom w:val="single" w:sz="8" w:space="0" w:color="000000"/>
              <w:right w:val="nil"/>
            </w:tcBorders>
            <w:tcMar>
              <w:top w:w="72" w:type="dxa"/>
              <w:left w:w="144" w:type="dxa"/>
              <w:bottom w:w="72" w:type="dxa"/>
              <w:right w:w="144" w:type="dxa"/>
            </w:tcMar>
            <w:hideMark/>
          </w:tcPr>
          <w:p w14:paraId="60E69197" w14:textId="77777777" w:rsidR="00387D03" w:rsidRPr="00457533" w:rsidRDefault="00387D03" w:rsidP="0035273A">
            <w:pPr>
              <w:rPr>
                <w:rFonts w:cstheme="minorHAnsi"/>
                <w:b/>
                <w:bCs/>
              </w:rPr>
            </w:pPr>
            <w:r>
              <w:rPr>
                <w:rFonts w:ascii="Calibri" w:hAnsi="Calibri" w:cs="Arial"/>
                <w:b/>
                <w:bCs/>
              </w:rPr>
              <w:t>Description</w:t>
            </w:r>
          </w:p>
        </w:tc>
        <w:tc>
          <w:tcPr>
            <w:tcW w:w="2518" w:type="dxa"/>
            <w:tcBorders>
              <w:top w:val="single" w:sz="8" w:space="0" w:color="000000"/>
              <w:left w:val="nil"/>
              <w:bottom w:val="single" w:sz="8" w:space="0" w:color="000000"/>
              <w:right w:val="nil"/>
            </w:tcBorders>
          </w:tcPr>
          <w:p w14:paraId="086C461E" w14:textId="77777777" w:rsidR="00387D03" w:rsidRDefault="00387D03" w:rsidP="0035273A">
            <w:pPr>
              <w:rPr>
                <w:rFonts w:ascii="Calibri" w:hAnsi="Calibri" w:cs="Arial"/>
                <w:b/>
                <w:bCs/>
              </w:rPr>
            </w:pPr>
            <w:r>
              <w:rPr>
                <w:rFonts w:ascii="Calibri" w:hAnsi="Calibri" w:cs="Arial"/>
                <w:b/>
                <w:bCs/>
              </w:rPr>
              <w:t>Drawback</w:t>
            </w:r>
          </w:p>
        </w:tc>
      </w:tr>
      <w:tr w:rsidR="00387D03" w:rsidRPr="00941E60" w14:paraId="15CD88D0" w14:textId="77777777" w:rsidTr="0035273A">
        <w:trPr>
          <w:trHeight w:val="519"/>
        </w:trPr>
        <w:tc>
          <w:tcPr>
            <w:tcW w:w="1843" w:type="dxa"/>
            <w:tcBorders>
              <w:top w:val="single" w:sz="8" w:space="0" w:color="000000"/>
              <w:left w:val="nil"/>
              <w:bottom w:val="single" w:sz="8" w:space="0" w:color="000000"/>
              <w:right w:val="nil"/>
            </w:tcBorders>
            <w:tcMar>
              <w:top w:w="72" w:type="dxa"/>
              <w:left w:w="144" w:type="dxa"/>
              <w:bottom w:w="72" w:type="dxa"/>
              <w:right w:w="144" w:type="dxa"/>
            </w:tcMar>
            <w:hideMark/>
          </w:tcPr>
          <w:p w14:paraId="4788113E" w14:textId="77777777" w:rsidR="00387D03" w:rsidRPr="00856A94" w:rsidRDefault="00387D03" w:rsidP="0035273A">
            <w:pPr>
              <w:rPr>
                <w:rFonts w:cstheme="minorHAnsi"/>
              </w:rPr>
            </w:pPr>
            <w:r w:rsidRPr="00856A94">
              <w:rPr>
                <w:rFonts w:cstheme="minorHAnsi"/>
              </w:rPr>
              <w:t>Dex2jar</w:t>
            </w:r>
          </w:p>
        </w:tc>
        <w:tc>
          <w:tcPr>
            <w:tcW w:w="4678" w:type="dxa"/>
            <w:tcBorders>
              <w:top w:val="single" w:sz="8" w:space="0" w:color="000000"/>
              <w:left w:val="nil"/>
              <w:bottom w:val="single" w:sz="8" w:space="0" w:color="000000"/>
              <w:right w:val="nil"/>
            </w:tcBorders>
            <w:tcMar>
              <w:top w:w="72" w:type="dxa"/>
              <w:left w:w="144" w:type="dxa"/>
              <w:bottom w:w="72" w:type="dxa"/>
              <w:right w:w="144" w:type="dxa"/>
            </w:tcMar>
            <w:hideMark/>
          </w:tcPr>
          <w:p w14:paraId="4A0A4466" w14:textId="49B646A2" w:rsidR="00387D03" w:rsidRPr="00856A94" w:rsidRDefault="00387D03" w:rsidP="00F62F26">
            <w:pPr>
              <w:spacing w:line="240" w:lineRule="auto"/>
              <w:rPr>
                <w:rFonts w:cstheme="minorHAnsi"/>
              </w:rPr>
            </w:pPr>
            <w:r w:rsidRPr="00856A94">
              <w:rPr>
                <w:rFonts w:cstheme="minorHAnsi"/>
              </w:rPr>
              <w:t xml:space="preserve">Transforms bytecode from </w:t>
            </w:r>
            <w:r w:rsidR="00960176">
              <w:rPr>
                <w:rFonts w:cstheme="minorHAnsi"/>
              </w:rPr>
              <w:t xml:space="preserve">the </w:t>
            </w:r>
            <w:r w:rsidRPr="00856A94">
              <w:rPr>
                <w:rFonts w:cstheme="minorHAnsi"/>
              </w:rPr>
              <w:t>.</w:t>
            </w:r>
            <w:proofErr w:type="spellStart"/>
            <w:r w:rsidRPr="00856A94">
              <w:rPr>
                <w:rFonts w:cstheme="minorHAnsi"/>
              </w:rPr>
              <w:t>dex</w:t>
            </w:r>
            <w:proofErr w:type="spellEnd"/>
            <w:r w:rsidRPr="00856A94">
              <w:rPr>
                <w:rFonts w:cstheme="minorHAnsi"/>
              </w:rPr>
              <w:t xml:space="preserve"> format of an APK to classes.jar to view the source code of an Android application.</w:t>
            </w:r>
          </w:p>
        </w:tc>
        <w:tc>
          <w:tcPr>
            <w:tcW w:w="2518" w:type="dxa"/>
            <w:tcBorders>
              <w:top w:val="single" w:sz="8" w:space="0" w:color="000000"/>
              <w:left w:val="nil"/>
              <w:bottom w:val="single" w:sz="8" w:space="0" w:color="000000"/>
              <w:right w:val="nil"/>
            </w:tcBorders>
          </w:tcPr>
          <w:p w14:paraId="06EEE4D6" w14:textId="77777777" w:rsidR="00387D03" w:rsidRPr="00856A94" w:rsidRDefault="00387D03" w:rsidP="00F62F26">
            <w:pPr>
              <w:spacing w:line="240" w:lineRule="auto"/>
              <w:rPr>
                <w:rFonts w:cstheme="minorHAnsi"/>
              </w:rPr>
            </w:pPr>
            <w:r w:rsidRPr="00856A94">
              <w:rPr>
                <w:rFonts w:cstheme="minorHAnsi"/>
              </w:rPr>
              <w:t>Difficult to add new meters and devices later</w:t>
            </w:r>
          </w:p>
        </w:tc>
      </w:tr>
      <w:tr w:rsidR="00387D03" w:rsidRPr="00941E60" w14:paraId="7D3BAF9A" w14:textId="77777777" w:rsidTr="0035273A">
        <w:trPr>
          <w:trHeight w:val="519"/>
        </w:trPr>
        <w:tc>
          <w:tcPr>
            <w:tcW w:w="1843" w:type="dxa"/>
            <w:tcBorders>
              <w:top w:val="single" w:sz="8" w:space="0" w:color="000000"/>
              <w:left w:val="nil"/>
              <w:bottom w:val="single" w:sz="8" w:space="0" w:color="000000"/>
              <w:right w:val="nil"/>
            </w:tcBorders>
            <w:tcMar>
              <w:top w:w="72" w:type="dxa"/>
              <w:left w:w="144" w:type="dxa"/>
              <w:bottom w:w="72" w:type="dxa"/>
              <w:right w:w="144" w:type="dxa"/>
            </w:tcMar>
            <w:hideMark/>
          </w:tcPr>
          <w:p w14:paraId="09064757" w14:textId="77777777" w:rsidR="00387D03" w:rsidRPr="002911EF" w:rsidRDefault="00387D03" w:rsidP="0035273A">
            <w:pPr>
              <w:rPr>
                <w:rFonts w:cstheme="minorHAnsi"/>
                <w:lang w:val="pt-PT"/>
              </w:rPr>
            </w:pPr>
            <w:r w:rsidRPr="002911EF">
              <w:rPr>
                <w:rFonts w:cstheme="minorHAnsi"/>
                <w:lang w:val="pt-PT"/>
              </w:rPr>
              <w:t>Java De-compiler (JD- GUI)</w:t>
            </w:r>
          </w:p>
        </w:tc>
        <w:tc>
          <w:tcPr>
            <w:tcW w:w="4678" w:type="dxa"/>
            <w:tcBorders>
              <w:top w:val="single" w:sz="8" w:space="0" w:color="000000"/>
              <w:left w:val="nil"/>
              <w:bottom w:val="single" w:sz="8" w:space="0" w:color="000000"/>
              <w:right w:val="nil"/>
            </w:tcBorders>
            <w:tcMar>
              <w:top w:w="72" w:type="dxa"/>
              <w:left w:w="144" w:type="dxa"/>
              <w:bottom w:w="72" w:type="dxa"/>
              <w:right w:w="144" w:type="dxa"/>
            </w:tcMar>
            <w:hideMark/>
          </w:tcPr>
          <w:p w14:paraId="50EB9BC9" w14:textId="5093A895" w:rsidR="00387D03" w:rsidRPr="00856A94" w:rsidRDefault="00387D03" w:rsidP="00F62F26">
            <w:pPr>
              <w:spacing w:line="240" w:lineRule="auto"/>
              <w:rPr>
                <w:rFonts w:cstheme="minorHAnsi"/>
              </w:rPr>
            </w:pPr>
            <w:r w:rsidRPr="00856A94">
              <w:rPr>
                <w:rFonts w:cstheme="minorHAnsi"/>
              </w:rPr>
              <w:t xml:space="preserve">Java code is rendered as </w:t>
            </w:r>
            <w:r w:rsidR="00960176">
              <w:rPr>
                <w:rFonts w:cstheme="minorHAnsi"/>
              </w:rPr>
              <w:t>Java</w:t>
            </w:r>
            <w:r w:rsidRPr="00856A94">
              <w:rPr>
                <w:rFonts w:cstheme="minorHAnsi"/>
              </w:rPr>
              <w:t xml:space="preserve"> class files by this program, making it readable</w:t>
            </w:r>
            <w:r w:rsidR="00226B59">
              <w:rPr>
                <w:rFonts w:cstheme="minorHAnsi"/>
              </w:rPr>
              <w:t>.</w:t>
            </w:r>
          </w:p>
        </w:tc>
        <w:tc>
          <w:tcPr>
            <w:tcW w:w="2518" w:type="dxa"/>
            <w:tcBorders>
              <w:top w:val="single" w:sz="8" w:space="0" w:color="000000"/>
              <w:left w:val="nil"/>
              <w:bottom w:val="single" w:sz="8" w:space="0" w:color="000000"/>
              <w:right w:val="nil"/>
            </w:tcBorders>
          </w:tcPr>
          <w:p w14:paraId="79C45D49" w14:textId="29941B4D" w:rsidR="00387D03" w:rsidRPr="00856A94" w:rsidRDefault="00226B59" w:rsidP="00F62F26">
            <w:pPr>
              <w:spacing w:line="240" w:lineRule="auto"/>
              <w:rPr>
                <w:rFonts w:cstheme="minorHAnsi"/>
              </w:rPr>
            </w:pPr>
            <w:r>
              <w:rPr>
                <w:rFonts w:cstheme="minorHAnsi"/>
              </w:rPr>
              <w:t xml:space="preserve">The </w:t>
            </w:r>
            <w:r w:rsidR="00960176">
              <w:rPr>
                <w:rFonts w:cstheme="minorHAnsi"/>
              </w:rPr>
              <w:t>Ethernet</w:t>
            </w:r>
            <w:r w:rsidR="00387D03" w:rsidRPr="00856A94">
              <w:rPr>
                <w:rFonts w:cstheme="minorHAnsi"/>
              </w:rPr>
              <w:t xml:space="preserve"> connection is not encrypted</w:t>
            </w:r>
            <w:r>
              <w:rPr>
                <w:rFonts w:cstheme="minorHAnsi"/>
              </w:rPr>
              <w:t>.</w:t>
            </w:r>
          </w:p>
        </w:tc>
      </w:tr>
      <w:tr w:rsidR="00387D03" w:rsidRPr="00941E60" w14:paraId="40E814AE" w14:textId="77777777" w:rsidTr="0035273A">
        <w:trPr>
          <w:trHeight w:val="519"/>
        </w:trPr>
        <w:tc>
          <w:tcPr>
            <w:tcW w:w="1843" w:type="dxa"/>
            <w:tcBorders>
              <w:top w:val="single" w:sz="8" w:space="0" w:color="000000"/>
              <w:left w:val="nil"/>
              <w:bottom w:val="single" w:sz="8" w:space="0" w:color="000000"/>
              <w:right w:val="nil"/>
            </w:tcBorders>
            <w:tcMar>
              <w:top w:w="72" w:type="dxa"/>
              <w:left w:w="144" w:type="dxa"/>
              <w:bottom w:w="72" w:type="dxa"/>
              <w:right w:w="144" w:type="dxa"/>
            </w:tcMar>
          </w:tcPr>
          <w:p w14:paraId="75CCB156" w14:textId="77777777" w:rsidR="00387D03" w:rsidRPr="00856A94" w:rsidRDefault="00387D03" w:rsidP="0035273A">
            <w:pPr>
              <w:rPr>
                <w:rFonts w:cstheme="minorHAnsi"/>
              </w:rPr>
            </w:pPr>
            <w:proofErr w:type="spellStart"/>
            <w:r w:rsidRPr="00856A94">
              <w:rPr>
                <w:rFonts w:cstheme="minorHAnsi"/>
              </w:rPr>
              <w:t>Akptool</w:t>
            </w:r>
            <w:proofErr w:type="spellEnd"/>
          </w:p>
        </w:tc>
        <w:tc>
          <w:tcPr>
            <w:tcW w:w="4678" w:type="dxa"/>
            <w:tcBorders>
              <w:top w:val="single" w:sz="8" w:space="0" w:color="000000"/>
              <w:left w:val="nil"/>
              <w:bottom w:val="single" w:sz="8" w:space="0" w:color="000000"/>
              <w:right w:val="nil"/>
            </w:tcBorders>
            <w:tcMar>
              <w:top w:w="72" w:type="dxa"/>
              <w:left w:w="144" w:type="dxa"/>
              <w:bottom w:w="72" w:type="dxa"/>
              <w:right w:w="144" w:type="dxa"/>
            </w:tcMar>
          </w:tcPr>
          <w:p w14:paraId="48BC1CF7" w14:textId="76B5EBEA" w:rsidR="00387D03" w:rsidRPr="00856A94" w:rsidRDefault="00387D03" w:rsidP="00F62F26">
            <w:pPr>
              <w:spacing w:line="240" w:lineRule="auto"/>
              <w:rPr>
                <w:rFonts w:cstheme="minorHAnsi"/>
              </w:rPr>
            </w:pPr>
            <w:r w:rsidRPr="00856A94">
              <w:rPr>
                <w:rFonts w:cstheme="minorHAnsi"/>
              </w:rPr>
              <w:t>Open-source tools for decompiling binary closed and third-party Android apps</w:t>
            </w:r>
            <w:r w:rsidR="00226B59">
              <w:rPr>
                <w:rFonts w:cstheme="minorHAnsi"/>
              </w:rPr>
              <w:t>.</w:t>
            </w:r>
          </w:p>
        </w:tc>
        <w:tc>
          <w:tcPr>
            <w:tcW w:w="2518" w:type="dxa"/>
            <w:tcBorders>
              <w:top w:val="single" w:sz="8" w:space="0" w:color="000000"/>
              <w:left w:val="nil"/>
              <w:bottom w:val="single" w:sz="8" w:space="0" w:color="000000"/>
              <w:right w:val="nil"/>
            </w:tcBorders>
          </w:tcPr>
          <w:p w14:paraId="73AFF8C8" w14:textId="677A6D09" w:rsidR="00387D03" w:rsidRPr="00856A94" w:rsidRDefault="00387D03" w:rsidP="00F62F26">
            <w:pPr>
              <w:spacing w:line="240" w:lineRule="auto"/>
              <w:rPr>
                <w:rFonts w:cstheme="minorHAnsi"/>
              </w:rPr>
            </w:pPr>
            <w:r w:rsidRPr="00856A94">
              <w:rPr>
                <w:rFonts w:cstheme="minorHAnsi"/>
              </w:rPr>
              <w:t>Data signals often encounter interference from the electrical current running</w:t>
            </w:r>
            <w:r w:rsidR="00226B59">
              <w:rPr>
                <w:rFonts w:cstheme="minorHAnsi"/>
              </w:rPr>
              <w:t>.</w:t>
            </w:r>
          </w:p>
        </w:tc>
      </w:tr>
      <w:tr w:rsidR="00387D03" w:rsidRPr="00941E60" w14:paraId="7EB61E9A" w14:textId="77777777" w:rsidTr="0035273A">
        <w:trPr>
          <w:trHeight w:val="519"/>
        </w:trPr>
        <w:tc>
          <w:tcPr>
            <w:tcW w:w="1843" w:type="dxa"/>
            <w:tcBorders>
              <w:top w:val="single" w:sz="8" w:space="0" w:color="000000"/>
              <w:left w:val="nil"/>
              <w:bottom w:val="single" w:sz="8" w:space="0" w:color="000000"/>
              <w:right w:val="nil"/>
            </w:tcBorders>
            <w:tcMar>
              <w:top w:w="72" w:type="dxa"/>
              <w:left w:w="144" w:type="dxa"/>
              <w:bottom w:w="72" w:type="dxa"/>
              <w:right w:w="144" w:type="dxa"/>
            </w:tcMar>
            <w:hideMark/>
          </w:tcPr>
          <w:p w14:paraId="226E3326" w14:textId="77777777" w:rsidR="00387D03" w:rsidRPr="00856A94" w:rsidRDefault="00387D03" w:rsidP="0035273A">
            <w:pPr>
              <w:rPr>
                <w:rFonts w:cstheme="minorHAnsi"/>
              </w:rPr>
            </w:pPr>
            <w:proofErr w:type="spellStart"/>
            <w:r w:rsidRPr="00856A94">
              <w:rPr>
                <w:rFonts w:cstheme="minorHAnsi"/>
              </w:rPr>
              <w:t>Apk</w:t>
            </w:r>
            <w:proofErr w:type="spellEnd"/>
            <w:r w:rsidRPr="00856A94">
              <w:rPr>
                <w:rFonts w:cstheme="minorHAnsi"/>
              </w:rPr>
              <w:t xml:space="preserve"> Analyzer</w:t>
            </w:r>
          </w:p>
        </w:tc>
        <w:tc>
          <w:tcPr>
            <w:tcW w:w="4678" w:type="dxa"/>
            <w:tcBorders>
              <w:top w:val="single" w:sz="8" w:space="0" w:color="000000"/>
              <w:left w:val="nil"/>
              <w:bottom w:val="single" w:sz="8" w:space="0" w:color="000000"/>
              <w:right w:val="nil"/>
            </w:tcBorders>
            <w:tcMar>
              <w:top w:w="72" w:type="dxa"/>
              <w:left w:w="144" w:type="dxa"/>
              <w:bottom w:w="72" w:type="dxa"/>
              <w:right w:w="144" w:type="dxa"/>
            </w:tcMar>
            <w:hideMark/>
          </w:tcPr>
          <w:p w14:paraId="78AD0DC5" w14:textId="5EB5D89F" w:rsidR="00387D03" w:rsidRPr="00856A94" w:rsidRDefault="00387D03" w:rsidP="00F62F26">
            <w:pPr>
              <w:spacing w:line="240" w:lineRule="auto"/>
              <w:rPr>
                <w:rFonts w:cstheme="minorHAnsi"/>
              </w:rPr>
            </w:pPr>
            <w:r w:rsidRPr="00856A94">
              <w:rPr>
                <w:rFonts w:cstheme="minorHAnsi"/>
              </w:rPr>
              <w:t>File sizes and their proportional percentage of the total APK size are provided to the file’s browser by the APK Analyzer</w:t>
            </w:r>
            <w:r w:rsidR="00226B59">
              <w:rPr>
                <w:rFonts w:cstheme="minorHAnsi"/>
              </w:rPr>
              <w:t>.</w:t>
            </w:r>
          </w:p>
        </w:tc>
        <w:tc>
          <w:tcPr>
            <w:tcW w:w="2518" w:type="dxa"/>
            <w:tcBorders>
              <w:top w:val="single" w:sz="8" w:space="0" w:color="000000"/>
              <w:left w:val="nil"/>
              <w:bottom w:val="single" w:sz="8" w:space="0" w:color="000000"/>
              <w:right w:val="nil"/>
            </w:tcBorders>
          </w:tcPr>
          <w:p w14:paraId="21F63E06" w14:textId="77777777" w:rsidR="00387D03" w:rsidRPr="00856A94" w:rsidRDefault="00387D03" w:rsidP="00F62F26">
            <w:pPr>
              <w:spacing w:line="240" w:lineRule="auto"/>
              <w:rPr>
                <w:rFonts w:cstheme="minorHAnsi"/>
              </w:rPr>
            </w:pPr>
            <w:r w:rsidRPr="00856A94">
              <w:rPr>
                <w:rFonts w:cstheme="minorHAnsi"/>
              </w:rPr>
              <w:t>Need a gateway to convert the data to TCP/IP</w:t>
            </w:r>
          </w:p>
        </w:tc>
      </w:tr>
    </w:tbl>
    <w:p w14:paraId="6428407E" w14:textId="77777777" w:rsidR="00C36345" w:rsidRDefault="00C36345" w:rsidP="00372C51">
      <w:pPr>
        <w:jc w:val="both"/>
        <w:rPr>
          <w:rFonts w:cstheme="minorHAnsi"/>
        </w:rPr>
      </w:pPr>
      <w:bookmarkStart w:id="171" w:name="_Hlk141170498"/>
    </w:p>
    <w:p w14:paraId="39751238" w14:textId="7B65B0A5" w:rsidR="00CA4D83" w:rsidRPr="00697F2B" w:rsidRDefault="00CA4D83" w:rsidP="00372C51">
      <w:pPr>
        <w:jc w:val="both"/>
        <w:rPr>
          <w:rFonts w:cstheme="minorHAnsi"/>
        </w:rPr>
      </w:pPr>
      <w:commentRangeStart w:id="172"/>
      <w:commentRangeStart w:id="173"/>
      <w:r w:rsidRPr="00697F2B">
        <w:rPr>
          <w:rFonts w:cstheme="minorHAnsi"/>
        </w:rPr>
        <w:t>The</w:t>
      </w:r>
      <w:r w:rsidR="0008656F" w:rsidRPr="00697F2B">
        <w:rPr>
          <w:rFonts w:cstheme="minorHAnsi"/>
        </w:rPr>
        <w:t>se</w:t>
      </w:r>
      <w:r w:rsidRPr="00697F2B">
        <w:rPr>
          <w:rFonts w:cstheme="minorHAnsi"/>
        </w:rPr>
        <w:t xml:space="preserve"> tools </w:t>
      </w:r>
      <w:r w:rsidR="004A5CC7" w:rsidRPr="00697F2B">
        <w:rPr>
          <w:rFonts w:cstheme="minorHAnsi"/>
        </w:rPr>
        <w:t>and fram</w:t>
      </w:r>
      <w:r w:rsidR="0008656F" w:rsidRPr="00697F2B">
        <w:rPr>
          <w:rFonts w:cstheme="minorHAnsi"/>
        </w:rPr>
        <w:t>e</w:t>
      </w:r>
      <w:r w:rsidR="004A5CC7" w:rsidRPr="00697F2B">
        <w:rPr>
          <w:rFonts w:cstheme="minorHAnsi"/>
        </w:rPr>
        <w:t>work</w:t>
      </w:r>
      <w:r w:rsidR="0008656F" w:rsidRPr="00697F2B">
        <w:rPr>
          <w:rFonts w:cstheme="minorHAnsi"/>
        </w:rPr>
        <w:t xml:space="preserve">s </w:t>
      </w:r>
      <w:r w:rsidRPr="00697F2B">
        <w:rPr>
          <w:rFonts w:cstheme="minorHAnsi"/>
        </w:rPr>
        <w:t xml:space="preserve">can be used for penetration testing and reverse engineering. Penetration </w:t>
      </w:r>
      <w:commentRangeEnd w:id="172"/>
      <w:r w:rsidR="00236EE6" w:rsidRPr="00697F2B">
        <w:rPr>
          <w:rStyle w:val="CommentReference"/>
          <w:rFonts w:cstheme="minorHAnsi"/>
          <w:szCs w:val="22"/>
        </w:rPr>
        <w:commentReference w:id="172"/>
      </w:r>
      <w:commentRangeEnd w:id="173"/>
      <w:r w:rsidR="00236EE6" w:rsidRPr="00697F2B">
        <w:rPr>
          <w:rStyle w:val="CommentReference"/>
          <w:rFonts w:cstheme="minorHAnsi"/>
          <w:szCs w:val="22"/>
        </w:rPr>
        <w:commentReference w:id="173"/>
      </w:r>
      <w:r w:rsidRPr="00697F2B">
        <w:rPr>
          <w:rFonts w:cstheme="minorHAnsi"/>
        </w:rPr>
        <w:t>testing is</w:t>
      </w:r>
      <w:r w:rsidR="008F696F">
        <w:rPr>
          <w:rFonts w:cstheme="minorHAnsi"/>
        </w:rPr>
        <w:t xml:space="preserve"> a</w:t>
      </w:r>
      <w:r w:rsidRPr="00697F2B">
        <w:rPr>
          <w:rFonts w:cstheme="minorHAnsi"/>
        </w:rPr>
        <w:t xml:space="preserve"> simulated cyber-attack against a network or a computer system</w:t>
      </w:r>
      <w:r w:rsidR="00960176">
        <w:rPr>
          <w:rFonts w:cstheme="minorHAnsi"/>
        </w:rPr>
        <w:t>,</w:t>
      </w:r>
      <w:r w:rsidRPr="00697F2B">
        <w:rPr>
          <w:rFonts w:cstheme="minorHAnsi"/>
        </w:rPr>
        <w:t xml:space="preserve"> used to check for vulnerabilities</w:t>
      </w:r>
      <w:r w:rsidR="00960176">
        <w:rPr>
          <w:rFonts w:cstheme="minorHAnsi"/>
        </w:rPr>
        <w:t>,</w:t>
      </w:r>
      <w:r w:rsidR="00964C6A" w:rsidRPr="00697F2B">
        <w:rPr>
          <w:rFonts w:cstheme="minorHAnsi"/>
        </w:rPr>
        <w:t xml:space="preserve"> while </w:t>
      </w:r>
      <w:r w:rsidR="00697F2B" w:rsidRPr="00697F2B">
        <w:rPr>
          <w:rFonts w:cstheme="minorHAnsi"/>
        </w:rPr>
        <w:t>r</w:t>
      </w:r>
      <w:r w:rsidR="0008656F" w:rsidRPr="00697F2B">
        <w:rPr>
          <w:rFonts w:cstheme="minorHAnsi"/>
        </w:rPr>
        <w:t xml:space="preserve">everse engineering </w:t>
      </w:r>
      <w:r w:rsidR="008F696F">
        <w:rPr>
          <w:rFonts w:cstheme="minorHAnsi"/>
        </w:rPr>
        <w:t xml:space="preserve">is </w:t>
      </w:r>
      <w:r w:rsidR="00BB1467" w:rsidRPr="00697F2B">
        <w:rPr>
          <w:rFonts w:cstheme="minorHAnsi"/>
        </w:rPr>
        <w:t xml:space="preserve">the process of </w:t>
      </w:r>
      <w:r w:rsidR="00697F2B" w:rsidRPr="00697F2B">
        <w:rPr>
          <w:rFonts w:cstheme="minorHAnsi"/>
        </w:rPr>
        <w:t>analysing</w:t>
      </w:r>
      <w:r w:rsidR="00BB1467" w:rsidRPr="00697F2B">
        <w:rPr>
          <w:rFonts w:cstheme="minorHAnsi"/>
        </w:rPr>
        <w:t xml:space="preserve"> software application</w:t>
      </w:r>
      <w:r w:rsidR="008F696F">
        <w:rPr>
          <w:rFonts w:cstheme="minorHAnsi"/>
        </w:rPr>
        <w:t>s</w:t>
      </w:r>
      <w:r w:rsidR="00BB1467" w:rsidRPr="00697F2B">
        <w:rPr>
          <w:rFonts w:cstheme="minorHAnsi"/>
        </w:rPr>
        <w:t xml:space="preserve"> to understand </w:t>
      </w:r>
      <w:r w:rsidR="008F696F">
        <w:rPr>
          <w:rFonts w:cstheme="minorHAnsi"/>
        </w:rPr>
        <w:lastRenderedPageBreak/>
        <w:t>their</w:t>
      </w:r>
      <w:r w:rsidR="00BB1467" w:rsidRPr="00697F2B">
        <w:rPr>
          <w:rFonts w:cstheme="minorHAnsi"/>
        </w:rPr>
        <w:t xml:space="preserve"> source code</w:t>
      </w:r>
      <w:r w:rsidR="00964C6A" w:rsidRPr="00697F2B">
        <w:rPr>
          <w:rFonts w:cstheme="minorHAnsi"/>
        </w:rPr>
        <w:t>.</w:t>
      </w:r>
      <w:r w:rsidR="00BB1467" w:rsidRPr="00697F2B">
        <w:rPr>
          <w:rFonts w:cstheme="minorHAnsi"/>
        </w:rPr>
        <w:t xml:space="preserve"> </w:t>
      </w:r>
      <w:r w:rsidRPr="00697F2B">
        <w:rPr>
          <w:rFonts w:cstheme="minorHAnsi"/>
        </w:rPr>
        <w:t>A combination of these testing tools can be used to ensure that all exploitable vulnerabilities are detected</w:t>
      </w:r>
      <w:r w:rsidR="00A972FA" w:rsidRPr="00697F2B">
        <w:rPr>
          <w:rFonts w:cstheme="minorHAnsi"/>
        </w:rPr>
        <w:t xml:space="preserve"> and addressed</w:t>
      </w:r>
      <w:r w:rsidRPr="00697F2B">
        <w:rPr>
          <w:rFonts w:cstheme="minorHAnsi"/>
        </w:rPr>
        <w:t xml:space="preserve">. </w:t>
      </w:r>
    </w:p>
    <w:p w14:paraId="37BE61A3" w14:textId="77777777" w:rsidR="005B1EAB" w:rsidRDefault="005B1EAB" w:rsidP="005B1EAB">
      <w:pPr>
        <w:pStyle w:val="Heading2"/>
        <w:ind w:left="851" w:hanging="851"/>
      </w:pPr>
      <w:bookmarkStart w:id="174" w:name="_Toc225524908"/>
      <w:bookmarkEnd w:id="171"/>
      <w:r w:rsidRPr="00387D03">
        <w:t>Smart Energy Meters</w:t>
      </w:r>
      <w:bookmarkEnd w:id="174"/>
      <w:r w:rsidRPr="00387D03">
        <w:t xml:space="preserve"> </w:t>
      </w:r>
    </w:p>
    <w:p w14:paraId="1DB47179" w14:textId="3B0CD59E" w:rsidR="005B1EAB" w:rsidRPr="006E1A4B" w:rsidRDefault="005B1EAB" w:rsidP="005B1EAB">
      <w:pPr>
        <w:jc w:val="both"/>
        <w:rPr>
          <w:rFonts w:cstheme="minorHAnsi"/>
          <w:color w:val="000000"/>
        </w:rPr>
      </w:pPr>
      <w:bookmarkStart w:id="175" w:name="_Hlk165891059"/>
      <w:bookmarkStart w:id="176" w:name="_Hlk112247477"/>
      <w:r w:rsidRPr="006E1A4B">
        <w:rPr>
          <w:rFonts w:cstheme="minorHAnsi"/>
          <w:color w:val="000000"/>
        </w:rPr>
        <w:t>Smart meter</w:t>
      </w:r>
      <w:r w:rsidR="00784594">
        <w:rPr>
          <w:rFonts w:cstheme="minorHAnsi"/>
          <w:color w:val="000000"/>
        </w:rPr>
        <w:t>s</w:t>
      </w:r>
      <w:r w:rsidRPr="006E1A4B">
        <w:rPr>
          <w:rFonts w:cstheme="minorHAnsi"/>
          <w:color w:val="000000"/>
        </w:rPr>
        <w:t xml:space="preserve"> are IoT devices that measure and transmit data about electricity consumption to power companies using sensors (Garcia, 2021). </w:t>
      </w:r>
      <w:r w:rsidRPr="006E1A4B">
        <w:rPr>
          <w:rFonts w:cstheme="minorHAnsi"/>
        </w:rPr>
        <w:t xml:space="preserve">In comparison to conventional energy meters, smart meters have advantages such as bi-directional communication </w:t>
      </w:r>
      <w:r w:rsidR="00784594">
        <w:rPr>
          <w:rFonts w:cstheme="minorHAnsi"/>
        </w:rPr>
        <w:t xml:space="preserve">and </w:t>
      </w:r>
      <w:r w:rsidRPr="006E1A4B">
        <w:rPr>
          <w:rFonts w:cstheme="minorHAnsi"/>
        </w:rPr>
        <w:t xml:space="preserve">automatic meter readings, meaning no more estimated billing </w:t>
      </w:r>
      <w:sdt>
        <w:sdtPr>
          <w:rPr>
            <w:rFonts w:cstheme="minorHAnsi"/>
            <w:color w:val="000000"/>
          </w:rPr>
          <w:tag w:val="MENDELEY_CITATION_v3_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"/>
          <w:id w:val="-1890332185"/>
          <w:placeholder>
            <w:docPart w:val="03BD2FC25C7B4A5591FD27BC6D84069D"/>
          </w:placeholder>
        </w:sdtPr>
        <w:sdtContent>
          <w:r w:rsidR="00752357" w:rsidRPr="00752357">
            <w:rPr>
              <w:rFonts w:cstheme="minorHAnsi"/>
              <w:color w:val="000000"/>
            </w:rPr>
            <w:t>(Campion, 2022)</w:t>
          </w:r>
        </w:sdtContent>
      </w:sdt>
      <w:r w:rsidRPr="006E1A4B">
        <w:rPr>
          <w:rFonts w:cstheme="minorHAnsi"/>
        </w:rPr>
        <w:t xml:space="preserve">. </w:t>
      </w:r>
    </w:p>
    <w:p w14:paraId="2E71FED5" w14:textId="77777777" w:rsidR="005B1EAB" w:rsidRPr="006E1A4B" w:rsidRDefault="005B1EAB" w:rsidP="005B1EAB">
      <w:pPr>
        <w:jc w:val="both"/>
        <w:rPr>
          <w:rFonts w:cstheme="minorHAnsi"/>
          <w:color w:val="000000"/>
        </w:rPr>
      </w:pPr>
    </w:p>
    <w:p w14:paraId="3F7B0D96" w14:textId="6B92318D" w:rsidR="005B1EAB" w:rsidRDefault="00C65877" w:rsidP="00BA3281">
      <w:pPr>
        <w:jc w:val="both"/>
        <w:rPr>
          <w:rFonts w:cstheme="minorHAnsi"/>
          <w:color w:val="000000"/>
        </w:rPr>
      </w:pPr>
      <w:r w:rsidRPr="006E1A4B">
        <w:rPr>
          <w:rFonts w:cstheme="minorHAnsi"/>
          <w:color w:val="000000"/>
        </w:rPr>
        <w:t xml:space="preserve">A 2020 article from Power and Beyond talks about how IoT-type intelligence will allow operators to visualize and manage their smart grids reliably and efficiently </w:t>
      </w:r>
      <w:sdt>
        <w:sdtPr>
          <w:rPr>
            <w:rFonts w:cstheme="minorHAnsi"/>
            <w:color w:val="000000"/>
          </w:rPr>
          <w:tag w:val="MENDELEY_CITATION_v3_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"/>
          <w:id w:val="-196009424"/>
          <w:placeholder>
            <w:docPart w:val="F94386C395994276A0EB229985E28B93"/>
          </w:placeholder>
        </w:sdtPr>
        <w:sdtContent>
          <w:r w:rsidR="00752357" w:rsidRPr="00752357">
            <w:rPr>
              <w:rFonts w:cstheme="minorHAnsi"/>
              <w:color w:val="000000"/>
            </w:rPr>
            <w:t>(</w:t>
          </w:r>
          <w:proofErr w:type="spellStart"/>
          <w:r w:rsidR="00752357" w:rsidRPr="00752357">
            <w:rPr>
              <w:rFonts w:cstheme="minorHAnsi"/>
              <w:color w:val="000000"/>
            </w:rPr>
            <w:t>Charig</w:t>
          </w:r>
          <w:proofErr w:type="spellEnd"/>
          <w:r w:rsidR="00752357" w:rsidRPr="00752357">
            <w:rPr>
              <w:rFonts w:cstheme="minorHAnsi"/>
              <w:color w:val="000000"/>
            </w:rPr>
            <w:t>, 2020)</w:t>
          </w:r>
        </w:sdtContent>
      </w:sdt>
      <w:r w:rsidRPr="006E1A4B">
        <w:rPr>
          <w:rFonts w:cstheme="minorHAnsi"/>
          <w:color w:val="000000"/>
        </w:rPr>
        <w:t>. The article also talks about smart metering</w:t>
      </w:r>
      <w:r w:rsidR="00690277">
        <w:rPr>
          <w:rFonts w:cstheme="minorHAnsi"/>
          <w:color w:val="000000"/>
        </w:rPr>
        <w:t>,</w:t>
      </w:r>
      <w:r w:rsidRPr="006E1A4B">
        <w:rPr>
          <w:rFonts w:cstheme="minorHAnsi"/>
          <w:color w:val="000000"/>
        </w:rPr>
        <w:t xml:space="preserve"> allowing </w:t>
      </w:r>
      <w:r w:rsidRPr="006E1A4B">
        <w:rPr>
          <w:rFonts w:cstheme="minorHAnsi"/>
        </w:rPr>
        <w:t xml:space="preserve">customers </w:t>
      </w:r>
      <w:r w:rsidRPr="006E1A4B">
        <w:rPr>
          <w:rFonts w:cstheme="minorHAnsi"/>
          <w:color w:val="000000"/>
        </w:rPr>
        <w:t xml:space="preserve">to see how much energy they are using, when they are using it, and its costs. </w:t>
      </w:r>
      <w:r w:rsidR="005B1EAB" w:rsidRPr="006E1A4B">
        <w:rPr>
          <w:rFonts w:cstheme="minorHAnsi"/>
          <w:color w:val="000000"/>
        </w:rPr>
        <w:t>Smart meters typically transmit data to a local smart meter gateway, which aggregates data from all meters and then forward</w:t>
      </w:r>
      <w:r w:rsidR="003416FA">
        <w:rPr>
          <w:rFonts w:cstheme="minorHAnsi"/>
          <w:color w:val="000000"/>
        </w:rPr>
        <w:t>s</w:t>
      </w:r>
      <w:r w:rsidR="005B1EAB" w:rsidRPr="006E1A4B">
        <w:rPr>
          <w:rFonts w:cstheme="minorHAnsi"/>
          <w:color w:val="000000"/>
        </w:rPr>
        <w:t xml:space="preserve"> it to the cloud, where providers and customers can access it through a platform</w:t>
      </w:r>
      <w:r w:rsidR="00690277">
        <w:rPr>
          <w:rFonts w:cstheme="minorHAnsi"/>
          <w:color w:val="000000"/>
        </w:rPr>
        <w:t>,</w:t>
      </w:r>
      <w:r w:rsidR="00D33FE2">
        <w:rPr>
          <w:rFonts w:cstheme="minorHAnsi"/>
          <w:color w:val="000000"/>
        </w:rPr>
        <w:t xml:space="preserve"> as shown in Figure </w:t>
      </w:r>
      <w:r w:rsidR="00690277">
        <w:rPr>
          <w:rFonts w:cstheme="minorHAnsi"/>
          <w:color w:val="000000"/>
        </w:rPr>
        <w:t>5</w:t>
      </w:r>
      <w:r w:rsidR="005B1EAB" w:rsidRPr="006E1A4B">
        <w:rPr>
          <w:rFonts w:cstheme="minorHAnsi"/>
          <w:color w:val="000000"/>
        </w:rPr>
        <w:t xml:space="preserve"> </w:t>
      </w:r>
      <w:sdt>
        <w:sdtPr>
          <w:rPr>
            <w:rFonts w:cstheme="minorHAnsi"/>
            <w:color w:val="000000"/>
          </w:rPr>
          <w:tag w:val="MENDELEY_CITATION_v3_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"/>
          <w:id w:val="965087876"/>
          <w:placeholder>
            <w:docPart w:val="402DB0263CB641A5B55264E14C8BC266"/>
          </w:placeholder>
        </w:sdtPr>
        <w:sdtContent>
          <w:r w:rsidR="00752357" w:rsidRPr="00752357">
            <w:rPr>
              <w:rFonts w:cstheme="minorHAnsi"/>
              <w:color w:val="000000"/>
            </w:rPr>
            <w:t>(Garcia, 2021a)</w:t>
          </w:r>
        </w:sdtContent>
      </w:sdt>
      <w:r w:rsidR="005B1EAB" w:rsidRPr="006E1A4B">
        <w:rPr>
          <w:rFonts w:cstheme="minorHAnsi"/>
          <w:color w:val="000000"/>
        </w:rPr>
        <w:t>.</w:t>
      </w:r>
      <w:r w:rsidR="00BA3281">
        <w:rPr>
          <w:rFonts w:cstheme="minorHAnsi"/>
          <w:color w:val="000000"/>
        </w:rPr>
        <w:t xml:space="preserve"> </w:t>
      </w:r>
    </w:p>
    <w:bookmarkEnd w:id="175"/>
    <w:p w14:paraId="6EC51C9D" w14:textId="77777777" w:rsidR="005B1EAB" w:rsidRDefault="005B1EAB" w:rsidP="005B1EAB">
      <w:pPr>
        <w:keepNext/>
      </w:pPr>
      <w:r>
        <w:rPr>
          <w:noProof/>
          <w:lang w:eastAsia="en-GB"/>
        </w:rPr>
        <w:drawing>
          <wp:inline distT="0" distB="0" distL="0" distR="0" wp14:anchorId="1BAE6A6A" wp14:editId="0D352C98">
            <wp:extent cx="5760720" cy="1751965"/>
            <wp:effectExtent l="0" t="0" r="0" b="635"/>
            <wp:docPr id="3"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iagram&#10;&#10;Description automatically generated"/>
                    <pic:cNvPicPr/>
                  </pic:nvPicPr>
                  <pic:blipFill>
                    <a:blip r:embed="rId17"/>
                    <a:stretch>
                      <a:fillRect/>
                    </a:stretch>
                  </pic:blipFill>
                  <pic:spPr>
                    <a:xfrm>
                      <a:off x="0" y="0"/>
                      <a:ext cx="5760720" cy="1751965"/>
                    </a:xfrm>
                    <a:prstGeom prst="rect">
                      <a:avLst/>
                    </a:prstGeom>
                  </pic:spPr>
                </pic:pic>
              </a:graphicData>
            </a:graphic>
          </wp:inline>
        </w:drawing>
      </w:r>
    </w:p>
    <w:p w14:paraId="1AE7AD2C" w14:textId="6AE2BE3F" w:rsidR="005B1EAB" w:rsidRPr="007B3777" w:rsidRDefault="00542F6D" w:rsidP="00542F6D">
      <w:pPr>
        <w:pStyle w:val="Caption"/>
        <w:rPr>
          <w:rFonts w:cstheme="minorHAnsi"/>
          <w:color w:val="000000"/>
          <w:sz w:val="22"/>
          <w:szCs w:val="22"/>
        </w:rPr>
      </w:pPr>
      <w:bookmarkStart w:id="177" w:name="_Toc177034950"/>
      <w:r w:rsidRPr="00542F6D">
        <w:rPr>
          <w:sz w:val="22"/>
          <w:szCs w:val="22"/>
        </w:rPr>
        <w:t xml:space="preserve">Figure </w:t>
      </w:r>
      <w:r w:rsidRPr="00542F6D">
        <w:rPr>
          <w:sz w:val="22"/>
          <w:szCs w:val="22"/>
        </w:rPr>
        <w:fldChar w:fldCharType="begin"/>
      </w:r>
      <w:r w:rsidRPr="00542F6D">
        <w:rPr>
          <w:sz w:val="22"/>
          <w:szCs w:val="22"/>
        </w:rPr>
        <w:instrText xml:space="preserve"> SEQ Figure \* ARABIC </w:instrText>
      </w:r>
      <w:r w:rsidRPr="00542F6D">
        <w:rPr>
          <w:sz w:val="22"/>
          <w:szCs w:val="22"/>
        </w:rPr>
        <w:fldChar w:fldCharType="separate"/>
      </w:r>
      <w:r w:rsidR="00DA7B00">
        <w:rPr>
          <w:noProof/>
          <w:sz w:val="22"/>
          <w:szCs w:val="22"/>
        </w:rPr>
        <w:t>5</w:t>
      </w:r>
      <w:r w:rsidRPr="00542F6D">
        <w:rPr>
          <w:sz w:val="22"/>
          <w:szCs w:val="22"/>
        </w:rPr>
        <w:fldChar w:fldCharType="end"/>
      </w:r>
      <w:r w:rsidR="005B1EAB" w:rsidRPr="00542F6D">
        <w:rPr>
          <w:rFonts w:cstheme="minorHAnsi"/>
          <w:sz w:val="22"/>
          <w:szCs w:val="22"/>
        </w:rPr>
        <w:t>:</w:t>
      </w:r>
      <w:r w:rsidR="005B1EAB" w:rsidRPr="007B3777">
        <w:rPr>
          <w:rFonts w:cstheme="minorHAnsi"/>
          <w:sz w:val="22"/>
          <w:szCs w:val="22"/>
        </w:rPr>
        <w:t xml:space="preserve"> Typical Smart Meter Communication</w:t>
      </w:r>
      <w:r w:rsidR="005B1EAB">
        <w:rPr>
          <w:rFonts w:cstheme="minorHAnsi"/>
          <w:sz w:val="22"/>
          <w:szCs w:val="22"/>
        </w:rPr>
        <w:t xml:space="preserve"> </w:t>
      </w:r>
      <w:sdt>
        <w:sdtPr>
          <w:rPr>
            <w:rFonts w:cstheme="minorHAnsi"/>
            <w:i w:val="0"/>
            <w:color w:val="000000"/>
            <w:sz w:val="22"/>
            <w:szCs w:val="22"/>
          </w:rPr>
          <w:tag w:val="MENDELEY_CITATION_v3_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"/>
          <w:id w:val="1146174284"/>
          <w:placeholder>
            <w:docPart w:val="402DB0263CB641A5B55264E14C8BC266"/>
          </w:placeholder>
        </w:sdtPr>
        <w:sdtContent>
          <w:r w:rsidR="00752357" w:rsidRPr="00752357">
            <w:rPr>
              <w:rFonts w:cstheme="minorHAnsi"/>
              <w:i w:val="0"/>
              <w:color w:val="000000"/>
              <w:sz w:val="22"/>
              <w:szCs w:val="22"/>
            </w:rPr>
            <w:t>(Garcia, 2021a)</w:t>
          </w:r>
        </w:sdtContent>
      </w:sdt>
      <w:bookmarkEnd w:id="177"/>
    </w:p>
    <w:p w14:paraId="44EB2775" w14:textId="77777777" w:rsidR="005B1EAB" w:rsidRPr="00560F03" w:rsidRDefault="005B1EAB" w:rsidP="005B1EAB">
      <w:pPr>
        <w:rPr>
          <w:rFonts w:cstheme="minorHAnsi"/>
          <w:color w:val="000000"/>
        </w:rPr>
      </w:pPr>
    </w:p>
    <w:p w14:paraId="6801D294" w14:textId="1C57A4D9" w:rsidR="005B1EAB" w:rsidRDefault="00DB5C93" w:rsidP="00DB5C93">
      <w:pPr>
        <w:rPr>
          <w:rFonts w:cstheme="minorHAnsi"/>
        </w:rPr>
      </w:pPr>
      <w:bookmarkStart w:id="178" w:name="_Hlk137624461"/>
      <w:bookmarkStart w:id="179" w:name="_Hlk165891043"/>
      <w:r w:rsidRPr="002F72BE">
        <w:rPr>
          <w:rFonts w:cstheme="minorHAnsi"/>
        </w:rPr>
        <w:t>By using Ethernet or Wi-Fi, smart meters can use TCP/IP</w:t>
      </w:r>
      <w:r>
        <w:rPr>
          <w:rFonts w:cstheme="minorHAnsi"/>
        </w:rPr>
        <w:t xml:space="preserve"> </w:t>
      </w:r>
      <w:r w:rsidRPr="00BC6AA3">
        <w:rPr>
          <w:rFonts w:cstheme="minorHAnsi"/>
        </w:rPr>
        <w:t xml:space="preserve">(Transmission Control Protocol/Internet Protocol) </w:t>
      </w:r>
      <w:r w:rsidRPr="002F72BE">
        <w:rPr>
          <w:rFonts w:cstheme="minorHAnsi"/>
        </w:rPr>
        <w:t xml:space="preserve"> to communicate with the gateway and </w:t>
      </w:r>
      <w:r w:rsidR="00690277">
        <w:rPr>
          <w:rFonts w:cstheme="minorHAnsi"/>
        </w:rPr>
        <w:t>vice versa</w:t>
      </w:r>
      <w:r w:rsidRPr="002F72BE">
        <w:rPr>
          <w:rFonts w:cstheme="minorHAnsi"/>
        </w:rPr>
        <w:t xml:space="preserve">. Table </w:t>
      </w:r>
      <w:r w:rsidR="00690277">
        <w:rPr>
          <w:rFonts w:cstheme="minorHAnsi"/>
        </w:rPr>
        <w:t>4</w:t>
      </w:r>
      <w:r w:rsidRPr="002F72BE">
        <w:rPr>
          <w:rFonts w:cstheme="minorHAnsi"/>
        </w:rPr>
        <w:t xml:space="preserve"> </w:t>
      </w:r>
      <w:r w:rsidR="00690277">
        <w:rPr>
          <w:rFonts w:cstheme="minorHAnsi"/>
        </w:rPr>
        <w:t>contains information about</w:t>
      </w:r>
      <w:r w:rsidRPr="002F72BE">
        <w:rPr>
          <w:rFonts w:cstheme="minorHAnsi"/>
        </w:rPr>
        <w:t xml:space="preserve"> the different types of protocols</w:t>
      </w:r>
      <w:r w:rsidR="00690277">
        <w:rPr>
          <w:rFonts w:cstheme="minorHAnsi"/>
        </w:rPr>
        <w:t xml:space="preserve">. </w:t>
      </w:r>
      <w:r w:rsidRPr="002F72BE">
        <w:rPr>
          <w:rFonts w:cstheme="minorHAnsi"/>
        </w:rPr>
        <w:t xml:space="preserve">  </w:t>
      </w:r>
      <w:bookmarkEnd w:id="178"/>
    </w:p>
    <w:bookmarkEnd w:id="179"/>
    <w:p w14:paraId="1C711D6A" w14:textId="77777777" w:rsidR="00EB63B7" w:rsidRDefault="00EB63B7" w:rsidP="00DB5C93">
      <w:pPr>
        <w:rPr>
          <w:rFonts w:cstheme="minorHAnsi"/>
          <w:color w:val="000000"/>
        </w:rPr>
      </w:pPr>
    </w:p>
    <w:p w14:paraId="5191908C" w14:textId="77777777" w:rsidR="004D380E" w:rsidRDefault="004D380E" w:rsidP="00DB5C93">
      <w:pPr>
        <w:rPr>
          <w:rFonts w:cstheme="minorHAnsi"/>
          <w:color w:val="000000"/>
        </w:rPr>
      </w:pPr>
    </w:p>
    <w:p w14:paraId="7049E443" w14:textId="77777777" w:rsidR="004D380E" w:rsidRDefault="004D380E" w:rsidP="00DB5C93">
      <w:pPr>
        <w:rPr>
          <w:rFonts w:cstheme="minorHAnsi"/>
          <w:color w:val="000000"/>
        </w:rPr>
      </w:pPr>
    </w:p>
    <w:p w14:paraId="5D4715D3" w14:textId="77777777" w:rsidR="004D380E" w:rsidRDefault="004D380E" w:rsidP="00DB5C93">
      <w:pPr>
        <w:rPr>
          <w:rFonts w:cstheme="minorHAnsi"/>
          <w:color w:val="000000"/>
        </w:rPr>
      </w:pPr>
    </w:p>
    <w:p w14:paraId="4D8BAD3C" w14:textId="77777777" w:rsidR="004D380E" w:rsidRDefault="004D380E" w:rsidP="00DB5C93">
      <w:pPr>
        <w:rPr>
          <w:rFonts w:cstheme="minorHAnsi"/>
          <w:color w:val="000000"/>
        </w:rPr>
      </w:pPr>
    </w:p>
    <w:p w14:paraId="28F85DD2" w14:textId="523F7595" w:rsidR="005B1EAB" w:rsidRPr="007B3777" w:rsidRDefault="00542F6D" w:rsidP="00542F6D">
      <w:pPr>
        <w:pStyle w:val="Caption"/>
        <w:rPr>
          <w:rFonts w:cstheme="minorHAnsi"/>
          <w:color w:val="000000"/>
          <w:sz w:val="22"/>
          <w:szCs w:val="22"/>
        </w:rPr>
      </w:pPr>
      <w:bookmarkStart w:id="180" w:name="_Toc177034971"/>
      <w:r w:rsidRPr="00542F6D">
        <w:rPr>
          <w:sz w:val="22"/>
          <w:szCs w:val="22"/>
        </w:rPr>
        <w:lastRenderedPageBreak/>
        <w:t xml:space="preserve">Table </w:t>
      </w:r>
      <w:r w:rsidRPr="00542F6D">
        <w:rPr>
          <w:sz w:val="22"/>
          <w:szCs w:val="22"/>
        </w:rPr>
        <w:fldChar w:fldCharType="begin"/>
      </w:r>
      <w:r w:rsidRPr="00542F6D">
        <w:rPr>
          <w:sz w:val="22"/>
          <w:szCs w:val="22"/>
        </w:rPr>
        <w:instrText xml:space="preserve"> SEQ Table \* ARABIC </w:instrText>
      </w:r>
      <w:r w:rsidRPr="00542F6D">
        <w:rPr>
          <w:sz w:val="22"/>
          <w:szCs w:val="22"/>
        </w:rPr>
        <w:fldChar w:fldCharType="separate"/>
      </w:r>
      <w:r w:rsidR="00B94AE3">
        <w:rPr>
          <w:noProof/>
          <w:sz w:val="22"/>
          <w:szCs w:val="22"/>
        </w:rPr>
        <w:t>4</w:t>
      </w:r>
      <w:r w:rsidRPr="00542F6D">
        <w:rPr>
          <w:sz w:val="22"/>
          <w:szCs w:val="22"/>
        </w:rPr>
        <w:fldChar w:fldCharType="end"/>
      </w:r>
      <w:r w:rsidR="005B1EAB" w:rsidRPr="00542F6D">
        <w:rPr>
          <w:rFonts w:cstheme="minorHAnsi"/>
          <w:sz w:val="22"/>
          <w:szCs w:val="22"/>
        </w:rPr>
        <w:t>:</w:t>
      </w:r>
      <w:r w:rsidR="005B1EAB" w:rsidRPr="007B3777">
        <w:rPr>
          <w:rFonts w:cstheme="minorHAnsi"/>
          <w:sz w:val="22"/>
          <w:szCs w:val="22"/>
        </w:rPr>
        <w:t xml:space="preserve"> Smart Meter Communication Protocols</w:t>
      </w:r>
      <w:r w:rsidR="005B1EAB">
        <w:rPr>
          <w:rFonts w:cstheme="minorHAnsi"/>
          <w:sz w:val="22"/>
          <w:szCs w:val="22"/>
        </w:rPr>
        <w:t xml:space="preserve"> </w:t>
      </w:r>
      <w:sdt>
        <w:sdtPr>
          <w:rPr>
            <w:rFonts w:cstheme="minorHAnsi"/>
            <w:i w:val="0"/>
            <w:color w:val="000000"/>
            <w:sz w:val="22"/>
            <w:szCs w:val="22"/>
          </w:rPr>
          <w:tag w:val="MENDELEY_CITATION_v3_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"/>
          <w:id w:val="-1145968250"/>
          <w:placeholder>
            <w:docPart w:val="402DB0263CB641A5B55264E14C8BC266"/>
          </w:placeholder>
        </w:sdtPr>
        <w:sdtContent>
          <w:r w:rsidR="00752357" w:rsidRPr="00752357">
            <w:rPr>
              <w:rFonts w:cstheme="minorHAnsi"/>
              <w:i w:val="0"/>
              <w:color w:val="000000"/>
              <w:sz w:val="22"/>
              <w:szCs w:val="22"/>
            </w:rPr>
            <w:t>(Garcia, 2021a)</w:t>
          </w:r>
        </w:sdtContent>
      </w:sdt>
      <w:bookmarkEnd w:id="180"/>
    </w:p>
    <w:tbl>
      <w:tblPr>
        <w:tblW w:w="9039" w:type="dxa"/>
        <w:tblLayout w:type="fixed"/>
        <w:tblCellMar>
          <w:left w:w="0" w:type="dxa"/>
          <w:right w:w="0" w:type="dxa"/>
        </w:tblCellMar>
        <w:tblLook w:val="0420" w:firstRow="1" w:lastRow="0" w:firstColumn="0" w:lastColumn="0" w:noHBand="0" w:noVBand="1"/>
      </w:tblPr>
      <w:tblGrid>
        <w:gridCol w:w="1560"/>
        <w:gridCol w:w="4677"/>
        <w:gridCol w:w="2802"/>
      </w:tblGrid>
      <w:tr w:rsidR="005B1EAB" w:rsidRPr="00941E60" w14:paraId="3D2D6C76" w14:textId="77777777" w:rsidTr="0035273A">
        <w:trPr>
          <w:trHeight w:val="519"/>
        </w:trPr>
        <w:tc>
          <w:tcPr>
            <w:tcW w:w="1560" w:type="dxa"/>
            <w:tcBorders>
              <w:top w:val="single" w:sz="8" w:space="0" w:color="000000"/>
              <w:left w:val="nil"/>
              <w:bottom w:val="single" w:sz="8" w:space="0" w:color="000000"/>
              <w:right w:val="nil"/>
            </w:tcBorders>
            <w:tcMar>
              <w:top w:w="72" w:type="dxa"/>
              <w:left w:w="144" w:type="dxa"/>
              <w:bottom w:w="72" w:type="dxa"/>
              <w:right w:w="144" w:type="dxa"/>
            </w:tcMar>
            <w:hideMark/>
          </w:tcPr>
          <w:p w14:paraId="5B3403E6" w14:textId="77777777" w:rsidR="005B1EAB" w:rsidRPr="00457533" w:rsidRDefault="005B1EAB" w:rsidP="00F62F26">
            <w:pPr>
              <w:spacing w:line="240" w:lineRule="auto"/>
              <w:rPr>
                <w:rFonts w:cstheme="minorHAnsi"/>
                <w:b/>
                <w:bCs/>
              </w:rPr>
            </w:pPr>
            <w:r w:rsidRPr="00457533">
              <w:rPr>
                <w:rFonts w:ascii="Calibri" w:hAnsi="Calibri" w:cs="Arial"/>
                <w:b/>
                <w:bCs/>
              </w:rPr>
              <w:t>Task</w:t>
            </w:r>
          </w:p>
        </w:tc>
        <w:tc>
          <w:tcPr>
            <w:tcW w:w="4677" w:type="dxa"/>
            <w:tcBorders>
              <w:top w:val="single" w:sz="8" w:space="0" w:color="000000"/>
              <w:left w:val="nil"/>
              <w:bottom w:val="single" w:sz="8" w:space="0" w:color="000000"/>
              <w:right w:val="nil"/>
            </w:tcBorders>
            <w:tcMar>
              <w:top w:w="72" w:type="dxa"/>
              <w:left w:w="144" w:type="dxa"/>
              <w:bottom w:w="72" w:type="dxa"/>
              <w:right w:w="144" w:type="dxa"/>
            </w:tcMar>
            <w:hideMark/>
          </w:tcPr>
          <w:p w14:paraId="75867AC0" w14:textId="77777777" w:rsidR="005B1EAB" w:rsidRPr="00457533" w:rsidRDefault="005B1EAB" w:rsidP="00F62F26">
            <w:pPr>
              <w:spacing w:line="240" w:lineRule="auto"/>
              <w:rPr>
                <w:rFonts w:cstheme="minorHAnsi"/>
                <w:b/>
                <w:bCs/>
              </w:rPr>
            </w:pPr>
            <w:r>
              <w:rPr>
                <w:rFonts w:ascii="Calibri" w:hAnsi="Calibri" w:cs="Arial"/>
                <w:b/>
                <w:bCs/>
              </w:rPr>
              <w:t>Description</w:t>
            </w:r>
          </w:p>
        </w:tc>
        <w:tc>
          <w:tcPr>
            <w:tcW w:w="2802" w:type="dxa"/>
            <w:tcBorders>
              <w:top w:val="single" w:sz="8" w:space="0" w:color="000000"/>
              <w:left w:val="nil"/>
              <w:bottom w:val="single" w:sz="8" w:space="0" w:color="000000"/>
              <w:right w:val="nil"/>
            </w:tcBorders>
          </w:tcPr>
          <w:p w14:paraId="431FFCAE" w14:textId="77777777" w:rsidR="005B1EAB" w:rsidRDefault="005B1EAB" w:rsidP="00F62F26">
            <w:pPr>
              <w:spacing w:line="240" w:lineRule="auto"/>
              <w:rPr>
                <w:rFonts w:ascii="Calibri" w:hAnsi="Calibri" w:cs="Arial"/>
                <w:b/>
                <w:bCs/>
              </w:rPr>
            </w:pPr>
            <w:r>
              <w:rPr>
                <w:rFonts w:ascii="Calibri" w:hAnsi="Calibri" w:cs="Arial"/>
                <w:b/>
                <w:bCs/>
              </w:rPr>
              <w:t>Drawback</w:t>
            </w:r>
          </w:p>
        </w:tc>
      </w:tr>
      <w:tr w:rsidR="005B1EAB" w:rsidRPr="00941E60" w14:paraId="64BB0751" w14:textId="77777777" w:rsidTr="0035273A">
        <w:trPr>
          <w:trHeight w:val="519"/>
        </w:trPr>
        <w:tc>
          <w:tcPr>
            <w:tcW w:w="1560" w:type="dxa"/>
            <w:tcBorders>
              <w:top w:val="single" w:sz="8" w:space="0" w:color="000000"/>
              <w:left w:val="nil"/>
              <w:bottom w:val="single" w:sz="8" w:space="0" w:color="000000"/>
              <w:right w:val="nil"/>
            </w:tcBorders>
            <w:tcMar>
              <w:top w:w="72" w:type="dxa"/>
              <w:left w:w="144" w:type="dxa"/>
              <w:bottom w:w="72" w:type="dxa"/>
              <w:right w:w="144" w:type="dxa"/>
            </w:tcMar>
            <w:hideMark/>
          </w:tcPr>
          <w:p w14:paraId="12A6CF20" w14:textId="77777777" w:rsidR="005B1EAB" w:rsidRPr="00457533" w:rsidRDefault="005B1EAB" w:rsidP="00F62F26">
            <w:pPr>
              <w:spacing w:line="240" w:lineRule="auto"/>
              <w:rPr>
                <w:rFonts w:ascii="Calibri" w:hAnsi="Calibri" w:cs="Arial"/>
              </w:rPr>
            </w:pPr>
            <w:r>
              <w:rPr>
                <w:rFonts w:ascii="Calibri" w:hAnsi="Calibri" w:cs="Arial"/>
              </w:rPr>
              <w:t>Wired protocols</w:t>
            </w:r>
          </w:p>
        </w:tc>
        <w:tc>
          <w:tcPr>
            <w:tcW w:w="4677" w:type="dxa"/>
            <w:tcBorders>
              <w:top w:val="single" w:sz="8" w:space="0" w:color="000000"/>
              <w:left w:val="nil"/>
              <w:bottom w:val="single" w:sz="8" w:space="0" w:color="000000"/>
              <w:right w:val="nil"/>
            </w:tcBorders>
            <w:tcMar>
              <w:top w:w="72" w:type="dxa"/>
              <w:left w:w="144" w:type="dxa"/>
              <w:bottom w:w="72" w:type="dxa"/>
              <w:right w:w="144" w:type="dxa"/>
            </w:tcMar>
            <w:hideMark/>
          </w:tcPr>
          <w:p w14:paraId="2464B374" w14:textId="77777777" w:rsidR="005B1EAB" w:rsidRPr="00457533" w:rsidRDefault="005B1EAB" w:rsidP="00F62F26">
            <w:pPr>
              <w:spacing w:line="240" w:lineRule="auto"/>
              <w:rPr>
                <w:rFonts w:ascii="Calibri" w:hAnsi="Calibri" w:cs="Arial"/>
              </w:rPr>
            </w:pPr>
            <w:r w:rsidRPr="00215E84">
              <w:rPr>
                <w:rFonts w:ascii="Calibri" w:hAnsi="Calibri" w:cs="Arial"/>
              </w:rPr>
              <w:t>Deploying the cable or wiring upfront for smart</w:t>
            </w:r>
            <w:r>
              <w:rPr>
                <w:rFonts w:ascii="Calibri" w:hAnsi="Calibri" w:cs="Arial"/>
              </w:rPr>
              <w:t xml:space="preserve"> </w:t>
            </w:r>
            <w:r w:rsidRPr="00215E84">
              <w:rPr>
                <w:rFonts w:ascii="Calibri" w:hAnsi="Calibri" w:cs="Arial"/>
              </w:rPr>
              <w:t>meter communication (hardwired connections)</w:t>
            </w:r>
          </w:p>
        </w:tc>
        <w:tc>
          <w:tcPr>
            <w:tcW w:w="2802" w:type="dxa"/>
            <w:tcBorders>
              <w:top w:val="single" w:sz="8" w:space="0" w:color="000000"/>
              <w:left w:val="nil"/>
              <w:bottom w:val="single" w:sz="8" w:space="0" w:color="000000"/>
              <w:right w:val="nil"/>
            </w:tcBorders>
          </w:tcPr>
          <w:p w14:paraId="46451ECA" w14:textId="77777777" w:rsidR="005B1EAB" w:rsidRPr="00457533" w:rsidRDefault="005B1EAB" w:rsidP="00F62F26">
            <w:pPr>
              <w:spacing w:line="240" w:lineRule="auto"/>
              <w:rPr>
                <w:rFonts w:ascii="Calibri" w:hAnsi="Calibri" w:cs="Arial"/>
              </w:rPr>
            </w:pPr>
            <w:r w:rsidRPr="00215E84">
              <w:rPr>
                <w:rFonts w:ascii="Calibri" w:hAnsi="Calibri" w:cs="Arial"/>
              </w:rPr>
              <w:t>Difficult to add new meters and devices later</w:t>
            </w:r>
          </w:p>
        </w:tc>
      </w:tr>
      <w:tr w:rsidR="005B1EAB" w:rsidRPr="00941E60" w14:paraId="5589620B" w14:textId="77777777" w:rsidTr="0035273A">
        <w:trPr>
          <w:trHeight w:val="519"/>
        </w:trPr>
        <w:tc>
          <w:tcPr>
            <w:tcW w:w="1560" w:type="dxa"/>
            <w:tcBorders>
              <w:top w:val="single" w:sz="8" w:space="0" w:color="000000"/>
              <w:left w:val="nil"/>
              <w:bottom w:val="single" w:sz="8" w:space="0" w:color="000000"/>
              <w:right w:val="nil"/>
            </w:tcBorders>
            <w:tcMar>
              <w:top w:w="72" w:type="dxa"/>
              <w:left w:w="144" w:type="dxa"/>
              <w:bottom w:w="72" w:type="dxa"/>
              <w:right w:w="144" w:type="dxa"/>
            </w:tcMar>
            <w:hideMark/>
          </w:tcPr>
          <w:p w14:paraId="7614A9C1" w14:textId="77777777" w:rsidR="005B1EAB" w:rsidRPr="00457533" w:rsidRDefault="005B1EAB" w:rsidP="00F62F26">
            <w:pPr>
              <w:spacing w:line="240" w:lineRule="auto"/>
              <w:rPr>
                <w:rFonts w:ascii="Calibri" w:hAnsi="Calibri" w:cs="Arial"/>
              </w:rPr>
            </w:pPr>
            <w:r>
              <w:rPr>
                <w:rFonts w:ascii="Calibri" w:hAnsi="Calibri" w:cs="Arial"/>
              </w:rPr>
              <w:t>Ethernet</w:t>
            </w:r>
          </w:p>
          <w:p w14:paraId="11C15092" w14:textId="77777777" w:rsidR="005B1EAB" w:rsidRPr="00457533" w:rsidRDefault="005B1EAB" w:rsidP="00F62F26">
            <w:pPr>
              <w:spacing w:line="240" w:lineRule="auto"/>
              <w:rPr>
                <w:rFonts w:ascii="Calibri" w:hAnsi="Calibri" w:cs="Arial"/>
              </w:rPr>
            </w:pPr>
          </w:p>
        </w:tc>
        <w:tc>
          <w:tcPr>
            <w:tcW w:w="4677" w:type="dxa"/>
            <w:tcBorders>
              <w:top w:val="single" w:sz="8" w:space="0" w:color="000000"/>
              <w:left w:val="nil"/>
              <w:bottom w:val="single" w:sz="8" w:space="0" w:color="000000"/>
              <w:right w:val="nil"/>
            </w:tcBorders>
            <w:tcMar>
              <w:top w:w="72" w:type="dxa"/>
              <w:left w:w="144" w:type="dxa"/>
              <w:bottom w:w="72" w:type="dxa"/>
              <w:right w:w="144" w:type="dxa"/>
            </w:tcMar>
            <w:hideMark/>
          </w:tcPr>
          <w:p w14:paraId="403CA377" w14:textId="2F158E9A" w:rsidR="005B1EAB" w:rsidRPr="00457533" w:rsidRDefault="005B1EAB" w:rsidP="00F62F26">
            <w:pPr>
              <w:spacing w:line="240" w:lineRule="auto"/>
              <w:rPr>
                <w:rFonts w:ascii="Calibri" w:hAnsi="Calibri" w:cs="Arial"/>
              </w:rPr>
            </w:pPr>
            <w:r>
              <w:rPr>
                <w:rFonts w:ascii="Calibri" w:hAnsi="Calibri" w:cs="Arial"/>
              </w:rPr>
              <w:t>U</w:t>
            </w:r>
            <w:r w:rsidRPr="00327E3B">
              <w:rPr>
                <w:rFonts w:ascii="Calibri" w:hAnsi="Calibri" w:cs="Arial"/>
              </w:rPr>
              <w:t>se TCP/IP or User Datagram Protocol/IP to send data</w:t>
            </w:r>
            <w:r w:rsidR="00226B59">
              <w:rPr>
                <w:rFonts w:ascii="Calibri" w:hAnsi="Calibri" w:cs="Arial"/>
              </w:rPr>
              <w:t>.</w:t>
            </w:r>
          </w:p>
        </w:tc>
        <w:tc>
          <w:tcPr>
            <w:tcW w:w="2802" w:type="dxa"/>
            <w:tcBorders>
              <w:top w:val="single" w:sz="8" w:space="0" w:color="000000"/>
              <w:left w:val="nil"/>
              <w:bottom w:val="single" w:sz="8" w:space="0" w:color="000000"/>
              <w:right w:val="nil"/>
            </w:tcBorders>
          </w:tcPr>
          <w:p w14:paraId="7157EF6F" w14:textId="65B71F0E" w:rsidR="005B1EAB" w:rsidRPr="00457533" w:rsidRDefault="00226B59" w:rsidP="00F62F26">
            <w:pPr>
              <w:spacing w:line="240" w:lineRule="auto"/>
              <w:rPr>
                <w:rFonts w:ascii="Calibri" w:hAnsi="Calibri" w:cs="Arial"/>
              </w:rPr>
            </w:pPr>
            <w:r>
              <w:rPr>
                <w:rFonts w:ascii="Calibri" w:hAnsi="Calibri" w:cs="Arial"/>
              </w:rPr>
              <w:t>The e</w:t>
            </w:r>
            <w:r w:rsidR="005B1EAB" w:rsidRPr="00327E3B">
              <w:rPr>
                <w:rFonts w:ascii="Calibri" w:hAnsi="Calibri" w:cs="Arial"/>
              </w:rPr>
              <w:t>thernet connection is not encrypted</w:t>
            </w:r>
            <w:r>
              <w:rPr>
                <w:rFonts w:ascii="Calibri" w:hAnsi="Calibri" w:cs="Arial"/>
              </w:rPr>
              <w:t>.</w:t>
            </w:r>
          </w:p>
        </w:tc>
      </w:tr>
      <w:tr w:rsidR="005B1EAB" w:rsidRPr="00941E60" w14:paraId="2773CAAE" w14:textId="77777777" w:rsidTr="00DB5C93">
        <w:trPr>
          <w:trHeight w:val="1055"/>
        </w:trPr>
        <w:tc>
          <w:tcPr>
            <w:tcW w:w="1560" w:type="dxa"/>
            <w:tcBorders>
              <w:top w:val="single" w:sz="8" w:space="0" w:color="000000"/>
              <w:left w:val="nil"/>
              <w:bottom w:val="single" w:sz="8" w:space="0" w:color="000000"/>
              <w:right w:val="nil"/>
            </w:tcBorders>
            <w:tcMar>
              <w:top w:w="72" w:type="dxa"/>
              <w:left w:w="144" w:type="dxa"/>
              <w:bottom w:w="72" w:type="dxa"/>
              <w:right w:w="144" w:type="dxa"/>
            </w:tcMar>
          </w:tcPr>
          <w:p w14:paraId="12832F6B" w14:textId="77777777" w:rsidR="005B1EAB" w:rsidRPr="00457533" w:rsidRDefault="005B1EAB" w:rsidP="00F62F26">
            <w:pPr>
              <w:spacing w:line="240" w:lineRule="auto"/>
              <w:rPr>
                <w:rFonts w:ascii="Calibri" w:hAnsi="Calibri" w:cs="Arial"/>
              </w:rPr>
            </w:pPr>
            <w:r>
              <w:rPr>
                <w:rFonts w:ascii="Calibri" w:hAnsi="Calibri" w:cs="Arial"/>
              </w:rPr>
              <w:t>Power Line Communication</w:t>
            </w:r>
          </w:p>
          <w:p w14:paraId="4DBED32B" w14:textId="77777777" w:rsidR="005B1EAB" w:rsidRPr="00457533" w:rsidRDefault="005B1EAB" w:rsidP="00F62F26">
            <w:pPr>
              <w:spacing w:line="240" w:lineRule="auto"/>
              <w:rPr>
                <w:rFonts w:ascii="Calibri" w:hAnsi="Calibri" w:cs="Arial"/>
              </w:rPr>
            </w:pPr>
          </w:p>
        </w:tc>
        <w:tc>
          <w:tcPr>
            <w:tcW w:w="4677" w:type="dxa"/>
            <w:tcBorders>
              <w:top w:val="single" w:sz="8" w:space="0" w:color="000000"/>
              <w:left w:val="nil"/>
              <w:bottom w:val="single" w:sz="8" w:space="0" w:color="000000"/>
              <w:right w:val="nil"/>
            </w:tcBorders>
            <w:tcMar>
              <w:top w:w="72" w:type="dxa"/>
              <w:left w:w="144" w:type="dxa"/>
              <w:bottom w:w="72" w:type="dxa"/>
              <w:right w:w="144" w:type="dxa"/>
            </w:tcMar>
          </w:tcPr>
          <w:p w14:paraId="2CB7F469" w14:textId="77777777" w:rsidR="005B1EAB" w:rsidRPr="00457533" w:rsidRDefault="005B1EAB" w:rsidP="00F62F26">
            <w:pPr>
              <w:spacing w:line="240" w:lineRule="auto"/>
              <w:rPr>
                <w:rFonts w:ascii="Calibri" w:hAnsi="Calibri" w:cs="Arial"/>
              </w:rPr>
            </w:pPr>
            <w:r>
              <w:rPr>
                <w:rFonts w:ascii="Calibri" w:hAnsi="Calibri" w:cs="Arial"/>
              </w:rPr>
              <w:t>S</w:t>
            </w:r>
            <w:r w:rsidRPr="00327E3B">
              <w:rPr>
                <w:rFonts w:ascii="Calibri" w:hAnsi="Calibri" w:cs="Arial"/>
              </w:rPr>
              <w:t>imply option, but unorthodox</w:t>
            </w:r>
          </w:p>
        </w:tc>
        <w:tc>
          <w:tcPr>
            <w:tcW w:w="2802" w:type="dxa"/>
            <w:tcBorders>
              <w:top w:val="single" w:sz="8" w:space="0" w:color="000000"/>
              <w:left w:val="nil"/>
              <w:bottom w:val="single" w:sz="8" w:space="0" w:color="000000"/>
              <w:right w:val="nil"/>
            </w:tcBorders>
          </w:tcPr>
          <w:p w14:paraId="2828272E" w14:textId="21055C6A" w:rsidR="005B1EAB" w:rsidRPr="00457533" w:rsidRDefault="005B1EAB" w:rsidP="00F62F26">
            <w:pPr>
              <w:spacing w:line="240" w:lineRule="auto"/>
              <w:rPr>
                <w:rFonts w:ascii="Calibri" w:hAnsi="Calibri" w:cs="Arial"/>
              </w:rPr>
            </w:pPr>
            <w:r>
              <w:rPr>
                <w:rFonts w:ascii="Calibri" w:hAnsi="Calibri" w:cs="Arial"/>
              </w:rPr>
              <w:t>D</w:t>
            </w:r>
            <w:r w:rsidRPr="00327E3B">
              <w:rPr>
                <w:rFonts w:ascii="Calibri" w:hAnsi="Calibri" w:cs="Arial"/>
              </w:rPr>
              <w:t>ata signals often encounter interference from the electrical current running</w:t>
            </w:r>
            <w:r w:rsidR="00226B59">
              <w:rPr>
                <w:rFonts w:ascii="Calibri" w:hAnsi="Calibri" w:cs="Arial"/>
              </w:rPr>
              <w:t>.</w:t>
            </w:r>
          </w:p>
        </w:tc>
      </w:tr>
      <w:tr w:rsidR="005B1EAB" w:rsidRPr="00941E60" w14:paraId="7E3319C8" w14:textId="77777777" w:rsidTr="0035273A">
        <w:trPr>
          <w:trHeight w:val="519"/>
        </w:trPr>
        <w:tc>
          <w:tcPr>
            <w:tcW w:w="1560" w:type="dxa"/>
            <w:tcBorders>
              <w:top w:val="single" w:sz="8" w:space="0" w:color="000000"/>
              <w:left w:val="nil"/>
              <w:bottom w:val="single" w:sz="8" w:space="0" w:color="000000"/>
              <w:right w:val="nil"/>
            </w:tcBorders>
            <w:tcMar>
              <w:top w:w="72" w:type="dxa"/>
              <w:left w:w="144" w:type="dxa"/>
              <w:bottom w:w="72" w:type="dxa"/>
              <w:right w:w="144" w:type="dxa"/>
            </w:tcMar>
            <w:hideMark/>
          </w:tcPr>
          <w:p w14:paraId="20334D2E" w14:textId="77777777" w:rsidR="005B1EAB" w:rsidRPr="00457533" w:rsidRDefault="005B1EAB" w:rsidP="00F62F26">
            <w:pPr>
              <w:spacing w:line="240" w:lineRule="auto"/>
              <w:rPr>
                <w:rFonts w:ascii="Calibri" w:hAnsi="Calibri" w:cs="Arial"/>
              </w:rPr>
            </w:pPr>
            <w:r>
              <w:rPr>
                <w:rFonts w:ascii="Calibri" w:hAnsi="Calibri" w:cs="Arial"/>
              </w:rPr>
              <w:t>Meter Bus (M-Bus)</w:t>
            </w:r>
            <w:r w:rsidRPr="00457533">
              <w:rPr>
                <w:rFonts w:ascii="Calibri" w:hAnsi="Calibri" w:cs="Arial"/>
              </w:rPr>
              <w:t xml:space="preserve"> </w:t>
            </w:r>
          </w:p>
        </w:tc>
        <w:tc>
          <w:tcPr>
            <w:tcW w:w="4677" w:type="dxa"/>
            <w:tcBorders>
              <w:top w:val="single" w:sz="8" w:space="0" w:color="000000"/>
              <w:left w:val="nil"/>
              <w:bottom w:val="single" w:sz="8" w:space="0" w:color="000000"/>
              <w:right w:val="nil"/>
            </w:tcBorders>
            <w:tcMar>
              <w:top w:w="72" w:type="dxa"/>
              <w:left w:w="144" w:type="dxa"/>
              <w:bottom w:w="72" w:type="dxa"/>
              <w:right w:w="144" w:type="dxa"/>
            </w:tcMar>
            <w:hideMark/>
          </w:tcPr>
          <w:p w14:paraId="6B249AA0" w14:textId="77777777" w:rsidR="005B1EAB" w:rsidRPr="00457533" w:rsidRDefault="005B1EAB" w:rsidP="00F62F26">
            <w:pPr>
              <w:spacing w:line="240" w:lineRule="auto"/>
              <w:rPr>
                <w:rFonts w:ascii="Calibri" w:hAnsi="Calibri" w:cs="Arial"/>
              </w:rPr>
            </w:pPr>
            <w:r>
              <w:rPr>
                <w:rFonts w:ascii="Calibri" w:hAnsi="Calibri" w:cs="Arial"/>
              </w:rPr>
              <w:t>A</w:t>
            </w:r>
            <w:r w:rsidRPr="007548FF">
              <w:rPr>
                <w:rFonts w:ascii="Calibri" w:hAnsi="Calibri" w:cs="Arial"/>
              </w:rPr>
              <w:t xml:space="preserve"> European standard that’s already widely used in buildings and was specifically developed for smart meters</w:t>
            </w:r>
          </w:p>
        </w:tc>
        <w:tc>
          <w:tcPr>
            <w:tcW w:w="2802" w:type="dxa"/>
            <w:tcBorders>
              <w:top w:val="single" w:sz="8" w:space="0" w:color="000000"/>
              <w:left w:val="nil"/>
              <w:bottom w:val="single" w:sz="8" w:space="0" w:color="000000"/>
              <w:right w:val="nil"/>
            </w:tcBorders>
          </w:tcPr>
          <w:p w14:paraId="764CDFD0" w14:textId="77777777" w:rsidR="005B1EAB" w:rsidRPr="00457533" w:rsidRDefault="005B1EAB" w:rsidP="00F62F26">
            <w:pPr>
              <w:spacing w:line="240" w:lineRule="auto"/>
              <w:rPr>
                <w:rFonts w:ascii="Calibri" w:hAnsi="Calibri" w:cs="Arial"/>
              </w:rPr>
            </w:pPr>
            <w:r w:rsidRPr="007548FF">
              <w:rPr>
                <w:rFonts w:ascii="Calibri" w:hAnsi="Calibri" w:cs="Arial"/>
              </w:rPr>
              <w:t>Need a gateway to convert the data to TCP/IP</w:t>
            </w:r>
          </w:p>
        </w:tc>
      </w:tr>
      <w:tr w:rsidR="005B1EAB" w:rsidRPr="00941E60" w14:paraId="40FAC86A" w14:textId="77777777" w:rsidTr="0035273A">
        <w:trPr>
          <w:trHeight w:val="519"/>
        </w:trPr>
        <w:tc>
          <w:tcPr>
            <w:tcW w:w="1560" w:type="dxa"/>
            <w:tcBorders>
              <w:top w:val="single" w:sz="8" w:space="0" w:color="000000"/>
              <w:left w:val="nil"/>
              <w:bottom w:val="single" w:sz="8" w:space="0" w:color="000000"/>
              <w:right w:val="nil"/>
            </w:tcBorders>
            <w:tcMar>
              <w:top w:w="72" w:type="dxa"/>
              <w:left w:w="144" w:type="dxa"/>
              <w:bottom w:w="72" w:type="dxa"/>
              <w:right w:w="144" w:type="dxa"/>
            </w:tcMar>
            <w:hideMark/>
          </w:tcPr>
          <w:p w14:paraId="09710B2A" w14:textId="77777777" w:rsidR="005B1EAB" w:rsidRPr="00457533" w:rsidRDefault="005B1EAB" w:rsidP="00F62F26">
            <w:pPr>
              <w:spacing w:line="240" w:lineRule="auto"/>
              <w:rPr>
                <w:rFonts w:ascii="Calibri" w:hAnsi="Calibri" w:cs="Arial"/>
              </w:rPr>
            </w:pPr>
            <w:r>
              <w:rPr>
                <w:rFonts w:ascii="Calibri" w:hAnsi="Calibri" w:cs="Arial"/>
              </w:rPr>
              <w:t>Wireless Protocol</w:t>
            </w:r>
          </w:p>
        </w:tc>
        <w:tc>
          <w:tcPr>
            <w:tcW w:w="4677" w:type="dxa"/>
            <w:tcBorders>
              <w:top w:val="single" w:sz="8" w:space="0" w:color="000000"/>
              <w:left w:val="nil"/>
              <w:bottom w:val="single" w:sz="8" w:space="0" w:color="000000"/>
              <w:right w:val="nil"/>
            </w:tcBorders>
            <w:tcMar>
              <w:top w:w="72" w:type="dxa"/>
              <w:left w:w="144" w:type="dxa"/>
              <w:bottom w:w="72" w:type="dxa"/>
              <w:right w:w="144" w:type="dxa"/>
            </w:tcMar>
            <w:hideMark/>
          </w:tcPr>
          <w:p w14:paraId="50C60753" w14:textId="77777777" w:rsidR="005B1EAB" w:rsidRPr="00457533" w:rsidRDefault="005B1EAB" w:rsidP="00F62F26">
            <w:pPr>
              <w:spacing w:line="240" w:lineRule="auto"/>
              <w:rPr>
                <w:rFonts w:ascii="Calibri" w:hAnsi="Calibri" w:cs="Arial"/>
              </w:rPr>
            </w:pPr>
            <w:r w:rsidRPr="001C5DCB">
              <w:rPr>
                <w:rFonts w:ascii="Calibri" w:hAnsi="Calibri" w:cs="Arial"/>
              </w:rPr>
              <w:t>Smart meters can use TCP/IP or UDP/IP to transmit</w:t>
            </w:r>
            <w:r>
              <w:rPr>
                <w:rFonts w:ascii="Calibri" w:hAnsi="Calibri" w:cs="Arial"/>
              </w:rPr>
              <w:t xml:space="preserve"> via Customers Wi-Fi</w:t>
            </w:r>
          </w:p>
        </w:tc>
        <w:tc>
          <w:tcPr>
            <w:tcW w:w="2802" w:type="dxa"/>
            <w:tcBorders>
              <w:top w:val="single" w:sz="8" w:space="0" w:color="000000"/>
              <w:left w:val="nil"/>
              <w:bottom w:val="single" w:sz="8" w:space="0" w:color="000000"/>
              <w:right w:val="nil"/>
            </w:tcBorders>
          </w:tcPr>
          <w:p w14:paraId="5813D66A" w14:textId="77777777" w:rsidR="005B1EAB" w:rsidRDefault="005B1EAB" w:rsidP="00F62F26">
            <w:pPr>
              <w:spacing w:line="240" w:lineRule="auto"/>
              <w:rPr>
                <w:rFonts w:ascii="Calibri" w:hAnsi="Calibri" w:cs="Arial"/>
              </w:rPr>
            </w:pPr>
            <w:r>
              <w:rPr>
                <w:rFonts w:ascii="Calibri" w:hAnsi="Calibri" w:cs="Arial"/>
              </w:rPr>
              <w:t>Short range</w:t>
            </w:r>
          </w:p>
          <w:p w14:paraId="0C15837E" w14:textId="77777777" w:rsidR="005B1EAB" w:rsidRDefault="005B1EAB" w:rsidP="00F62F26">
            <w:pPr>
              <w:spacing w:line="240" w:lineRule="auto"/>
              <w:rPr>
                <w:rFonts w:ascii="Calibri" w:hAnsi="Calibri" w:cs="Arial"/>
              </w:rPr>
            </w:pPr>
            <w:r>
              <w:rPr>
                <w:rFonts w:ascii="Calibri" w:hAnsi="Calibri" w:cs="Arial"/>
              </w:rPr>
              <w:t>Poor penetration</w:t>
            </w:r>
          </w:p>
          <w:p w14:paraId="30622A3A" w14:textId="77777777" w:rsidR="005B1EAB" w:rsidRPr="00457533" w:rsidRDefault="005B1EAB" w:rsidP="00F62F26">
            <w:pPr>
              <w:spacing w:line="240" w:lineRule="auto"/>
              <w:rPr>
                <w:rFonts w:ascii="Calibri" w:hAnsi="Calibri" w:cs="Arial"/>
              </w:rPr>
            </w:pPr>
            <w:r w:rsidRPr="00A96B18">
              <w:rPr>
                <w:rFonts w:ascii="Calibri" w:hAnsi="Calibri" w:cs="Arial"/>
              </w:rPr>
              <w:t>uses the unlicensed 2.4GHz frequency band</w:t>
            </w:r>
          </w:p>
        </w:tc>
      </w:tr>
      <w:tr w:rsidR="005B1EAB" w:rsidRPr="00941E60" w14:paraId="19B38038" w14:textId="77777777" w:rsidTr="0035273A">
        <w:trPr>
          <w:trHeight w:val="519"/>
        </w:trPr>
        <w:tc>
          <w:tcPr>
            <w:tcW w:w="1560" w:type="dxa"/>
            <w:tcBorders>
              <w:top w:val="single" w:sz="8" w:space="0" w:color="000000"/>
              <w:left w:val="nil"/>
              <w:bottom w:val="single" w:sz="8" w:space="0" w:color="000000"/>
              <w:right w:val="nil"/>
            </w:tcBorders>
            <w:tcMar>
              <w:top w:w="72" w:type="dxa"/>
              <w:left w:w="144" w:type="dxa"/>
              <w:bottom w:w="72" w:type="dxa"/>
              <w:right w:w="144" w:type="dxa"/>
            </w:tcMar>
            <w:hideMark/>
          </w:tcPr>
          <w:p w14:paraId="6FE76013" w14:textId="77777777" w:rsidR="005B1EAB" w:rsidRPr="00457533" w:rsidRDefault="005B1EAB" w:rsidP="00F62F26">
            <w:pPr>
              <w:spacing w:line="240" w:lineRule="auto"/>
              <w:rPr>
                <w:rFonts w:ascii="Calibri" w:hAnsi="Calibri" w:cs="Arial"/>
              </w:rPr>
            </w:pPr>
            <w:r>
              <w:rPr>
                <w:rFonts w:ascii="Calibri" w:hAnsi="Calibri" w:cs="Arial"/>
              </w:rPr>
              <w:t>Wireless Meter-Bus</w:t>
            </w:r>
          </w:p>
        </w:tc>
        <w:tc>
          <w:tcPr>
            <w:tcW w:w="4677" w:type="dxa"/>
            <w:tcBorders>
              <w:top w:val="single" w:sz="8" w:space="0" w:color="000000"/>
              <w:left w:val="nil"/>
              <w:bottom w:val="single" w:sz="8" w:space="0" w:color="000000"/>
              <w:right w:val="nil"/>
            </w:tcBorders>
            <w:tcMar>
              <w:top w:w="72" w:type="dxa"/>
              <w:left w:w="144" w:type="dxa"/>
              <w:bottom w:w="72" w:type="dxa"/>
              <w:right w:w="144" w:type="dxa"/>
            </w:tcMar>
            <w:hideMark/>
          </w:tcPr>
          <w:p w14:paraId="1A5DA361" w14:textId="77777777" w:rsidR="005B1EAB" w:rsidRPr="00457533" w:rsidRDefault="005B1EAB" w:rsidP="00F62F26">
            <w:pPr>
              <w:spacing w:line="240" w:lineRule="auto"/>
              <w:rPr>
                <w:rFonts w:ascii="Calibri" w:hAnsi="Calibri" w:cs="Arial"/>
              </w:rPr>
            </w:pPr>
            <w:r w:rsidRPr="007548FF">
              <w:rPr>
                <w:rFonts w:ascii="Calibri" w:hAnsi="Calibri" w:cs="Arial"/>
              </w:rPr>
              <w:t>Wireless M-Bus operates on three sub-GHz different frequencies</w:t>
            </w:r>
          </w:p>
        </w:tc>
        <w:tc>
          <w:tcPr>
            <w:tcW w:w="2802" w:type="dxa"/>
            <w:tcBorders>
              <w:top w:val="single" w:sz="8" w:space="0" w:color="000000"/>
              <w:left w:val="nil"/>
              <w:bottom w:val="single" w:sz="8" w:space="0" w:color="000000"/>
              <w:right w:val="nil"/>
            </w:tcBorders>
          </w:tcPr>
          <w:p w14:paraId="15517810" w14:textId="77777777" w:rsidR="005B1EAB" w:rsidRDefault="005B1EAB" w:rsidP="00F62F26">
            <w:pPr>
              <w:spacing w:line="240" w:lineRule="auto"/>
              <w:rPr>
                <w:rFonts w:ascii="Calibri" w:hAnsi="Calibri" w:cs="Arial"/>
              </w:rPr>
            </w:pPr>
            <w:r>
              <w:rPr>
                <w:rFonts w:ascii="Calibri" w:hAnsi="Calibri" w:cs="Arial"/>
              </w:rPr>
              <w:t>Only in Europe</w:t>
            </w:r>
          </w:p>
          <w:p w14:paraId="7177BDA6" w14:textId="77777777" w:rsidR="005B1EAB" w:rsidRPr="00457533" w:rsidRDefault="005B1EAB" w:rsidP="00F62F26">
            <w:pPr>
              <w:spacing w:line="240" w:lineRule="auto"/>
              <w:rPr>
                <w:rFonts w:ascii="Calibri" w:hAnsi="Calibri" w:cs="Arial"/>
              </w:rPr>
            </w:pPr>
            <w:r w:rsidRPr="007548FF">
              <w:rPr>
                <w:rFonts w:ascii="Calibri" w:hAnsi="Calibri" w:cs="Arial"/>
              </w:rPr>
              <w:t>Need a gateway to convert the data to TCP/IP</w:t>
            </w:r>
          </w:p>
        </w:tc>
      </w:tr>
      <w:tr w:rsidR="005B1EAB" w:rsidRPr="00941E60" w14:paraId="6F022953" w14:textId="77777777" w:rsidTr="0035273A">
        <w:trPr>
          <w:trHeight w:val="519"/>
        </w:trPr>
        <w:tc>
          <w:tcPr>
            <w:tcW w:w="1560" w:type="dxa"/>
            <w:tcBorders>
              <w:top w:val="single" w:sz="8" w:space="0" w:color="000000"/>
              <w:left w:val="nil"/>
              <w:bottom w:val="single" w:sz="8" w:space="0" w:color="000000"/>
              <w:right w:val="nil"/>
            </w:tcBorders>
            <w:tcMar>
              <w:top w:w="72" w:type="dxa"/>
              <w:left w:w="144" w:type="dxa"/>
              <w:bottom w:w="72" w:type="dxa"/>
              <w:right w:w="144" w:type="dxa"/>
            </w:tcMar>
          </w:tcPr>
          <w:p w14:paraId="164AA203" w14:textId="77777777" w:rsidR="005B1EAB" w:rsidRPr="00457533" w:rsidRDefault="005B1EAB" w:rsidP="00F62F26">
            <w:pPr>
              <w:spacing w:line="240" w:lineRule="auto"/>
              <w:rPr>
                <w:rFonts w:ascii="Calibri" w:hAnsi="Calibri" w:cs="Arial"/>
              </w:rPr>
            </w:pPr>
            <w:proofErr w:type="spellStart"/>
            <w:r>
              <w:rPr>
                <w:rFonts w:ascii="Calibri" w:hAnsi="Calibri" w:cs="Arial"/>
              </w:rPr>
              <w:t>LoRaWAN</w:t>
            </w:r>
            <w:proofErr w:type="spellEnd"/>
          </w:p>
        </w:tc>
        <w:tc>
          <w:tcPr>
            <w:tcW w:w="4677" w:type="dxa"/>
            <w:tcBorders>
              <w:top w:val="single" w:sz="8" w:space="0" w:color="000000"/>
              <w:left w:val="nil"/>
              <w:bottom w:val="single" w:sz="8" w:space="0" w:color="000000"/>
              <w:right w:val="nil"/>
            </w:tcBorders>
            <w:tcMar>
              <w:top w:w="72" w:type="dxa"/>
              <w:left w:w="144" w:type="dxa"/>
              <w:bottom w:w="72" w:type="dxa"/>
              <w:right w:w="144" w:type="dxa"/>
            </w:tcMar>
          </w:tcPr>
          <w:p w14:paraId="4836135F" w14:textId="77777777" w:rsidR="005B1EAB" w:rsidRPr="00457533" w:rsidRDefault="005B1EAB" w:rsidP="00F62F26">
            <w:pPr>
              <w:spacing w:line="240" w:lineRule="auto"/>
              <w:rPr>
                <w:rFonts w:ascii="Calibri" w:hAnsi="Calibri" w:cs="Arial"/>
              </w:rPr>
            </w:pPr>
            <w:r>
              <w:rPr>
                <w:rFonts w:ascii="Calibri" w:hAnsi="Calibri" w:cs="Arial"/>
              </w:rPr>
              <w:t>A</w:t>
            </w:r>
            <w:r w:rsidRPr="007B3777">
              <w:rPr>
                <w:rFonts w:ascii="Calibri" w:hAnsi="Calibri" w:cs="Arial"/>
              </w:rPr>
              <w:t xml:space="preserve"> popular LPWAN</w:t>
            </w:r>
            <w:r>
              <w:rPr>
                <w:rFonts w:ascii="Calibri" w:hAnsi="Calibri" w:cs="Arial"/>
              </w:rPr>
              <w:t xml:space="preserve"> (</w:t>
            </w:r>
            <w:r w:rsidRPr="00452467">
              <w:rPr>
                <w:rFonts w:ascii="Calibri" w:hAnsi="Calibri" w:cs="Arial"/>
              </w:rPr>
              <w:t>Low-Power-Wide-Area-Networks</w:t>
            </w:r>
            <w:r>
              <w:rPr>
                <w:rFonts w:ascii="Calibri" w:hAnsi="Calibri" w:cs="Arial"/>
              </w:rPr>
              <w:t>)</w:t>
            </w:r>
            <w:r w:rsidRPr="007B3777">
              <w:rPr>
                <w:rFonts w:ascii="Calibri" w:hAnsi="Calibri" w:cs="Arial"/>
              </w:rPr>
              <w:t xml:space="preserve"> solution with widely available networks in 25 countries</w:t>
            </w:r>
          </w:p>
        </w:tc>
        <w:tc>
          <w:tcPr>
            <w:tcW w:w="2802" w:type="dxa"/>
            <w:tcBorders>
              <w:top w:val="single" w:sz="8" w:space="0" w:color="000000"/>
              <w:left w:val="nil"/>
              <w:bottom w:val="single" w:sz="8" w:space="0" w:color="000000"/>
              <w:right w:val="nil"/>
            </w:tcBorders>
          </w:tcPr>
          <w:p w14:paraId="5D920BE3" w14:textId="77777777" w:rsidR="005B1EAB" w:rsidRDefault="005B1EAB" w:rsidP="00F62F26">
            <w:pPr>
              <w:spacing w:line="240" w:lineRule="auto"/>
              <w:rPr>
                <w:rFonts w:ascii="Calibri" w:hAnsi="Calibri" w:cs="Arial"/>
              </w:rPr>
            </w:pPr>
            <w:r>
              <w:rPr>
                <w:rFonts w:ascii="Calibri" w:hAnsi="Calibri" w:cs="Arial"/>
              </w:rPr>
              <w:t>Only supported by 25 countries</w:t>
            </w:r>
          </w:p>
          <w:p w14:paraId="46DEDE47" w14:textId="77777777" w:rsidR="005B1EAB" w:rsidRDefault="005B1EAB" w:rsidP="00F62F26">
            <w:pPr>
              <w:spacing w:line="240" w:lineRule="auto"/>
              <w:rPr>
                <w:rFonts w:ascii="Calibri" w:hAnsi="Calibri" w:cs="Arial"/>
              </w:rPr>
            </w:pPr>
            <w:r>
              <w:rPr>
                <w:rFonts w:ascii="Calibri" w:hAnsi="Calibri" w:cs="Arial"/>
              </w:rPr>
              <w:t xml:space="preserve">No Roaming </w:t>
            </w:r>
          </w:p>
        </w:tc>
      </w:tr>
      <w:tr w:rsidR="005B1EAB" w:rsidRPr="00941E60" w14:paraId="13926747" w14:textId="77777777" w:rsidTr="0035273A">
        <w:trPr>
          <w:trHeight w:val="519"/>
        </w:trPr>
        <w:tc>
          <w:tcPr>
            <w:tcW w:w="1560" w:type="dxa"/>
            <w:tcBorders>
              <w:top w:val="single" w:sz="8" w:space="0" w:color="000000"/>
              <w:left w:val="nil"/>
              <w:bottom w:val="single" w:sz="8" w:space="0" w:color="000000"/>
              <w:right w:val="nil"/>
            </w:tcBorders>
            <w:tcMar>
              <w:top w:w="72" w:type="dxa"/>
              <w:left w:w="144" w:type="dxa"/>
              <w:bottom w:w="72" w:type="dxa"/>
              <w:right w:w="144" w:type="dxa"/>
            </w:tcMar>
          </w:tcPr>
          <w:p w14:paraId="40F845B2" w14:textId="77777777" w:rsidR="005B1EAB" w:rsidRDefault="005B1EAB" w:rsidP="00F62F26">
            <w:pPr>
              <w:spacing w:line="240" w:lineRule="auto"/>
              <w:rPr>
                <w:rFonts w:ascii="Calibri" w:hAnsi="Calibri" w:cs="Arial"/>
              </w:rPr>
            </w:pPr>
            <w:r>
              <w:rPr>
                <w:rFonts w:ascii="Calibri" w:hAnsi="Calibri" w:cs="Arial"/>
              </w:rPr>
              <w:t>MIOTY</w:t>
            </w:r>
          </w:p>
        </w:tc>
        <w:tc>
          <w:tcPr>
            <w:tcW w:w="4677" w:type="dxa"/>
            <w:tcBorders>
              <w:top w:val="single" w:sz="8" w:space="0" w:color="000000"/>
              <w:left w:val="nil"/>
              <w:bottom w:val="single" w:sz="8" w:space="0" w:color="000000"/>
              <w:right w:val="nil"/>
            </w:tcBorders>
            <w:tcMar>
              <w:top w:w="72" w:type="dxa"/>
              <w:left w:w="144" w:type="dxa"/>
              <w:bottom w:w="72" w:type="dxa"/>
              <w:right w:w="144" w:type="dxa"/>
            </w:tcMar>
          </w:tcPr>
          <w:p w14:paraId="0F9690EA" w14:textId="3EAAB432" w:rsidR="005B1EAB" w:rsidRDefault="005B1EAB" w:rsidP="00F62F26">
            <w:pPr>
              <w:spacing w:line="240" w:lineRule="auto"/>
              <w:rPr>
                <w:rFonts w:ascii="Calibri" w:hAnsi="Calibri" w:cs="Arial"/>
              </w:rPr>
            </w:pPr>
            <w:r>
              <w:rPr>
                <w:rFonts w:ascii="Calibri" w:hAnsi="Calibri" w:cs="Arial"/>
              </w:rPr>
              <w:t>U</w:t>
            </w:r>
            <w:r w:rsidRPr="00A96B18">
              <w:rPr>
                <w:rFonts w:ascii="Calibri" w:hAnsi="Calibri" w:cs="Arial"/>
              </w:rPr>
              <w:t xml:space="preserve">ses telegram splitting to divide data into subpackets, </w:t>
            </w:r>
            <w:r w:rsidR="00226B59">
              <w:rPr>
                <w:rFonts w:ascii="Calibri" w:hAnsi="Calibri" w:cs="Arial"/>
              </w:rPr>
              <w:t xml:space="preserve">and </w:t>
            </w:r>
            <w:r w:rsidRPr="00A96B18">
              <w:rPr>
                <w:rFonts w:ascii="Calibri" w:hAnsi="Calibri" w:cs="Arial"/>
              </w:rPr>
              <w:t>then transmits the packets at different times and frequencies</w:t>
            </w:r>
            <w:r w:rsidR="00226B59">
              <w:rPr>
                <w:rFonts w:ascii="Calibri" w:hAnsi="Calibri" w:cs="Arial"/>
              </w:rPr>
              <w:t>.</w:t>
            </w:r>
          </w:p>
        </w:tc>
        <w:tc>
          <w:tcPr>
            <w:tcW w:w="2802" w:type="dxa"/>
            <w:tcBorders>
              <w:top w:val="single" w:sz="8" w:space="0" w:color="000000"/>
              <w:left w:val="nil"/>
              <w:bottom w:val="single" w:sz="8" w:space="0" w:color="000000"/>
              <w:right w:val="nil"/>
            </w:tcBorders>
          </w:tcPr>
          <w:p w14:paraId="1E420CEB" w14:textId="77777777" w:rsidR="005B1EAB" w:rsidRDefault="005B1EAB" w:rsidP="00F62F26">
            <w:pPr>
              <w:spacing w:line="240" w:lineRule="auto"/>
              <w:rPr>
                <w:rFonts w:ascii="Calibri" w:hAnsi="Calibri" w:cs="Arial"/>
              </w:rPr>
            </w:pPr>
            <w:r>
              <w:rPr>
                <w:rFonts w:ascii="Calibri" w:hAnsi="Calibri" w:cs="Arial"/>
              </w:rPr>
              <w:t>Very new</w:t>
            </w:r>
          </w:p>
          <w:p w14:paraId="66F657C7" w14:textId="77777777" w:rsidR="005B1EAB" w:rsidRPr="00457533" w:rsidRDefault="005B1EAB" w:rsidP="00F62F26">
            <w:pPr>
              <w:spacing w:line="240" w:lineRule="auto"/>
              <w:rPr>
                <w:rFonts w:ascii="Calibri" w:hAnsi="Calibri" w:cs="Arial"/>
              </w:rPr>
            </w:pPr>
            <w:r>
              <w:rPr>
                <w:rFonts w:ascii="Calibri" w:hAnsi="Calibri" w:cs="Arial"/>
              </w:rPr>
              <w:t>Not supported by many devices</w:t>
            </w:r>
          </w:p>
        </w:tc>
      </w:tr>
      <w:tr w:rsidR="005B1EAB" w:rsidRPr="00941E60" w14:paraId="362DB87F" w14:textId="77777777" w:rsidTr="0035273A">
        <w:trPr>
          <w:trHeight w:val="519"/>
        </w:trPr>
        <w:tc>
          <w:tcPr>
            <w:tcW w:w="1560" w:type="dxa"/>
            <w:tcBorders>
              <w:top w:val="single" w:sz="8" w:space="0" w:color="000000"/>
              <w:left w:val="nil"/>
              <w:bottom w:val="single" w:sz="8" w:space="0" w:color="000000"/>
              <w:right w:val="nil"/>
            </w:tcBorders>
            <w:tcMar>
              <w:top w:w="72" w:type="dxa"/>
              <w:left w:w="144" w:type="dxa"/>
              <w:bottom w:w="72" w:type="dxa"/>
              <w:right w:w="144" w:type="dxa"/>
            </w:tcMar>
          </w:tcPr>
          <w:p w14:paraId="7290DD8A" w14:textId="77777777" w:rsidR="005B1EAB" w:rsidRDefault="005B1EAB" w:rsidP="00F62F26">
            <w:pPr>
              <w:spacing w:line="240" w:lineRule="auto"/>
              <w:rPr>
                <w:rFonts w:ascii="Calibri" w:hAnsi="Calibri" w:cs="Arial"/>
              </w:rPr>
            </w:pPr>
            <w:r>
              <w:rPr>
                <w:rFonts w:ascii="Calibri" w:hAnsi="Calibri" w:cs="Arial"/>
              </w:rPr>
              <w:t>Ethernet/DSL (wired)</w:t>
            </w:r>
          </w:p>
        </w:tc>
        <w:tc>
          <w:tcPr>
            <w:tcW w:w="4677" w:type="dxa"/>
            <w:tcBorders>
              <w:top w:val="single" w:sz="8" w:space="0" w:color="000000"/>
              <w:left w:val="nil"/>
              <w:bottom w:val="single" w:sz="8" w:space="0" w:color="000000"/>
              <w:right w:val="nil"/>
            </w:tcBorders>
            <w:tcMar>
              <w:top w:w="72" w:type="dxa"/>
              <w:left w:w="144" w:type="dxa"/>
              <w:bottom w:w="72" w:type="dxa"/>
              <w:right w:w="144" w:type="dxa"/>
            </w:tcMar>
          </w:tcPr>
          <w:p w14:paraId="3A8FF3AA" w14:textId="77777777" w:rsidR="005B1EAB" w:rsidRPr="00457533" w:rsidRDefault="005B1EAB" w:rsidP="00F62F26">
            <w:pPr>
              <w:spacing w:line="240" w:lineRule="auto"/>
              <w:rPr>
                <w:rFonts w:ascii="Calibri" w:hAnsi="Calibri" w:cs="Arial"/>
              </w:rPr>
            </w:pPr>
            <w:r>
              <w:rPr>
                <w:rFonts w:ascii="Calibri" w:hAnsi="Calibri" w:cs="Arial"/>
              </w:rPr>
              <w:t>DSL (Digital Subscriber Line) uses telephone lines via TCP/IP or UDP/IP</w:t>
            </w:r>
          </w:p>
        </w:tc>
        <w:tc>
          <w:tcPr>
            <w:tcW w:w="2802" w:type="dxa"/>
            <w:tcBorders>
              <w:top w:val="single" w:sz="8" w:space="0" w:color="000000"/>
              <w:left w:val="nil"/>
              <w:bottom w:val="single" w:sz="8" w:space="0" w:color="000000"/>
              <w:right w:val="nil"/>
            </w:tcBorders>
          </w:tcPr>
          <w:p w14:paraId="3F839667" w14:textId="77777777" w:rsidR="005B1EAB" w:rsidRDefault="005B1EAB" w:rsidP="00F62F26">
            <w:pPr>
              <w:spacing w:line="240" w:lineRule="auto"/>
              <w:rPr>
                <w:rFonts w:ascii="Calibri" w:hAnsi="Calibri" w:cs="Arial"/>
              </w:rPr>
            </w:pPr>
          </w:p>
        </w:tc>
      </w:tr>
      <w:tr w:rsidR="005B1EAB" w:rsidRPr="00941E60" w14:paraId="6659CDE3" w14:textId="77777777" w:rsidTr="0035273A">
        <w:trPr>
          <w:trHeight w:val="519"/>
        </w:trPr>
        <w:tc>
          <w:tcPr>
            <w:tcW w:w="1560" w:type="dxa"/>
            <w:tcBorders>
              <w:top w:val="single" w:sz="8" w:space="0" w:color="000000"/>
              <w:left w:val="nil"/>
              <w:bottom w:val="single" w:sz="8" w:space="0" w:color="000000"/>
              <w:right w:val="nil"/>
            </w:tcBorders>
            <w:tcMar>
              <w:top w:w="72" w:type="dxa"/>
              <w:left w:w="144" w:type="dxa"/>
              <w:bottom w:w="72" w:type="dxa"/>
              <w:right w:w="144" w:type="dxa"/>
            </w:tcMar>
          </w:tcPr>
          <w:p w14:paraId="130BBA21" w14:textId="77777777" w:rsidR="005B1EAB" w:rsidRDefault="005B1EAB" w:rsidP="00F62F26">
            <w:pPr>
              <w:spacing w:line="240" w:lineRule="auto"/>
              <w:rPr>
                <w:rFonts w:ascii="Calibri" w:hAnsi="Calibri" w:cs="Arial"/>
              </w:rPr>
            </w:pPr>
            <w:r>
              <w:rPr>
                <w:rFonts w:ascii="Calibri" w:hAnsi="Calibri" w:cs="Arial"/>
              </w:rPr>
              <w:t>Zigbee</w:t>
            </w:r>
          </w:p>
        </w:tc>
        <w:tc>
          <w:tcPr>
            <w:tcW w:w="4677" w:type="dxa"/>
            <w:tcBorders>
              <w:top w:val="single" w:sz="8" w:space="0" w:color="000000"/>
              <w:left w:val="nil"/>
              <w:bottom w:val="single" w:sz="8" w:space="0" w:color="000000"/>
              <w:right w:val="nil"/>
            </w:tcBorders>
            <w:tcMar>
              <w:top w:w="72" w:type="dxa"/>
              <w:left w:w="144" w:type="dxa"/>
              <w:bottom w:w="72" w:type="dxa"/>
              <w:right w:w="144" w:type="dxa"/>
            </w:tcMar>
          </w:tcPr>
          <w:p w14:paraId="43F03D3C" w14:textId="58B8A54F" w:rsidR="005B1EAB" w:rsidRPr="00457533" w:rsidRDefault="005B1EAB" w:rsidP="00F62F26">
            <w:pPr>
              <w:spacing w:line="240" w:lineRule="auto"/>
              <w:rPr>
                <w:rFonts w:ascii="Calibri" w:hAnsi="Calibri" w:cs="Arial"/>
              </w:rPr>
            </w:pPr>
            <w:r>
              <w:rPr>
                <w:rFonts w:ascii="Calibri" w:hAnsi="Calibri" w:cs="Arial"/>
              </w:rPr>
              <w:t>Zigbee</w:t>
            </w:r>
            <w:r w:rsidRPr="001C5DCB">
              <w:rPr>
                <w:rFonts w:ascii="Calibri" w:hAnsi="Calibri" w:cs="Arial"/>
              </w:rPr>
              <w:t xml:space="preserve"> </w:t>
            </w:r>
            <w:r w:rsidR="00226B59">
              <w:rPr>
                <w:rFonts w:ascii="Calibri" w:hAnsi="Calibri" w:cs="Arial"/>
              </w:rPr>
              <w:t xml:space="preserve">is </w:t>
            </w:r>
            <w:r w:rsidRPr="001C5DCB">
              <w:rPr>
                <w:rFonts w:ascii="Calibri" w:hAnsi="Calibri" w:cs="Arial"/>
              </w:rPr>
              <w:t>a mesh network topology to connect devices and extend coverage</w:t>
            </w:r>
          </w:p>
        </w:tc>
        <w:tc>
          <w:tcPr>
            <w:tcW w:w="2802" w:type="dxa"/>
            <w:tcBorders>
              <w:top w:val="single" w:sz="8" w:space="0" w:color="000000"/>
              <w:left w:val="nil"/>
              <w:bottom w:val="single" w:sz="8" w:space="0" w:color="000000"/>
              <w:right w:val="nil"/>
            </w:tcBorders>
          </w:tcPr>
          <w:p w14:paraId="7269F7F1" w14:textId="77777777" w:rsidR="005B1EAB" w:rsidRDefault="005B1EAB" w:rsidP="00F62F26">
            <w:pPr>
              <w:spacing w:line="240" w:lineRule="auto"/>
              <w:rPr>
                <w:rFonts w:ascii="Calibri" w:hAnsi="Calibri" w:cs="Arial"/>
              </w:rPr>
            </w:pPr>
            <w:r w:rsidRPr="00A96B18">
              <w:rPr>
                <w:rFonts w:ascii="Calibri" w:hAnsi="Calibri" w:cs="Arial"/>
              </w:rPr>
              <w:t>uses the unlicensed 2.4GHz frequency band</w:t>
            </w:r>
          </w:p>
        </w:tc>
      </w:tr>
      <w:tr w:rsidR="005B1EAB" w:rsidRPr="00941E60" w14:paraId="2C028F2B" w14:textId="77777777" w:rsidTr="0035273A">
        <w:trPr>
          <w:trHeight w:val="519"/>
        </w:trPr>
        <w:tc>
          <w:tcPr>
            <w:tcW w:w="1560" w:type="dxa"/>
            <w:tcBorders>
              <w:top w:val="single" w:sz="8" w:space="0" w:color="000000"/>
              <w:left w:val="nil"/>
              <w:bottom w:val="single" w:sz="8" w:space="0" w:color="000000"/>
              <w:right w:val="nil"/>
            </w:tcBorders>
            <w:tcMar>
              <w:top w:w="72" w:type="dxa"/>
              <w:left w:w="144" w:type="dxa"/>
              <w:bottom w:w="72" w:type="dxa"/>
              <w:right w:w="144" w:type="dxa"/>
            </w:tcMar>
          </w:tcPr>
          <w:p w14:paraId="1E3C68B1" w14:textId="77777777" w:rsidR="005B1EAB" w:rsidRDefault="005B1EAB" w:rsidP="00F62F26">
            <w:pPr>
              <w:spacing w:line="240" w:lineRule="auto"/>
              <w:rPr>
                <w:rFonts w:ascii="Calibri" w:hAnsi="Calibri" w:cs="Arial"/>
              </w:rPr>
            </w:pPr>
            <w:r>
              <w:rPr>
                <w:rFonts w:ascii="Calibri" w:hAnsi="Calibri" w:cs="Arial"/>
              </w:rPr>
              <w:t>Cellular (wireless)</w:t>
            </w:r>
          </w:p>
        </w:tc>
        <w:tc>
          <w:tcPr>
            <w:tcW w:w="4677" w:type="dxa"/>
            <w:tcBorders>
              <w:top w:val="single" w:sz="8" w:space="0" w:color="000000"/>
              <w:left w:val="nil"/>
              <w:bottom w:val="single" w:sz="8" w:space="0" w:color="000000"/>
              <w:right w:val="nil"/>
            </w:tcBorders>
            <w:tcMar>
              <w:top w:w="72" w:type="dxa"/>
              <w:left w:w="144" w:type="dxa"/>
              <w:bottom w:w="72" w:type="dxa"/>
              <w:right w:w="144" w:type="dxa"/>
            </w:tcMar>
          </w:tcPr>
          <w:p w14:paraId="0E88FF02" w14:textId="77777777" w:rsidR="005B1EAB" w:rsidRPr="00457533" w:rsidRDefault="005B1EAB" w:rsidP="00F62F26">
            <w:pPr>
              <w:spacing w:line="240" w:lineRule="auto"/>
              <w:rPr>
                <w:rFonts w:ascii="Calibri" w:hAnsi="Calibri" w:cs="Arial"/>
              </w:rPr>
            </w:pPr>
            <w:r>
              <w:rPr>
                <w:rFonts w:ascii="Calibri" w:hAnsi="Calibri" w:cs="Arial"/>
              </w:rPr>
              <w:t>Using SIM cards, like cell phones and different types of cellular networks example 2G, 3G,4G,5G, LTE-M and NP-IoT</w:t>
            </w:r>
          </w:p>
        </w:tc>
        <w:tc>
          <w:tcPr>
            <w:tcW w:w="2802" w:type="dxa"/>
            <w:tcBorders>
              <w:top w:val="single" w:sz="8" w:space="0" w:color="000000"/>
              <w:left w:val="nil"/>
              <w:bottom w:val="single" w:sz="8" w:space="0" w:color="000000"/>
              <w:right w:val="nil"/>
            </w:tcBorders>
          </w:tcPr>
          <w:p w14:paraId="38ABA5C0" w14:textId="77777777" w:rsidR="005B1EAB" w:rsidRDefault="005B1EAB" w:rsidP="00F62F26">
            <w:pPr>
              <w:spacing w:line="240" w:lineRule="auto"/>
              <w:rPr>
                <w:rFonts w:ascii="Calibri" w:hAnsi="Calibri" w:cs="Arial"/>
              </w:rPr>
            </w:pPr>
          </w:p>
        </w:tc>
      </w:tr>
    </w:tbl>
    <w:p w14:paraId="02C51F5E" w14:textId="77777777" w:rsidR="002B10D7" w:rsidRDefault="002B10D7" w:rsidP="00707B4D">
      <w:pPr>
        <w:jc w:val="both"/>
        <w:rPr>
          <w:rFonts w:cstheme="minorHAnsi"/>
        </w:rPr>
      </w:pPr>
      <w:bookmarkStart w:id="181" w:name="_Hlk144983133"/>
      <w:bookmarkStart w:id="182" w:name="_Hlk137564771"/>
      <w:bookmarkStart w:id="183" w:name="_Hlk165891003"/>
      <w:bookmarkStart w:id="184" w:name="_Hlk137558578"/>
      <w:bookmarkStart w:id="185" w:name="_Hlk112247571"/>
      <w:bookmarkEnd w:id="176"/>
    </w:p>
    <w:p w14:paraId="496319C6" w14:textId="0338132D" w:rsidR="00707B4D" w:rsidRPr="00DA67BD" w:rsidRDefault="00707B4D" w:rsidP="00707B4D">
      <w:pPr>
        <w:jc w:val="both"/>
        <w:rPr>
          <w:rFonts w:cstheme="minorHAnsi"/>
        </w:rPr>
      </w:pPr>
      <w:r w:rsidRPr="00DA67BD">
        <w:rPr>
          <w:rFonts w:cstheme="minorHAnsi"/>
        </w:rPr>
        <w:t>Smart meters use both wired and wireless protocols for communication. Wired protocols include hardwired connections</w:t>
      </w:r>
      <w:r w:rsidR="00B753A9" w:rsidRPr="00DA67BD">
        <w:rPr>
          <w:rFonts w:cstheme="minorHAnsi"/>
        </w:rPr>
        <w:t xml:space="preserve"> such as</w:t>
      </w:r>
      <w:r w:rsidRPr="00DA67BD">
        <w:rPr>
          <w:rFonts w:cstheme="minorHAnsi"/>
        </w:rPr>
        <w:t xml:space="preserve"> Ethernet, </w:t>
      </w:r>
      <w:r w:rsidR="00B753A9" w:rsidRPr="00DA67BD">
        <w:rPr>
          <w:rFonts w:cstheme="minorHAnsi"/>
        </w:rPr>
        <w:t>P</w:t>
      </w:r>
      <w:r w:rsidRPr="00DA67BD">
        <w:rPr>
          <w:rFonts w:cstheme="minorHAnsi"/>
        </w:rPr>
        <w:t xml:space="preserve">ower </w:t>
      </w:r>
      <w:r w:rsidR="00B753A9" w:rsidRPr="00DA67BD">
        <w:rPr>
          <w:rFonts w:cstheme="minorHAnsi"/>
        </w:rPr>
        <w:t>L</w:t>
      </w:r>
      <w:r w:rsidRPr="00DA67BD">
        <w:rPr>
          <w:rFonts w:cstheme="minorHAnsi"/>
        </w:rPr>
        <w:t xml:space="preserve">ine </w:t>
      </w:r>
      <w:r w:rsidR="00B753A9" w:rsidRPr="00DA67BD">
        <w:rPr>
          <w:rFonts w:cstheme="minorHAnsi"/>
        </w:rPr>
        <w:t>C</w:t>
      </w:r>
      <w:r w:rsidRPr="00DA67BD">
        <w:rPr>
          <w:rFonts w:cstheme="minorHAnsi"/>
        </w:rPr>
        <w:t xml:space="preserve">ommunication (PLC), and </w:t>
      </w:r>
      <w:r w:rsidR="00FA5A65" w:rsidRPr="00DA67BD">
        <w:rPr>
          <w:rFonts w:cstheme="minorHAnsi"/>
        </w:rPr>
        <w:t>M</w:t>
      </w:r>
      <w:r w:rsidRPr="00DA67BD">
        <w:rPr>
          <w:rFonts w:cstheme="minorHAnsi"/>
        </w:rPr>
        <w:t>eter</w:t>
      </w:r>
      <w:r w:rsidR="00FA5A65" w:rsidRPr="00DA67BD">
        <w:rPr>
          <w:rFonts w:cstheme="minorHAnsi"/>
        </w:rPr>
        <w:t>-Bus</w:t>
      </w:r>
      <w:r w:rsidRPr="00DA67BD">
        <w:rPr>
          <w:rFonts w:cstheme="minorHAnsi"/>
        </w:rPr>
        <w:t xml:space="preserve"> (M-Bus).</w:t>
      </w:r>
      <w:r w:rsidR="00FA5A65" w:rsidRPr="00DA67BD">
        <w:rPr>
          <w:rFonts w:cstheme="minorHAnsi"/>
        </w:rPr>
        <w:t xml:space="preserve"> Whereas w</w:t>
      </w:r>
      <w:r w:rsidRPr="00DA67BD">
        <w:rPr>
          <w:rFonts w:cstheme="minorHAnsi"/>
        </w:rPr>
        <w:t xml:space="preserve">ireless protocols include </w:t>
      </w:r>
      <w:r w:rsidR="00FA5A65" w:rsidRPr="00DA67BD">
        <w:rPr>
          <w:rFonts w:ascii="Calibri" w:hAnsi="Calibri" w:cs="Arial"/>
        </w:rPr>
        <w:t xml:space="preserve">Cellular networks (GPRS, 4G, 5G, LTE-M), </w:t>
      </w:r>
      <w:r w:rsidR="00FA5A65" w:rsidRPr="00DA67BD">
        <w:rPr>
          <w:rFonts w:cstheme="minorHAnsi"/>
        </w:rPr>
        <w:t>W</w:t>
      </w:r>
      <w:r w:rsidRPr="00DA67BD">
        <w:rPr>
          <w:rFonts w:cstheme="minorHAnsi"/>
        </w:rPr>
        <w:t xml:space="preserve">ireless </w:t>
      </w:r>
      <w:r w:rsidR="00FA5A65" w:rsidRPr="00DA67BD">
        <w:rPr>
          <w:rFonts w:cstheme="minorHAnsi"/>
        </w:rPr>
        <w:t>M</w:t>
      </w:r>
      <w:r w:rsidRPr="00DA67BD">
        <w:rPr>
          <w:rFonts w:cstheme="minorHAnsi"/>
        </w:rPr>
        <w:t>eter</w:t>
      </w:r>
      <w:r w:rsidR="00FA5A65" w:rsidRPr="00DA67BD">
        <w:rPr>
          <w:rFonts w:cstheme="minorHAnsi"/>
        </w:rPr>
        <w:t>-B</w:t>
      </w:r>
      <w:r w:rsidRPr="00DA67BD">
        <w:rPr>
          <w:rFonts w:cstheme="minorHAnsi"/>
        </w:rPr>
        <w:t>us</w:t>
      </w:r>
      <w:r w:rsidR="00DA67BD" w:rsidRPr="00DA67BD">
        <w:rPr>
          <w:rFonts w:cstheme="minorHAnsi"/>
        </w:rPr>
        <w:t>,</w:t>
      </w:r>
      <w:r w:rsidRPr="00DA67BD">
        <w:rPr>
          <w:rFonts w:cstheme="minorHAnsi"/>
        </w:rPr>
        <w:t xml:space="preserve"> and </w:t>
      </w:r>
      <w:r w:rsidR="00FA5A65" w:rsidRPr="00DA67BD">
        <w:rPr>
          <w:rFonts w:ascii="Calibri" w:hAnsi="Calibri" w:cs="Arial"/>
        </w:rPr>
        <w:lastRenderedPageBreak/>
        <w:t>Low-Power-Wide-Area-Networks</w:t>
      </w:r>
      <w:r w:rsidR="00317471">
        <w:rPr>
          <w:rFonts w:ascii="Calibri" w:hAnsi="Calibri" w:cs="Arial"/>
        </w:rPr>
        <w:t xml:space="preserve"> </w:t>
      </w:r>
      <w:r w:rsidR="00317471">
        <w:rPr>
          <w:rFonts w:cstheme="minorHAnsi"/>
        </w:rPr>
        <w:t>(</w:t>
      </w:r>
      <w:proofErr w:type="spellStart"/>
      <w:r w:rsidR="00317471" w:rsidRPr="00DA67BD">
        <w:rPr>
          <w:rFonts w:cstheme="minorHAnsi"/>
        </w:rPr>
        <w:t>LoRaWAN</w:t>
      </w:r>
      <w:proofErr w:type="spellEnd"/>
      <w:r w:rsidR="00317471">
        <w:rPr>
          <w:rFonts w:cstheme="minorHAnsi"/>
        </w:rPr>
        <w:t>)</w:t>
      </w:r>
      <w:r w:rsidRPr="00DA67BD">
        <w:rPr>
          <w:rFonts w:cstheme="minorHAnsi"/>
        </w:rPr>
        <w:t>. A wireless meter bus is a wireless version of the M-Bus standard</w:t>
      </w:r>
      <w:r w:rsidR="00A73BEB" w:rsidRPr="00DA67BD">
        <w:rPr>
          <w:rFonts w:cstheme="minorHAnsi"/>
        </w:rPr>
        <w:t xml:space="preserve"> and </w:t>
      </w:r>
      <w:r w:rsidR="00DA67BD" w:rsidRPr="00DA67BD">
        <w:rPr>
          <w:rFonts w:cstheme="minorHAnsi"/>
        </w:rPr>
        <w:t>is</w:t>
      </w:r>
      <w:r w:rsidR="00A73BEB" w:rsidRPr="00DA67BD">
        <w:rPr>
          <w:rFonts w:cstheme="minorHAnsi"/>
        </w:rPr>
        <w:t xml:space="preserve"> mostly found in Europe</w:t>
      </w:r>
      <w:r w:rsidRPr="00DA67BD">
        <w:rPr>
          <w:rFonts w:cstheme="minorHAnsi"/>
        </w:rPr>
        <w:t xml:space="preserve">. </w:t>
      </w:r>
      <w:r w:rsidR="00844849">
        <w:rPr>
          <w:rFonts w:cstheme="minorHAnsi"/>
        </w:rPr>
        <w:t xml:space="preserve">In Namibia, optical Fiber </w:t>
      </w:r>
      <w:r w:rsidR="006317FB" w:rsidRPr="00C43B3E">
        <w:rPr>
          <w:rFonts w:cstheme="minorHAnsi"/>
        </w:rPr>
        <w:t xml:space="preserve">or mobile phone networks </w:t>
      </w:r>
      <w:r w:rsidR="006317FB">
        <w:rPr>
          <w:rFonts w:cstheme="minorHAnsi"/>
        </w:rPr>
        <w:t xml:space="preserve">such as </w:t>
      </w:r>
      <w:r w:rsidR="006317FB" w:rsidRPr="00C43B3E">
        <w:rPr>
          <w:rFonts w:cstheme="minorHAnsi"/>
        </w:rPr>
        <w:t>4G</w:t>
      </w:r>
      <w:r w:rsidR="006317FB">
        <w:rPr>
          <w:rFonts w:cstheme="minorHAnsi"/>
        </w:rPr>
        <w:t xml:space="preserve"> or </w:t>
      </w:r>
      <w:r w:rsidR="00317471" w:rsidRPr="00331F57">
        <w:rPr>
          <w:rFonts w:cstheme="minorHAnsi"/>
        </w:rPr>
        <w:t>General Packet Radio Services</w:t>
      </w:r>
      <w:r w:rsidR="00317471">
        <w:rPr>
          <w:rFonts w:cstheme="minorHAnsi"/>
        </w:rPr>
        <w:t xml:space="preserve"> (</w:t>
      </w:r>
      <w:r w:rsidR="006317FB">
        <w:rPr>
          <w:rFonts w:cstheme="minorHAnsi"/>
        </w:rPr>
        <w:t>GPRS) ha</w:t>
      </w:r>
      <w:r w:rsidR="00844849">
        <w:rPr>
          <w:rFonts w:cstheme="minorHAnsi"/>
        </w:rPr>
        <w:t>ve</w:t>
      </w:r>
      <w:r w:rsidR="006317FB">
        <w:rPr>
          <w:rFonts w:cstheme="minorHAnsi"/>
        </w:rPr>
        <w:t xml:space="preserve"> </w:t>
      </w:r>
      <w:r w:rsidR="006317FB" w:rsidRPr="00C43B3E">
        <w:rPr>
          <w:rFonts w:cstheme="minorHAnsi"/>
        </w:rPr>
        <w:t xml:space="preserve">made it possible to </w:t>
      </w:r>
      <w:r w:rsidR="006317FB">
        <w:rPr>
          <w:rFonts w:cstheme="minorHAnsi"/>
        </w:rPr>
        <w:t xml:space="preserve">control smart meters </w:t>
      </w:r>
      <w:r w:rsidR="006317FB" w:rsidRPr="00C43B3E">
        <w:rPr>
          <w:rFonts w:cstheme="minorHAnsi"/>
        </w:rPr>
        <w:t>remote</w:t>
      </w:r>
      <w:r w:rsidR="006317FB">
        <w:rPr>
          <w:rFonts w:cstheme="minorHAnsi"/>
        </w:rPr>
        <w:t>ly</w:t>
      </w:r>
      <w:r w:rsidR="006317FB" w:rsidRPr="00C43B3E">
        <w:rPr>
          <w:rFonts w:cstheme="minorHAnsi"/>
        </w:rPr>
        <w:t xml:space="preserve"> </w:t>
      </w:r>
      <w:r w:rsidR="006317FB">
        <w:rPr>
          <w:rFonts w:cstheme="minorHAnsi"/>
        </w:rPr>
        <w:t xml:space="preserve">with improved response time due to </w:t>
      </w:r>
      <w:r w:rsidR="00690277">
        <w:rPr>
          <w:rFonts w:cstheme="minorHAnsi"/>
        </w:rPr>
        <w:t>their</w:t>
      </w:r>
      <w:r w:rsidR="006317FB">
        <w:rPr>
          <w:rFonts w:cstheme="minorHAnsi"/>
        </w:rPr>
        <w:t xml:space="preserve"> high bandwidth t</w:t>
      </w:r>
      <w:r w:rsidR="006317FB" w:rsidRPr="00C43B3E">
        <w:rPr>
          <w:rFonts w:cstheme="minorHAnsi"/>
        </w:rPr>
        <w:t>hroughput</w:t>
      </w:r>
      <w:r w:rsidR="006317FB">
        <w:rPr>
          <w:rFonts w:cstheme="minorHAnsi"/>
        </w:rPr>
        <w:t xml:space="preserve">.  </w:t>
      </w:r>
    </w:p>
    <w:bookmarkEnd w:id="181"/>
    <w:p w14:paraId="39536117" w14:textId="77777777" w:rsidR="00707B4D" w:rsidRDefault="00707B4D" w:rsidP="00B0214B">
      <w:pPr>
        <w:jc w:val="both"/>
        <w:rPr>
          <w:rFonts w:cstheme="minorHAnsi"/>
        </w:rPr>
      </w:pPr>
    </w:p>
    <w:p w14:paraId="37C78D2C" w14:textId="5C2DADA6" w:rsidR="008E7003" w:rsidRPr="007C26C4" w:rsidRDefault="00FB4689" w:rsidP="00B0214B">
      <w:pPr>
        <w:jc w:val="both"/>
        <w:rPr>
          <w:rFonts w:cstheme="minorHAnsi"/>
        </w:rPr>
      </w:pPr>
      <w:bookmarkStart w:id="186" w:name="_Hlk165320505"/>
      <w:r w:rsidRPr="007C26C4">
        <w:rPr>
          <w:rFonts w:cstheme="minorHAnsi"/>
        </w:rPr>
        <w:t xml:space="preserve">NamPower </w:t>
      </w:r>
      <w:bookmarkStart w:id="187" w:name="_Hlk141710442"/>
      <w:bookmarkStart w:id="188" w:name="_Hlk141710710"/>
      <w:bookmarkEnd w:id="182"/>
      <w:r w:rsidR="002E0F79" w:rsidRPr="007C26C4">
        <w:rPr>
          <w:rFonts w:cstheme="minorHAnsi"/>
        </w:rPr>
        <w:t xml:space="preserve">uses </w:t>
      </w:r>
      <w:proofErr w:type="spellStart"/>
      <w:r w:rsidR="005A171E" w:rsidRPr="007C26C4">
        <w:rPr>
          <w:rFonts w:cstheme="minorHAnsi"/>
        </w:rPr>
        <w:t>Landys+Gyr</w:t>
      </w:r>
      <w:proofErr w:type="spellEnd"/>
      <w:r w:rsidR="005A171E" w:rsidRPr="007C26C4">
        <w:rPr>
          <w:rFonts w:cstheme="minorHAnsi"/>
        </w:rPr>
        <w:t xml:space="preserve"> </w:t>
      </w:r>
      <w:r w:rsidR="00B93CE1" w:rsidRPr="007C26C4">
        <w:rPr>
          <w:rFonts w:cstheme="minorHAnsi"/>
        </w:rPr>
        <w:t>smart meters</w:t>
      </w:r>
      <w:r w:rsidR="005A171E" w:rsidRPr="007C26C4">
        <w:rPr>
          <w:rFonts w:cstheme="minorHAnsi"/>
        </w:rPr>
        <w:t xml:space="preserve">. The smart meters </w:t>
      </w:r>
      <w:r w:rsidR="009819DF" w:rsidRPr="007C26C4">
        <w:rPr>
          <w:rFonts w:cstheme="minorHAnsi"/>
        </w:rPr>
        <w:t>support</w:t>
      </w:r>
      <w:r w:rsidR="00B93CE1" w:rsidRPr="007C26C4">
        <w:rPr>
          <w:rFonts w:cstheme="minorHAnsi"/>
        </w:rPr>
        <w:t xml:space="preserve"> the International Electrotechnical Commission (IEC) 60870-5-104 standard for communication. </w:t>
      </w:r>
      <w:r w:rsidR="00FC3DF3">
        <w:rPr>
          <w:rFonts w:cstheme="minorHAnsi"/>
        </w:rPr>
        <w:t xml:space="preserve">Founded in 1906, </w:t>
      </w:r>
      <w:r w:rsidR="0062498B" w:rsidRPr="0062498B">
        <w:rPr>
          <w:rFonts w:cstheme="minorHAnsi"/>
        </w:rPr>
        <w:t xml:space="preserve">IEC </w:t>
      </w:r>
      <w:r w:rsidR="00226B59">
        <w:rPr>
          <w:rFonts w:cstheme="minorHAnsi"/>
        </w:rPr>
        <w:t xml:space="preserve">is </w:t>
      </w:r>
      <w:r w:rsidR="0062498B" w:rsidRPr="0062498B">
        <w:rPr>
          <w:rFonts w:cstheme="minorHAnsi"/>
        </w:rPr>
        <w:t>a global international standards organization that prepares and publishes International Standards for all electrical, electronic, and related technologies</w:t>
      </w:r>
      <w:r w:rsidR="00BE77BE">
        <w:rPr>
          <w:rFonts w:cstheme="minorHAnsi"/>
        </w:rPr>
        <w:t xml:space="preserve"> </w:t>
      </w:r>
      <w:sdt>
        <w:sdtPr>
          <w:rPr>
            <w:rFonts w:cstheme="minorHAnsi"/>
            <w:color w:val="000000"/>
          </w:rPr>
          <w:tag w:val="MENDELEY_CITATION_v3_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"/>
          <w:id w:val="-2099252673"/>
          <w:placeholder>
            <w:docPart w:val="DefaultPlaceholder_-1854013440"/>
          </w:placeholder>
        </w:sdtPr>
        <w:sdtContent>
          <w:r w:rsidR="00752357" w:rsidRPr="00752357">
            <w:rPr>
              <w:rFonts w:cstheme="minorHAnsi"/>
              <w:color w:val="000000"/>
            </w:rPr>
            <w:t>(IEC, 2024)</w:t>
          </w:r>
        </w:sdtContent>
      </w:sdt>
      <w:r w:rsidR="00BE77BE">
        <w:rPr>
          <w:rFonts w:cstheme="minorHAnsi"/>
        </w:rPr>
        <w:t>. T</w:t>
      </w:r>
      <w:r w:rsidR="00FC3DF3" w:rsidRPr="00FC3DF3">
        <w:rPr>
          <w:rFonts w:cstheme="minorHAnsi"/>
        </w:rPr>
        <w:t>he</w:t>
      </w:r>
      <w:r w:rsidR="00FC3DF3">
        <w:rPr>
          <w:rFonts w:cstheme="minorHAnsi"/>
        </w:rPr>
        <w:t>se</w:t>
      </w:r>
      <w:r w:rsidR="00FC3DF3" w:rsidRPr="00FC3DF3">
        <w:rPr>
          <w:rFonts w:cstheme="minorHAnsi"/>
        </w:rPr>
        <w:t xml:space="preserve"> standards provide instructions, guidelines, rules, or definitions that are used to design, manufacture, install, test &amp; certify, maintain</w:t>
      </w:r>
      <w:r w:rsidR="00226B59">
        <w:rPr>
          <w:rFonts w:cstheme="minorHAnsi"/>
        </w:rPr>
        <w:t>,</w:t>
      </w:r>
      <w:r w:rsidR="00FC3DF3" w:rsidRPr="00FC3DF3">
        <w:rPr>
          <w:rFonts w:cstheme="minorHAnsi"/>
        </w:rPr>
        <w:t xml:space="preserve"> and repair electrical and electronic devices</w:t>
      </w:r>
      <w:r w:rsidR="00FC3DF3">
        <w:rPr>
          <w:rFonts w:cstheme="minorHAnsi"/>
        </w:rPr>
        <w:t>,</w:t>
      </w:r>
      <w:r w:rsidR="00FC3DF3" w:rsidRPr="00FC3DF3">
        <w:rPr>
          <w:rFonts w:cstheme="minorHAnsi"/>
        </w:rPr>
        <w:t xml:space="preserve"> and systems. </w:t>
      </w:r>
      <w:r w:rsidR="00B93CE1" w:rsidRPr="007C26C4">
        <w:rPr>
          <w:rFonts w:cstheme="minorHAnsi"/>
        </w:rPr>
        <w:t>A technical report by Pert Matousek describes IEC 60870-5-104 as a standard for telecontrol equipment and systems with coded bit serial data transmission in Transmission Control Protocol/Internet Protocol (TCP/IP) based networks for monitoring and controlling geographically widespread processes</w:t>
      </w:r>
      <w:r w:rsidR="007C26C4" w:rsidRPr="007C26C4">
        <w:rPr>
          <w:rFonts w:cstheme="minorHAnsi"/>
        </w:rPr>
        <w:t xml:space="preserve"> </w:t>
      </w:r>
      <w:r w:rsidR="00B93CE1" w:rsidRPr="007C26C4">
        <w:rPr>
          <w:rFonts w:cstheme="minorHAnsi"/>
        </w:rPr>
        <w:t xml:space="preserve">(Matousek, 2017). </w:t>
      </w:r>
      <w:r w:rsidR="005A171E" w:rsidRPr="007C26C4">
        <w:rPr>
          <w:rFonts w:cstheme="minorHAnsi"/>
        </w:rPr>
        <w:t>The coded bits comply with the OBIS (</w:t>
      </w:r>
      <w:proofErr w:type="spellStart"/>
      <w:r w:rsidR="005A171E" w:rsidRPr="007C26C4">
        <w:rPr>
          <w:rFonts w:cstheme="minorHAnsi"/>
        </w:rPr>
        <w:t>OBject</w:t>
      </w:r>
      <w:proofErr w:type="spellEnd"/>
      <w:r w:rsidR="005A171E" w:rsidRPr="007C26C4">
        <w:rPr>
          <w:rFonts w:cstheme="minorHAnsi"/>
        </w:rPr>
        <w:t xml:space="preserve"> Identification System ) standard. </w:t>
      </w:r>
      <w:r w:rsidR="00FD3C6B" w:rsidRPr="007C26C4">
        <w:rPr>
          <w:rFonts w:cstheme="minorHAnsi"/>
        </w:rPr>
        <w:t>The OBIS code</w:t>
      </w:r>
      <w:r w:rsidR="00B164E4" w:rsidRPr="007C26C4">
        <w:rPr>
          <w:rFonts w:cstheme="minorHAnsi"/>
        </w:rPr>
        <w:t xml:space="preserve"> is defined and allocated</w:t>
      </w:r>
      <w:r w:rsidR="004A4F21" w:rsidRPr="007C26C4">
        <w:rPr>
          <w:rFonts w:cstheme="minorHAnsi"/>
        </w:rPr>
        <w:t xml:space="preserve"> by </w:t>
      </w:r>
      <w:r w:rsidR="00B164E4" w:rsidRPr="007C26C4">
        <w:rPr>
          <w:rFonts w:cstheme="minorHAnsi"/>
        </w:rPr>
        <w:t xml:space="preserve">the </w:t>
      </w:r>
      <w:r w:rsidR="004A4F21" w:rsidRPr="007C26C4">
        <w:rPr>
          <w:rFonts w:cstheme="minorHAnsi"/>
        </w:rPr>
        <w:t>DLMS</w:t>
      </w:r>
      <w:r w:rsidR="00B164E4" w:rsidRPr="007C26C4">
        <w:rPr>
          <w:rFonts w:cstheme="minorHAnsi"/>
        </w:rPr>
        <w:t xml:space="preserve"> (Device Language Message Specification)</w:t>
      </w:r>
      <w:r w:rsidR="00FD3C6B" w:rsidRPr="007C26C4">
        <w:rPr>
          <w:rFonts w:cstheme="minorHAnsi"/>
        </w:rPr>
        <w:t xml:space="preserve"> </w:t>
      </w:r>
      <w:r w:rsidR="00B164E4" w:rsidRPr="007C26C4">
        <w:rPr>
          <w:rFonts w:cstheme="minorHAnsi"/>
        </w:rPr>
        <w:t>user association</w:t>
      </w:r>
      <w:r w:rsidR="004517D2" w:rsidRPr="007C26C4">
        <w:rPr>
          <w:rFonts w:cstheme="minorHAnsi"/>
        </w:rPr>
        <w:t xml:space="preserve"> and </w:t>
      </w:r>
      <w:r w:rsidR="007C26C4" w:rsidRPr="007C26C4">
        <w:rPr>
          <w:rFonts w:cstheme="minorHAnsi"/>
        </w:rPr>
        <w:t>is</w:t>
      </w:r>
      <w:r w:rsidR="00B164E4" w:rsidRPr="007C26C4">
        <w:rPr>
          <w:rFonts w:cstheme="minorHAnsi"/>
        </w:rPr>
        <w:t xml:space="preserve"> used as </w:t>
      </w:r>
      <w:r w:rsidR="007C26C4" w:rsidRPr="007C26C4">
        <w:rPr>
          <w:rFonts w:cstheme="minorHAnsi"/>
        </w:rPr>
        <w:t xml:space="preserve">the </w:t>
      </w:r>
      <w:r w:rsidR="00B164E4" w:rsidRPr="007C26C4">
        <w:rPr>
          <w:rFonts w:cstheme="minorHAnsi"/>
        </w:rPr>
        <w:t xml:space="preserve">logical names of data objects </w:t>
      </w:r>
      <w:r w:rsidR="00FD3C6B" w:rsidRPr="007C26C4">
        <w:rPr>
          <w:rFonts w:cstheme="minorHAnsi"/>
        </w:rPr>
        <w:t>in energy metering equipment</w:t>
      </w:r>
      <w:r w:rsidR="004517D2" w:rsidRPr="007C26C4">
        <w:rPr>
          <w:rFonts w:cstheme="minorHAnsi"/>
        </w:rPr>
        <w:t>.</w:t>
      </w:r>
      <w:r w:rsidR="00986608">
        <w:rPr>
          <w:rFonts w:cstheme="minorHAnsi"/>
        </w:rPr>
        <w:t xml:space="preserve"> </w:t>
      </w:r>
      <w:r w:rsidR="004517D2" w:rsidRPr="007C26C4">
        <w:rPr>
          <w:rFonts w:cstheme="minorHAnsi"/>
        </w:rPr>
        <w:t xml:space="preserve"> Table </w:t>
      </w:r>
      <w:r w:rsidR="00694FCD">
        <w:rPr>
          <w:rFonts w:cstheme="minorHAnsi"/>
        </w:rPr>
        <w:t>5</w:t>
      </w:r>
      <w:r w:rsidR="004517D2" w:rsidRPr="007C26C4">
        <w:rPr>
          <w:rFonts w:cstheme="minorHAnsi"/>
        </w:rPr>
        <w:t xml:space="preserve"> shows the </w:t>
      </w:r>
      <w:r w:rsidR="00FD3C6B" w:rsidRPr="007C26C4">
        <w:rPr>
          <w:rFonts w:cstheme="minorHAnsi"/>
        </w:rPr>
        <w:t xml:space="preserve">hierarchical structure </w:t>
      </w:r>
      <w:r w:rsidR="004517D2" w:rsidRPr="007C26C4">
        <w:rPr>
          <w:rFonts w:cstheme="minorHAnsi"/>
        </w:rPr>
        <w:t>of the OBIS code</w:t>
      </w:r>
      <w:r w:rsidR="00694FCD">
        <w:rPr>
          <w:rFonts w:cstheme="minorHAnsi"/>
        </w:rPr>
        <w:t>, while Table 6 is an example of how meter reading software translate</w:t>
      </w:r>
      <w:r w:rsidR="00784594">
        <w:rPr>
          <w:rFonts w:cstheme="minorHAnsi"/>
        </w:rPr>
        <w:t>s</w:t>
      </w:r>
      <w:r w:rsidR="00694FCD">
        <w:rPr>
          <w:rFonts w:cstheme="minorHAnsi"/>
        </w:rPr>
        <w:t xml:space="preserve"> the OBIS code</w:t>
      </w:r>
      <w:r w:rsidR="00BE77BE">
        <w:rPr>
          <w:rFonts w:cstheme="minorHAnsi"/>
        </w:rPr>
        <w:t xml:space="preserve"> </w:t>
      </w:r>
      <w:sdt>
        <w:sdtPr>
          <w:rPr>
            <w:rFonts w:cstheme="minorHAnsi"/>
            <w:color w:val="000000"/>
          </w:rPr>
          <w:tag w:val="MENDELEY_CITATION_v3_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"/>
          <w:id w:val="-2013974924"/>
          <w:placeholder>
            <w:docPart w:val="DefaultPlaceholder_-1854013440"/>
          </w:placeholder>
        </w:sdtPr>
        <w:sdtContent>
          <w:r w:rsidR="00752357" w:rsidRPr="00752357">
            <w:rPr>
              <w:rFonts w:cstheme="minorHAnsi"/>
              <w:color w:val="000000"/>
            </w:rPr>
            <w:t>(Verma, 2023)</w:t>
          </w:r>
        </w:sdtContent>
      </w:sdt>
      <w:r w:rsidR="00BE77BE">
        <w:rPr>
          <w:rFonts w:cstheme="minorHAnsi"/>
        </w:rPr>
        <w:t>.</w:t>
      </w:r>
    </w:p>
    <w:bookmarkEnd w:id="183"/>
    <w:bookmarkEnd w:id="186"/>
    <w:p w14:paraId="2C69697D" w14:textId="77777777" w:rsidR="009819DF" w:rsidRDefault="009819DF" w:rsidP="00B0214B">
      <w:pPr>
        <w:jc w:val="both"/>
        <w:rPr>
          <w:rFonts w:cstheme="minorHAnsi"/>
        </w:rPr>
      </w:pPr>
    </w:p>
    <w:p w14:paraId="35CF566B" w14:textId="5CFE18BB" w:rsidR="00146264" w:rsidRPr="00146264" w:rsidRDefault="00146264" w:rsidP="00146264">
      <w:pPr>
        <w:pStyle w:val="Caption"/>
        <w:rPr>
          <w:rFonts w:cstheme="minorHAnsi"/>
          <w:sz w:val="22"/>
          <w:szCs w:val="22"/>
        </w:rPr>
      </w:pPr>
      <w:bookmarkStart w:id="189" w:name="_Toc177034972"/>
      <w:r w:rsidRPr="00146264">
        <w:rPr>
          <w:sz w:val="22"/>
          <w:szCs w:val="22"/>
        </w:rPr>
        <w:t xml:space="preserve">Table </w:t>
      </w:r>
      <w:r w:rsidRPr="00146264">
        <w:rPr>
          <w:sz w:val="22"/>
          <w:szCs w:val="22"/>
        </w:rPr>
        <w:fldChar w:fldCharType="begin"/>
      </w:r>
      <w:r w:rsidRPr="00146264">
        <w:rPr>
          <w:sz w:val="22"/>
          <w:szCs w:val="22"/>
        </w:rPr>
        <w:instrText xml:space="preserve"> SEQ Table \* ARABIC </w:instrText>
      </w:r>
      <w:r w:rsidRPr="00146264">
        <w:rPr>
          <w:sz w:val="22"/>
          <w:szCs w:val="22"/>
        </w:rPr>
        <w:fldChar w:fldCharType="separate"/>
      </w:r>
      <w:r w:rsidR="00B94AE3">
        <w:rPr>
          <w:noProof/>
          <w:sz w:val="22"/>
          <w:szCs w:val="22"/>
        </w:rPr>
        <w:t>5</w:t>
      </w:r>
      <w:r w:rsidRPr="00146264">
        <w:rPr>
          <w:sz w:val="22"/>
          <w:szCs w:val="22"/>
        </w:rPr>
        <w:fldChar w:fldCharType="end"/>
      </w:r>
      <w:r w:rsidRPr="00146264">
        <w:rPr>
          <w:sz w:val="22"/>
          <w:szCs w:val="22"/>
        </w:rPr>
        <w:t>: OBIS code</w:t>
      </w:r>
      <w:bookmarkEnd w:id="189"/>
    </w:p>
    <w:tbl>
      <w:tblPr>
        <w:tblStyle w:val="PlainTable2"/>
        <w:tblW w:w="0" w:type="auto"/>
        <w:tblLook w:val="04A0" w:firstRow="1" w:lastRow="0" w:firstColumn="1" w:lastColumn="0" w:noHBand="0" w:noVBand="1"/>
      </w:tblPr>
      <w:tblGrid>
        <w:gridCol w:w="846"/>
        <w:gridCol w:w="3969"/>
        <w:gridCol w:w="4535"/>
      </w:tblGrid>
      <w:tr w:rsidR="009819DF" w:rsidRPr="006317FB" w14:paraId="6BA5C7C7" w14:textId="77777777" w:rsidTr="006317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E71535D" w14:textId="6235E4BA" w:rsidR="009819DF" w:rsidRPr="004D3798" w:rsidRDefault="009819DF" w:rsidP="00B0214B">
            <w:pPr>
              <w:jc w:val="both"/>
              <w:rPr>
                <w:rFonts w:ascii="Calibri" w:hAnsi="Calibri" w:cs="Arial"/>
              </w:rPr>
            </w:pPr>
            <w:r w:rsidRPr="004D3798">
              <w:rPr>
                <w:rFonts w:ascii="Calibri" w:hAnsi="Calibri" w:cs="Arial"/>
              </w:rPr>
              <w:t>Group</w:t>
            </w:r>
          </w:p>
        </w:tc>
        <w:tc>
          <w:tcPr>
            <w:tcW w:w="3969" w:type="dxa"/>
          </w:tcPr>
          <w:p w14:paraId="3C980F45" w14:textId="70C53384" w:rsidR="009819DF" w:rsidRPr="004D3798" w:rsidRDefault="009819DF" w:rsidP="00B0214B">
            <w:pPr>
              <w:jc w:val="both"/>
              <w:cnfStyle w:val="100000000000" w:firstRow="1" w:lastRow="0" w:firstColumn="0" w:lastColumn="0" w:oddVBand="0" w:evenVBand="0" w:oddHBand="0" w:evenHBand="0" w:firstRowFirstColumn="0" w:firstRowLastColumn="0" w:lastRowFirstColumn="0" w:lastRowLastColumn="0"/>
              <w:rPr>
                <w:rFonts w:ascii="Calibri" w:hAnsi="Calibri" w:cs="Arial"/>
              </w:rPr>
            </w:pPr>
            <w:r w:rsidRPr="004D3798">
              <w:rPr>
                <w:rFonts w:ascii="Calibri" w:hAnsi="Calibri" w:cs="Arial"/>
              </w:rPr>
              <w:t>Description</w:t>
            </w:r>
          </w:p>
        </w:tc>
        <w:tc>
          <w:tcPr>
            <w:tcW w:w="4535" w:type="dxa"/>
          </w:tcPr>
          <w:p w14:paraId="308EA6E7" w14:textId="2C0F1E1B" w:rsidR="009819DF" w:rsidRPr="004D3798" w:rsidRDefault="00694FCD" w:rsidP="00B0214B">
            <w:pPr>
              <w:jc w:val="both"/>
              <w:cnfStyle w:val="100000000000" w:firstRow="1" w:lastRow="0" w:firstColumn="0" w:lastColumn="0" w:oddVBand="0" w:evenVBand="0" w:oddHBand="0" w:evenHBand="0" w:firstRowFirstColumn="0" w:firstRowLastColumn="0" w:lastRowFirstColumn="0" w:lastRowLastColumn="0"/>
              <w:rPr>
                <w:rFonts w:ascii="Calibri" w:hAnsi="Calibri" w:cs="Arial"/>
              </w:rPr>
            </w:pPr>
            <w:r w:rsidRPr="004D3798">
              <w:rPr>
                <w:rFonts w:ascii="Calibri" w:hAnsi="Calibri" w:cs="Arial"/>
              </w:rPr>
              <w:t>Examples</w:t>
            </w:r>
          </w:p>
        </w:tc>
      </w:tr>
      <w:tr w:rsidR="009819DF" w:rsidRPr="006317FB" w14:paraId="1FB8F0F0" w14:textId="77777777" w:rsidTr="00631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1EE11A8" w14:textId="7D80C2F9" w:rsidR="009819DF" w:rsidRPr="004D3798" w:rsidRDefault="009819DF" w:rsidP="00B0214B">
            <w:pPr>
              <w:jc w:val="both"/>
              <w:rPr>
                <w:rFonts w:ascii="Calibri" w:hAnsi="Calibri" w:cs="Arial"/>
              </w:rPr>
            </w:pPr>
            <w:r w:rsidRPr="004D3798">
              <w:rPr>
                <w:rFonts w:ascii="Calibri" w:hAnsi="Calibri" w:cs="Arial"/>
              </w:rPr>
              <w:t>A</w:t>
            </w:r>
          </w:p>
        </w:tc>
        <w:tc>
          <w:tcPr>
            <w:tcW w:w="3969" w:type="dxa"/>
          </w:tcPr>
          <w:p w14:paraId="35283751" w14:textId="54B61F69" w:rsidR="009819DF" w:rsidRPr="006317FB" w:rsidRDefault="009819DF" w:rsidP="00B0214B">
            <w:pPr>
              <w:jc w:val="both"/>
              <w:cnfStyle w:val="000000100000" w:firstRow="0" w:lastRow="0" w:firstColumn="0" w:lastColumn="0" w:oddVBand="0" w:evenVBand="0" w:oddHBand="1" w:evenHBand="0" w:firstRowFirstColumn="0" w:firstRowLastColumn="0" w:lastRowFirstColumn="0" w:lastRowLastColumn="0"/>
              <w:rPr>
                <w:rFonts w:ascii="Calibri" w:hAnsi="Calibri" w:cs="Arial"/>
              </w:rPr>
            </w:pPr>
            <w:r w:rsidRPr="006317FB">
              <w:rPr>
                <w:rFonts w:ascii="Calibri" w:hAnsi="Calibri" w:cs="Arial"/>
              </w:rPr>
              <w:t>Medium</w:t>
            </w:r>
          </w:p>
        </w:tc>
        <w:tc>
          <w:tcPr>
            <w:tcW w:w="4535" w:type="dxa"/>
          </w:tcPr>
          <w:p w14:paraId="62DEFDBC" w14:textId="7B1C4664" w:rsidR="009819DF" w:rsidRPr="006317FB" w:rsidRDefault="009819DF" w:rsidP="00B0214B">
            <w:pPr>
              <w:jc w:val="both"/>
              <w:cnfStyle w:val="000000100000" w:firstRow="0" w:lastRow="0" w:firstColumn="0" w:lastColumn="0" w:oddVBand="0" w:evenVBand="0" w:oddHBand="1" w:evenHBand="0" w:firstRowFirstColumn="0" w:firstRowLastColumn="0" w:lastRowFirstColumn="0" w:lastRowLastColumn="0"/>
              <w:rPr>
                <w:rFonts w:ascii="Calibri" w:hAnsi="Calibri" w:cs="Arial"/>
              </w:rPr>
            </w:pPr>
            <w:r w:rsidRPr="006317FB">
              <w:rPr>
                <w:rFonts w:ascii="Calibri" w:hAnsi="Calibri" w:cs="Arial"/>
              </w:rPr>
              <w:t>0= Abstract Objects, 1=Electricity, 7=Gas, 8=Water</w:t>
            </w:r>
          </w:p>
        </w:tc>
      </w:tr>
      <w:tr w:rsidR="009819DF" w:rsidRPr="006317FB" w14:paraId="4B7AD021" w14:textId="77777777" w:rsidTr="006317FB">
        <w:tc>
          <w:tcPr>
            <w:cnfStyle w:val="001000000000" w:firstRow="0" w:lastRow="0" w:firstColumn="1" w:lastColumn="0" w:oddVBand="0" w:evenVBand="0" w:oddHBand="0" w:evenHBand="0" w:firstRowFirstColumn="0" w:firstRowLastColumn="0" w:lastRowFirstColumn="0" w:lastRowLastColumn="0"/>
            <w:tcW w:w="846" w:type="dxa"/>
          </w:tcPr>
          <w:p w14:paraId="14FFE049" w14:textId="4FC4BDB2" w:rsidR="009819DF" w:rsidRPr="004D3798" w:rsidRDefault="009819DF" w:rsidP="00B0214B">
            <w:pPr>
              <w:jc w:val="both"/>
              <w:rPr>
                <w:rFonts w:ascii="Calibri" w:hAnsi="Calibri" w:cs="Arial"/>
              </w:rPr>
            </w:pPr>
            <w:r w:rsidRPr="004D3798">
              <w:rPr>
                <w:rFonts w:ascii="Calibri" w:hAnsi="Calibri" w:cs="Arial"/>
              </w:rPr>
              <w:t>B</w:t>
            </w:r>
          </w:p>
        </w:tc>
        <w:tc>
          <w:tcPr>
            <w:tcW w:w="3969" w:type="dxa"/>
          </w:tcPr>
          <w:p w14:paraId="374C13BB" w14:textId="37CC3A8E" w:rsidR="009819DF" w:rsidRPr="006317FB" w:rsidRDefault="009819DF" w:rsidP="00B0214B">
            <w:pPr>
              <w:jc w:val="both"/>
              <w:cnfStyle w:val="000000000000" w:firstRow="0" w:lastRow="0" w:firstColumn="0" w:lastColumn="0" w:oddVBand="0" w:evenVBand="0" w:oddHBand="0" w:evenHBand="0" w:firstRowFirstColumn="0" w:firstRowLastColumn="0" w:lastRowFirstColumn="0" w:lastRowLastColumn="0"/>
              <w:rPr>
                <w:rFonts w:ascii="Calibri" w:hAnsi="Calibri" w:cs="Arial"/>
              </w:rPr>
            </w:pPr>
            <w:r w:rsidRPr="006317FB">
              <w:rPr>
                <w:rFonts w:ascii="Calibri" w:hAnsi="Calibri" w:cs="Arial"/>
              </w:rPr>
              <w:t>Channel</w:t>
            </w:r>
          </w:p>
        </w:tc>
        <w:tc>
          <w:tcPr>
            <w:tcW w:w="4535" w:type="dxa"/>
          </w:tcPr>
          <w:p w14:paraId="7C9DC426" w14:textId="4CC3076A" w:rsidR="009819DF" w:rsidRPr="006317FB" w:rsidRDefault="009819DF" w:rsidP="00B0214B">
            <w:pPr>
              <w:jc w:val="both"/>
              <w:cnfStyle w:val="000000000000" w:firstRow="0" w:lastRow="0" w:firstColumn="0" w:lastColumn="0" w:oddVBand="0" w:evenVBand="0" w:oddHBand="0" w:evenHBand="0" w:firstRowFirstColumn="0" w:firstRowLastColumn="0" w:lastRowFirstColumn="0" w:lastRowLastColumn="0"/>
              <w:rPr>
                <w:rFonts w:ascii="Calibri" w:hAnsi="Calibri" w:cs="Arial"/>
              </w:rPr>
            </w:pPr>
            <w:r w:rsidRPr="006317FB">
              <w:rPr>
                <w:rFonts w:ascii="Calibri" w:hAnsi="Calibri" w:cs="Arial"/>
              </w:rPr>
              <w:t>0 = no channel available</w:t>
            </w:r>
          </w:p>
        </w:tc>
      </w:tr>
      <w:tr w:rsidR="009819DF" w:rsidRPr="006317FB" w14:paraId="174B8CCA" w14:textId="77777777" w:rsidTr="00631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18F523D" w14:textId="49AE3D97" w:rsidR="009819DF" w:rsidRPr="004D3798" w:rsidRDefault="009819DF" w:rsidP="00B0214B">
            <w:pPr>
              <w:jc w:val="both"/>
              <w:rPr>
                <w:rFonts w:ascii="Calibri" w:hAnsi="Calibri" w:cs="Arial"/>
              </w:rPr>
            </w:pPr>
            <w:r w:rsidRPr="004D3798">
              <w:rPr>
                <w:rFonts w:ascii="Calibri" w:hAnsi="Calibri" w:cs="Arial"/>
              </w:rPr>
              <w:t>C</w:t>
            </w:r>
          </w:p>
        </w:tc>
        <w:tc>
          <w:tcPr>
            <w:tcW w:w="3969" w:type="dxa"/>
          </w:tcPr>
          <w:p w14:paraId="3252B63E" w14:textId="2FAE35C9" w:rsidR="009819DF" w:rsidRPr="006317FB" w:rsidRDefault="009819DF" w:rsidP="00B0214B">
            <w:pPr>
              <w:jc w:val="both"/>
              <w:cnfStyle w:val="000000100000" w:firstRow="0" w:lastRow="0" w:firstColumn="0" w:lastColumn="0" w:oddVBand="0" w:evenVBand="0" w:oddHBand="1" w:evenHBand="0" w:firstRowFirstColumn="0" w:firstRowLastColumn="0" w:lastRowFirstColumn="0" w:lastRowLastColumn="0"/>
              <w:rPr>
                <w:rFonts w:ascii="Calibri" w:hAnsi="Calibri" w:cs="Arial"/>
              </w:rPr>
            </w:pPr>
            <w:r w:rsidRPr="006317FB">
              <w:rPr>
                <w:rFonts w:ascii="Calibri" w:hAnsi="Calibri" w:cs="Arial"/>
              </w:rPr>
              <w:t xml:space="preserve">Physical Value depends on </w:t>
            </w:r>
            <w:r w:rsidRPr="006317FB">
              <w:rPr>
                <w:rFonts w:ascii="Calibri" w:hAnsi="Calibri" w:cs="Arial"/>
                <w:b/>
                <w:bCs/>
              </w:rPr>
              <w:t>A</w:t>
            </w:r>
          </w:p>
        </w:tc>
        <w:tc>
          <w:tcPr>
            <w:tcW w:w="4535" w:type="dxa"/>
          </w:tcPr>
          <w:p w14:paraId="2A263853" w14:textId="14D00B95" w:rsidR="009819DF" w:rsidRPr="006317FB" w:rsidRDefault="009819DF" w:rsidP="00B0214B">
            <w:pPr>
              <w:jc w:val="both"/>
              <w:cnfStyle w:val="000000100000" w:firstRow="0" w:lastRow="0" w:firstColumn="0" w:lastColumn="0" w:oddVBand="0" w:evenVBand="0" w:oddHBand="1" w:evenHBand="0" w:firstRowFirstColumn="0" w:firstRowLastColumn="0" w:lastRowFirstColumn="0" w:lastRowLastColumn="0"/>
              <w:rPr>
                <w:rFonts w:ascii="Calibri" w:hAnsi="Calibri" w:cs="Arial"/>
              </w:rPr>
            </w:pPr>
            <w:r w:rsidRPr="006317FB">
              <w:rPr>
                <w:rFonts w:ascii="Calibri" w:hAnsi="Calibri" w:cs="Arial"/>
              </w:rPr>
              <w:t>Current, Voltage, Energy</w:t>
            </w:r>
            <w:r w:rsidR="004A4F21">
              <w:rPr>
                <w:rFonts w:ascii="Calibri" w:hAnsi="Calibri" w:cs="Arial"/>
              </w:rPr>
              <w:t xml:space="preserve"> (3 phase Active Power)</w:t>
            </w:r>
          </w:p>
        </w:tc>
      </w:tr>
      <w:tr w:rsidR="009819DF" w:rsidRPr="006317FB" w14:paraId="4E32ABA4" w14:textId="77777777" w:rsidTr="006317FB">
        <w:tc>
          <w:tcPr>
            <w:cnfStyle w:val="001000000000" w:firstRow="0" w:lastRow="0" w:firstColumn="1" w:lastColumn="0" w:oddVBand="0" w:evenVBand="0" w:oddHBand="0" w:evenHBand="0" w:firstRowFirstColumn="0" w:firstRowLastColumn="0" w:lastRowFirstColumn="0" w:lastRowLastColumn="0"/>
            <w:tcW w:w="846" w:type="dxa"/>
          </w:tcPr>
          <w:p w14:paraId="4864E38B" w14:textId="3C7DA139" w:rsidR="009819DF" w:rsidRPr="004D3798" w:rsidRDefault="009819DF" w:rsidP="00B0214B">
            <w:pPr>
              <w:jc w:val="both"/>
              <w:rPr>
                <w:rFonts w:ascii="Calibri" w:hAnsi="Calibri" w:cs="Arial"/>
              </w:rPr>
            </w:pPr>
            <w:r w:rsidRPr="004D3798">
              <w:rPr>
                <w:rFonts w:ascii="Calibri" w:hAnsi="Calibri" w:cs="Arial"/>
              </w:rPr>
              <w:t>D</w:t>
            </w:r>
          </w:p>
        </w:tc>
        <w:tc>
          <w:tcPr>
            <w:tcW w:w="3969" w:type="dxa"/>
          </w:tcPr>
          <w:p w14:paraId="617A343E" w14:textId="6BA3E58E" w:rsidR="009819DF" w:rsidRPr="006317FB" w:rsidRDefault="009819DF" w:rsidP="00B0214B">
            <w:pPr>
              <w:jc w:val="both"/>
              <w:cnfStyle w:val="000000000000" w:firstRow="0" w:lastRow="0" w:firstColumn="0" w:lastColumn="0" w:oddVBand="0" w:evenVBand="0" w:oddHBand="0" w:evenHBand="0" w:firstRowFirstColumn="0" w:firstRowLastColumn="0" w:lastRowFirstColumn="0" w:lastRowLastColumn="0"/>
              <w:rPr>
                <w:rFonts w:ascii="Calibri" w:hAnsi="Calibri" w:cs="Arial"/>
              </w:rPr>
            </w:pPr>
            <w:r w:rsidRPr="006317FB">
              <w:rPr>
                <w:rFonts w:ascii="Calibri" w:hAnsi="Calibri" w:cs="Arial"/>
              </w:rPr>
              <w:t xml:space="preserve">Identifies types, depends on </w:t>
            </w:r>
            <w:r w:rsidRPr="006317FB">
              <w:rPr>
                <w:rFonts w:ascii="Calibri" w:hAnsi="Calibri" w:cs="Arial"/>
                <w:b/>
                <w:bCs/>
              </w:rPr>
              <w:t xml:space="preserve">A </w:t>
            </w:r>
            <w:r w:rsidRPr="006317FB">
              <w:rPr>
                <w:rFonts w:ascii="Calibri" w:hAnsi="Calibri" w:cs="Arial"/>
              </w:rPr>
              <w:t xml:space="preserve">and </w:t>
            </w:r>
            <w:r w:rsidRPr="006317FB">
              <w:rPr>
                <w:rFonts w:ascii="Calibri" w:hAnsi="Calibri" w:cs="Arial"/>
                <w:b/>
                <w:bCs/>
              </w:rPr>
              <w:t>C</w:t>
            </w:r>
          </w:p>
        </w:tc>
        <w:tc>
          <w:tcPr>
            <w:tcW w:w="4535" w:type="dxa"/>
          </w:tcPr>
          <w:p w14:paraId="28332C2E" w14:textId="7DA86CA7" w:rsidR="009819DF" w:rsidRPr="006317FB" w:rsidRDefault="006317FB" w:rsidP="00B0214B">
            <w:pPr>
              <w:jc w:val="both"/>
              <w:cnfStyle w:val="000000000000" w:firstRow="0" w:lastRow="0" w:firstColumn="0" w:lastColumn="0" w:oddVBand="0" w:evenVBand="0" w:oddHBand="0" w:evenHBand="0" w:firstRowFirstColumn="0" w:firstRowLastColumn="0" w:lastRowFirstColumn="0" w:lastRowLastColumn="0"/>
              <w:rPr>
                <w:rFonts w:ascii="Calibri" w:hAnsi="Calibri" w:cs="Arial"/>
              </w:rPr>
            </w:pPr>
            <w:r w:rsidRPr="006317FB">
              <w:rPr>
                <w:rFonts w:ascii="Calibri" w:hAnsi="Calibri" w:cs="Arial"/>
              </w:rPr>
              <w:t>maximum, current value, energy, according to various specific algorithms</w:t>
            </w:r>
          </w:p>
        </w:tc>
      </w:tr>
      <w:tr w:rsidR="009819DF" w:rsidRPr="006317FB" w14:paraId="09E5EC62" w14:textId="77777777" w:rsidTr="00631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8EF7EA2" w14:textId="3A9ED99B" w:rsidR="009819DF" w:rsidRPr="004D3798" w:rsidRDefault="009819DF" w:rsidP="00B0214B">
            <w:pPr>
              <w:jc w:val="both"/>
              <w:rPr>
                <w:rFonts w:ascii="Calibri" w:hAnsi="Calibri" w:cs="Arial"/>
              </w:rPr>
            </w:pPr>
            <w:r w:rsidRPr="004D3798">
              <w:rPr>
                <w:rFonts w:ascii="Calibri" w:hAnsi="Calibri" w:cs="Arial"/>
              </w:rPr>
              <w:t>E</w:t>
            </w:r>
          </w:p>
        </w:tc>
        <w:tc>
          <w:tcPr>
            <w:tcW w:w="3969" w:type="dxa"/>
          </w:tcPr>
          <w:p w14:paraId="66D9CE56" w14:textId="53E5AA64" w:rsidR="009819DF" w:rsidRPr="006317FB" w:rsidRDefault="009819DF" w:rsidP="00B0214B">
            <w:pPr>
              <w:jc w:val="both"/>
              <w:cnfStyle w:val="000000100000" w:firstRow="0" w:lastRow="0" w:firstColumn="0" w:lastColumn="0" w:oddVBand="0" w:evenVBand="0" w:oddHBand="1" w:evenHBand="0" w:firstRowFirstColumn="0" w:firstRowLastColumn="0" w:lastRowFirstColumn="0" w:lastRowLastColumn="0"/>
              <w:rPr>
                <w:rFonts w:ascii="Calibri" w:hAnsi="Calibri" w:cs="Arial"/>
              </w:rPr>
            </w:pPr>
            <w:r w:rsidRPr="006317FB">
              <w:rPr>
                <w:rFonts w:ascii="Calibri" w:hAnsi="Calibri" w:cs="Arial"/>
              </w:rPr>
              <w:t>Tariffs</w:t>
            </w:r>
          </w:p>
        </w:tc>
        <w:tc>
          <w:tcPr>
            <w:tcW w:w="4535" w:type="dxa"/>
          </w:tcPr>
          <w:p w14:paraId="4CCDB001" w14:textId="50422441" w:rsidR="009819DF" w:rsidRPr="006317FB" w:rsidRDefault="006317FB" w:rsidP="00B0214B">
            <w:pPr>
              <w:jc w:val="both"/>
              <w:cnfStyle w:val="000000100000" w:firstRow="0" w:lastRow="0" w:firstColumn="0" w:lastColumn="0" w:oddVBand="0" w:evenVBand="0" w:oddHBand="1" w:evenHBand="0" w:firstRowFirstColumn="0" w:firstRowLastColumn="0" w:lastRowFirstColumn="0" w:lastRowLastColumn="0"/>
              <w:rPr>
                <w:rFonts w:ascii="Calibri" w:hAnsi="Calibri" w:cs="Arial"/>
              </w:rPr>
            </w:pPr>
            <w:r w:rsidRPr="006317FB">
              <w:rPr>
                <w:rFonts w:ascii="Calibri" w:hAnsi="Calibri" w:cs="Arial"/>
              </w:rPr>
              <w:t xml:space="preserve">0 = total, 1 = tariff 1, 2 = tariff </w:t>
            </w:r>
            <w:r w:rsidR="004A4F21">
              <w:rPr>
                <w:rFonts w:ascii="Calibri" w:hAnsi="Calibri" w:cs="Arial"/>
              </w:rPr>
              <w:t>2</w:t>
            </w:r>
          </w:p>
        </w:tc>
      </w:tr>
      <w:tr w:rsidR="009819DF" w:rsidRPr="006317FB" w14:paraId="67276D55" w14:textId="77777777" w:rsidTr="006317FB">
        <w:tc>
          <w:tcPr>
            <w:cnfStyle w:val="001000000000" w:firstRow="0" w:lastRow="0" w:firstColumn="1" w:lastColumn="0" w:oddVBand="0" w:evenVBand="0" w:oddHBand="0" w:evenHBand="0" w:firstRowFirstColumn="0" w:firstRowLastColumn="0" w:lastRowFirstColumn="0" w:lastRowLastColumn="0"/>
            <w:tcW w:w="846" w:type="dxa"/>
          </w:tcPr>
          <w:p w14:paraId="54AA3328" w14:textId="7B0ED73D" w:rsidR="009819DF" w:rsidRPr="004D3798" w:rsidRDefault="009819DF" w:rsidP="00B0214B">
            <w:pPr>
              <w:jc w:val="both"/>
              <w:rPr>
                <w:rFonts w:ascii="Calibri" w:hAnsi="Calibri" w:cs="Arial"/>
              </w:rPr>
            </w:pPr>
            <w:r w:rsidRPr="004D3798">
              <w:rPr>
                <w:rFonts w:ascii="Calibri" w:hAnsi="Calibri" w:cs="Arial"/>
              </w:rPr>
              <w:t>F</w:t>
            </w:r>
          </w:p>
        </w:tc>
        <w:tc>
          <w:tcPr>
            <w:tcW w:w="3969" w:type="dxa"/>
          </w:tcPr>
          <w:p w14:paraId="20797148" w14:textId="3652CED2" w:rsidR="009819DF" w:rsidRPr="006317FB" w:rsidRDefault="009819DF" w:rsidP="00B0214B">
            <w:pPr>
              <w:jc w:val="both"/>
              <w:cnfStyle w:val="000000000000" w:firstRow="0" w:lastRow="0" w:firstColumn="0" w:lastColumn="0" w:oddVBand="0" w:evenVBand="0" w:oddHBand="0" w:evenHBand="0" w:firstRowFirstColumn="0" w:firstRowLastColumn="0" w:lastRowFirstColumn="0" w:lastRowLastColumn="0"/>
              <w:rPr>
                <w:rFonts w:ascii="Calibri" w:hAnsi="Calibri" w:cs="Arial"/>
              </w:rPr>
            </w:pPr>
            <w:r w:rsidRPr="006317FB">
              <w:rPr>
                <w:rFonts w:ascii="Calibri" w:hAnsi="Calibri" w:cs="Arial"/>
              </w:rPr>
              <w:t>Identifies historical data</w:t>
            </w:r>
            <w:r w:rsidR="006317FB">
              <w:rPr>
                <w:rFonts w:ascii="Calibri" w:hAnsi="Calibri" w:cs="Arial"/>
              </w:rPr>
              <w:t xml:space="preserve">, depends on </w:t>
            </w:r>
            <w:r w:rsidR="006317FB" w:rsidRPr="006317FB">
              <w:rPr>
                <w:rFonts w:ascii="Calibri" w:hAnsi="Calibri" w:cs="Arial"/>
                <w:b/>
                <w:bCs/>
              </w:rPr>
              <w:t xml:space="preserve">A </w:t>
            </w:r>
            <w:r w:rsidR="006317FB">
              <w:rPr>
                <w:rFonts w:ascii="Calibri" w:hAnsi="Calibri" w:cs="Arial"/>
              </w:rPr>
              <w:t xml:space="preserve">- </w:t>
            </w:r>
            <w:r w:rsidR="006317FB" w:rsidRPr="006317FB">
              <w:rPr>
                <w:rFonts w:ascii="Calibri" w:hAnsi="Calibri" w:cs="Arial"/>
                <w:b/>
                <w:bCs/>
              </w:rPr>
              <w:t>E</w:t>
            </w:r>
          </w:p>
        </w:tc>
        <w:tc>
          <w:tcPr>
            <w:tcW w:w="4535" w:type="dxa"/>
          </w:tcPr>
          <w:p w14:paraId="6DFB9246" w14:textId="1DC8E5C6" w:rsidR="009819DF" w:rsidRPr="006317FB" w:rsidRDefault="004A4F21" w:rsidP="00B0214B">
            <w:pPr>
              <w:jc w:val="both"/>
              <w:cnfStyle w:val="000000000000" w:firstRow="0" w:lastRow="0" w:firstColumn="0" w:lastColumn="0" w:oddVBand="0" w:evenVBand="0" w:oddHBand="0" w:evenHBand="0" w:firstRowFirstColumn="0" w:firstRowLastColumn="0" w:lastRowFirstColumn="0" w:lastRowLastColumn="0"/>
              <w:rPr>
                <w:rFonts w:ascii="Calibri" w:hAnsi="Calibri" w:cs="Arial"/>
              </w:rPr>
            </w:pPr>
            <w:r>
              <w:rPr>
                <w:rFonts w:ascii="Calibri" w:hAnsi="Calibri" w:cs="Arial"/>
              </w:rPr>
              <w:t>B</w:t>
            </w:r>
            <w:r w:rsidR="006317FB" w:rsidRPr="006317FB">
              <w:rPr>
                <w:rFonts w:ascii="Calibri" w:hAnsi="Calibri" w:cs="Arial"/>
              </w:rPr>
              <w:t>illing periods</w:t>
            </w:r>
            <w:r w:rsidR="00A01ABB">
              <w:rPr>
                <w:rFonts w:ascii="Calibri" w:hAnsi="Calibri" w:cs="Arial"/>
              </w:rPr>
              <w:t>, 255 = Not used</w:t>
            </w:r>
          </w:p>
        </w:tc>
      </w:tr>
    </w:tbl>
    <w:p w14:paraId="07BBAF85" w14:textId="77777777" w:rsidR="009819DF" w:rsidRDefault="009819DF" w:rsidP="00B0214B">
      <w:pPr>
        <w:jc w:val="both"/>
        <w:rPr>
          <w:rFonts w:cstheme="minorHAnsi"/>
        </w:rPr>
      </w:pPr>
    </w:p>
    <w:p w14:paraId="69AD5F1C" w14:textId="77777777" w:rsidR="009B7D65" w:rsidRDefault="009B7D65" w:rsidP="00B0214B">
      <w:pPr>
        <w:jc w:val="both"/>
        <w:rPr>
          <w:rFonts w:cstheme="minorHAnsi"/>
        </w:rPr>
      </w:pPr>
    </w:p>
    <w:p w14:paraId="549091FF" w14:textId="77777777" w:rsidR="009B7D65" w:rsidRDefault="009B7D65" w:rsidP="00B0214B">
      <w:pPr>
        <w:jc w:val="both"/>
        <w:rPr>
          <w:rFonts w:cstheme="minorHAnsi"/>
        </w:rPr>
      </w:pPr>
    </w:p>
    <w:p w14:paraId="6FA81134" w14:textId="4BD294AE" w:rsidR="003271E9" w:rsidRPr="003271E9" w:rsidRDefault="003271E9" w:rsidP="003271E9">
      <w:pPr>
        <w:pStyle w:val="Caption"/>
        <w:rPr>
          <w:rFonts w:cstheme="minorHAnsi"/>
          <w:sz w:val="22"/>
          <w:szCs w:val="22"/>
        </w:rPr>
      </w:pPr>
      <w:bookmarkStart w:id="190" w:name="_Toc177034973"/>
      <w:r w:rsidRPr="003271E9">
        <w:rPr>
          <w:sz w:val="22"/>
          <w:szCs w:val="22"/>
        </w:rPr>
        <w:lastRenderedPageBreak/>
        <w:t xml:space="preserve">Table </w:t>
      </w:r>
      <w:r w:rsidRPr="003271E9">
        <w:rPr>
          <w:sz w:val="22"/>
          <w:szCs w:val="22"/>
        </w:rPr>
        <w:fldChar w:fldCharType="begin"/>
      </w:r>
      <w:r w:rsidRPr="003271E9">
        <w:rPr>
          <w:sz w:val="22"/>
          <w:szCs w:val="22"/>
        </w:rPr>
        <w:instrText xml:space="preserve"> SEQ Table \* ARABIC </w:instrText>
      </w:r>
      <w:r w:rsidRPr="003271E9">
        <w:rPr>
          <w:sz w:val="22"/>
          <w:szCs w:val="22"/>
        </w:rPr>
        <w:fldChar w:fldCharType="separate"/>
      </w:r>
      <w:r w:rsidR="00B94AE3">
        <w:rPr>
          <w:noProof/>
          <w:sz w:val="22"/>
          <w:szCs w:val="22"/>
        </w:rPr>
        <w:t>6</w:t>
      </w:r>
      <w:r w:rsidRPr="003271E9">
        <w:rPr>
          <w:sz w:val="22"/>
          <w:szCs w:val="22"/>
        </w:rPr>
        <w:fldChar w:fldCharType="end"/>
      </w:r>
      <w:r w:rsidRPr="003271E9">
        <w:rPr>
          <w:sz w:val="22"/>
          <w:szCs w:val="22"/>
        </w:rPr>
        <w:t>: Example of OBIS Code Translation</w:t>
      </w:r>
      <w:bookmarkEnd w:id="190"/>
    </w:p>
    <w:tbl>
      <w:tblPr>
        <w:tblStyle w:val="PlainTable2"/>
        <w:tblW w:w="0" w:type="auto"/>
        <w:tblLook w:val="04A0" w:firstRow="1" w:lastRow="0" w:firstColumn="1" w:lastColumn="0" w:noHBand="0" w:noVBand="1"/>
      </w:tblPr>
      <w:tblGrid>
        <w:gridCol w:w="2410"/>
        <w:gridCol w:w="2644"/>
        <w:gridCol w:w="4306"/>
      </w:tblGrid>
      <w:tr w:rsidR="00694FCD" w:rsidRPr="006317FB" w14:paraId="006ECEFB" w14:textId="77777777" w:rsidTr="00694F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53E5A9E" w14:textId="47FFBD53" w:rsidR="00694FCD" w:rsidRPr="004D3798" w:rsidRDefault="00694FCD" w:rsidP="00155A1F">
            <w:pPr>
              <w:jc w:val="both"/>
              <w:rPr>
                <w:rFonts w:ascii="Calibri" w:hAnsi="Calibri" w:cs="Arial"/>
              </w:rPr>
            </w:pPr>
            <w:r>
              <w:rPr>
                <w:rFonts w:ascii="Calibri" w:hAnsi="Calibri" w:cs="Arial"/>
              </w:rPr>
              <w:t>Parameters</w:t>
            </w:r>
          </w:p>
        </w:tc>
        <w:tc>
          <w:tcPr>
            <w:tcW w:w="2644" w:type="dxa"/>
          </w:tcPr>
          <w:p w14:paraId="342725E8" w14:textId="036D4D43" w:rsidR="00694FCD" w:rsidRPr="004D3798" w:rsidRDefault="00694FCD" w:rsidP="00155A1F">
            <w:pPr>
              <w:jc w:val="both"/>
              <w:cnfStyle w:val="100000000000" w:firstRow="1" w:lastRow="0" w:firstColumn="0" w:lastColumn="0" w:oddVBand="0" w:evenVBand="0" w:oddHBand="0" w:evenHBand="0" w:firstRowFirstColumn="0" w:firstRowLastColumn="0" w:lastRowFirstColumn="0" w:lastRowLastColumn="0"/>
              <w:rPr>
                <w:rFonts w:ascii="Calibri" w:hAnsi="Calibri" w:cs="Arial"/>
              </w:rPr>
            </w:pPr>
            <w:r>
              <w:rPr>
                <w:rFonts w:ascii="Calibri" w:hAnsi="Calibri" w:cs="Arial"/>
              </w:rPr>
              <w:t xml:space="preserve">OBIS Code </w:t>
            </w:r>
          </w:p>
        </w:tc>
        <w:tc>
          <w:tcPr>
            <w:tcW w:w="4306" w:type="dxa"/>
          </w:tcPr>
          <w:p w14:paraId="5CE60C32" w14:textId="493AC230" w:rsidR="00694FCD" w:rsidRPr="004D3798" w:rsidRDefault="00694FCD" w:rsidP="00155A1F">
            <w:pPr>
              <w:jc w:val="both"/>
              <w:cnfStyle w:val="100000000000" w:firstRow="1" w:lastRow="0" w:firstColumn="0" w:lastColumn="0" w:oddVBand="0" w:evenVBand="0" w:oddHBand="0" w:evenHBand="0" w:firstRowFirstColumn="0" w:firstRowLastColumn="0" w:lastRowFirstColumn="0" w:lastRowLastColumn="0"/>
              <w:rPr>
                <w:rFonts w:ascii="Calibri" w:hAnsi="Calibri" w:cs="Arial"/>
              </w:rPr>
            </w:pPr>
            <w:r>
              <w:rPr>
                <w:rFonts w:ascii="Calibri" w:hAnsi="Calibri" w:cs="Arial"/>
              </w:rPr>
              <w:t>Value</w:t>
            </w:r>
          </w:p>
        </w:tc>
      </w:tr>
      <w:tr w:rsidR="00694FCD" w:rsidRPr="006317FB" w14:paraId="71A85390" w14:textId="77777777" w:rsidTr="0069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6072D7B" w14:textId="4C37F1A7" w:rsidR="00694FCD" w:rsidRPr="004D3798" w:rsidRDefault="00694FCD" w:rsidP="00155A1F">
            <w:pPr>
              <w:jc w:val="both"/>
              <w:rPr>
                <w:rFonts w:ascii="Calibri" w:hAnsi="Calibri" w:cs="Arial"/>
              </w:rPr>
            </w:pPr>
            <w:r w:rsidRPr="00694FCD">
              <w:rPr>
                <w:rFonts w:ascii="Calibri" w:hAnsi="Calibri" w:cs="Arial"/>
              </w:rPr>
              <w:t>Total Active Power</w:t>
            </w:r>
          </w:p>
        </w:tc>
        <w:tc>
          <w:tcPr>
            <w:tcW w:w="2644" w:type="dxa"/>
          </w:tcPr>
          <w:p w14:paraId="4C68874C" w14:textId="3B928BEE" w:rsidR="00694FCD" w:rsidRPr="006317FB" w:rsidRDefault="00694FCD" w:rsidP="00155A1F">
            <w:pPr>
              <w:jc w:val="both"/>
              <w:cnfStyle w:val="000000100000" w:firstRow="0" w:lastRow="0" w:firstColumn="0" w:lastColumn="0" w:oddVBand="0" w:evenVBand="0" w:oddHBand="1" w:evenHBand="0" w:firstRowFirstColumn="0" w:firstRowLastColumn="0" w:lastRowFirstColumn="0" w:lastRowLastColumn="0"/>
              <w:rPr>
                <w:rFonts w:ascii="Calibri" w:hAnsi="Calibri" w:cs="Arial"/>
              </w:rPr>
            </w:pPr>
            <w:r w:rsidRPr="00694FCD">
              <w:rPr>
                <w:rFonts w:ascii="Calibri" w:hAnsi="Calibri" w:cs="Arial"/>
              </w:rPr>
              <w:t>1.0.1.7.0.255</w:t>
            </w:r>
          </w:p>
        </w:tc>
        <w:tc>
          <w:tcPr>
            <w:tcW w:w="4306" w:type="dxa"/>
          </w:tcPr>
          <w:p w14:paraId="611B5C14" w14:textId="27C7A355" w:rsidR="00694FCD" w:rsidRPr="006317FB" w:rsidRDefault="00694FCD" w:rsidP="00155A1F">
            <w:pPr>
              <w:jc w:val="both"/>
              <w:cnfStyle w:val="000000100000" w:firstRow="0" w:lastRow="0" w:firstColumn="0" w:lastColumn="0" w:oddVBand="0" w:evenVBand="0" w:oddHBand="1" w:evenHBand="0" w:firstRowFirstColumn="0" w:firstRowLastColumn="0" w:lastRowFirstColumn="0" w:lastRowLastColumn="0"/>
              <w:rPr>
                <w:rFonts w:ascii="Calibri" w:hAnsi="Calibri" w:cs="Arial"/>
              </w:rPr>
            </w:pPr>
            <w:r>
              <w:rPr>
                <w:rFonts w:ascii="Calibri" w:hAnsi="Calibri" w:cs="Arial"/>
              </w:rPr>
              <w:t>140</w:t>
            </w:r>
            <w:r w:rsidR="003271E9">
              <w:rPr>
                <w:rFonts w:ascii="Calibri" w:hAnsi="Calibri" w:cs="Arial"/>
              </w:rPr>
              <w:t xml:space="preserve"> </w:t>
            </w:r>
            <w:r>
              <w:rPr>
                <w:rFonts w:ascii="Calibri" w:hAnsi="Calibri" w:cs="Arial"/>
              </w:rPr>
              <w:t>VA</w:t>
            </w:r>
          </w:p>
        </w:tc>
      </w:tr>
      <w:tr w:rsidR="00694FCD" w:rsidRPr="006317FB" w14:paraId="44EB5ED9" w14:textId="77777777" w:rsidTr="00694FCD">
        <w:tc>
          <w:tcPr>
            <w:cnfStyle w:val="001000000000" w:firstRow="0" w:lastRow="0" w:firstColumn="1" w:lastColumn="0" w:oddVBand="0" w:evenVBand="0" w:oddHBand="0" w:evenHBand="0" w:firstRowFirstColumn="0" w:firstRowLastColumn="0" w:lastRowFirstColumn="0" w:lastRowLastColumn="0"/>
            <w:tcW w:w="2410" w:type="dxa"/>
          </w:tcPr>
          <w:p w14:paraId="619AB585" w14:textId="38F8D3D6" w:rsidR="00694FCD" w:rsidRPr="004D3798" w:rsidRDefault="00694FCD" w:rsidP="00155A1F">
            <w:pPr>
              <w:jc w:val="both"/>
              <w:rPr>
                <w:rFonts w:ascii="Calibri" w:hAnsi="Calibri" w:cs="Arial"/>
              </w:rPr>
            </w:pPr>
            <w:r w:rsidRPr="00694FCD">
              <w:rPr>
                <w:rFonts w:ascii="Calibri" w:hAnsi="Calibri" w:cs="Arial"/>
              </w:rPr>
              <w:t>Total Reactive Power</w:t>
            </w:r>
          </w:p>
        </w:tc>
        <w:tc>
          <w:tcPr>
            <w:tcW w:w="2644" w:type="dxa"/>
          </w:tcPr>
          <w:p w14:paraId="0732930D" w14:textId="6CDC3AD3" w:rsidR="00694FCD" w:rsidRPr="006317FB" w:rsidRDefault="00694FCD" w:rsidP="00155A1F">
            <w:pPr>
              <w:jc w:val="both"/>
              <w:cnfStyle w:val="000000000000" w:firstRow="0" w:lastRow="0" w:firstColumn="0" w:lastColumn="0" w:oddVBand="0" w:evenVBand="0" w:oddHBand="0" w:evenHBand="0" w:firstRowFirstColumn="0" w:firstRowLastColumn="0" w:lastRowFirstColumn="0" w:lastRowLastColumn="0"/>
              <w:rPr>
                <w:rFonts w:ascii="Calibri" w:hAnsi="Calibri" w:cs="Arial"/>
              </w:rPr>
            </w:pPr>
            <w:r w:rsidRPr="00694FCD">
              <w:rPr>
                <w:rFonts w:ascii="Calibri" w:hAnsi="Calibri" w:cs="Arial"/>
              </w:rPr>
              <w:t>1.0.</w:t>
            </w:r>
            <w:r>
              <w:rPr>
                <w:rFonts w:ascii="Calibri" w:hAnsi="Calibri" w:cs="Arial"/>
              </w:rPr>
              <w:t>3</w:t>
            </w:r>
            <w:r w:rsidRPr="00694FCD">
              <w:rPr>
                <w:rFonts w:ascii="Calibri" w:hAnsi="Calibri" w:cs="Arial"/>
              </w:rPr>
              <w:t>.7.0.255</w:t>
            </w:r>
          </w:p>
        </w:tc>
        <w:tc>
          <w:tcPr>
            <w:tcW w:w="4306" w:type="dxa"/>
          </w:tcPr>
          <w:p w14:paraId="3A400422" w14:textId="30D1AAF4" w:rsidR="00694FCD" w:rsidRPr="006317FB" w:rsidRDefault="00694FCD" w:rsidP="00155A1F">
            <w:pPr>
              <w:jc w:val="both"/>
              <w:cnfStyle w:val="000000000000" w:firstRow="0" w:lastRow="0" w:firstColumn="0" w:lastColumn="0" w:oddVBand="0" w:evenVBand="0" w:oddHBand="0" w:evenHBand="0" w:firstRowFirstColumn="0" w:firstRowLastColumn="0" w:lastRowFirstColumn="0" w:lastRowLastColumn="0"/>
              <w:rPr>
                <w:rFonts w:ascii="Calibri" w:hAnsi="Calibri" w:cs="Arial"/>
              </w:rPr>
            </w:pPr>
            <w:r>
              <w:rPr>
                <w:rFonts w:ascii="Calibri" w:hAnsi="Calibri" w:cs="Arial"/>
              </w:rPr>
              <w:t>140</w:t>
            </w:r>
            <w:r w:rsidR="003271E9">
              <w:rPr>
                <w:rFonts w:ascii="Calibri" w:hAnsi="Calibri" w:cs="Arial"/>
              </w:rPr>
              <w:t xml:space="preserve"> </w:t>
            </w:r>
            <w:r>
              <w:rPr>
                <w:rFonts w:ascii="Calibri" w:hAnsi="Calibri" w:cs="Arial"/>
              </w:rPr>
              <w:t>W</w:t>
            </w:r>
          </w:p>
        </w:tc>
      </w:tr>
      <w:tr w:rsidR="00694FCD" w:rsidRPr="006317FB" w14:paraId="07AE018B" w14:textId="77777777" w:rsidTr="00694F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4A28426" w14:textId="3DAD32B9" w:rsidR="00694FCD" w:rsidRPr="004D3798" w:rsidRDefault="00694FCD" w:rsidP="00155A1F">
            <w:pPr>
              <w:jc w:val="both"/>
              <w:rPr>
                <w:rFonts w:ascii="Calibri" w:hAnsi="Calibri" w:cs="Arial"/>
              </w:rPr>
            </w:pPr>
            <w:r w:rsidRPr="00694FCD">
              <w:rPr>
                <w:rFonts w:ascii="Calibri" w:hAnsi="Calibri" w:cs="Arial"/>
              </w:rPr>
              <w:t>Total Apparent Power</w:t>
            </w:r>
          </w:p>
        </w:tc>
        <w:tc>
          <w:tcPr>
            <w:tcW w:w="2644" w:type="dxa"/>
          </w:tcPr>
          <w:p w14:paraId="39B46D10" w14:textId="36D89EEF" w:rsidR="00694FCD" w:rsidRPr="006317FB" w:rsidRDefault="00694FCD" w:rsidP="00155A1F">
            <w:pPr>
              <w:jc w:val="both"/>
              <w:cnfStyle w:val="000000100000" w:firstRow="0" w:lastRow="0" w:firstColumn="0" w:lastColumn="0" w:oddVBand="0" w:evenVBand="0" w:oddHBand="1" w:evenHBand="0" w:firstRowFirstColumn="0" w:firstRowLastColumn="0" w:lastRowFirstColumn="0" w:lastRowLastColumn="0"/>
              <w:rPr>
                <w:rFonts w:ascii="Calibri" w:hAnsi="Calibri" w:cs="Arial"/>
              </w:rPr>
            </w:pPr>
            <w:r w:rsidRPr="00694FCD">
              <w:rPr>
                <w:rFonts w:ascii="Calibri" w:hAnsi="Calibri" w:cs="Arial"/>
              </w:rPr>
              <w:t>1.0.</w:t>
            </w:r>
            <w:r>
              <w:rPr>
                <w:rFonts w:ascii="Calibri" w:hAnsi="Calibri" w:cs="Arial"/>
              </w:rPr>
              <w:t>9</w:t>
            </w:r>
            <w:r w:rsidRPr="00694FCD">
              <w:rPr>
                <w:rFonts w:ascii="Calibri" w:hAnsi="Calibri" w:cs="Arial"/>
              </w:rPr>
              <w:t>.7.0.255</w:t>
            </w:r>
          </w:p>
        </w:tc>
        <w:tc>
          <w:tcPr>
            <w:tcW w:w="4306" w:type="dxa"/>
          </w:tcPr>
          <w:p w14:paraId="59C8CEAF" w14:textId="76981985" w:rsidR="00694FCD" w:rsidRPr="006317FB" w:rsidRDefault="00694FCD" w:rsidP="00155A1F">
            <w:pPr>
              <w:jc w:val="both"/>
              <w:cnfStyle w:val="000000100000" w:firstRow="0" w:lastRow="0" w:firstColumn="0" w:lastColumn="0" w:oddVBand="0" w:evenVBand="0" w:oddHBand="1" w:evenHBand="0" w:firstRowFirstColumn="0" w:firstRowLastColumn="0" w:lastRowFirstColumn="0" w:lastRowLastColumn="0"/>
              <w:rPr>
                <w:rFonts w:ascii="Calibri" w:hAnsi="Calibri" w:cs="Arial"/>
              </w:rPr>
            </w:pPr>
            <w:r>
              <w:rPr>
                <w:rFonts w:ascii="Calibri" w:hAnsi="Calibri" w:cs="Arial"/>
              </w:rPr>
              <w:t>0</w:t>
            </w:r>
            <w:r w:rsidR="003271E9">
              <w:rPr>
                <w:rFonts w:ascii="Calibri" w:hAnsi="Calibri" w:cs="Arial"/>
              </w:rPr>
              <w:t xml:space="preserve"> </w:t>
            </w:r>
            <w:r>
              <w:rPr>
                <w:rFonts w:ascii="Calibri" w:hAnsi="Calibri" w:cs="Arial"/>
              </w:rPr>
              <w:t>Var</w:t>
            </w:r>
          </w:p>
        </w:tc>
      </w:tr>
    </w:tbl>
    <w:p w14:paraId="5006A068" w14:textId="77777777" w:rsidR="00694FCD" w:rsidRDefault="00694FCD" w:rsidP="00B0214B">
      <w:pPr>
        <w:jc w:val="both"/>
        <w:rPr>
          <w:rFonts w:cstheme="minorHAnsi"/>
          <w:color w:val="FF0000"/>
        </w:rPr>
      </w:pPr>
    </w:p>
    <w:p w14:paraId="642CD9DD" w14:textId="45EB9D0D" w:rsidR="009B7D65" w:rsidRPr="00D62B0F" w:rsidRDefault="009B7D65" w:rsidP="00B0214B">
      <w:pPr>
        <w:jc w:val="both"/>
        <w:rPr>
          <w:rFonts w:cstheme="minorHAnsi"/>
        </w:rPr>
      </w:pPr>
      <w:bookmarkStart w:id="191" w:name="_Hlk168988578"/>
      <w:r w:rsidRPr="00D62B0F">
        <w:rPr>
          <w:rFonts w:cstheme="minorHAnsi"/>
        </w:rPr>
        <w:t>Total Active Power</w:t>
      </w:r>
      <w:r w:rsidR="00C0032C" w:rsidRPr="00D62B0F">
        <w:rPr>
          <w:rFonts w:cstheme="minorHAnsi"/>
        </w:rPr>
        <w:t xml:space="preserve"> </w:t>
      </w:r>
      <w:r w:rsidRPr="00D62B0F">
        <w:rPr>
          <w:rFonts w:cstheme="minorHAnsi"/>
        </w:rPr>
        <w:t>is the</w:t>
      </w:r>
      <w:r w:rsidR="00C0032C" w:rsidRPr="00D62B0F">
        <w:rPr>
          <w:rFonts w:cstheme="minorHAnsi"/>
        </w:rPr>
        <w:t xml:space="preserve"> power that is used by the c</w:t>
      </w:r>
      <w:r w:rsidR="00D62B0F" w:rsidRPr="00D62B0F">
        <w:rPr>
          <w:rFonts w:cstheme="minorHAnsi"/>
        </w:rPr>
        <w:t>ustomer</w:t>
      </w:r>
      <w:r w:rsidR="00690277">
        <w:rPr>
          <w:rFonts w:cstheme="minorHAnsi"/>
        </w:rPr>
        <w:t>,</w:t>
      </w:r>
      <w:r w:rsidR="00C0032C" w:rsidRPr="00D62B0F">
        <w:rPr>
          <w:rFonts w:cstheme="minorHAnsi"/>
        </w:rPr>
        <w:t xml:space="preserve"> while Total Reactive Power is the power generated but has not been converted to active power, unused power. Lastly, the Total Apparent Power is the total power generated, active power plus reactive power.</w:t>
      </w:r>
      <w:r w:rsidR="00C0032C" w:rsidRPr="00D62B0F">
        <w:rPr>
          <w:rFonts w:cstheme="minorHAnsi"/>
        </w:rPr>
        <w:tab/>
      </w:r>
    </w:p>
    <w:p w14:paraId="2E1BE078" w14:textId="7180395F" w:rsidR="005B1EAB" w:rsidRPr="00AA67C2" w:rsidRDefault="00AA67C2" w:rsidP="005B1EAB">
      <w:pPr>
        <w:pStyle w:val="Heading2"/>
        <w:ind w:left="851" w:hanging="851"/>
        <w:rPr>
          <w:lang w:val="da-DK"/>
        </w:rPr>
      </w:pPr>
      <w:bookmarkStart w:id="192" w:name="_Toc225524909"/>
      <w:bookmarkEnd w:id="184"/>
      <w:bookmarkEnd w:id="187"/>
      <w:bookmarkEnd w:id="188"/>
      <w:bookmarkEnd w:id="191"/>
      <w:r w:rsidRPr="00AA67C2">
        <w:rPr>
          <w:lang w:val="da-DK"/>
        </w:rPr>
        <w:t xml:space="preserve">IoT for </w:t>
      </w:r>
      <w:r w:rsidR="005B1EAB" w:rsidRPr="00AA67C2">
        <w:rPr>
          <w:lang w:val="da-DK"/>
        </w:rPr>
        <w:t xml:space="preserve">Smart Energy Meters </w:t>
      </w:r>
      <w:r w:rsidR="006A4704" w:rsidRPr="00AA67C2">
        <w:rPr>
          <w:lang w:val="da-DK"/>
        </w:rPr>
        <w:t>Vulnerabilities</w:t>
      </w:r>
      <w:bookmarkEnd w:id="192"/>
    </w:p>
    <w:p w14:paraId="0B8CBCA4" w14:textId="0A1D8B83" w:rsidR="00610D83" w:rsidRDefault="00610D83" w:rsidP="00610D83">
      <w:pPr>
        <w:jc w:val="both"/>
        <w:rPr>
          <w:rFonts w:cstheme="minorHAnsi"/>
        </w:rPr>
      </w:pPr>
      <w:bookmarkStart w:id="193" w:name="_Hlk165890987"/>
      <w:r>
        <w:rPr>
          <w:rFonts w:cstheme="minorHAnsi"/>
        </w:rPr>
        <w:t>An article titled “</w:t>
      </w:r>
      <w:r w:rsidRPr="00793E7D">
        <w:rPr>
          <w:rFonts w:cstheme="minorHAnsi"/>
        </w:rPr>
        <w:t>Cyber-attack crisis management in the context of energy companies</w:t>
      </w:r>
      <w:r>
        <w:rPr>
          <w:rFonts w:cstheme="minorHAnsi"/>
        </w:rPr>
        <w:t>” states that the</w:t>
      </w:r>
      <w:r w:rsidRPr="00793E7D">
        <w:rPr>
          <w:rFonts w:cstheme="minorHAnsi"/>
        </w:rPr>
        <w:t xml:space="preserve"> critical nature of operations in the energy industry makes them particularly enticing targets for cybercriminals and hackers, all driven</w:t>
      </w:r>
      <w:r>
        <w:rPr>
          <w:rFonts w:cstheme="minorHAnsi"/>
        </w:rPr>
        <w:t xml:space="preserve"> </w:t>
      </w:r>
      <w:r w:rsidRPr="00793E7D">
        <w:rPr>
          <w:rFonts w:cstheme="minorHAnsi"/>
        </w:rPr>
        <w:t>by the desire to exploit these weaknesses to inflict considerable damage</w:t>
      </w:r>
      <w:r>
        <w:rPr>
          <w:rFonts w:cstheme="minorHAnsi"/>
        </w:rPr>
        <w:t xml:space="preserve"> (</w:t>
      </w:r>
      <w:commentRangeStart w:id="194"/>
      <w:r>
        <w:rPr>
          <w:rFonts w:cstheme="minorHAnsi"/>
        </w:rPr>
        <w:t>X</w:t>
      </w:r>
      <w:commentRangeEnd w:id="194"/>
      <w:r>
        <w:rPr>
          <w:rStyle w:val="CommentReference"/>
          <w:rFonts w:cstheme="minorHAnsi"/>
          <w:szCs w:val="22"/>
        </w:rPr>
        <w:commentReference w:id="194"/>
      </w:r>
      <w:r>
        <w:rPr>
          <w:rFonts w:cstheme="minorHAnsi"/>
        </w:rPr>
        <w:t xml:space="preserve">). The article </w:t>
      </w:r>
      <w:r w:rsidR="00BF50F6">
        <w:rPr>
          <w:rFonts w:cstheme="minorHAnsi"/>
        </w:rPr>
        <w:t>further categorises</w:t>
      </w:r>
      <w:r>
        <w:rPr>
          <w:rFonts w:cstheme="minorHAnsi"/>
        </w:rPr>
        <w:t xml:space="preserve"> DoS, </w:t>
      </w:r>
      <w:r w:rsidR="00BF50F6">
        <w:rPr>
          <w:rFonts w:cstheme="minorHAnsi"/>
        </w:rPr>
        <w:t>p</w:t>
      </w:r>
      <w:r>
        <w:rPr>
          <w:rFonts w:cstheme="minorHAnsi"/>
        </w:rPr>
        <w:t xml:space="preserve">hishing, </w:t>
      </w:r>
      <w:r w:rsidR="00BF50F6">
        <w:rPr>
          <w:rFonts w:cstheme="minorHAnsi"/>
        </w:rPr>
        <w:t>p</w:t>
      </w:r>
      <w:r>
        <w:rPr>
          <w:rFonts w:cstheme="minorHAnsi"/>
        </w:rPr>
        <w:t xml:space="preserve">assword </w:t>
      </w:r>
      <w:r w:rsidR="00090B80">
        <w:rPr>
          <w:rFonts w:cstheme="minorHAnsi"/>
        </w:rPr>
        <w:t>attacks</w:t>
      </w:r>
      <w:r>
        <w:rPr>
          <w:rFonts w:cstheme="minorHAnsi"/>
        </w:rPr>
        <w:t xml:space="preserve">, </w:t>
      </w:r>
      <w:r w:rsidR="00BF50F6">
        <w:rPr>
          <w:rFonts w:cstheme="minorHAnsi"/>
        </w:rPr>
        <w:t>m</w:t>
      </w:r>
      <w:r>
        <w:rPr>
          <w:rFonts w:cstheme="minorHAnsi"/>
        </w:rPr>
        <w:t>alware</w:t>
      </w:r>
      <w:r w:rsidR="00BF50F6">
        <w:rPr>
          <w:rFonts w:cstheme="minorHAnsi"/>
        </w:rPr>
        <w:t>,</w:t>
      </w:r>
      <w:r>
        <w:rPr>
          <w:rFonts w:cstheme="minorHAnsi"/>
        </w:rPr>
        <w:t xml:space="preserve"> and </w:t>
      </w:r>
      <w:r w:rsidR="00BF50F6">
        <w:rPr>
          <w:rFonts w:cstheme="minorHAnsi"/>
        </w:rPr>
        <w:t>r</w:t>
      </w:r>
      <w:r>
        <w:rPr>
          <w:rFonts w:cstheme="minorHAnsi"/>
        </w:rPr>
        <w:t xml:space="preserve">ansomware </w:t>
      </w:r>
      <w:r w:rsidR="00090B80">
        <w:rPr>
          <w:rFonts w:cstheme="minorHAnsi"/>
        </w:rPr>
        <w:t>as</w:t>
      </w:r>
      <w:r>
        <w:rPr>
          <w:rFonts w:cstheme="minorHAnsi"/>
        </w:rPr>
        <w:t xml:space="preserve"> the most common types of attacks. </w:t>
      </w:r>
    </w:p>
    <w:p w14:paraId="4B63D0A7" w14:textId="77777777" w:rsidR="00610D83" w:rsidRDefault="00610D83" w:rsidP="00610D83">
      <w:pPr>
        <w:jc w:val="both"/>
        <w:rPr>
          <w:rFonts w:cstheme="minorHAnsi"/>
        </w:rPr>
      </w:pPr>
    </w:p>
    <w:p w14:paraId="2A642DA4" w14:textId="6415AB03" w:rsidR="00610D83" w:rsidRPr="00793E7D" w:rsidRDefault="00610D83" w:rsidP="00610D83">
      <w:pPr>
        <w:jc w:val="both"/>
        <w:rPr>
          <w:rFonts w:cstheme="minorHAnsi"/>
        </w:rPr>
      </w:pPr>
      <w:r>
        <w:rPr>
          <w:rFonts w:cstheme="minorHAnsi"/>
        </w:rPr>
        <w:t xml:space="preserve">In 2010, </w:t>
      </w:r>
      <w:r w:rsidRPr="00610D83">
        <w:rPr>
          <w:rFonts w:cstheme="minorHAnsi"/>
        </w:rPr>
        <w:t>the Natanz nuclear</w:t>
      </w:r>
      <w:r>
        <w:rPr>
          <w:rFonts w:cstheme="minorHAnsi"/>
        </w:rPr>
        <w:t xml:space="preserve"> </w:t>
      </w:r>
      <w:r w:rsidRPr="00610D83">
        <w:rPr>
          <w:rFonts w:cstheme="minorHAnsi"/>
        </w:rPr>
        <w:t>facility in Iran</w:t>
      </w:r>
      <w:r>
        <w:rPr>
          <w:rFonts w:cstheme="minorHAnsi"/>
        </w:rPr>
        <w:t xml:space="preserve"> was attacked by malware named Stuxnet (</w:t>
      </w:r>
      <w:commentRangeStart w:id="195"/>
      <w:r>
        <w:rPr>
          <w:rFonts w:cstheme="minorHAnsi"/>
        </w:rPr>
        <w:t>XXX</w:t>
      </w:r>
      <w:commentRangeEnd w:id="195"/>
      <w:r>
        <w:rPr>
          <w:rStyle w:val="CommentReference"/>
          <w:rFonts w:cstheme="minorHAnsi"/>
          <w:szCs w:val="22"/>
        </w:rPr>
        <w:commentReference w:id="195"/>
      </w:r>
      <w:r>
        <w:rPr>
          <w:rFonts w:cstheme="minorHAnsi"/>
        </w:rPr>
        <w:t xml:space="preserve">). According to the article, the malware was </w:t>
      </w:r>
      <w:r w:rsidRPr="00610D83">
        <w:rPr>
          <w:rFonts w:cstheme="minorHAnsi"/>
        </w:rPr>
        <w:t xml:space="preserve">specifically constructed </w:t>
      </w:r>
      <w:r w:rsidR="005E652C" w:rsidRPr="00610D83">
        <w:rPr>
          <w:rFonts w:cstheme="minorHAnsi"/>
        </w:rPr>
        <w:t xml:space="preserve">to sabotage centrifuges </w:t>
      </w:r>
      <w:r w:rsidR="005E652C">
        <w:rPr>
          <w:rFonts w:cstheme="minorHAnsi"/>
        </w:rPr>
        <w:t xml:space="preserve">and </w:t>
      </w:r>
      <w:r w:rsidRPr="00610D83">
        <w:rPr>
          <w:rFonts w:cstheme="minorHAnsi"/>
        </w:rPr>
        <w:t>damage critical infrastructure by exploiting Siemens Supervisory Control and</w:t>
      </w:r>
      <w:r>
        <w:rPr>
          <w:rFonts w:cstheme="minorHAnsi"/>
        </w:rPr>
        <w:t xml:space="preserve"> </w:t>
      </w:r>
      <w:r w:rsidRPr="00610D83">
        <w:rPr>
          <w:rFonts w:cstheme="minorHAnsi"/>
        </w:rPr>
        <w:t>Data Acquisition (SCADA) systems</w:t>
      </w:r>
      <w:r>
        <w:rPr>
          <w:rFonts w:cstheme="minorHAnsi"/>
        </w:rPr>
        <w:t xml:space="preserve">. </w:t>
      </w:r>
      <w:r w:rsidRPr="00610D83">
        <w:rPr>
          <w:rFonts w:cstheme="minorHAnsi"/>
        </w:rPr>
        <w:t>Stuxnet manipulated centrifuge frequencies, causing them to speed</w:t>
      </w:r>
      <w:r>
        <w:rPr>
          <w:rFonts w:cstheme="minorHAnsi"/>
        </w:rPr>
        <w:t xml:space="preserve"> </w:t>
      </w:r>
      <w:r w:rsidRPr="00610D83">
        <w:rPr>
          <w:rFonts w:cstheme="minorHAnsi"/>
        </w:rPr>
        <w:t>up and slow down until they failed.</w:t>
      </w:r>
      <w:r w:rsidR="00BA0208">
        <w:rPr>
          <w:rFonts w:cstheme="minorHAnsi"/>
        </w:rPr>
        <w:t xml:space="preserve"> </w:t>
      </w:r>
      <w:r w:rsidR="00BA0208" w:rsidRPr="00BA0208">
        <w:rPr>
          <w:rFonts w:cstheme="minorHAnsi"/>
        </w:rPr>
        <w:t>On December 23, 2015, Ukrainian power companies experienced unscheduled power outages impacting a large number of customers</w:t>
      </w:r>
      <w:r w:rsidR="00BA0208">
        <w:rPr>
          <w:rFonts w:cstheme="minorHAnsi"/>
        </w:rPr>
        <w:t xml:space="preserve"> (</w:t>
      </w:r>
      <w:commentRangeStart w:id="196"/>
      <w:r w:rsidR="00BA0208">
        <w:rPr>
          <w:rFonts w:cstheme="minorHAnsi"/>
        </w:rPr>
        <w:t>XXX</w:t>
      </w:r>
      <w:commentRangeEnd w:id="196"/>
      <w:r w:rsidR="00B820D5">
        <w:rPr>
          <w:rStyle w:val="CommentReference"/>
          <w:rFonts w:cstheme="minorHAnsi"/>
          <w:szCs w:val="22"/>
        </w:rPr>
        <w:commentReference w:id="196"/>
      </w:r>
      <w:r w:rsidR="00BA0208">
        <w:rPr>
          <w:rFonts w:cstheme="minorHAnsi"/>
        </w:rPr>
        <w:t>)</w:t>
      </w:r>
      <w:r w:rsidR="00BA0208" w:rsidRPr="00BA0208">
        <w:rPr>
          <w:rFonts w:cstheme="minorHAnsi"/>
        </w:rPr>
        <w:t>.</w:t>
      </w:r>
      <w:r w:rsidR="00BA0208">
        <w:rPr>
          <w:rFonts w:cstheme="minorHAnsi"/>
        </w:rPr>
        <w:t xml:space="preserve"> </w:t>
      </w:r>
      <w:r w:rsidR="00090B80">
        <w:rPr>
          <w:rFonts w:cstheme="minorHAnsi"/>
        </w:rPr>
        <w:t xml:space="preserve">A malware called </w:t>
      </w:r>
      <w:proofErr w:type="spellStart"/>
      <w:r w:rsidR="00BA0208" w:rsidRPr="00BA0208">
        <w:rPr>
          <w:rFonts w:cstheme="minorHAnsi"/>
        </w:rPr>
        <w:t>BlackEnergy</w:t>
      </w:r>
      <w:proofErr w:type="spellEnd"/>
      <w:r w:rsidR="00090B80">
        <w:rPr>
          <w:rFonts w:cstheme="minorHAnsi"/>
        </w:rPr>
        <w:t xml:space="preserve"> was deployed to access</w:t>
      </w:r>
      <w:r w:rsidR="00B820D5" w:rsidRPr="00B820D5">
        <w:rPr>
          <w:rFonts w:cstheme="minorHAnsi"/>
        </w:rPr>
        <w:t xml:space="preserve"> remote administration tools at the operating system level or </w:t>
      </w:r>
      <w:r w:rsidR="00090B80">
        <w:rPr>
          <w:rFonts w:cstheme="minorHAnsi"/>
        </w:rPr>
        <w:t xml:space="preserve">a </w:t>
      </w:r>
      <w:r w:rsidR="00B820D5" w:rsidRPr="00B820D5">
        <w:rPr>
          <w:rFonts w:cstheme="minorHAnsi"/>
        </w:rPr>
        <w:t xml:space="preserve">remote industrial control system (ICS) </w:t>
      </w:r>
      <w:r w:rsidR="00090B80" w:rsidRPr="00090B80">
        <w:rPr>
          <w:rFonts w:cstheme="minorHAnsi"/>
        </w:rPr>
        <w:t>to manipulate electric utility operations to produce an outage, followed by a disruptive attack to delay recovery.</w:t>
      </w:r>
    </w:p>
    <w:p w14:paraId="6E34BC40" w14:textId="77777777" w:rsidR="00610D83" w:rsidRDefault="00610D83" w:rsidP="00DA67BD">
      <w:pPr>
        <w:pStyle w:val="Header"/>
        <w:spacing w:line="360" w:lineRule="auto"/>
        <w:rPr>
          <w:rFonts w:asciiTheme="minorHAnsi" w:hAnsiTheme="minorHAnsi" w:cstheme="minorHAnsi"/>
          <w:color w:val="000000"/>
          <w:sz w:val="22"/>
          <w:szCs w:val="22"/>
        </w:rPr>
      </w:pPr>
    </w:p>
    <w:p w14:paraId="63965883" w14:textId="60040AD4" w:rsidR="00DA67BD" w:rsidRDefault="00837375" w:rsidP="00DA67BD">
      <w:pPr>
        <w:pStyle w:val="Header"/>
        <w:spacing w:line="360" w:lineRule="auto"/>
        <w:rPr>
          <w:rFonts w:asciiTheme="minorHAnsi" w:hAnsiTheme="minorHAnsi" w:cstheme="minorHAnsi"/>
          <w:color w:val="000000"/>
          <w:sz w:val="22"/>
          <w:szCs w:val="22"/>
        </w:rPr>
      </w:pPr>
      <w:r w:rsidRPr="00DA67BD">
        <w:rPr>
          <w:rFonts w:asciiTheme="minorHAnsi" w:hAnsiTheme="minorHAnsi" w:cstheme="minorHAnsi"/>
          <w:color w:val="000000"/>
          <w:sz w:val="22"/>
          <w:szCs w:val="22"/>
        </w:rPr>
        <w:t xml:space="preserve">David Garcia </w:t>
      </w:r>
      <w:r w:rsidR="00EE3E82" w:rsidRPr="00DA67BD">
        <w:rPr>
          <w:rFonts w:asciiTheme="minorHAnsi" w:hAnsiTheme="minorHAnsi" w:cstheme="minorHAnsi"/>
          <w:color w:val="000000"/>
          <w:sz w:val="22"/>
          <w:szCs w:val="22"/>
        </w:rPr>
        <w:t>stated</w:t>
      </w:r>
      <w:r w:rsidRPr="00DA67BD">
        <w:rPr>
          <w:rFonts w:asciiTheme="minorHAnsi" w:hAnsiTheme="minorHAnsi" w:cstheme="minorHAnsi"/>
          <w:color w:val="000000"/>
          <w:sz w:val="22"/>
          <w:szCs w:val="22"/>
        </w:rPr>
        <w:t xml:space="preserve"> that hacking smart meters could cripple the key infrastructure of a large organization</w:t>
      </w:r>
      <w:r w:rsidR="00DA67BD" w:rsidRPr="00DA67BD">
        <w:rPr>
          <w:rFonts w:asciiTheme="minorHAnsi" w:hAnsiTheme="minorHAnsi" w:cstheme="minorHAnsi"/>
          <w:color w:val="000000"/>
          <w:sz w:val="22"/>
          <w:szCs w:val="22"/>
        </w:rPr>
        <w:t xml:space="preserve"> </w:t>
      </w:r>
      <w:sdt>
        <w:sdtPr>
          <w:rPr>
            <w:rFonts w:asciiTheme="minorHAnsi" w:hAnsiTheme="minorHAnsi" w:cstheme="minorHAnsi"/>
            <w:color w:val="000000"/>
            <w:sz w:val="22"/>
            <w:szCs w:val="22"/>
          </w:rPr>
          <w:tag w:val="MENDELEY_CITATION_v3_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"/>
          <w:id w:val="1081878044"/>
          <w:placeholder>
            <w:docPart w:val="EF6D26D8D3DC4C09AAA69B82760C7800"/>
          </w:placeholder>
        </w:sdtPr>
        <w:sdtContent>
          <w:r w:rsidR="00752357" w:rsidRPr="00752357">
            <w:rPr>
              <w:rFonts w:asciiTheme="minorHAnsi" w:hAnsiTheme="minorHAnsi" w:cstheme="minorHAnsi"/>
              <w:color w:val="000000"/>
              <w:sz w:val="22"/>
              <w:szCs w:val="22"/>
            </w:rPr>
            <w:t>(Garcia, 2021b)</w:t>
          </w:r>
        </w:sdtContent>
      </w:sdt>
      <w:r w:rsidR="00DA67BD" w:rsidRPr="00DA67BD">
        <w:rPr>
          <w:rFonts w:asciiTheme="minorHAnsi" w:hAnsiTheme="minorHAnsi" w:cstheme="minorHAnsi"/>
          <w:color w:val="000000"/>
          <w:sz w:val="22"/>
          <w:szCs w:val="22"/>
        </w:rPr>
        <w:t>.</w:t>
      </w:r>
      <w:r w:rsidRPr="00DA67BD">
        <w:rPr>
          <w:rFonts w:asciiTheme="minorHAnsi" w:hAnsiTheme="minorHAnsi" w:cstheme="minorHAnsi"/>
          <w:color w:val="000000"/>
          <w:sz w:val="22"/>
          <w:szCs w:val="22"/>
        </w:rPr>
        <w:t xml:space="preserve"> </w:t>
      </w:r>
      <w:r w:rsidR="00DA67BD" w:rsidRPr="00DA67BD">
        <w:rPr>
          <w:rFonts w:asciiTheme="minorHAnsi" w:hAnsiTheme="minorHAnsi" w:cstheme="minorHAnsi"/>
          <w:color w:val="000000"/>
          <w:sz w:val="22"/>
          <w:szCs w:val="22"/>
        </w:rPr>
        <w:t>T</w:t>
      </w:r>
      <w:r w:rsidRPr="00DA67BD">
        <w:rPr>
          <w:rFonts w:asciiTheme="minorHAnsi" w:hAnsiTheme="minorHAnsi" w:cstheme="minorHAnsi"/>
          <w:color w:val="000000"/>
          <w:sz w:val="22"/>
          <w:szCs w:val="22"/>
        </w:rPr>
        <w:t xml:space="preserve">herefore, </w:t>
      </w:r>
      <w:r w:rsidR="00DA67BD" w:rsidRPr="00DA67BD">
        <w:rPr>
          <w:rFonts w:asciiTheme="minorHAnsi" w:hAnsiTheme="minorHAnsi" w:cstheme="minorHAnsi"/>
          <w:color w:val="000000"/>
          <w:sz w:val="22"/>
          <w:szCs w:val="22"/>
        </w:rPr>
        <w:t xml:space="preserve">smart meter communication must be transmitted securely to avoid a </w:t>
      </w:r>
      <w:proofErr w:type="spellStart"/>
      <w:r w:rsidR="00DA67BD" w:rsidRPr="00DA67BD">
        <w:rPr>
          <w:rFonts w:asciiTheme="minorHAnsi" w:hAnsiTheme="minorHAnsi" w:cstheme="minorHAnsi"/>
          <w:color w:val="000000"/>
          <w:sz w:val="22"/>
          <w:szCs w:val="22"/>
        </w:rPr>
        <w:t>MiTM</w:t>
      </w:r>
      <w:proofErr w:type="spellEnd"/>
      <w:r w:rsidR="00DA67BD" w:rsidRPr="00DA67BD">
        <w:rPr>
          <w:rFonts w:asciiTheme="minorHAnsi" w:hAnsiTheme="minorHAnsi" w:cstheme="minorHAnsi"/>
          <w:color w:val="000000"/>
          <w:sz w:val="22"/>
          <w:szCs w:val="22"/>
        </w:rPr>
        <w:t xml:space="preserve"> attack</w:t>
      </w:r>
      <w:r w:rsidRPr="00DA67BD">
        <w:rPr>
          <w:rFonts w:asciiTheme="minorHAnsi" w:hAnsiTheme="minorHAnsi" w:cstheme="minorHAnsi"/>
          <w:color w:val="000000"/>
          <w:sz w:val="22"/>
          <w:szCs w:val="22"/>
        </w:rPr>
        <w:t xml:space="preserve">. </w:t>
      </w:r>
      <w:r w:rsidR="00DA67BD" w:rsidRPr="00DA67BD">
        <w:rPr>
          <w:rFonts w:asciiTheme="minorHAnsi" w:hAnsiTheme="minorHAnsi" w:cstheme="minorHAnsi"/>
          <w:color w:val="000000"/>
          <w:sz w:val="22"/>
          <w:szCs w:val="22"/>
        </w:rPr>
        <w:t xml:space="preserve">This cyberattack exploits the IoT architecture by intercepting communication between two parties, often stealing login credentials or personnel information, spying on the victims, sabotaging </w:t>
      </w:r>
      <w:r w:rsidR="00DA67BD" w:rsidRPr="00DA67BD">
        <w:rPr>
          <w:rFonts w:asciiTheme="minorHAnsi" w:hAnsiTheme="minorHAnsi" w:cstheme="minorHAnsi"/>
          <w:color w:val="000000"/>
          <w:sz w:val="22"/>
          <w:szCs w:val="22"/>
        </w:rPr>
        <w:lastRenderedPageBreak/>
        <w:t>communication, or corrupting data</w:t>
      </w:r>
      <w:r w:rsidRPr="00BF09CF">
        <w:rPr>
          <w:rFonts w:asciiTheme="minorHAnsi" w:hAnsiTheme="minorHAnsi" w:cstheme="minorHAnsi"/>
          <w:color w:val="000000"/>
          <w:sz w:val="22"/>
          <w:szCs w:val="22"/>
        </w:rPr>
        <w:t xml:space="preserve"> </w:t>
      </w:r>
      <w:sdt>
        <w:sdtPr>
          <w:rPr>
            <w:rFonts w:asciiTheme="minorHAnsi" w:hAnsiTheme="minorHAnsi" w:cstheme="minorHAnsi"/>
            <w:color w:val="000000"/>
            <w:sz w:val="22"/>
            <w:szCs w:val="22"/>
          </w:rPr>
          <w:tag w:val="MENDELEY_CITATION_v3_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"/>
          <w:id w:val="-1489089048"/>
          <w:placeholder>
            <w:docPart w:val="DF200ECB64354F96B002AB29C968F30D"/>
          </w:placeholder>
        </w:sdtPr>
        <w:sdtContent>
          <w:r w:rsidR="00752357" w:rsidRPr="00752357">
            <w:rPr>
              <w:rFonts w:asciiTheme="minorHAnsi" w:hAnsiTheme="minorHAnsi" w:cstheme="minorHAnsi"/>
              <w:color w:val="000000"/>
              <w:sz w:val="22"/>
              <w:szCs w:val="22"/>
            </w:rPr>
            <w:t>(</w:t>
          </w:r>
          <w:proofErr w:type="spellStart"/>
          <w:r w:rsidR="00752357" w:rsidRPr="00752357">
            <w:rPr>
              <w:rFonts w:asciiTheme="minorHAnsi" w:hAnsiTheme="minorHAnsi" w:cstheme="minorHAnsi"/>
              <w:color w:val="000000"/>
              <w:sz w:val="22"/>
              <w:szCs w:val="22"/>
            </w:rPr>
            <w:t>Swinhoe</w:t>
          </w:r>
          <w:proofErr w:type="spellEnd"/>
          <w:r w:rsidR="00752357" w:rsidRPr="00752357">
            <w:rPr>
              <w:rFonts w:asciiTheme="minorHAnsi" w:hAnsiTheme="minorHAnsi" w:cstheme="minorHAnsi"/>
              <w:color w:val="000000"/>
              <w:sz w:val="22"/>
              <w:szCs w:val="22"/>
            </w:rPr>
            <w:t>, 2022)</w:t>
          </w:r>
        </w:sdtContent>
      </w:sdt>
      <w:r w:rsidRPr="00BF09CF">
        <w:rPr>
          <w:rFonts w:asciiTheme="minorHAnsi" w:hAnsiTheme="minorHAnsi" w:cstheme="minorHAnsi"/>
          <w:color w:val="000000"/>
          <w:sz w:val="22"/>
          <w:szCs w:val="22"/>
        </w:rPr>
        <w:t xml:space="preserve">. </w:t>
      </w:r>
      <w:bookmarkStart w:id="197" w:name="_Hlk137566654"/>
      <w:r w:rsidR="00DA67BD" w:rsidRPr="00DA67BD">
        <w:rPr>
          <w:rFonts w:asciiTheme="minorHAnsi" w:hAnsiTheme="minorHAnsi" w:cstheme="minorHAnsi"/>
          <w:color w:val="000000"/>
          <w:sz w:val="22"/>
          <w:szCs w:val="22"/>
        </w:rPr>
        <w:t xml:space="preserve">In a </w:t>
      </w:r>
      <w:proofErr w:type="spellStart"/>
      <w:r w:rsidR="00DA67BD" w:rsidRPr="00DA67BD">
        <w:rPr>
          <w:rFonts w:asciiTheme="minorHAnsi" w:hAnsiTheme="minorHAnsi" w:cstheme="minorHAnsi"/>
          <w:color w:val="000000"/>
          <w:sz w:val="22"/>
          <w:szCs w:val="22"/>
        </w:rPr>
        <w:t>MiTM</w:t>
      </w:r>
      <w:proofErr w:type="spellEnd"/>
      <w:r w:rsidR="00DA67BD" w:rsidRPr="00DA67BD">
        <w:rPr>
          <w:rFonts w:asciiTheme="minorHAnsi" w:hAnsiTheme="minorHAnsi" w:cstheme="minorHAnsi"/>
          <w:color w:val="000000"/>
          <w:sz w:val="22"/>
          <w:szCs w:val="22"/>
        </w:rPr>
        <w:t xml:space="preserve"> attack on smart meters</w:t>
      </w:r>
      <w:r w:rsidR="00B75E39">
        <w:rPr>
          <w:rFonts w:asciiTheme="minorHAnsi" w:hAnsiTheme="minorHAnsi" w:cstheme="minorHAnsi"/>
          <w:color w:val="000000"/>
          <w:sz w:val="22"/>
          <w:szCs w:val="22"/>
        </w:rPr>
        <w:t xml:space="preserve">, </w:t>
      </w:r>
      <w:r w:rsidR="00606E5B">
        <w:rPr>
          <w:rFonts w:asciiTheme="minorHAnsi" w:hAnsiTheme="minorHAnsi" w:cstheme="minorHAnsi"/>
          <w:color w:val="000000"/>
          <w:sz w:val="22"/>
          <w:szCs w:val="22"/>
        </w:rPr>
        <w:t xml:space="preserve">an </w:t>
      </w:r>
      <w:r w:rsidR="00B75E39">
        <w:rPr>
          <w:rFonts w:asciiTheme="minorHAnsi" w:hAnsiTheme="minorHAnsi" w:cstheme="minorHAnsi"/>
          <w:color w:val="000000"/>
          <w:sz w:val="22"/>
          <w:szCs w:val="22"/>
        </w:rPr>
        <w:t>attacker can tamper with meter readings</w:t>
      </w:r>
      <w:r w:rsidR="006E5DBC">
        <w:rPr>
          <w:rFonts w:asciiTheme="minorHAnsi" w:hAnsiTheme="minorHAnsi" w:cstheme="minorHAnsi"/>
          <w:color w:val="000000"/>
          <w:sz w:val="22"/>
          <w:szCs w:val="22"/>
        </w:rPr>
        <w:t>,</w:t>
      </w:r>
      <w:r w:rsidR="00B75E39">
        <w:rPr>
          <w:rFonts w:asciiTheme="minorHAnsi" w:hAnsiTheme="minorHAnsi" w:cstheme="minorHAnsi"/>
          <w:color w:val="000000"/>
          <w:sz w:val="22"/>
          <w:szCs w:val="22"/>
        </w:rPr>
        <w:t xml:space="preserve"> </w:t>
      </w:r>
      <w:r w:rsidR="00784594">
        <w:rPr>
          <w:rFonts w:asciiTheme="minorHAnsi" w:hAnsiTheme="minorHAnsi" w:cstheme="minorHAnsi"/>
          <w:color w:val="000000"/>
          <w:sz w:val="22"/>
          <w:szCs w:val="22"/>
        </w:rPr>
        <w:t>which</w:t>
      </w:r>
      <w:r w:rsidR="00B75E39">
        <w:rPr>
          <w:rFonts w:asciiTheme="minorHAnsi" w:hAnsiTheme="minorHAnsi" w:cstheme="minorHAnsi"/>
          <w:color w:val="000000"/>
          <w:sz w:val="22"/>
          <w:szCs w:val="22"/>
        </w:rPr>
        <w:t xml:space="preserve"> can result in financial losses for both utilities and c</w:t>
      </w:r>
      <w:r w:rsidR="00B820D5">
        <w:rPr>
          <w:rFonts w:asciiTheme="minorHAnsi" w:hAnsiTheme="minorHAnsi" w:cstheme="minorHAnsi"/>
          <w:color w:val="000000"/>
          <w:sz w:val="22"/>
          <w:szCs w:val="22"/>
        </w:rPr>
        <w:t>ustomers</w:t>
      </w:r>
      <w:r w:rsidR="00B75E39">
        <w:rPr>
          <w:rFonts w:asciiTheme="minorHAnsi" w:hAnsiTheme="minorHAnsi" w:cstheme="minorHAnsi"/>
          <w:color w:val="000000"/>
          <w:sz w:val="22"/>
          <w:szCs w:val="22"/>
        </w:rPr>
        <w:t>.</w:t>
      </w:r>
      <w:r w:rsidRPr="00BF09CF">
        <w:rPr>
          <w:rFonts w:asciiTheme="minorHAnsi" w:hAnsiTheme="minorHAnsi" w:cstheme="minorHAnsi"/>
          <w:color w:val="000000"/>
          <w:sz w:val="22"/>
          <w:szCs w:val="22"/>
        </w:rPr>
        <w:t xml:space="preserve"> </w:t>
      </w:r>
      <w:bookmarkStart w:id="198" w:name="_Hlk137566403"/>
      <w:bookmarkStart w:id="199" w:name="_Hlk137566072"/>
      <w:bookmarkStart w:id="200" w:name="_Hlk141368572"/>
      <w:bookmarkStart w:id="201" w:name="_Hlk112247677"/>
      <w:bookmarkEnd w:id="185"/>
      <w:bookmarkEnd w:id="197"/>
    </w:p>
    <w:p w14:paraId="6BC76FA5" w14:textId="77777777" w:rsidR="00786026" w:rsidRDefault="00786026" w:rsidP="00DA67BD">
      <w:pPr>
        <w:pStyle w:val="Header"/>
        <w:spacing w:line="360" w:lineRule="auto"/>
        <w:rPr>
          <w:rFonts w:asciiTheme="minorHAnsi" w:hAnsiTheme="minorHAnsi" w:cstheme="minorHAnsi"/>
          <w:color w:val="000000"/>
          <w:sz w:val="22"/>
          <w:szCs w:val="22"/>
        </w:rPr>
      </w:pPr>
    </w:p>
    <w:p w14:paraId="583852CA" w14:textId="59B72B33" w:rsidR="00414567" w:rsidRPr="00DA67BD" w:rsidRDefault="00414567" w:rsidP="00DA67BD">
      <w:pPr>
        <w:pStyle w:val="Header"/>
        <w:spacing w:line="360" w:lineRule="auto"/>
        <w:rPr>
          <w:rFonts w:asciiTheme="minorHAnsi" w:hAnsiTheme="minorHAnsi" w:cstheme="minorHAnsi"/>
          <w:color w:val="000000"/>
          <w:sz w:val="22"/>
          <w:szCs w:val="22"/>
        </w:rPr>
      </w:pPr>
      <w:bookmarkStart w:id="202" w:name="_Hlk144983863"/>
      <w:r w:rsidRPr="00DA67BD">
        <w:rPr>
          <w:rFonts w:asciiTheme="minorHAnsi" w:hAnsiTheme="minorHAnsi" w:cstheme="minorHAnsi"/>
          <w:color w:val="000000"/>
          <w:sz w:val="22"/>
          <w:szCs w:val="22"/>
        </w:rPr>
        <w:t>The Io</w:t>
      </w:r>
      <w:r w:rsidR="00DA67BD" w:rsidRPr="00DA67BD">
        <w:rPr>
          <w:rFonts w:asciiTheme="minorHAnsi" w:hAnsiTheme="minorHAnsi" w:cstheme="minorHAnsi"/>
          <w:color w:val="000000"/>
          <w:sz w:val="22"/>
          <w:szCs w:val="22"/>
        </w:rPr>
        <w:t>T</w:t>
      </w:r>
      <w:r w:rsidRPr="00DA67BD">
        <w:rPr>
          <w:rFonts w:asciiTheme="minorHAnsi" w:hAnsiTheme="minorHAnsi" w:cstheme="minorHAnsi"/>
          <w:color w:val="000000"/>
          <w:sz w:val="22"/>
          <w:szCs w:val="22"/>
        </w:rPr>
        <w:t xml:space="preserve"> architecture depends on its functionalities</w:t>
      </w:r>
      <w:r w:rsidRPr="00B36BAD">
        <w:rPr>
          <w:rFonts w:asciiTheme="minorHAnsi" w:hAnsiTheme="minorHAnsi" w:cstheme="minorHAnsi"/>
          <w:sz w:val="22"/>
          <w:szCs w:val="22"/>
        </w:rPr>
        <w:t xml:space="preserve">. </w:t>
      </w:r>
      <w:r w:rsidR="00B36BAD" w:rsidRPr="00B36BAD">
        <w:rPr>
          <w:rFonts w:asciiTheme="minorHAnsi" w:hAnsiTheme="minorHAnsi" w:cstheme="minorHAnsi"/>
          <w:sz w:val="22"/>
          <w:szCs w:val="22"/>
        </w:rPr>
        <w:t>In most cases</w:t>
      </w:r>
      <w:r w:rsidR="00DA67BD" w:rsidRPr="00B36BAD">
        <w:rPr>
          <w:rFonts w:asciiTheme="minorHAnsi" w:hAnsiTheme="minorHAnsi" w:cstheme="minorHAnsi"/>
          <w:sz w:val="22"/>
          <w:szCs w:val="22"/>
        </w:rPr>
        <w:t xml:space="preserve">, it consists </w:t>
      </w:r>
      <w:r w:rsidR="00DA67BD" w:rsidRPr="00DA67BD">
        <w:rPr>
          <w:rFonts w:asciiTheme="minorHAnsi" w:hAnsiTheme="minorHAnsi" w:cstheme="minorHAnsi"/>
          <w:color w:val="000000"/>
          <w:sz w:val="22"/>
          <w:szCs w:val="22"/>
        </w:rPr>
        <w:t xml:space="preserve">of three layers, namely, </w:t>
      </w:r>
      <w:r w:rsidRPr="00DA67BD">
        <w:rPr>
          <w:rFonts w:asciiTheme="minorHAnsi" w:hAnsiTheme="minorHAnsi" w:cstheme="minorHAnsi"/>
          <w:color w:val="000000"/>
          <w:sz w:val="22"/>
          <w:szCs w:val="22"/>
        </w:rPr>
        <w:t xml:space="preserve">the perception layer, the network layer, and the application layer. </w:t>
      </w:r>
      <w:r w:rsidR="00DA67BD" w:rsidRPr="00DA67BD">
        <w:rPr>
          <w:rFonts w:asciiTheme="minorHAnsi" w:hAnsiTheme="minorHAnsi" w:cstheme="minorHAnsi"/>
          <w:color w:val="000000"/>
          <w:sz w:val="22"/>
          <w:szCs w:val="22"/>
        </w:rPr>
        <w:t>All these layers work collaboratively to transmit data and are vulnerable to multiple attack vectors</w:t>
      </w:r>
      <w:r w:rsidR="003F21B6">
        <w:rPr>
          <w:rFonts w:asciiTheme="minorHAnsi" w:hAnsiTheme="minorHAnsi" w:cstheme="minorHAnsi"/>
          <w:color w:val="000000"/>
          <w:sz w:val="22"/>
          <w:szCs w:val="22"/>
        </w:rPr>
        <w:t>,</w:t>
      </w:r>
      <w:r w:rsidR="00DA67BD" w:rsidRPr="00DA67BD">
        <w:rPr>
          <w:rFonts w:asciiTheme="minorHAnsi" w:hAnsiTheme="minorHAnsi" w:cstheme="minorHAnsi"/>
          <w:color w:val="000000"/>
          <w:sz w:val="22"/>
          <w:szCs w:val="22"/>
        </w:rPr>
        <w:t xml:space="preserve"> </w:t>
      </w:r>
      <w:bookmarkEnd w:id="198"/>
      <w:r w:rsidRPr="00DA67BD">
        <w:rPr>
          <w:rFonts w:asciiTheme="minorHAnsi" w:hAnsiTheme="minorHAnsi" w:cstheme="minorHAnsi"/>
          <w:color w:val="000000"/>
          <w:sz w:val="22"/>
          <w:szCs w:val="22"/>
        </w:rPr>
        <w:t xml:space="preserve">as shown in Figure </w:t>
      </w:r>
      <w:r w:rsidR="003F21B6">
        <w:rPr>
          <w:rFonts w:asciiTheme="minorHAnsi" w:hAnsiTheme="minorHAnsi" w:cstheme="minorHAnsi"/>
          <w:color w:val="000000"/>
          <w:sz w:val="22"/>
          <w:szCs w:val="22"/>
        </w:rPr>
        <w:t>6</w:t>
      </w:r>
      <w:r w:rsidRPr="00DA67BD">
        <w:rPr>
          <w:rFonts w:asciiTheme="minorHAnsi" w:hAnsiTheme="minorHAnsi" w:cstheme="minorHAnsi"/>
          <w:color w:val="000000"/>
          <w:sz w:val="22"/>
          <w:szCs w:val="22"/>
        </w:rPr>
        <w:t xml:space="preserve">. </w:t>
      </w:r>
      <w:bookmarkEnd w:id="199"/>
    </w:p>
    <w:bookmarkEnd w:id="193"/>
    <w:bookmarkEnd w:id="200"/>
    <w:bookmarkEnd w:id="202"/>
    <w:p w14:paraId="44AAC00E" w14:textId="77777777" w:rsidR="00A55524" w:rsidRDefault="00A55524" w:rsidP="00EF7E14">
      <w:pPr>
        <w:pStyle w:val="Header"/>
        <w:spacing w:line="360" w:lineRule="auto"/>
        <w:rPr>
          <w:rFonts w:asciiTheme="minorHAnsi" w:eastAsiaTheme="minorHAnsi" w:hAnsiTheme="minorHAnsi" w:cstheme="minorHAnsi"/>
          <w:sz w:val="22"/>
          <w:szCs w:val="22"/>
          <w:lang w:eastAsia="en-US"/>
        </w:rPr>
      </w:pPr>
    </w:p>
    <w:bookmarkEnd w:id="201"/>
    <w:p w14:paraId="1885713B" w14:textId="77777777" w:rsidR="005B1EAB" w:rsidRDefault="005B1EAB" w:rsidP="005B1EAB">
      <w:pPr>
        <w:rPr>
          <w:rFonts w:cstheme="minorHAnsi"/>
        </w:rPr>
      </w:pPr>
      <w:r>
        <w:rPr>
          <w:noProof/>
        </w:rPr>
        <w:drawing>
          <wp:inline distT="0" distB="0" distL="0" distR="0" wp14:anchorId="4BFC6CA7" wp14:editId="5C85A404">
            <wp:extent cx="4876164" cy="2266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1296" cy="2273985"/>
                    </a:xfrm>
                    <a:prstGeom prst="rect">
                      <a:avLst/>
                    </a:prstGeom>
                  </pic:spPr>
                </pic:pic>
              </a:graphicData>
            </a:graphic>
          </wp:inline>
        </w:drawing>
      </w:r>
    </w:p>
    <w:p w14:paraId="3A5853D8" w14:textId="593EDBF2" w:rsidR="00146264" w:rsidRPr="00146264" w:rsidRDefault="00146264" w:rsidP="00146264">
      <w:pPr>
        <w:pStyle w:val="Caption"/>
        <w:rPr>
          <w:sz w:val="22"/>
          <w:szCs w:val="22"/>
        </w:rPr>
      </w:pPr>
      <w:bookmarkStart w:id="203" w:name="_Toc177034951"/>
      <w:r w:rsidRPr="00146264">
        <w:rPr>
          <w:sz w:val="22"/>
          <w:szCs w:val="22"/>
        </w:rPr>
        <w:t xml:space="preserve">Figure </w:t>
      </w:r>
      <w:r w:rsidRPr="00146264">
        <w:rPr>
          <w:sz w:val="22"/>
          <w:szCs w:val="22"/>
        </w:rPr>
        <w:fldChar w:fldCharType="begin"/>
      </w:r>
      <w:r w:rsidRPr="00146264">
        <w:rPr>
          <w:sz w:val="22"/>
          <w:szCs w:val="22"/>
        </w:rPr>
        <w:instrText xml:space="preserve"> SEQ Figure \* ARABIC </w:instrText>
      </w:r>
      <w:r w:rsidRPr="00146264">
        <w:rPr>
          <w:sz w:val="22"/>
          <w:szCs w:val="22"/>
        </w:rPr>
        <w:fldChar w:fldCharType="separate"/>
      </w:r>
      <w:r w:rsidR="00DA7B00">
        <w:rPr>
          <w:noProof/>
          <w:sz w:val="22"/>
          <w:szCs w:val="22"/>
        </w:rPr>
        <w:t>6</w:t>
      </w:r>
      <w:r w:rsidRPr="00146264">
        <w:rPr>
          <w:sz w:val="22"/>
          <w:szCs w:val="22"/>
        </w:rPr>
        <w:fldChar w:fldCharType="end"/>
      </w:r>
      <w:r w:rsidRPr="00146264">
        <w:rPr>
          <w:sz w:val="22"/>
          <w:szCs w:val="22"/>
        </w:rPr>
        <w:t xml:space="preserve">: </w:t>
      </w:r>
      <w:r w:rsidRPr="003F21B6">
        <w:rPr>
          <w:sz w:val="22"/>
          <w:szCs w:val="22"/>
        </w:rPr>
        <w:t xml:space="preserve">IoT </w:t>
      </w:r>
      <w:commentRangeStart w:id="204"/>
      <w:commentRangeStart w:id="205"/>
      <w:r w:rsidR="00A94C8D">
        <w:rPr>
          <w:sz w:val="22"/>
          <w:szCs w:val="22"/>
        </w:rPr>
        <w:t>Attack Vectors</w:t>
      </w:r>
      <w:bookmarkEnd w:id="203"/>
      <w:r w:rsidR="00997AB4" w:rsidRPr="003F21B6">
        <w:rPr>
          <w:sz w:val="22"/>
          <w:szCs w:val="22"/>
        </w:rPr>
        <w:t xml:space="preserve"> </w:t>
      </w:r>
      <w:commentRangeEnd w:id="204"/>
      <w:r w:rsidR="00B36BAD" w:rsidRPr="00146264">
        <w:rPr>
          <w:rStyle w:val="CommentReference"/>
          <w:szCs w:val="22"/>
        </w:rPr>
        <w:commentReference w:id="204"/>
      </w:r>
      <w:commentRangeEnd w:id="205"/>
      <w:r w:rsidR="00B36BAD" w:rsidRPr="00146264">
        <w:rPr>
          <w:rStyle w:val="CommentReference"/>
          <w:szCs w:val="22"/>
        </w:rPr>
        <w:commentReference w:id="205"/>
      </w:r>
    </w:p>
    <w:p w14:paraId="70138B99" w14:textId="77777777" w:rsidR="00CE25E3" w:rsidRDefault="00CE25E3" w:rsidP="004D1B9E">
      <w:pPr>
        <w:jc w:val="both"/>
        <w:rPr>
          <w:rFonts w:cstheme="minorHAnsi"/>
        </w:rPr>
      </w:pPr>
    </w:p>
    <w:p w14:paraId="5AC01D13" w14:textId="15621D87" w:rsidR="004D1B9E" w:rsidRDefault="004D1B9E" w:rsidP="004D1B9E">
      <w:pPr>
        <w:jc w:val="both"/>
        <w:rPr>
          <w:rFonts w:cstheme="minorHAnsi"/>
        </w:rPr>
      </w:pPr>
      <w:r w:rsidRPr="00CD1C47">
        <w:rPr>
          <w:rFonts w:cstheme="minorHAnsi"/>
        </w:rPr>
        <w:t xml:space="preserve">The perception layer is the physical layer that has sensors for gathering information and is vulnerable to attacks such as Denial of Service (DoS), sniffing, and jamming. The network layer is responsible for connecting and transporting data between devices. This layer is vulnerable to </w:t>
      </w:r>
      <w:r w:rsidR="003F1717">
        <w:rPr>
          <w:rFonts w:cstheme="minorHAnsi"/>
        </w:rPr>
        <w:t>Man-in-the-Middle</w:t>
      </w:r>
      <w:r w:rsidRPr="00CD1C47">
        <w:rPr>
          <w:rFonts w:cstheme="minorHAnsi"/>
        </w:rPr>
        <w:t xml:space="preserve"> and spoofing attacks. The last layer is the presentation layer, which is responsible for providing application-specific services to the end user and is vulnerable to worms, trojans, spyware, and code injection attacks. </w:t>
      </w:r>
    </w:p>
    <w:p w14:paraId="6D80BB24" w14:textId="77777777" w:rsidR="00C13B7C" w:rsidRDefault="00C13B7C" w:rsidP="004D1B9E">
      <w:pPr>
        <w:jc w:val="both"/>
        <w:rPr>
          <w:rFonts w:cstheme="minorHAnsi"/>
        </w:rPr>
      </w:pPr>
    </w:p>
    <w:p w14:paraId="1B1CF0DD" w14:textId="77777777" w:rsidR="00793E7D" w:rsidRDefault="00C13B7C" w:rsidP="004D1B9E">
      <w:pPr>
        <w:jc w:val="both"/>
        <w:rPr>
          <w:rFonts w:cstheme="minorHAnsi"/>
        </w:rPr>
      </w:pPr>
      <w:bookmarkStart w:id="206" w:name="_Hlk165317346"/>
      <w:r>
        <w:rPr>
          <w:rFonts w:cstheme="minorHAnsi"/>
        </w:rPr>
        <w:t>There are</w:t>
      </w:r>
      <w:r w:rsidR="00C82E69">
        <w:rPr>
          <w:rFonts w:cstheme="minorHAnsi"/>
        </w:rPr>
        <w:t xml:space="preserve"> </w:t>
      </w:r>
      <w:r>
        <w:rPr>
          <w:rFonts w:cstheme="minorHAnsi"/>
        </w:rPr>
        <w:t>vulnerabilities in the communication protocols used by smart meters. According to an article by</w:t>
      </w:r>
      <w:r w:rsidR="00BE77BE">
        <w:rPr>
          <w:rFonts w:cstheme="minorHAnsi"/>
        </w:rPr>
        <w:t xml:space="preserve"> </w:t>
      </w:r>
      <w:r w:rsidR="00BE77BE" w:rsidRPr="00BE77BE">
        <w:rPr>
          <w:rFonts w:cstheme="minorHAnsi"/>
        </w:rPr>
        <w:t>Petr Matoušek</w:t>
      </w:r>
      <w:r w:rsidR="00E724FD">
        <w:rPr>
          <w:rFonts w:cstheme="minorHAnsi"/>
        </w:rPr>
        <w:t>,</w:t>
      </w:r>
      <w:r w:rsidRPr="00AC6A30">
        <w:rPr>
          <w:rFonts w:cstheme="minorHAnsi"/>
          <w:color w:val="FF0000"/>
        </w:rPr>
        <w:t xml:space="preserve"> </w:t>
      </w:r>
      <w:r w:rsidR="00C82E69">
        <w:rPr>
          <w:rFonts w:cstheme="minorHAnsi"/>
        </w:rPr>
        <w:t>the</w:t>
      </w:r>
      <w:r>
        <w:rPr>
          <w:rFonts w:cstheme="minorHAnsi"/>
        </w:rPr>
        <w:t xml:space="preserve"> IEC 104 communication protocol has security issues</w:t>
      </w:r>
      <w:r w:rsidR="00E724FD">
        <w:rPr>
          <w:rFonts w:cstheme="minorHAnsi"/>
        </w:rPr>
        <w:t xml:space="preserve"> </w:t>
      </w:r>
      <w:sdt>
        <w:sdtPr>
          <w:rPr>
            <w:rFonts w:cstheme="minorHAnsi"/>
            <w:color w:val="000000"/>
          </w:rPr>
          <w:tag w:val="MENDELEY_CITATION_v3_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"/>
          <w:id w:val="200906129"/>
          <w:placeholder>
            <w:docPart w:val="DefaultPlaceholder_-1854013440"/>
          </w:placeholder>
        </w:sdtPr>
        <w:sdtContent>
          <w:r w:rsidR="00752357" w:rsidRPr="00752357">
            <w:rPr>
              <w:rFonts w:cstheme="minorHAnsi"/>
              <w:color w:val="000000"/>
            </w:rPr>
            <w:t>(Matoušek, 2017)</w:t>
          </w:r>
        </w:sdtContent>
      </w:sdt>
      <w:r>
        <w:rPr>
          <w:rFonts w:cstheme="minorHAnsi"/>
        </w:rPr>
        <w:t xml:space="preserve">. The </w:t>
      </w:r>
      <w:r w:rsidR="00C82E69">
        <w:rPr>
          <w:rFonts w:cstheme="minorHAnsi"/>
        </w:rPr>
        <w:t>article</w:t>
      </w:r>
      <w:r>
        <w:rPr>
          <w:rFonts w:cstheme="minorHAnsi"/>
        </w:rPr>
        <w:t xml:space="preserve"> states that IEC 104 is </w:t>
      </w:r>
      <w:r w:rsidR="00FD3C6B">
        <w:rPr>
          <w:rFonts w:cstheme="minorHAnsi"/>
        </w:rPr>
        <w:t>like</w:t>
      </w:r>
      <w:r>
        <w:rPr>
          <w:rFonts w:cstheme="minorHAnsi"/>
        </w:rPr>
        <w:t xml:space="preserve"> </w:t>
      </w:r>
      <w:r w:rsidR="000F7967">
        <w:rPr>
          <w:rFonts w:cstheme="minorHAnsi"/>
        </w:rPr>
        <w:t xml:space="preserve">the </w:t>
      </w:r>
      <w:r w:rsidR="00FD3C6B" w:rsidRPr="00FD3C6B">
        <w:rPr>
          <w:rFonts w:cstheme="minorHAnsi"/>
        </w:rPr>
        <w:t>Simple Network Management Protocol</w:t>
      </w:r>
      <w:r w:rsidR="00AC6A30">
        <w:rPr>
          <w:rFonts w:cstheme="minorHAnsi"/>
        </w:rPr>
        <w:t xml:space="preserve"> (SNMP)</w:t>
      </w:r>
      <w:r w:rsidR="003F1717">
        <w:rPr>
          <w:rFonts w:cstheme="minorHAnsi"/>
        </w:rPr>
        <w:t>,</w:t>
      </w:r>
      <w:r>
        <w:rPr>
          <w:rFonts w:cstheme="minorHAnsi"/>
        </w:rPr>
        <w:t xml:space="preserve"> whereby</w:t>
      </w:r>
      <w:r w:rsidR="00F53915">
        <w:rPr>
          <w:rFonts w:cstheme="minorHAnsi"/>
        </w:rPr>
        <w:t xml:space="preserve"> the</w:t>
      </w:r>
      <w:r>
        <w:rPr>
          <w:rFonts w:cstheme="minorHAnsi"/>
        </w:rPr>
        <w:t xml:space="preserve"> SNMP manager sends short commands to the SNMP agents to retrieve their values.</w:t>
      </w:r>
      <w:r w:rsidR="00C82E69">
        <w:rPr>
          <w:rFonts w:cstheme="minorHAnsi"/>
        </w:rPr>
        <w:t xml:space="preserve"> However</w:t>
      </w:r>
      <w:r w:rsidR="00F53915">
        <w:rPr>
          <w:rFonts w:cstheme="minorHAnsi"/>
        </w:rPr>
        <w:t>,</w:t>
      </w:r>
      <w:r w:rsidR="00C82E69">
        <w:rPr>
          <w:rFonts w:cstheme="minorHAnsi"/>
        </w:rPr>
        <w:t xml:space="preserve"> unlike SNMP, the IEC 104 does not define any security as access passwords, authentication (using RSA), or encryption (using SHA). </w:t>
      </w:r>
      <w:r>
        <w:rPr>
          <w:rFonts w:cstheme="minorHAnsi"/>
        </w:rPr>
        <w:t xml:space="preserve"> </w:t>
      </w:r>
    </w:p>
    <w:p w14:paraId="029FFAC5" w14:textId="77777777" w:rsidR="00793E7D" w:rsidRDefault="00793E7D" w:rsidP="004D1B9E">
      <w:pPr>
        <w:jc w:val="both"/>
        <w:rPr>
          <w:rFonts w:cstheme="minorHAnsi"/>
        </w:rPr>
      </w:pPr>
    </w:p>
    <w:p w14:paraId="5F374E44" w14:textId="40511BB0" w:rsidR="00C13B7C" w:rsidRDefault="00C82E69" w:rsidP="004D1B9E">
      <w:pPr>
        <w:jc w:val="both"/>
        <w:rPr>
          <w:rFonts w:cstheme="minorHAnsi"/>
        </w:rPr>
      </w:pPr>
      <w:r>
        <w:rPr>
          <w:rFonts w:cstheme="minorHAnsi"/>
        </w:rPr>
        <w:t>The following are the possible attacks on</w:t>
      </w:r>
      <w:r w:rsidR="00F53915">
        <w:rPr>
          <w:rFonts w:cstheme="minorHAnsi"/>
        </w:rPr>
        <w:t xml:space="preserve"> the</w:t>
      </w:r>
      <w:r>
        <w:rPr>
          <w:rFonts w:cstheme="minorHAnsi"/>
        </w:rPr>
        <w:t xml:space="preserve"> IEC 104 communication protocol:</w:t>
      </w:r>
    </w:p>
    <w:p w14:paraId="3EE89420" w14:textId="77777777" w:rsidR="00793E7D" w:rsidRDefault="00793E7D" w:rsidP="004D1B9E">
      <w:pPr>
        <w:jc w:val="both"/>
        <w:rPr>
          <w:rFonts w:cstheme="minorHAnsi"/>
        </w:rPr>
      </w:pPr>
    </w:p>
    <w:p w14:paraId="22AD4AC6" w14:textId="4DD888D9" w:rsidR="00C82E69" w:rsidRPr="00C82E69" w:rsidRDefault="00C82E69" w:rsidP="00C82E69">
      <w:pPr>
        <w:pStyle w:val="ListParagraph"/>
        <w:numPr>
          <w:ilvl w:val="0"/>
          <w:numId w:val="28"/>
        </w:numPr>
        <w:spacing w:line="360" w:lineRule="auto"/>
        <w:rPr>
          <w:rFonts w:asciiTheme="minorHAnsi" w:hAnsiTheme="minorHAnsi" w:cstheme="minorHAnsi"/>
        </w:rPr>
      </w:pPr>
      <w:r w:rsidRPr="00C82E69">
        <w:rPr>
          <w:rFonts w:asciiTheme="minorHAnsi" w:hAnsiTheme="minorHAnsi" w:cstheme="minorHAnsi"/>
        </w:rPr>
        <w:lastRenderedPageBreak/>
        <w:t xml:space="preserve">Changing the value of the </w:t>
      </w:r>
      <w:r w:rsidR="00FD3C6B" w:rsidRPr="00FD3C6B">
        <w:rPr>
          <w:rFonts w:asciiTheme="minorHAnsi" w:hAnsiTheme="minorHAnsi" w:cstheme="minorHAnsi"/>
        </w:rPr>
        <w:t>Application Service Data Unit</w:t>
      </w:r>
      <w:r w:rsidR="00AC6A30" w:rsidRPr="00AC6A30">
        <w:rPr>
          <w:rFonts w:asciiTheme="minorHAnsi" w:hAnsiTheme="minorHAnsi" w:cstheme="minorHAnsi"/>
        </w:rPr>
        <w:t xml:space="preserve"> </w:t>
      </w:r>
      <w:r w:rsidR="00AC6A30">
        <w:rPr>
          <w:rFonts w:asciiTheme="minorHAnsi" w:hAnsiTheme="minorHAnsi" w:cstheme="minorHAnsi"/>
        </w:rPr>
        <w:t>(</w:t>
      </w:r>
      <w:r w:rsidR="00AC6A30" w:rsidRPr="00C82E69">
        <w:rPr>
          <w:rFonts w:asciiTheme="minorHAnsi" w:hAnsiTheme="minorHAnsi" w:cstheme="minorHAnsi"/>
        </w:rPr>
        <w:t>ASDU</w:t>
      </w:r>
      <w:r w:rsidR="00FD3C6B">
        <w:rPr>
          <w:rFonts w:asciiTheme="minorHAnsi" w:hAnsiTheme="minorHAnsi" w:cstheme="minorHAnsi"/>
        </w:rPr>
        <w:t>)</w:t>
      </w:r>
      <w:r w:rsidRPr="00C82E69">
        <w:rPr>
          <w:rFonts w:asciiTheme="minorHAnsi" w:hAnsiTheme="minorHAnsi" w:cstheme="minorHAnsi"/>
        </w:rPr>
        <w:t xml:space="preserve"> transmitted over in the IEC packet</w:t>
      </w:r>
      <w:r>
        <w:rPr>
          <w:rFonts w:asciiTheme="minorHAnsi" w:hAnsiTheme="minorHAnsi" w:cstheme="minorHAnsi"/>
        </w:rPr>
        <w:t>.</w:t>
      </w:r>
    </w:p>
    <w:p w14:paraId="59C5F15F" w14:textId="5BBE26C1" w:rsidR="00C82E69" w:rsidRPr="00C82E69" w:rsidRDefault="00C82E69" w:rsidP="00C82E69">
      <w:pPr>
        <w:pStyle w:val="ListParagraph"/>
        <w:numPr>
          <w:ilvl w:val="0"/>
          <w:numId w:val="28"/>
        </w:numPr>
        <w:spacing w:line="360" w:lineRule="auto"/>
        <w:rPr>
          <w:rFonts w:asciiTheme="minorHAnsi" w:hAnsiTheme="minorHAnsi" w:cstheme="minorHAnsi"/>
        </w:rPr>
      </w:pPr>
      <w:r w:rsidRPr="00C82E69">
        <w:rPr>
          <w:rFonts w:asciiTheme="minorHAnsi" w:hAnsiTheme="minorHAnsi" w:cstheme="minorHAnsi"/>
        </w:rPr>
        <w:t xml:space="preserve">Inserting </w:t>
      </w:r>
      <w:r w:rsidR="003F1717">
        <w:rPr>
          <w:rFonts w:asciiTheme="minorHAnsi" w:hAnsiTheme="minorHAnsi" w:cstheme="minorHAnsi"/>
        </w:rPr>
        <w:t xml:space="preserve">a </w:t>
      </w:r>
      <w:r w:rsidRPr="00C82E69">
        <w:rPr>
          <w:rFonts w:asciiTheme="minorHAnsi" w:hAnsiTheme="minorHAnsi" w:cstheme="minorHAnsi"/>
        </w:rPr>
        <w:t>spoofed ASDU message into the network</w:t>
      </w:r>
    </w:p>
    <w:p w14:paraId="33FA7F61" w14:textId="437DD2D9" w:rsidR="00C82E69" w:rsidRPr="00C82E69" w:rsidRDefault="00FD3C6B" w:rsidP="00C82E69">
      <w:pPr>
        <w:pStyle w:val="ListParagraph"/>
        <w:numPr>
          <w:ilvl w:val="0"/>
          <w:numId w:val="28"/>
        </w:numPr>
        <w:spacing w:line="360" w:lineRule="auto"/>
        <w:rPr>
          <w:rFonts w:asciiTheme="minorHAnsi" w:hAnsiTheme="minorHAnsi" w:cstheme="minorHAnsi"/>
        </w:rPr>
      </w:pPr>
      <w:r w:rsidRPr="00FD3C6B">
        <w:rPr>
          <w:rFonts w:asciiTheme="minorHAnsi" w:hAnsiTheme="minorHAnsi" w:cstheme="minorHAnsi"/>
        </w:rPr>
        <w:t>Distributed Denial-of-Service</w:t>
      </w:r>
      <w:r w:rsidR="00AC6A30" w:rsidRPr="00AC6A30">
        <w:rPr>
          <w:rFonts w:asciiTheme="minorHAnsi" w:hAnsiTheme="minorHAnsi" w:cstheme="minorHAnsi"/>
        </w:rPr>
        <w:t xml:space="preserve"> </w:t>
      </w:r>
      <w:r w:rsidR="00AC6A30">
        <w:rPr>
          <w:rFonts w:asciiTheme="minorHAnsi" w:hAnsiTheme="minorHAnsi" w:cstheme="minorHAnsi"/>
        </w:rPr>
        <w:t>(</w:t>
      </w:r>
      <w:r w:rsidR="003F1717">
        <w:rPr>
          <w:rFonts w:asciiTheme="minorHAnsi" w:hAnsiTheme="minorHAnsi" w:cstheme="minorHAnsi"/>
        </w:rPr>
        <w:t>DDoS</w:t>
      </w:r>
      <w:r>
        <w:rPr>
          <w:rFonts w:asciiTheme="minorHAnsi" w:hAnsiTheme="minorHAnsi" w:cstheme="minorHAnsi"/>
        </w:rPr>
        <w:t xml:space="preserve">) </w:t>
      </w:r>
      <w:r w:rsidR="00C82E69" w:rsidRPr="00C82E69">
        <w:rPr>
          <w:rFonts w:asciiTheme="minorHAnsi" w:hAnsiTheme="minorHAnsi" w:cstheme="minorHAnsi"/>
        </w:rPr>
        <w:t>attack on IEC 104 master or slave stations.</w:t>
      </w:r>
    </w:p>
    <w:p w14:paraId="0EFFF2F0" w14:textId="1F95176A" w:rsidR="00C82E69" w:rsidRPr="00C82E69" w:rsidRDefault="00C82E69" w:rsidP="00C82E69">
      <w:pPr>
        <w:pStyle w:val="ListParagraph"/>
        <w:numPr>
          <w:ilvl w:val="0"/>
          <w:numId w:val="28"/>
        </w:numPr>
        <w:spacing w:line="360" w:lineRule="auto"/>
        <w:rPr>
          <w:rFonts w:asciiTheme="minorHAnsi" w:hAnsiTheme="minorHAnsi" w:cstheme="minorHAnsi"/>
        </w:rPr>
      </w:pPr>
      <w:r w:rsidRPr="00C82E69">
        <w:rPr>
          <w:rFonts w:asciiTheme="minorHAnsi" w:hAnsiTheme="minorHAnsi" w:cstheme="minorHAnsi"/>
        </w:rPr>
        <w:t>Inserting a rogue control station into the network</w:t>
      </w:r>
    </w:p>
    <w:p w14:paraId="3D269DE7" w14:textId="4050E6FC" w:rsidR="00C82E69" w:rsidRDefault="00C82E69" w:rsidP="00C82E69">
      <w:pPr>
        <w:pStyle w:val="ListParagraph"/>
        <w:numPr>
          <w:ilvl w:val="0"/>
          <w:numId w:val="28"/>
        </w:numPr>
        <w:spacing w:line="360" w:lineRule="auto"/>
        <w:rPr>
          <w:rFonts w:asciiTheme="minorHAnsi" w:hAnsiTheme="minorHAnsi" w:cstheme="minorHAnsi"/>
        </w:rPr>
      </w:pPr>
      <w:r w:rsidRPr="00C82E69">
        <w:rPr>
          <w:rFonts w:asciiTheme="minorHAnsi" w:hAnsiTheme="minorHAnsi" w:cstheme="minorHAnsi"/>
        </w:rPr>
        <w:t>Interception of the transmitted data.</w:t>
      </w:r>
    </w:p>
    <w:p w14:paraId="3DD80F81" w14:textId="1CC96ECC" w:rsidR="005B1EAB" w:rsidRDefault="005B1EAB" w:rsidP="005B1EAB">
      <w:pPr>
        <w:pStyle w:val="Heading2"/>
        <w:ind w:left="851" w:hanging="851"/>
      </w:pPr>
      <w:bookmarkStart w:id="207" w:name="_Toc225524910"/>
      <w:bookmarkEnd w:id="206"/>
      <w:r>
        <w:t>Smart</w:t>
      </w:r>
      <w:r w:rsidRPr="00387D03">
        <w:t xml:space="preserve"> Meters</w:t>
      </w:r>
      <w:r w:rsidR="00B64233">
        <w:t xml:space="preserve"> Secure</w:t>
      </w:r>
      <w:r>
        <w:t xml:space="preserve"> Features</w:t>
      </w:r>
      <w:bookmarkEnd w:id="207"/>
      <w:r>
        <w:t xml:space="preserve"> </w:t>
      </w:r>
      <w:r w:rsidRPr="00387D03">
        <w:t xml:space="preserve"> </w:t>
      </w:r>
    </w:p>
    <w:p w14:paraId="2368E6D9" w14:textId="319AA96A" w:rsidR="003D0421" w:rsidRDefault="00C65877" w:rsidP="005B1EAB">
      <w:pPr>
        <w:jc w:val="both"/>
        <w:rPr>
          <w:rFonts w:cstheme="minorHAnsi"/>
        </w:rPr>
      </w:pPr>
      <w:bookmarkStart w:id="208" w:name="_Hlk140592183"/>
      <w:bookmarkStart w:id="209" w:name="_Hlk141808213"/>
      <w:bookmarkStart w:id="210" w:name="_Hlk141891163"/>
      <w:bookmarkStart w:id="211" w:name="_Hlk141891268"/>
      <w:r w:rsidRPr="00B75E39">
        <w:rPr>
          <w:rFonts w:cstheme="minorHAnsi"/>
        </w:rPr>
        <w:t xml:space="preserve">Despite their huge benefits, </w:t>
      </w:r>
      <w:r w:rsidR="004B0B5D">
        <w:rPr>
          <w:rFonts w:cstheme="minorHAnsi"/>
        </w:rPr>
        <w:t xml:space="preserve">and </w:t>
      </w:r>
      <w:r w:rsidRPr="00B75E39">
        <w:rPr>
          <w:rFonts w:cstheme="minorHAnsi"/>
        </w:rPr>
        <w:t>just like any other</w:t>
      </w:r>
      <w:r w:rsidR="004B0B5D">
        <w:rPr>
          <w:rFonts w:cstheme="minorHAnsi"/>
        </w:rPr>
        <w:t xml:space="preserve"> </w:t>
      </w:r>
      <w:r w:rsidRPr="00B75E39">
        <w:rPr>
          <w:rFonts w:cstheme="minorHAnsi"/>
        </w:rPr>
        <w:t xml:space="preserve">connected </w:t>
      </w:r>
      <w:r w:rsidR="00CE25E3">
        <w:rPr>
          <w:rFonts w:cstheme="minorHAnsi"/>
        </w:rPr>
        <w:t>device</w:t>
      </w:r>
      <w:r w:rsidRPr="00B75E39">
        <w:rPr>
          <w:rFonts w:cstheme="minorHAnsi"/>
        </w:rPr>
        <w:t xml:space="preserve">, smart </w:t>
      </w:r>
      <w:r w:rsidR="001151AE">
        <w:rPr>
          <w:rFonts w:cstheme="minorHAnsi"/>
        </w:rPr>
        <w:t xml:space="preserve">energy </w:t>
      </w:r>
      <w:r w:rsidRPr="00B75E39">
        <w:rPr>
          <w:rFonts w:cstheme="minorHAnsi"/>
        </w:rPr>
        <w:t xml:space="preserve">meters </w:t>
      </w:r>
      <w:r w:rsidR="004B0B5D" w:rsidRPr="004B0B5D">
        <w:rPr>
          <w:rFonts w:cstheme="minorHAnsi"/>
        </w:rPr>
        <w:t>pose significant cybersecurity risks</w:t>
      </w:r>
      <w:r w:rsidR="004B0B5D">
        <w:rPr>
          <w:rFonts w:cstheme="minorHAnsi"/>
        </w:rPr>
        <w:t>.</w:t>
      </w:r>
      <w:r w:rsidR="00A738E1">
        <w:rPr>
          <w:rFonts w:cstheme="minorHAnsi"/>
        </w:rPr>
        <w:t xml:space="preserve"> </w:t>
      </w:r>
      <w:r w:rsidR="004B0B5D">
        <w:rPr>
          <w:rFonts w:cstheme="minorHAnsi"/>
        </w:rPr>
        <w:t>S</w:t>
      </w:r>
      <w:r w:rsidR="00A738E1">
        <w:rPr>
          <w:rFonts w:cstheme="minorHAnsi"/>
        </w:rPr>
        <w:t xml:space="preserve">mart energy meters </w:t>
      </w:r>
      <w:r w:rsidR="004B0B5D" w:rsidRPr="004B0B5D">
        <w:rPr>
          <w:rFonts w:cstheme="minorHAnsi"/>
        </w:rPr>
        <w:t>collect and transmit a large amount of</w:t>
      </w:r>
      <w:r w:rsidR="004B0B5D">
        <w:rPr>
          <w:rFonts w:cstheme="minorHAnsi"/>
        </w:rPr>
        <w:t xml:space="preserve"> sensitive</w:t>
      </w:r>
      <w:r w:rsidR="004B0B5D" w:rsidRPr="004B0B5D">
        <w:rPr>
          <w:rFonts w:cstheme="minorHAnsi"/>
        </w:rPr>
        <w:t xml:space="preserve"> d</w:t>
      </w:r>
      <w:r w:rsidR="004B0B5D">
        <w:rPr>
          <w:rFonts w:cstheme="minorHAnsi"/>
        </w:rPr>
        <w:t>ata</w:t>
      </w:r>
      <w:r w:rsidR="00CE25E3">
        <w:rPr>
          <w:rFonts w:cstheme="minorHAnsi"/>
        </w:rPr>
        <w:t>,</w:t>
      </w:r>
      <w:r w:rsidR="004B0B5D">
        <w:rPr>
          <w:rFonts w:cstheme="minorHAnsi"/>
        </w:rPr>
        <w:t xml:space="preserve"> as a result, </w:t>
      </w:r>
      <w:r w:rsidR="004B0B5D" w:rsidRPr="004B0B5D">
        <w:rPr>
          <w:rFonts w:cstheme="minorHAnsi"/>
        </w:rPr>
        <w:t>they can be targeted by hackers</w:t>
      </w:r>
      <w:r w:rsidR="00B75E39" w:rsidRPr="00B75E39">
        <w:rPr>
          <w:rFonts w:cstheme="minorHAnsi"/>
        </w:rPr>
        <w:t>.</w:t>
      </w:r>
      <w:r w:rsidR="00C24074">
        <w:rPr>
          <w:rFonts w:cstheme="minorHAnsi"/>
        </w:rPr>
        <w:t xml:space="preserve"> </w:t>
      </w:r>
      <w:r w:rsidR="00F332E0">
        <w:rPr>
          <w:rFonts w:cstheme="minorHAnsi"/>
        </w:rPr>
        <w:t xml:space="preserve">Therefore, it is extremely important to secure smart energy meters. </w:t>
      </w:r>
      <w:r w:rsidR="00C24074">
        <w:rPr>
          <w:rFonts w:cstheme="minorHAnsi"/>
        </w:rPr>
        <w:t xml:space="preserve"> </w:t>
      </w:r>
      <w:bookmarkEnd w:id="208"/>
      <w:r w:rsidR="003D0421">
        <w:rPr>
          <w:rFonts w:cstheme="minorHAnsi"/>
        </w:rPr>
        <w:t>A blog by Neil Bosworth lists the following five (5) principles to consider when securing a smart meter infrastructure</w:t>
      </w:r>
      <w:r w:rsidR="00023D7B">
        <w:rPr>
          <w:rFonts w:cstheme="minorHAnsi"/>
        </w:rPr>
        <w:t xml:space="preserve"> (Bosworth, 2022)</w:t>
      </w:r>
      <w:r w:rsidR="003D0421">
        <w:rPr>
          <w:rFonts w:cstheme="minorHAnsi"/>
        </w:rPr>
        <w:t xml:space="preserve">. </w:t>
      </w:r>
    </w:p>
    <w:bookmarkEnd w:id="209"/>
    <w:p w14:paraId="1A120CF7" w14:textId="77777777" w:rsidR="000A0D55" w:rsidRPr="000A0D55" w:rsidRDefault="000A0D55" w:rsidP="000A0D55">
      <w:pPr>
        <w:jc w:val="both"/>
        <w:rPr>
          <w:rFonts w:asciiTheme="majorHAnsi" w:hAnsiTheme="majorHAnsi" w:cstheme="majorHAnsi"/>
        </w:rPr>
      </w:pPr>
    </w:p>
    <w:p w14:paraId="2D1F53C9" w14:textId="42FF1DB1" w:rsidR="003D0421" w:rsidRPr="000A0D55" w:rsidRDefault="000E3A29" w:rsidP="000C7202">
      <w:pPr>
        <w:pStyle w:val="ListParagraph"/>
        <w:numPr>
          <w:ilvl w:val="0"/>
          <w:numId w:val="5"/>
        </w:numPr>
        <w:spacing w:line="360" w:lineRule="auto"/>
        <w:rPr>
          <w:rFonts w:asciiTheme="minorHAnsi" w:eastAsiaTheme="minorHAnsi" w:hAnsiTheme="minorHAnsi" w:cstheme="minorHAnsi"/>
          <w:sz w:val="22"/>
          <w:szCs w:val="22"/>
        </w:rPr>
      </w:pPr>
      <w:r w:rsidRPr="000A0D55">
        <w:rPr>
          <w:rFonts w:asciiTheme="minorHAnsi" w:eastAsiaTheme="minorHAnsi" w:hAnsiTheme="minorHAnsi" w:cstheme="minorHAnsi"/>
          <w:sz w:val="22"/>
          <w:szCs w:val="22"/>
        </w:rPr>
        <w:t xml:space="preserve">Automatic risk or threat assessment at the beginning of a project to meet </w:t>
      </w:r>
      <w:r w:rsidR="000A0D55" w:rsidRPr="000A0D55">
        <w:rPr>
          <w:rFonts w:asciiTheme="minorHAnsi" w:eastAsiaTheme="minorHAnsi" w:hAnsiTheme="minorHAnsi" w:cstheme="minorHAnsi"/>
          <w:sz w:val="22"/>
          <w:szCs w:val="22"/>
        </w:rPr>
        <w:t>regulation</w:t>
      </w:r>
      <w:r w:rsidR="00F277CF">
        <w:rPr>
          <w:rFonts w:asciiTheme="minorHAnsi" w:eastAsiaTheme="minorHAnsi" w:hAnsiTheme="minorHAnsi" w:cstheme="minorHAnsi"/>
          <w:sz w:val="22"/>
          <w:szCs w:val="22"/>
        </w:rPr>
        <w:t>s</w:t>
      </w:r>
      <w:r w:rsidR="000A0D55" w:rsidRPr="000A0D55">
        <w:rPr>
          <w:rFonts w:asciiTheme="minorHAnsi" w:eastAsiaTheme="minorHAnsi" w:hAnsiTheme="minorHAnsi" w:cstheme="minorHAnsi"/>
          <w:sz w:val="22"/>
          <w:szCs w:val="22"/>
        </w:rPr>
        <w:t>.</w:t>
      </w:r>
    </w:p>
    <w:p w14:paraId="241E9BDA" w14:textId="6D80AFE3" w:rsidR="000E3A29" w:rsidRPr="000A0D55" w:rsidRDefault="000A0D55" w:rsidP="000C7202">
      <w:pPr>
        <w:pStyle w:val="ListParagraph"/>
        <w:numPr>
          <w:ilvl w:val="0"/>
          <w:numId w:val="5"/>
        </w:numPr>
        <w:spacing w:line="360" w:lineRule="auto"/>
        <w:rPr>
          <w:rFonts w:asciiTheme="minorHAnsi" w:eastAsiaTheme="minorHAnsi" w:hAnsiTheme="minorHAnsi" w:cstheme="minorHAnsi"/>
          <w:sz w:val="22"/>
          <w:szCs w:val="22"/>
        </w:rPr>
      </w:pPr>
      <w:r w:rsidRPr="000A0D55">
        <w:rPr>
          <w:rFonts w:asciiTheme="minorHAnsi" w:eastAsiaTheme="minorHAnsi" w:hAnsiTheme="minorHAnsi" w:cstheme="minorHAnsi"/>
          <w:sz w:val="22"/>
          <w:szCs w:val="22"/>
        </w:rPr>
        <w:t>Implementing strong trusted IDs in the core of connected meters</w:t>
      </w:r>
      <w:r w:rsidR="008714EA">
        <w:rPr>
          <w:rFonts w:asciiTheme="minorHAnsi" w:eastAsiaTheme="minorHAnsi" w:hAnsiTheme="minorHAnsi" w:cstheme="minorHAnsi"/>
          <w:sz w:val="22"/>
          <w:szCs w:val="22"/>
        </w:rPr>
        <w:t>.</w:t>
      </w:r>
    </w:p>
    <w:p w14:paraId="56F94B37" w14:textId="54926D00" w:rsidR="000A0D55" w:rsidRPr="000A0D55" w:rsidRDefault="000A0D55" w:rsidP="000C7202">
      <w:pPr>
        <w:pStyle w:val="ListParagraph"/>
        <w:numPr>
          <w:ilvl w:val="0"/>
          <w:numId w:val="5"/>
        </w:numPr>
        <w:spacing w:line="360" w:lineRule="auto"/>
        <w:rPr>
          <w:rFonts w:asciiTheme="minorHAnsi" w:eastAsiaTheme="minorHAnsi" w:hAnsiTheme="minorHAnsi" w:cstheme="minorHAnsi"/>
          <w:sz w:val="22"/>
          <w:szCs w:val="22"/>
        </w:rPr>
      </w:pPr>
      <w:r w:rsidRPr="000A0D55">
        <w:rPr>
          <w:rFonts w:asciiTheme="minorHAnsi" w:eastAsiaTheme="minorHAnsi" w:hAnsiTheme="minorHAnsi" w:cstheme="minorHAnsi"/>
          <w:sz w:val="22"/>
          <w:szCs w:val="22"/>
        </w:rPr>
        <w:t>Encrypted data send from smart meters to ensure confidentiality.</w:t>
      </w:r>
    </w:p>
    <w:p w14:paraId="24AC65B5" w14:textId="37F562B6" w:rsidR="000A0D55" w:rsidRPr="000A0D55" w:rsidRDefault="000A0D55" w:rsidP="000C7202">
      <w:pPr>
        <w:pStyle w:val="ListParagraph"/>
        <w:numPr>
          <w:ilvl w:val="0"/>
          <w:numId w:val="5"/>
        </w:numPr>
        <w:spacing w:line="360" w:lineRule="auto"/>
        <w:rPr>
          <w:rFonts w:asciiTheme="minorHAnsi" w:eastAsiaTheme="minorHAnsi" w:hAnsiTheme="minorHAnsi" w:cstheme="minorHAnsi"/>
          <w:sz w:val="22"/>
          <w:szCs w:val="22"/>
        </w:rPr>
      </w:pPr>
      <w:r w:rsidRPr="000A0D55">
        <w:rPr>
          <w:rFonts w:asciiTheme="minorHAnsi" w:eastAsiaTheme="minorHAnsi" w:hAnsiTheme="minorHAnsi" w:cstheme="minorHAnsi"/>
          <w:sz w:val="22"/>
          <w:szCs w:val="22"/>
        </w:rPr>
        <w:t>Ensure that data exchange is done between trusted entities via digital mutual authentication</w:t>
      </w:r>
      <w:r>
        <w:rPr>
          <w:rFonts w:asciiTheme="minorHAnsi" w:eastAsiaTheme="minorHAnsi" w:hAnsiTheme="minorHAnsi" w:cstheme="minorHAnsi"/>
          <w:sz w:val="22"/>
          <w:szCs w:val="22"/>
        </w:rPr>
        <w:t>.</w:t>
      </w:r>
    </w:p>
    <w:p w14:paraId="40415534" w14:textId="124A2F23" w:rsidR="000A0D55" w:rsidRPr="000A0D55" w:rsidRDefault="000A0D55" w:rsidP="000C7202">
      <w:pPr>
        <w:pStyle w:val="ListParagraph"/>
        <w:numPr>
          <w:ilvl w:val="0"/>
          <w:numId w:val="5"/>
        </w:numPr>
        <w:spacing w:line="360" w:lineRule="auto"/>
        <w:rPr>
          <w:rFonts w:asciiTheme="minorHAnsi" w:eastAsiaTheme="minorHAnsi" w:hAnsiTheme="minorHAnsi" w:cstheme="minorHAnsi"/>
          <w:sz w:val="22"/>
          <w:szCs w:val="22"/>
        </w:rPr>
      </w:pPr>
      <w:r w:rsidRPr="000A0D55">
        <w:rPr>
          <w:rFonts w:asciiTheme="minorHAnsi" w:eastAsiaTheme="minorHAnsi" w:hAnsiTheme="minorHAnsi" w:cstheme="minorHAnsi"/>
          <w:sz w:val="22"/>
          <w:szCs w:val="22"/>
        </w:rPr>
        <w:t>Implement a strong lifecycle management process whereby assets and credentials are always</w:t>
      </w:r>
      <w:r w:rsidR="00F277CF">
        <w:rPr>
          <w:rFonts w:asciiTheme="minorHAnsi" w:eastAsiaTheme="minorHAnsi" w:hAnsiTheme="minorHAnsi" w:cstheme="minorHAnsi"/>
          <w:sz w:val="22"/>
          <w:szCs w:val="22"/>
        </w:rPr>
        <w:t xml:space="preserve"> </w:t>
      </w:r>
      <w:r w:rsidRPr="000A0D55">
        <w:rPr>
          <w:rFonts w:asciiTheme="minorHAnsi" w:eastAsiaTheme="minorHAnsi" w:hAnsiTheme="minorHAnsi" w:cstheme="minorHAnsi"/>
          <w:sz w:val="22"/>
          <w:szCs w:val="22"/>
        </w:rPr>
        <w:t>updated via secure, remote updates using digital signatures</w:t>
      </w:r>
      <w:r>
        <w:rPr>
          <w:rFonts w:asciiTheme="minorHAnsi" w:eastAsiaTheme="minorHAnsi" w:hAnsiTheme="minorHAnsi" w:cstheme="minorHAnsi"/>
          <w:sz w:val="22"/>
          <w:szCs w:val="22"/>
        </w:rPr>
        <w:t>.</w:t>
      </w:r>
    </w:p>
    <w:p w14:paraId="21FE4052" w14:textId="77777777" w:rsidR="000A0D55" w:rsidRPr="000A0D55" w:rsidRDefault="000A0D55" w:rsidP="000A0D55">
      <w:pPr>
        <w:pStyle w:val="ListParagraph"/>
        <w:rPr>
          <w:rFonts w:cstheme="minorHAnsi"/>
        </w:rPr>
      </w:pPr>
    </w:p>
    <w:p w14:paraId="28742F63" w14:textId="422C8258" w:rsidR="00606E5B" w:rsidRDefault="008714EA" w:rsidP="00E974F0">
      <w:pPr>
        <w:jc w:val="both"/>
        <w:rPr>
          <w:rFonts w:cstheme="minorHAnsi"/>
        </w:rPr>
      </w:pPr>
      <w:bookmarkStart w:id="212" w:name="_Hlk141805936"/>
      <w:r>
        <w:rPr>
          <w:rFonts w:cstheme="minorHAnsi"/>
        </w:rPr>
        <w:t>S</w:t>
      </w:r>
      <w:r w:rsidR="00322FB0">
        <w:rPr>
          <w:rFonts w:cstheme="minorHAnsi"/>
        </w:rPr>
        <w:t xml:space="preserve">mart energy meters </w:t>
      </w:r>
      <w:r w:rsidR="00606E5B">
        <w:rPr>
          <w:rFonts w:cstheme="minorHAnsi"/>
        </w:rPr>
        <w:t>can</w:t>
      </w:r>
      <w:r w:rsidR="00322FB0">
        <w:rPr>
          <w:rFonts w:cstheme="minorHAnsi"/>
        </w:rPr>
        <w:t xml:space="preserve"> </w:t>
      </w:r>
      <w:r>
        <w:rPr>
          <w:rFonts w:cstheme="minorHAnsi"/>
        </w:rPr>
        <w:t xml:space="preserve">also </w:t>
      </w:r>
      <w:r w:rsidR="00322FB0">
        <w:rPr>
          <w:rFonts w:cstheme="minorHAnsi"/>
        </w:rPr>
        <w:t xml:space="preserve">be protected by </w:t>
      </w:r>
      <w:r w:rsidR="00606E5B">
        <w:rPr>
          <w:rFonts w:cstheme="minorHAnsi"/>
        </w:rPr>
        <w:t>firewalls</w:t>
      </w:r>
      <w:r w:rsidR="00322FB0">
        <w:rPr>
          <w:rFonts w:cstheme="minorHAnsi"/>
        </w:rPr>
        <w:t xml:space="preserve">. </w:t>
      </w:r>
      <w:r w:rsidR="00E974F0">
        <w:rPr>
          <w:rFonts w:cstheme="minorHAnsi"/>
        </w:rPr>
        <w:t>A f</w:t>
      </w:r>
      <w:r w:rsidR="00FF7601">
        <w:rPr>
          <w:rFonts w:cstheme="minorHAnsi"/>
        </w:rPr>
        <w:t>irewall is</w:t>
      </w:r>
      <w:r w:rsidR="00E974F0">
        <w:rPr>
          <w:rFonts w:cstheme="minorHAnsi"/>
        </w:rPr>
        <w:t xml:space="preserve"> a</w:t>
      </w:r>
      <w:r w:rsidR="00FF7601">
        <w:rPr>
          <w:rFonts w:cstheme="minorHAnsi"/>
        </w:rPr>
        <w:t xml:space="preserve"> network device that </w:t>
      </w:r>
      <w:r w:rsidR="00FF7601" w:rsidRPr="00FF7601">
        <w:rPr>
          <w:rFonts w:cstheme="minorHAnsi"/>
        </w:rPr>
        <w:t>monitors and filters incoming and outgoing network traffic based on a defined set of security rules.</w:t>
      </w:r>
      <w:r w:rsidR="00FF7601">
        <w:rPr>
          <w:rFonts w:cstheme="minorHAnsi"/>
        </w:rPr>
        <w:t xml:space="preserve"> </w:t>
      </w:r>
      <w:r w:rsidR="00E974F0">
        <w:rPr>
          <w:rFonts w:cstheme="minorHAnsi"/>
        </w:rPr>
        <w:t>Firewalls are placed</w:t>
      </w:r>
      <w:r w:rsidR="00E974F0" w:rsidRPr="00E974F0">
        <w:rPr>
          <w:rFonts w:cstheme="minorHAnsi"/>
        </w:rPr>
        <w:t xml:space="preserve"> between a </w:t>
      </w:r>
      <w:r w:rsidR="00E974F0">
        <w:rPr>
          <w:rFonts w:cstheme="minorHAnsi"/>
        </w:rPr>
        <w:t xml:space="preserve">corporate network and an </w:t>
      </w:r>
      <w:r w:rsidR="00E974F0" w:rsidRPr="00E974F0">
        <w:rPr>
          <w:rFonts w:cstheme="minorHAnsi"/>
        </w:rPr>
        <w:t>external network</w:t>
      </w:r>
      <w:r w:rsidR="00E974F0">
        <w:rPr>
          <w:rFonts w:cstheme="minorHAnsi"/>
        </w:rPr>
        <w:t xml:space="preserve"> such as the </w:t>
      </w:r>
      <w:r w:rsidR="00ED0134">
        <w:rPr>
          <w:rFonts w:cstheme="minorHAnsi"/>
        </w:rPr>
        <w:t>I</w:t>
      </w:r>
      <w:r w:rsidR="00E974F0">
        <w:rPr>
          <w:rFonts w:cstheme="minorHAnsi"/>
        </w:rPr>
        <w:t>nternet and dep</w:t>
      </w:r>
      <w:r w:rsidR="00606E5B">
        <w:rPr>
          <w:rFonts w:cstheme="minorHAnsi"/>
        </w:rPr>
        <w:t>ending on their types</w:t>
      </w:r>
      <w:r w:rsidR="009F0BB8">
        <w:rPr>
          <w:rFonts w:cstheme="minorHAnsi"/>
        </w:rPr>
        <w:t xml:space="preserve">, </w:t>
      </w:r>
      <w:r w:rsidR="00E974F0">
        <w:rPr>
          <w:rFonts w:cstheme="minorHAnsi"/>
        </w:rPr>
        <w:t xml:space="preserve">they provide </w:t>
      </w:r>
      <w:r w:rsidR="009F0BB8">
        <w:rPr>
          <w:rFonts w:cstheme="minorHAnsi"/>
        </w:rPr>
        <w:t xml:space="preserve">different ways </w:t>
      </w:r>
      <w:r w:rsidR="00ED0134">
        <w:rPr>
          <w:rFonts w:cstheme="minorHAnsi"/>
        </w:rPr>
        <w:t>of</w:t>
      </w:r>
      <w:r w:rsidR="009F0BB8">
        <w:rPr>
          <w:rFonts w:cstheme="minorHAnsi"/>
        </w:rPr>
        <w:t xml:space="preserve"> traffic management based on indicators such as traffic type, sender address and ports</w:t>
      </w:r>
      <w:r w:rsidR="003C3255">
        <w:rPr>
          <w:rFonts w:cstheme="minorHAnsi"/>
        </w:rPr>
        <w:t xml:space="preserve">, </w:t>
      </w:r>
      <w:r w:rsidR="003C3255" w:rsidRPr="003C3255">
        <w:rPr>
          <w:rFonts w:cstheme="minorHAnsi"/>
        </w:rPr>
        <w:t>receiver addresses and ports, conditions</w:t>
      </w:r>
      <w:r w:rsidR="00ED0134">
        <w:rPr>
          <w:rFonts w:cstheme="minorHAnsi"/>
        </w:rPr>
        <w:t>,</w:t>
      </w:r>
      <w:r w:rsidR="003C3255" w:rsidRPr="003C3255">
        <w:rPr>
          <w:rFonts w:cstheme="minorHAnsi"/>
        </w:rPr>
        <w:t xml:space="preserve"> and connection state</w:t>
      </w:r>
      <w:r w:rsidR="003C3255">
        <w:rPr>
          <w:rFonts w:cstheme="minorHAnsi"/>
        </w:rPr>
        <w:t xml:space="preserve"> </w:t>
      </w:r>
      <w:bookmarkEnd w:id="212"/>
      <w:r w:rsidR="003C3255">
        <w:rPr>
          <w:rFonts w:cstheme="minorHAnsi"/>
        </w:rPr>
        <w:t>(</w:t>
      </w:r>
      <w:proofErr w:type="spellStart"/>
      <w:r w:rsidR="003C3255" w:rsidRPr="003C3255">
        <w:rPr>
          <w:rFonts w:cstheme="minorHAnsi"/>
        </w:rPr>
        <w:t>Hasanalizadeh-Khosroshahi</w:t>
      </w:r>
      <w:proofErr w:type="spellEnd"/>
      <w:r w:rsidR="00BC23B5">
        <w:rPr>
          <w:rFonts w:cstheme="minorHAnsi"/>
        </w:rPr>
        <w:t xml:space="preserve"> &amp; </w:t>
      </w:r>
      <w:proofErr w:type="spellStart"/>
      <w:r w:rsidR="003C3255" w:rsidRPr="003C3255">
        <w:rPr>
          <w:rFonts w:cstheme="minorHAnsi"/>
        </w:rPr>
        <w:t>Shahinzadeh</w:t>
      </w:r>
      <w:proofErr w:type="spellEnd"/>
      <w:r w:rsidR="00BC23B5">
        <w:rPr>
          <w:rFonts w:cstheme="minorHAnsi"/>
        </w:rPr>
        <w:t>, 2016</w:t>
      </w:r>
      <w:r w:rsidR="003C3255">
        <w:rPr>
          <w:rFonts w:cstheme="minorHAnsi"/>
        </w:rPr>
        <w:t>)</w:t>
      </w:r>
      <w:r w:rsidR="009F0BB8">
        <w:rPr>
          <w:rFonts w:cstheme="minorHAnsi"/>
        </w:rPr>
        <w:t xml:space="preserve">. </w:t>
      </w:r>
    </w:p>
    <w:bookmarkEnd w:id="210"/>
    <w:p w14:paraId="27577618" w14:textId="77777777" w:rsidR="00606E5B" w:rsidRDefault="00606E5B" w:rsidP="005B1EAB">
      <w:pPr>
        <w:jc w:val="both"/>
        <w:rPr>
          <w:rFonts w:cstheme="minorHAnsi"/>
        </w:rPr>
      </w:pPr>
    </w:p>
    <w:p w14:paraId="36C96601" w14:textId="61687444" w:rsidR="00547358" w:rsidRDefault="00673CCA" w:rsidP="00367414">
      <w:pPr>
        <w:jc w:val="center"/>
        <w:rPr>
          <w:rFonts w:cstheme="minorHAnsi"/>
        </w:rPr>
      </w:pPr>
      <w:r>
        <w:rPr>
          <w:noProof/>
          <w14:ligatures w14:val="standardContextual"/>
        </w:rPr>
        <w:lastRenderedPageBreak/>
        <w:drawing>
          <wp:inline distT="0" distB="0" distL="0" distR="0" wp14:anchorId="7F413E6C" wp14:editId="0504C0C1">
            <wp:extent cx="4238625" cy="3790950"/>
            <wp:effectExtent l="0" t="0" r="9525" b="0"/>
            <wp:docPr id="16027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6625" name=""/>
                    <pic:cNvPicPr/>
                  </pic:nvPicPr>
                  <pic:blipFill>
                    <a:blip r:embed="rId19"/>
                    <a:stretch>
                      <a:fillRect/>
                    </a:stretch>
                  </pic:blipFill>
                  <pic:spPr>
                    <a:xfrm>
                      <a:off x="0" y="0"/>
                      <a:ext cx="4238625" cy="3790950"/>
                    </a:xfrm>
                    <a:prstGeom prst="rect">
                      <a:avLst/>
                    </a:prstGeom>
                  </pic:spPr>
                </pic:pic>
              </a:graphicData>
            </a:graphic>
          </wp:inline>
        </w:drawing>
      </w:r>
    </w:p>
    <w:p w14:paraId="281E952F" w14:textId="6609830E" w:rsidR="00146264" w:rsidRPr="00146264" w:rsidRDefault="00146264" w:rsidP="00367414">
      <w:pPr>
        <w:pStyle w:val="Caption"/>
        <w:ind w:left="720" w:firstLine="720"/>
        <w:rPr>
          <w:rFonts w:cstheme="minorHAnsi"/>
          <w:sz w:val="22"/>
          <w:szCs w:val="22"/>
        </w:rPr>
      </w:pPr>
      <w:bookmarkStart w:id="213" w:name="_Toc177034952"/>
      <w:r w:rsidRPr="00146264">
        <w:rPr>
          <w:sz w:val="22"/>
          <w:szCs w:val="22"/>
        </w:rPr>
        <w:t xml:space="preserve">Figure </w:t>
      </w:r>
      <w:r w:rsidRPr="00146264">
        <w:rPr>
          <w:sz w:val="22"/>
          <w:szCs w:val="22"/>
        </w:rPr>
        <w:fldChar w:fldCharType="begin"/>
      </w:r>
      <w:r w:rsidRPr="00146264">
        <w:rPr>
          <w:sz w:val="22"/>
          <w:szCs w:val="22"/>
        </w:rPr>
        <w:instrText xml:space="preserve"> SEQ Figure \* ARABIC </w:instrText>
      </w:r>
      <w:r w:rsidRPr="00146264">
        <w:rPr>
          <w:sz w:val="22"/>
          <w:szCs w:val="22"/>
        </w:rPr>
        <w:fldChar w:fldCharType="separate"/>
      </w:r>
      <w:r w:rsidR="00DA7B00">
        <w:rPr>
          <w:noProof/>
          <w:sz w:val="22"/>
          <w:szCs w:val="22"/>
        </w:rPr>
        <w:t>7</w:t>
      </w:r>
      <w:r w:rsidRPr="00146264">
        <w:rPr>
          <w:sz w:val="22"/>
          <w:szCs w:val="22"/>
        </w:rPr>
        <w:fldChar w:fldCharType="end"/>
      </w:r>
      <w:r w:rsidRPr="00146264">
        <w:rPr>
          <w:sz w:val="22"/>
          <w:szCs w:val="22"/>
        </w:rPr>
        <w:t>: Firewall and Smart Meters</w:t>
      </w:r>
      <w:bookmarkEnd w:id="213"/>
    </w:p>
    <w:p w14:paraId="189CE387" w14:textId="77777777" w:rsidR="00481439" w:rsidRPr="00481439" w:rsidRDefault="00481439" w:rsidP="00481439"/>
    <w:p w14:paraId="45DA9E6D" w14:textId="5232C06B" w:rsidR="003D0421" w:rsidRPr="00CC6AAB" w:rsidRDefault="00063C8B" w:rsidP="0006194A">
      <w:pPr>
        <w:jc w:val="both"/>
        <w:rPr>
          <w:rFonts w:cstheme="minorHAnsi"/>
        </w:rPr>
      </w:pPr>
      <w:bookmarkStart w:id="214" w:name="_Hlk177129735"/>
      <w:bookmarkStart w:id="215" w:name="_Hlk141891022"/>
      <w:r w:rsidRPr="00CC6AAB">
        <w:rPr>
          <w:rFonts w:cstheme="minorHAnsi"/>
        </w:rPr>
        <w:t xml:space="preserve">Firewalls </w:t>
      </w:r>
      <w:r w:rsidR="00A73BEB" w:rsidRPr="00CC6AAB">
        <w:rPr>
          <w:rFonts w:cstheme="minorHAnsi"/>
        </w:rPr>
        <w:t xml:space="preserve">are </w:t>
      </w:r>
      <w:r w:rsidRPr="00CC6AAB">
        <w:rPr>
          <w:rFonts w:cstheme="minorHAnsi"/>
        </w:rPr>
        <w:t xml:space="preserve">the first line of </w:t>
      </w:r>
      <w:r w:rsidR="00F277CF" w:rsidRPr="00CC6AAB">
        <w:rPr>
          <w:rFonts w:cstheme="minorHAnsi"/>
        </w:rPr>
        <w:t>defen</w:t>
      </w:r>
      <w:r w:rsidR="00026A8A">
        <w:rPr>
          <w:rFonts w:cstheme="minorHAnsi"/>
        </w:rPr>
        <w:t>c</w:t>
      </w:r>
      <w:r w:rsidR="00F277CF" w:rsidRPr="00CC6AAB">
        <w:rPr>
          <w:rFonts w:cstheme="minorHAnsi"/>
        </w:rPr>
        <w:t>e</w:t>
      </w:r>
      <w:r w:rsidRPr="00CC6AAB">
        <w:rPr>
          <w:rFonts w:cstheme="minorHAnsi"/>
        </w:rPr>
        <w:t xml:space="preserve"> </w:t>
      </w:r>
      <w:r w:rsidR="0006194A" w:rsidRPr="00CC6AAB">
        <w:rPr>
          <w:rFonts w:cstheme="minorHAnsi"/>
        </w:rPr>
        <w:t>in network security</w:t>
      </w:r>
      <w:r w:rsidR="00AA67C2">
        <w:rPr>
          <w:rFonts w:cstheme="minorHAnsi"/>
        </w:rPr>
        <w:t>, as shown in Figure 7</w:t>
      </w:r>
      <w:r w:rsidR="0006194A" w:rsidRPr="00CC6AAB">
        <w:rPr>
          <w:rFonts w:cstheme="minorHAnsi"/>
        </w:rPr>
        <w:t xml:space="preserve">. </w:t>
      </w:r>
      <w:r w:rsidR="00D76421" w:rsidRPr="00CC6AAB">
        <w:rPr>
          <w:rFonts w:cstheme="minorHAnsi"/>
        </w:rPr>
        <w:t>Firewalls protect against external threats by shielding your computer or network from malicious network traffic</w:t>
      </w:r>
      <w:r w:rsidR="009C37A0" w:rsidRPr="00CC6AAB">
        <w:rPr>
          <w:rFonts w:cstheme="minorHAnsi"/>
        </w:rPr>
        <w:t xml:space="preserve">. </w:t>
      </w:r>
      <w:r w:rsidR="00590BB7" w:rsidRPr="00CC6AAB">
        <w:rPr>
          <w:rFonts w:cstheme="minorHAnsi"/>
        </w:rPr>
        <w:t>Similarly</w:t>
      </w:r>
      <w:r w:rsidR="008C5FCE" w:rsidRPr="00CC6AAB">
        <w:rPr>
          <w:rFonts w:cstheme="minorHAnsi"/>
        </w:rPr>
        <w:t>,</w:t>
      </w:r>
      <w:r w:rsidR="00590BB7" w:rsidRPr="00CC6AAB">
        <w:rPr>
          <w:rFonts w:cstheme="minorHAnsi"/>
        </w:rPr>
        <w:t xml:space="preserve"> dedicated IP addresses can be assign</w:t>
      </w:r>
      <w:r w:rsidR="00D76421" w:rsidRPr="00CC6AAB">
        <w:rPr>
          <w:rFonts w:cstheme="minorHAnsi"/>
        </w:rPr>
        <w:t>ed</w:t>
      </w:r>
      <w:r w:rsidR="00590BB7" w:rsidRPr="00CC6AAB">
        <w:rPr>
          <w:rFonts w:cstheme="minorHAnsi"/>
        </w:rPr>
        <w:t xml:space="preserve"> to</w:t>
      </w:r>
      <w:r w:rsidR="00D76421" w:rsidRPr="00CC6AAB">
        <w:rPr>
          <w:rFonts w:cstheme="minorHAnsi"/>
        </w:rPr>
        <w:t xml:space="preserve"> the</w:t>
      </w:r>
      <w:r w:rsidR="00590BB7" w:rsidRPr="00CC6AAB">
        <w:rPr>
          <w:rFonts w:cstheme="minorHAnsi"/>
        </w:rPr>
        <w:t xml:space="preserve"> energy meters</w:t>
      </w:r>
      <w:r w:rsidR="00AA67C2">
        <w:rPr>
          <w:rFonts w:cstheme="minorHAnsi"/>
        </w:rPr>
        <w:t>,</w:t>
      </w:r>
      <w:r w:rsidR="00590BB7" w:rsidRPr="00CC6AAB">
        <w:rPr>
          <w:rFonts w:cstheme="minorHAnsi"/>
        </w:rPr>
        <w:t xml:space="preserve"> and </w:t>
      </w:r>
      <w:r w:rsidR="008C5FCE" w:rsidRPr="00CC6AAB">
        <w:rPr>
          <w:rFonts w:cstheme="minorHAnsi"/>
        </w:rPr>
        <w:t xml:space="preserve">a </w:t>
      </w:r>
      <w:r w:rsidR="00590BB7" w:rsidRPr="00CC6AAB">
        <w:rPr>
          <w:rFonts w:cstheme="minorHAnsi"/>
        </w:rPr>
        <w:t xml:space="preserve">firewall can be configured </w:t>
      </w:r>
      <w:r w:rsidR="008F242F" w:rsidRPr="00CC6AAB">
        <w:rPr>
          <w:rFonts w:cstheme="minorHAnsi"/>
        </w:rPr>
        <w:t xml:space="preserve">to </w:t>
      </w:r>
      <w:r w:rsidR="0006194A" w:rsidRPr="00CC6AAB">
        <w:rPr>
          <w:rFonts w:cstheme="minorHAnsi"/>
        </w:rPr>
        <w:t xml:space="preserve">block </w:t>
      </w:r>
      <w:r w:rsidR="00F277CF" w:rsidRPr="00CC6AAB">
        <w:rPr>
          <w:rFonts w:cstheme="minorHAnsi"/>
        </w:rPr>
        <w:t>traffic</w:t>
      </w:r>
      <w:r w:rsidR="0006194A" w:rsidRPr="00CC6AAB">
        <w:rPr>
          <w:rFonts w:cstheme="minorHAnsi"/>
        </w:rPr>
        <w:t xml:space="preserve"> from certain locations, applications, or ports while allowing relevant and necessary </w:t>
      </w:r>
      <w:r w:rsidR="00F277CF" w:rsidRPr="00CC6AAB">
        <w:rPr>
          <w:rFonts w:cstheme="minorHAnsi"/>
        </w:rPr>
        <w:t>traffic</w:t>
      </w:r>
      <w:r w:rsidR="0006194A" w:rsidRPr="00CC6AAB">
        <w:rPr>
          <w:rFonts w:cstheme="minorHAnsi"/>
        </w:rPr>
        <w:t xml:space="preserve"> </w:t>
      </w:r>
      <w:r w:rsidR="009C37A0" w:rsidRPr="00CC6AAB">
        <w:rPr>
          <w:rFonts w:cstheme="minorHAnsi"/>
        </w:rPr>
        <w:t xml:space="preserve">to go </w:t>
      </w:r>
      <w:r w:rsidR="0006194A" w:rsidRPr="00CC6AAB">
        <w:rPr>
          <w:rFonts w:cstheme="minorHAnsi"/>
        </w:rPr>
        <w:t>through.</w:t>
      </w:r>
      <w:r w:rsidR="009C37A0" w:rsidRPr="00CC6AAB">
        <w:rPr>
          <w:rFonts w:cstheme="minorHAnsi"/>
        </w:rPr>
        <w:t xml:space="preserve"> </w:t>
      </w:r>
      <w:r w:rsidR="006409E1" w:rsidRPr="00CC6AAB">
        <w:rPr>
          <w:rFonts w:cstheme="minorHAnsi"/>
        </w:rPr>
        <w:t>However,</w:t>
      </w:r>
      <w:r w:rsidR="009C37A0" w:rsidRPr="00CC6AAB">
        <w:rPr>
          <w:rFonts w:cstheme="minorHAnsi"/>
        </w:rPr>
        <w:t xml:space="preserve"> </w:t>
      </w:r>
      <w:r w:rsidR="003F2D72" w:rsidRPr="00CC6AAB">
        <w:rPr>
          <w:rFonts w:cstheme="minorHAnsi"/>
        </w:rPr>
        <w:t xml:space="preserve">external </w:t>
      </w:r>
      <w:r w:rsidR="006409E1" w:rsidRPr="00CC6AAB">
        <w:rPr>
          <w:rFonts w:cstheme="minorHAnsi"/>
        </w:rPr>
        <w:t>firewall</w:t>
      </w:r>
      <w:r w:rsidR="003F2D72" w:rsidRPr="00CC6AAB">
        <w:rPr>
          <w:rFonts w:cstheme="minorHAnsi"/>
        </w:rPr>
        <w:t>s can</w:t>
      </w:r>
      <w:r w:rsidR="006409E1" w:rsidRPr="00CC6AAB">
        <w:rPr>
          <w:rFonts w:cstheme="minorHAnsi"/>
        </w:rPr>
        <w:t xml:space="preserve"> only defend the network against </w:t>
      </w:r>
      <w:r w:rsidR="003F2D72" w:rsidRPr="00CC6AAB">
        <w:rPr>
          <w:rFonts w:cstheme="minorHAnsi"/>
        </w:rPr>
        <w:t>outside</w:t>
      </w:r>
      <w:r w:rsidR="006409E1" w:rsidRPr="00CC6AAB">
        <w:rPr>
          <w:rFonts w:cstheme="minorHAnsi"/>
        </w:rPr>
        <w:t xml:space="preserve"> threats.</w:t>
      </w:r>
      <w:r w:rsidR="009C37A0" w:rsidRPr="00CC6AAB">
        <w:rPr>
          <w:rFonts w:cstheme="minorHAnsi"/>
        </w:rPr>
        <w:t xml:space="preserve"> </w:t>
      </w:r>
      <w:r w:rsidR="003F2D72" w:rsidRPr="00CC6AAB">
        <w:rPr>
          <w:rFonts w:cstheme="minorHAnsi"/>
        </w:rPr>
        <w:t xml:space="preserve">Therefore, </w:t>
      </w:r>
      <w:r w:rsidR="002A3402" w:rsidRPr="002A3402">
        <w:rPr>
          <w:rFonts w:cstheme="minorHAnsi"/>
        </w:rPr>
        <w:t>they must be complemented by internal security measures</w:t>
      </w:r>
      <w:r w:rsidR="006409E1" w:rsidRPr="00CC6AAB">
        <w:rPr>
          <w:rFonts w:cstheme="minorHAnsi"/>
        </w:rPr>
        <w:t xml:space="preserve">. </w:t>
      </w:r>
    </w:p>
    <w:p w14:paraId="16BFE051" w14:textId="53DDD2B7" w:rsidR="00CA0151" w:rsidRDefault="004222AE" w:rsidP="00CA0151">
      <w:pPr>
        <w:pStyle w:val="Heading2"/>
        <w:ind w:left="851" w:hanging="851"/>
      </w:pPr>
      <w:bookmarkStart w:id="216" w:name="_Toc225524911"/>
      <w:bookmarkEnd w:id="214"/>
      <w:r>
        <w:t>Cybers</w:t>
      </w:r>
      <w:r w:rsidR="00CA0151">
        <w:t xml:space="preserve">ecurity </w:t>
      </w:r>
      <w:r w:rsidR="00F212C6">
        <w:t>Framework</w:t>
      </w:r>
      <w:bookmarkEnd w:id="216"/>
      <w:r w:rsidR="00CA0151">
        <w:t xml:space="preserve"> </w:t>
      </w:r>
      <w:r w:rsidR="00CA0151" w:rsidRPr="00387D03">
        <w:t xml:space="preserve"> </w:t>
      </w:r>
    </w:p>
    <w:p w14:paraId="35B12B46" w14:textId="03166332" w:rsidR="00CA0151" w:rsidRPr="00CC6AAB" w:rsidRDefault="00F212C6" w:rsidP="0006194A">
      <w:pPr>
        <w:jc w:val="both"/>
        <w:rPr>
          <w:rFonts w:cstheme="minorHAnsi"/>
        </w:rPr>
      </w:pPr>
      <w:bookmarkStart w:id="217" w:name="_Hlk177129892"/>
      <w:r w:rsidRPr="00CC6AAB">
        <w:rPr>
          <w:rFonts w:cstheme="minorHAnsi"/>
        </w:rPr>
        <w:t xml:space="preserve">Framework or </w:t>
      </w:r>
      <w:r w:rsidR="004222AE" w:rsidRPr="00CC6AAB">
        <w:rPr>
          <w:rFonts w:cstheme="minorHAnsi"/>
        </w:rPr>
        <w:t xml:space="preserve">Standards are represented as documents </w:t>
      </w:r>
      <w:r w:rsidR="00CC6AAB" w:rsidRPr="00CC6AAB">
        <w:rPr>
          <w:rFonts w:cstheme="minorHAnsi"/>
        </w:rPr>
        <w:t>that</w:t>
      </w:r>
      <w:r w:rsidR="004222AE" w:rsidRPr="00CC6AAB">
        <w:rPr>
          <w:rFonts w:cstheme="minorHAnsi"/>
        </w:rPr>
        <w:t xml:space="preserve"> define </w:t>
      </w:r>
      <w:r w:rsidR="00CC6AAB" w:rsidRPr="00CC6AAB">
        <w:rPr>
          <w:rFonts w:cstheme="minorHAnsi"/>
        </w:rPr>
        <w:t xml:space="preserve">the </w:t>
      </w:r>
      <w:r w:rsidR="004222AE" w:rsidRPr="00CC6AAB">
        <w:rPr>
          <w:rFonts w:cstheme="minorHAnsi"/>
        </w:rPr>
        <w:t>specifications, procedures, and guidelines, aiming to ensure</w:t>
      </w:r>
      <w:r w:rsidR="00CC6AAB" w:rsidRPr="00CC6AAB">
        <w:rPr>
          <w:rFonts w:cstheme="minorHAnsi"/>
        </w:rPr>
        <w:t xml:space="preserve"> the</w:t>
      </w:r>
      <w:r w:rsidR="004222AE" w:rsidRPr="00CC6AAB">
        <w:rPr>
          <w:rFonts w:cstheme="minorHAnsi"/>
        </w:rPr>
        <w:t xml:space="preserve"> safety, consistency, and reliability of products, services, and systems</w:t>
      </w:r>
      <w:sdt>
        <w:sdtPr>
          <w:rPr>
            <w:rFonts w:cstheme="minorHAnsi"/>
            <w:color w:val="000000"/>
          </w:rPr>
          <w:tag w:val="MENDELEY_CITATION_v3_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"/>
          <w:id w:val="-1080372943"/>
          <w:placeholder>
            <w:docPart w:val="DefaultPlaceholder_-1854013440"/>
          </w:placeholder>
        </w:sdtPr>
        <w:sdtContent>
          <w:r w:rsidR="00752357" w:rsidRPr="00752357">
            <w:rPr>
              <w:rFonts w:cstheme="minorHAnsi"/>
              <w:color w:val="000000"/>
            </w:rPr>
            <w:t>(</w:t>
          </w:r>
          <w:proofErr w:type="spellStart"/>
          <w:r w:rsidR="00752357" w:rsidRPr="00752357">
            <w:rPr>
              <w:rFonts w:cstheme="minorHAnsi"/>
              <w:color w:val="000000"/>
            </w:rPr>
            <w:t>Taherdoost</w:t>
          </w:r>
          <w:proofErr w:type="spellEnd"/>
          <w:r w:rsidR="00752357" w:rsidRPr="00752357">
            <w:rPr>
              <w:rFonts w:cstheme="minorHAnsi"/>
              <w:color w:val="000000"/>
            </w:rPr>
            <w:t>, 2022)</w:t>
          </w:r>
        </w:sdtContent>
      </w:sdt>
      <w:r w:rsidR="005452EB">
        <w:rPr>
          <w:rFonts w:cstheme="minorHAnsi"/>
        </w:rPr>
        <w:t xml:space="preserve">. </w:t>
      </w:r>
      <w:r w:rsidR="004222AE" w:rsidRPr="00CC6AAB">
        <w:rPr>
          <w:rFonts w:cstheme="minorHAnsi"/>
        </w:rPr>
        <w:t>Benchmarking your security controls against a</w:t>
      </w:r>
      <w:r w:rsidR="00975EDE" w:rsidRPr="00CC6AAB">
        <w:rPr>
          <w:rFonts w:cstheme="minorHAnsi"/>
        </w:rPr>
        <w:t xml:space="preserve">n established </w:t>
      </w:r>
      <w:r w:rsidRPr="00CC6AAB">
        <w:rPr>
          <w:rFonts w:cstheme="minorHAnsi"/>
        </w:rPr>
        <w:t>framework</w:t>
      </w:r>
      <w:r w:rsidR="004222AE" w:rsidRPr="00CC6AAB">
        <w:rPr>
          <w:rFonts w:cstheme="minorHAnsi"/>
        </w:rPr>
        <w:t xml:space="preserve"> </w:t>
      </w:r>
      <w:r w:rsidR="00975EDE" w:rsidRPr="00CC6AAB">
        <w:rPr>
          <w:rFonts w:cstheme="minorHAnsi"/>
        </w:rPr>
        <w:t xml:space="preserve">ensures </w:t>
      </w:r>
      <w:r w:rsidR="0053013C" w:rsidRPr="0053013C">
        <w:rPr>
          <w:rFonts w:cstheme="minorHAnsi"/>
        </w:rPr>
        <w:t>your organization adopts industry-recognized best practices, which leads to a more proactive, consistent, and resilient security posture.</w:t>
      </w:r>
      <w:r w:rsidR="0053013C">
        <w:rPr>
          <w:rFonts w:cstheme="minorHAnsi"/>
        </w:rPr>
        <w:t xml:space="preserve"> </w:t>
      </w:r>
      <w:r w:rsidR="006F1279">
        <w:rPr>
          <w:rFonts w:cstheme="minorHAnsi"/>
        </w:rPr>
        <w:t xml:space="preserve">Table </w:t>
      </w:r>
      <w:r w:rsidR="0053013C">
        <w:rPr>
          <w:rFonts w:cstheme="minorHAnsi"/>
        </w:rPr>
        <w:t>7</w:t>
      </w:r>
      <w:r w:rsidR="006F1279">
        <w:rPr>
          <w:rFonts w:cstheme="minorHAnsi"/>
        </w:rPr>
        <w:t xml:space="preserve"> lists the </w:t>
      </w:r>
      <w:r w:rsidR="006F1279" w:rsidRPr="00CC6AAB">
        <w:rPr>
          <w:rFonts w:cstheme="minorHAnsi"/>
        </w:rPr>
        <w:t xml:space="preserve">top 11 cybersecurity frameworks in 2024 </w:t>
      </w:r>
      <w:r w:rsidR="006F1279">
        <w:rPr>
          <w:rFonts w:cstheme="minorHAnsi"/>
        </w:rPr>
        <w:t>a</w:t>
      </w:r>
      <w:r w:rsidRPr="00CC6AAB">
        <w:rPr>
          <w:rFonts w:cstheme="minorHAnsi"/>
        </w:rPr>
        <w:t>ccording to a blog by Jay Ryerse</w:t>
      </w:r>
      <w:sdt>
        <w:sdtPr>
          <w:rPr>
            <w:rFonts w:cstheme="minorHAnsi"/>
            <w:color w:val="000000"/>
          </w:rPr>
          <w:tag w:val="MENDELEY_CITATION_v3_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"/>
          <w:id w:val="-2027548047"/>
          <w:placeholder>
            <w:docPart w:val="DefaultPlaceholder_-1854013440"/>
          </w:placeholder>
        </w:sdtPr>
        <w:sdtContent>
          <w:r w:rsidR="006F1279">
            <w:rPr>
              <w:rFonts w:cstheme="minorHAnsi"/>
              <w:color w:val="000000"/>
            </w:rPr>
            <w:t xml:space="preserve"> </w:t>
          </w:r>
          <w:r w:rsidR="00752357" w:rsidRPr="00752357">
            <w:rPr>
              <w:rFonts w:cstheme="minorHAnsi"/>
              <w:color w:val="000000"/>
            </w:rPr>
            <w:t>(Ryerse, 2024)</w:t>
          </w:r>
        </w:sdtContent>
      </w:sdt>
      <w:r w:rsidR="00585DDE">
        <w:rPr>
          <w:rFonts w:cstheme="minorHAnsi"/>
        </w:rPr>
        <w:t xml:space="preserve">. </w:t>
      </w:r>
    </w:p>
    <w:p w14:paraId="22203FB0" w14:textId="123BCBE1" w:rsidR="00171AD6" w:rsidRPr="00171AD6" w:rsidRDefault="00171AD6" w:rsidP="00171AD6">
      <w:pPr>
        <w:pStyle w:val="Caption"/>
        <w:keepNext/>
        <w:rPr>
          <w:sz w:val="22"/>
          <w:szCs w:val="22"/>
        </w:rPr>
      </w:pPr>
      <w:r w:rsidRPr="00171AD6">
        <w:rPr>
          <w:sz w:val="22"/>
          <w:szCs w:val="22"/>
        </w:rPr>
        <w:lastRenderedPageBreak/>
        <w:t xml:space="preserve">Table </w:t>
      </w:r>
      <w:r w:rsidRPr="00171AD6">
        <w:rPr>
          <w:sz w:val="22"/>
          <w:szCs w:val="22"/>
        </w:rPr>
        <w:fldChar w:fldCharType="begin"/>
      </w:r>
      <w:r w:rsidRPr="00171AD6">
        <w:rPr>
          <w:sz w:val="22"/>
          <w:szCs w:val="22"/>
        </w:rPr>
        <w:instrText xml:space="preserve"> SEQ Table \* ARABIC </w:instrText>
      </w:r>
      <w:r w:rsidRPr="00171AD6">
        <w:rPr>
          <w:sz w:val="22"/>
          <w:szCs w:val="22"/>
        </w:rPr>
        <w:fldChar w:fldCharType="separate"/>
      </w:r>
      <w:r w:rsidR="00B94AE3">
        <w:rPr>
          <w:noProof/>
          <w:sz w:val="22"/>
          <w:szCs w:val="22"/>
        </w:rPr>
        <w:t>7</w:t>
      </w:r>
      <w:r w:rsidRPr="00171AD6">
        <w:rPr>
          <w:sz w:val="22"/>
          <w:szCs w:val="22"/>
        </w:rPr>
        <w:fldChar w:fldCharType="end"/>
      </w:r>
      <w:r w:rsidRPr="00171AD6">
        <w:rPr>
          <w:sz w:val="22"/>
          <w:szCs w:val="22"/>
        </w:rPr>
        <w:t xml:space="preserve">: </w:t>
      </w:r>
      <w:r w:rsidR="00DD5171">
        <w:rPr>
          <w:sz w:val="22"/>
          <w:szCs w:val="22"/>
        </w:rPr>
        <w:t xml:space="preserve">Top 11 </w:t>
      </w:r>
      <w:r w:rsidRPr="00171AD6">
        <w:rPr>
          <w:sz w:val="22"/>
          <w:szCs w:val="22"/>
        </w:rPr>
        <w:t>Cybersecurity Frameworks</w:t>
      </w:r>
    </w:p>
    <w:tbl>
      <w:tblPr>
        <w:tblW w:w="9039" w:type="dxa"/>
        <w:tblLayout w:type="fixed"/>
        <w:tblCellMar>
          <w:left w:w="0" w:type="dxa"/>
          <w:right w:w="0" w:type="dxa"/>
        </w:tblCellMar>
        <w:tblLook w:val="0420" w:firstRow="1" w:lastRow="0" w:firstColumn="0" w:lastColumn="0" w:noHBand="0" w:noVBand="1"/>
      </w:tblPr>
      <w:tblGrid>
        <w:gridCol w:w="1418"/>
        <w:gridCol w:w="7621"/>
      </w:tblGrid>
      <w:tr w:rsidR="006F1279" w:rsidRPr="00941E60" w14:paraId="35D8886F" w14:textId="77777777" w:rsidTr="00443A10">
        <w:trPr>
          <w:trHeight w:val="519"/>
        </w:trPr>
        <w:tc>
          <w:tcPr>
            <w:tcW w:w="1418" w:type="dxa"/>
            <w:tcBorders>
              <w:top w:val="single" w:sz="8" w:space="0" w:color="000000"/>
              <w:left w:val="nil"/>
              <w:bottom w:val="single" w:sz="8" w:space="0" w:color="000000"/>
              <w:right w:val="nil"/>
            </w:tcBorders>
            <w:tcMar>
              <w:top w:w="72" w:type="dxa"/>
              <w:left w:w="144" w:type="dxa"/>
              <w:bottom w:w="72" w:type="dxa"/>
              <w:right w:w="144" w:type="dxa"/>
            </w:tcMar>
            <w:hideMark/>
          </w:tcPr>
          <w:bookmarkEnd w:id="217"/>
          <w:p w14:paraId="1CADBE57" w14:textId="10FA06D0" w:rsidR="006F1279" w:rsidRPr="00457533" w:rsidRDefault="006F1279" w:rsidP="00155A1F">
            <w:pPr>
              <w:spacing w:line="240" w:lineRule="auto"/>
              <w:rPr>
                <w:rFonts w:cstheme="minorHAnsi"/>
                <w:b/>
                <w:bCs/>
              </w:rPr>
            </w:pPr>
            <w:r>
              <w:rPr>
                <w:rFonts w:ascii="Calibri" w:hAnsi="Calibri" w:cs="Arial"/>
                <w:b/>
                <w:bCs/>
              </w:rPr>
              <w:t>Framework</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hideMark/>
          </w:tcPr>
          <w:p w14:paraId="53B730D0" w14:textId="76FF6AEC" w:rsidR="006F1279" w:rsidRDefault="006F1279" w:rsidP="00155A1F">
            <w:pPr>
              <w:spacing w:line="240" w:lineRule="auto"/>
              <w:rPr>
                <w:rFonts w:ascii="Calibri" w:hAnsi="Calibri" w:cs="Arial"/>
                <w:b/>
                <w:bCs/>
              </w:rPr>
            </w:pPr>
            <w:r>
              <w:rPr>
                <w:rFonts w:ascii="Calibri" w:hAnsi="Calibri" w:cs="Arial"/>
                <w:b/>
                <w:bCs/>
              </w:rPr>
              <w:t>Description</w:t>
            </w:r>
          </w:p>
        </w:tc>
      </w:tr>
      <w:tr w:rsidR="006F1279" w:rsidRPr="00941E60" w14:paraId="493E48AA" w14:textId="77777777" w:rsidTr="00443A10">
        <w:trPr>
          <w:trHeight w:val="519"/>
        </w:trPr>
        <w:tc>
          <w:tcPr>
            <w:tcW w:w="1418" w:type="dxa"/>
            <w:tcBorders>
              <w:top w:val="single" w:sz="8" w:space="0" w:color="000000"/>
              <w:left w:val="nil"/>
              <w:bottom w:val="single" w:sz="8" w:space="0" w:color="000000"/>
              <w:right w:val="nil"/>
            </w:tcBorders>
            <w:tcMar>
              <w:top w:w="72" w:type="dxa"/>
              <w:left w:w="144" w:type="dxa"/>
              <w:bottom w:w="72" w:type="dxa"/>
              <w:right w:w="144" w:type="dxa"/>
            </w:tcMar>
            <w:hideMark/>
          </w:tcPr>
          <w:p w14:paraId="4EF6E13E" w14:textId="2B46AE0B" w:rsidR="006F1279" w:rsidRPr="00457533" w:rsidRDefault="006F1279" w:rsidP="00155A1F">
            <w:pPr>
              <w:spacing w:line="240" w:lineRule="auto"/>
              <w:rPr>
                <w:rFonts w:ascii="Calibri" w:hAnsi="Calibri" w:cs="Arial"/>
              </w:rPr>
            </w:pPr>
            <w:r w:rsidRPr="004D380E">
              <w:rPr>
                <w:rFonts w:cstheme="minorHAnsi"/>
              </w:rPr>
              <w:t>NIST</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hideMark/>
          </w:tcPr>
          <w:p w14:paraId="5CBC921D" w14:textId="31EB61BF" w:rsidR="006F1279" w:rsidRPr="00457533" w:rsidRDefault="006F1279" w:rsidP="00586F86">
            <w:pPr>
              <w:spacing w:line="240" w:lineRule="auto"/>
              <w:jc w:val="both"/>
              <w:rPr>
                <w:rFonts w:ascii="Calibri" w:hAnsi="Calibri" w:cs="Arial"/>
              </w:rPr>
            </w:pPr>
            <w:r w:rsidRPr="004D380E">
              <w:rPr>
                <w:rFonts w:cstheme="minorHAnsi"/>
              </w:rPr>
              <w:t xml:space="preserve">NIST’s Cybersecurity Framework </w:t>
            </w:r>
            <w:r>
              <w:rPr>
                <w:rFonts w:cstheme="minorHAnsi"/>
              </w:rPr>
              <w:t>guides</w:t>
            </w:r>
            <w:r w:rsidRPr="004B41D4">
              <w:rPr>
                <w:rFonts w:cstheme="minorHAnsi"/>
              </w:rPr>
              <w:t xml:space="preserve"> industry, government agencies, and other organizations to manage cybersecurity risks</w:t>
            </w:r>
            <w:r>
              <w:rPr>
                <w:rFonts w:cstheme="minorHAnsi"/>
              </w:rPr>
              <w:t xml:space="preserve">. </w:t>
            </w:r>
          </w:p>
        </w:tc>
      </w:tr>
      <w:tr w:rsidR="006F1279" w:rsidRPr="00941E60" w14:paraId="1959A06E" w14:textId="77777777" w:rsidTr="00443A10">
        <w:trPr>
          <w:trHeight w:val="519"/>
        </w:trPr>
        <w:tc>
          <w:tcPr>
            <w:tcW w:w="1418" w:type="dxa"/>
            <w:tcBorders>
              <w:top w:val="single" w:sz="8" w:space="0" w:color="000000"/>
              <w:left w:val="nil"/>
              <w:bottom w:val="single" w:sz="8" w:space="0" w:color="000000"/>
              <w:right w:val="nil"/>
            </w:tcBorders>
            <w:tcMar>
              <w:top w:w="72" w:type="dxa"/>
              <w:left w:w="144" w:type="dxa"/>
              <w:bottom w:w="72" w:type="dxa"/>
              <w:right w:w="144" w:type="dxa"/>
            </w:tcMar>
            <w:hideMark/>
          </w:tcPr>
          <w:p w14:paraId="5B00AA51" w14:textId="4A595970" w:rsidR="006F1279" w:rsidRPr="00457533" w:rsidRDefault="006F1279" w:rsidP="00155A1F">
            <w:pPr>
              <w:spacing w:line="240" w:lineRule="auto"/>
              <w:rPr>
                <w:rFonts w:ascii="Calibri" w:hAnsi="Calibri" w:cs="Arial"/>
              </w:rPr>
            </w:pPr>
            <w:r w:rsidRPr="004D380E">
              <w:rPr>
                <w:rFonts w:cstheme="minorHAnsi"/>
              </w:rPr>
              <w:t>ISO 27001 and 27002</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hideMark/>
          </w:tcPr>
          <w:p w14:paraId="717B1175" w14:textId="1C485EEA" w:rsidR="006F1279" w:rsidRPr="00457533" w:rsidRDefault="00504F68" w:rsidP="00586F86">
            <w:pPr>
              <w:spacing w:line="240" w:lineRule="auto"/>
              <w:jc w:val="both"/>
              <w:rPr>
                <w:rFonts w:ascii="Calibri" w:hAnsi="Calibri" w:cs="Arial"/>
              </w:rPr>
            </w:pPr>
            <w:r>
              <w:rPr>
                <w:rFonts w:cstheme="minorHAnsi"/>
              </w:rPr>
              <w:t>These</w:t>
            </w:r>
            <w:r w:rsidR="006F1279" w:rsidRPr="004D380E">
              <w:rPr>
                <w:rFonts w:cstheme="minorHAnsi"/>
              </w:rPr>
              <w:t xml:space="preserve"> standards provide a comprehensive framework for organizations looking to protect their data through robust policies and best practices.</w:t>
            </w:r>
          </w:p>
        </w:tc>
      </w:tr>
      <w:tr w:rsidR="006F1279" w:rsidRPr="00941E60" w14:paraId="620EB782" w14:textId="77777777" w:rsidTr="00443A10">
        <w:trPr>
          <w:trHeight w:val="1055"/>
        </w:trPr>
        <w:tc>
          <w:tcPr>
            <w:tcW w:w="1418" w:type="dxa"/>
            <w:tcBorders>
              <w:top w:val="single" w:sz="8" w:space="0" w:color="000000"/>
              <w:left w:val="nil"/>
              <w:bottom w:val="single" w:sz="8" w:space="0" w:color="000000"/>
              <w:right w:val="nil"/>
            </w:tcBorders>
            <w:tcMar>
              <w:top w:w="72" w:type="dxa"/>
              <w:left w:w="144" w:type="dxa"/>
              <w:bottom w:w="72" w:type="dxa"/>
              <w:right w:w="144" w:type="dxa"/>
            </w:tcMar>
          </w:tcPr>
          <w:p w14:paraId="3D5B3FE9" w14:textId="733F1FF2" w:rsidR="006F1279" w:rsidRPr="00457533" w:rsidRDefault="006F1279" w:rsidP="00155A1F">
            <w:pPr>
              <w:spacing w:line="240" w:lineRule="auto"/>
              <w:rPr>
                <w:rFonts w:ascii="Calibri" w:hAnsi="Calibri" w:cs="Arial"/>
              </w:rPr>
            </w:pPr>
            <w:r w:rsidRPr="004D380E">
              <w:rPr>
                <w:rFonts w:cstheme="minorHAnsi"/>
              </w:rPr>
              <w:t>CIS Controls</w:t>
            </w:r>
            <w:r w:rsidRPr="00457533">
              <w:rPr>
                <w:rFonts w:ascii="Calibri" w:hAnsi="Calibri" w:cs="Arial"/>
              </w:rPr>
              <w:t xml:space="preserve"> </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tcPr>
          <w:p w14:paraId="1CAADDE1" w14:textId="655E801E" w:rsidR="006F1279" w:rsidRPr="00457533" w:rsidRDefault="006F1279" w:rsidP="00586F86">
            <w:pPr>
              <w:spacing w:line="240" w:lineRule="auto"/>
              <w:jc w:val="both"/>
              <w:rPr>
                <w:rFonts w:ascii="Calibri" w:hAnsi="Calibri" w:cs="Arial"/>
              </w:rPr>
            </w:pPr>
            <w:r w:rsidRPr="004D380E">
              <w:rPr>
                <w:rFonts w:cstheme="minorHAnsi"/>
              </w:rPr>
              <w:t>The Center for Internet Security (CIS) Control is a set of best practices for cybersecurity to help organizations prioritize and implement essential security measures effectively. This framework includes 20 controls, covering many areas of cybersecurity, including access control, asset management, and incident response.</w:t>
            </w:r>
          </w:p>
        </w:tc>
      </w:tr>
      <w:tr w:rsidR="006F1279" w:rsidRPr="00941E60" w14:paraId="06DC94D7" w14:textId="77777777" w:rsidTr="00443A10">
        <w:trPr>
          <w:trHeight w:val="519"/>
        </w:trPr>
        <w:tc>
          <w:tcPr>
            <w:tcW w:w="1418" w:type="dxa"/>
            <w:tcBorders>
              <w:top w:val="single" w:sz="8" w:space="0" w:color="000000"/>
              <w:left w:val="nil"/>
              <w:bottom w:val="single" w:sz="8" w:space="0" w:color="000000"/>
              <w:right w:val="nil"/>
            </w:tcBorders>
            <w:tcMar>
              <w:top w:w="72" w:type="dxa"/>
              <w:left w:w="144" w:type="dxa"/>
              <w:bottom w:w="72" w:type="dxa"/>
              <w:right w:w="144" w:type="dxa"/>
            </w:tcMar>
            <w:hideMark/>
          </w:tcPr>
          <w:p w14:paraId="69A2EDF6" w14:textId="543C17B6" w:rsidR="006F1279" w:rsidRPr="00457533" w:rsidRDefault="006F1279" w:rsidP="00155A1F">
            <w:pPr>
              <w:spacing w:line="240" w:lineRule="auto"/>
              <w:rPr>
                <w:rFonts w:ascii="Calibri" w:hAnsi="Calibri" w:cs="Arial"/>
              </w:rPr>
            </w:pPr>
            <w:r w:rsidRPr="004D380E">
              <w:rPr>
                <w:rFonts w:cstheme="minorHAnsi"/>
              </w:rPr>
              <w:t>SOC2</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hideMark/>
          </w:tcPr>
          <w:p w14:paraId="6BB48198" w14:textId="00BB2F63" w:rsidR="006F1279" w:rsidRPr="00457533" w:rsidRDefault="006F1279" w:rsidP="00586F86">
            <w:pPr>
              <w:spacing w:line="240" w:lineRule="auto"/>
              <w:jc w:val="both"/>
              <w:rPr>
                <w:rFonts w:ascii="Calibri" w:hAnsi="Calibri" w:cs="Arial"/>
              </w:rPr>
            </w:pPr>
            <w:r w:rsidRPr="004D380E">
              <w:rPr>
                <w:rFonts w:cstheme="minorHAnsi"/>
              </w:rPr>
              <w:t>The Service Organization Control (SOC) framework is an auditing standard used by third-party auditors to assess the security, availability, processing integrity, confidentiality, and privacy of a company’s systems and services.</w:t>
            </w:r>
          </w:p>
        </w:tc>
      </w:tr>
      <w:tr w:rsidR="002A7008" w:rsidRPr="00941E60" w14:paraId="609CF992" w14:textId="77777777" w:rsidTr="00443A10">
        <w:trPr>
          <w:trHeight w:val="519"/>
        </w:trPr>
        <w:tc>
          <w:tcPr>
            <w:tcW w:w="1418" w:type="dxa"/>
            <w:tcBorders>
              <w:top w:val="single" w:sz="8" w:space="0" w:color="000000"/>
              <w:left w:val="nil"/>
              <w:bottom w:val="single" w:sz="8" w:space="0" w:color="000000"/>
              <w:right w:val="nil"/>
            </w:tcBorders>
            <w:tcMar>
              <w:top w:w="72" w:type="dxa"/>
              <w:left w:w="144" w:type="dxa"/>
              <w:bottom w:w="72" w:type="dxa"/>
              <w:right w:w="144" w:type="dxa"/>
            </w:tcMar>
            <w:hideMark/>
          </w:tcPr>
          <w:p w14:paraId="5746AFE1" w14:textId="103120C4" w:rsidR="002A7008" w:rsidRPr="00457533" w:rsidRDefault="002A7008" w:rsidP="00155A1F">
            <w:pPr>
              <w:spacing w:line="240" w:lineRule="auto"/>
              <w:rPr>
                <w:rFonts w:ascii="Calibri" w:hAnsi="Calibri" w:cs="Arial"/>
              </w:rPr>
            </w:pPr>
            <w:r w:rsidRPr="004D380E">
              <w:rPr>
                <w:rFonts w:cstheme="minorHAnsi"/>
              </w:rPr>
              <w:t>PCI-DSS</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hideMark/>
          </w:tcPr>
          <w:p w14:paraId="0813745F" w14:textId="24A69B38" w:rsidR="002A7008" w:rsidRPr="002A7008" w:rsidRDefault="002A7008" w:rsidP="00586F86">
            <w:pPr>
              <w:spacing w:line="240" w:lineRule="auto"/>
              <w:jc w:val="both"/>
              <w:rPr>
                <w:rFonts w:cstheme="minorHAnsi"/>
              </w:rPr>
            </w:pPr>
            <w:r>
              <w:rPr>
                <w:rFonts w:cstheme="minorHAnsi"/>
              </w:rPr>
              <w:t xml:space="preserve">The </w:t>
            </w:r>
            <w:r w:rsidRPr="002A7008">
              <w:rPr>
                <w:rFonts w:cstheme="minorHAnsi"/>
              </w:rPr>
              <w:t>Payment Card Industry Data Security Standard (PCI DSS) framework includes 12 requirements organizations must meet to secure their systems and prevent unauthorized access to customer information. These requirements cover access control, network security, and data storage specific to the payment processing industry.</w:t>
            </w:r>
          </w:p>
          <w:p w14:paraId="2151F7D2" w14:textId="157EB0C0" w:rsidR="002A7008" w:rsidRPr="00457533" w:rsidRDefault="002A7008" w:rsidP="00586F86">
            <w:pPr>
              <w:spacing w:line="240" w:lineRule="auto"/>
              <w:jc w:val="both"/>
              <w:rPr>
                <w:rFonts w:ascii="Calibri" w:hAnsi="Calibri" w:cs="Arial"/>
              </w:rPr>
            </w:pPr>
          </w:p>
        </w:tc>
      </w:tr>
      <w:tr w:rsidR="002A7008" w:rsidRPr="00941E60" w14:paraId="234A5E2A" w14:textId="77777777" w:rsidTr="00443A10">
        <w:trPr>
          <w:trHeight w:val="519"/>
        </w:trPr>
        <w:tc>
          <w:tcPr>
            <w:tcW w:w="1418" w:type="dxa"/>
            <w:tcBorders>
              <w:top w:val="single" w:sz="8" w:space="0" w:color="000000"/>
              <w:left w:val="nil"/>
              <w:bottom w:val="single" w:sz="8" w:space="0" w:color="000000"/>
              <w:right w:val="nil"/>
            </w:tcBorders>
            <w:tcMar>
              <w:top w:w="72" w:type="dxa"/>
              <w:left w:w="144" w:type="dxa"/>
              <w:bottom w:w="72" w:type="dxa"/>
              <w:right w:w="144" w:type="dxa"/>
            </w:tcMar>
            <w:hideMark/>
          </w:tcPr>
          <w:p w14:paraId="011F3E6B" w14:textId="3689410B" w:rsidR="002A7008" w:rsidRPr="00457533" w:rsidRDefault="002A7008" w:rsidP="00155A1F">
            <w:pPr>
              <w:spacing w:line="240" w:lineRule="auto"/>
              <w:rPr>
                <w:rFonts w:ascii="Calibri" w:hAnsi="Calibri" w:cs="Arial"/>
              </w:rPr>
            </w:pPr>
            <w:r w:rsidRPr="002A7008">
              <w:rPr>
                <w:rFonts w:cstheme="minorHAnsi"/>
              </w:rPr>
              <w:t>COBIT</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hideMark/>
          </w:tcPr>
          <w:p w14:paraId="0D7BFDBD" w14:textId="77777777" w:rsidR="002A7008" w:rsidRPr="002A7008" w:rsidRDefault="002A7008" w:rsidP="00586F86">
            <w:pPr>
              <w:spacing w:line="240" w:lineRule="auto"/>
              <w:jc w:val="both"/>
              <w:rPr>
                <w:rFonts w:cstheme="minorHAnsi"/>
              </w:rPr>
            </w:pPr>
            <w:r w:rsidRPr="002A7008">
              <w:rPr>
                <w:rFonts w:cstheme="minorHAnsi"/>
              </w:rPr>
              <w:t>Control Objectives for Information and Related Technologies (COBIT) is a framework for the governance and management of enterprise IT. The COBIT framework is divided into five categories: Plan &amp; Organize, Acquire &amp; Implement, Deliver &amp; Support, Monitor &amp; Evaluate, and Manage &amp; Assess. COBIT offers best practices for governance, risk management, and cybersecurity.</w:t>
            </w:r>
          </w:p>
          <w:p w14:paraId="3B78C5D5" w14:textId="384F6990" w:rsidR="002A7008" w:rsidRPr="00457533" w:rsidRDefault="002A7008" w:rsidP="00586F86">
            <w:pPr>
              <w:spacing w:line="240" w:lineRule="auto"/>
              <w:jc w:val="both"/>
              <w:rPr>
                <w:rFonts w:ascii="Calibri" w:hAnsi="Calibri" w:cs="Arial"/>
              </w:rPr>
            </w:pPr>
          </w:p>
        </w:tc>
      </w:tr>
      <w:tr w:rsidR="002A7008" w:rsidRPr="00941E60" w14:paraId="5B2D1BD3" w14:textId="77777777" w:rsidTr="00443A10">
        <w:trPr>
          <w:trHeight w:val="519"/>
        </w:trPr>
        <w:tc>
          <w:tcPr>
            <w:tcW w:w="1418" w:type="dxa"/>
            <w:tcBorders>
              <w:top w:val="single" w:sz="8" w:space="0" w:color="000000"/>
              <w:left w:val="nil"/>
              <w:bottom w:val="single" w:sz="8" w:space="0" w:color="000000"/>
              <w:right w:val="nil"/>
            </w:tcBorders>
            <w:tcMar>
              <w:top w:w="72" w:type="dxa"/>
              <w:left w:w="144" w:type="dxa"/>
              <w:bottom w:w="72" w:type="dxa"/>
              <w:right w:w="144" w:type="dxa"/>
            </w:tcMar>
          </w:tcPr>
          <w:p w14:paraId="770B264E" w14:textId="720521BA" w:rsidR="002A7008" w:rsidRPr="00457533" w:rsidRDefault="002A7008" w:rsidP="00155A1F">
            <w:pPr>
              <w:spacing w:line="240" w:lineRule="auto"/>
              <w:rPr>
                <w:rFonts w:ascii="Calibri" w:hAnsi="Calibri" w:cs="Arial"/>
              </w:rPr>
            </w:pPr>
            <w:r w:rsidRPr="002A7008">
              <w:rPr>
                <w:rFonts w:cstheme="minorHAnsi"/>
              </w:rPr>
              <w:t>HITRUST Common Security Framework</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tcPr>
          <w:p w14:paraId="3A514767" w14:textId="4A92B4ED" w:rsidR="002A7008" w:rsidRDefault="002A7008" w:rsidP="00586F86">
            <w:pPr>
              <w:spacing w:line="240" w:lineRule="auto"/>
              <w:jc w:val="both"/>
              <w:rPr>
                <w:rFonts w:ascii="Calibri" w:hAnsi="Calibri" w:cs="Arial"/>
              </w:rPr>
            </w:pPr>
            <w:r w:rsidRPr="002A7008">
              <w:rPr>
                <w:rFonts w:cstheme="minorHAnsi"/>
              </w:rPr>
              <w:t>The Health Information Trust Alliance (HITRUST) Common Security Framework (CSF) is a certifiable framework that provides organizations with a comprehensive approach to regulatory compliance and risk management designed for the healthcare industry. This standard includes best practices for protecting the security of patient data, covering areas such as access control, identity and access management, encryption, audit logging, and incident response.</w:t>
            </w:r>
          </w:p>
        </w:tc>
      </w:tr>
      <w:tr w:rsidR="002A7008" w:rsidRPr="00941E60" w14:paraId="54B96796" w14:textId="77777777" w:rsidTr="00443A10">
        <w:trPr>
          <w:trHeight w:val="519"/>
        </w:trPr>
        <w:tc>
          <w:tcPr>
            <w:tcW w:w="1418" w:type="dxa"/>
            <w:tcBorders>
              <w:top w:val="single" w:sz="8" w:space="0" w:color="000000"/>
              <w:left w:val="nil"/>
              <w:bottom w:val="single" w:sz="8" w:space="0" w:color="000000"/>
              <w:right w:val="nil"/>
            </w:tcBorders>
            <w:tcMar>
              <w:top w:w="72" w:type="dxa"/>
              <w:left w:w="144" w:type="dxa"/>
              <w:bottom w:w="72" w:type="dxa"/>
              <w:right w:w="144" w:type="dxa"/>
            </w:tcMar>
          </w:tcPr>
          <w:p w14:paraId="6C914C96" w14:textId="695816CD" w:rsidR="002A7008" w:rsidRDefault="002A7008" w:rsidP="00155A1F">
            <w:pPr>
              <w:spacing w:line="240" w:lineRule="auto"/>
              <w:rPr>
                <w:rFonts w:ascii="Calibri" w:hAnsi="Calibri" w:cs="Arial"/>
              </w:rPr>
            </w:pPr>
            <w:r w:rsidRPr="002A7008">
              <w:rPr>
                <w:rFonts w:cstheme="minorHAnsi"/>
              </w:rPr>
              <w:t>Cloud Control Matrix</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tcPr>
          <w:p w14:paraId="2A031E98" w14:textId="6727AF7B" w:rsidR="002A7008" w:rsidRPr="00457533" w:rsidRDefault="002A7008" w:rsidP="00586F86">
            <w:pPr>
              <w:spacing w:line="240" w:lineRule="auto"/>
              <w:jc w:val="both"/>
              <w:rPr>
                <w:rFonts w:ascii="Calibri" w:hAnsi="Calibri" w:cs="Arial"/>
              </w:rPr>
            </w:pPr>
            <w:r w:rsidRPr="002A7008">
              <w:rPr>
                <w:rFonts w:cstheme="minorHAnsi"/>
              </w:rPr>
              <w:t>Cloud Control Matrix (CCM) is a comprehensive cybersecurity framework for cloud-based systems and applications that covers access control, user authentication, encryption, audit logging, and incident response.</w:t>
            </w:r>
          </w:p>
        </w:tc>
      </w:tr>
      <w:tr w:rsidR="002A7008" w:rsidRPr="00941E60" w14:paraId="62A143F7" w14:textId="77777777" w:rsidTr="00443A10">
        <w:trPr>
          <w:trHeight w:val="519"/>
        </w:trPr>
        <w:tc>
          <w:tcPr>
            <w:tcW w:w="1418" w:type="dxa"/>
            <w:tcBorders>
              <w:top w:val="single" w:sz="8" w:space="0" w:color="000000"/>
              <w:left w:val="nil"/>
              <w:bottom w:val="single" w:sz="8" w:space="0" w:color="000000"/>
              <w:right w:val="nil"/>
            </w:tcBorders>
            <w:tcMar>
              <w:top w:w="72" w:type="dxa"/>
              <w:left w:w="144" w:type="dxa"/>
              <w:bottom w:w="72" w:type="dxa"/>
              <w:right w:w="144" w:type="dxa"/>
            </w:tcMar>
          </w:tcPr>
          <w:p w14:paraId="67C7D270" w14:textId="368CB96F" w:rsidR="002A7008" w:rsidRDefault="002A7008" w:rsidP="00155A1F">
            <w:pPr>
              <w:spacing w:line="240" w:lineRule="auto"/>
              <w:rPr>
                <w:rFonts w:ascii="Calibri" w:hAnsi="Calibri" w:cs="Arial"/>
              </w:rPr>
            </w:pPr>
            <w:r w:rsidRPr="00171EEF">
              <w:rPr>
                <w:rFonts w:cstheme="minorHAnsi"/>
              </w:rPr>
              <w:t>CMMC 2.0</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tcPr>
          <w:p w14:paraId="0B7A01BC" w14:textId="5A757B1A" w:rsidR="002A7008" w:rsidRDefault="002A7008" w:rsidP="00586F86">
            <w:pPr>
              <w:spacing w:line="240" w:lineRule="auto"/>
              <w:jc w:val="both"/>
              <w:rPr>
                <w:rFonts w:ascii="Calibri" w:hAnsi="Calibri" w:cs="Arial"/>
              </w:rPr>
            </w:pPr>
            <w:r w:rsidRPr="002A7008">
              <w:rPr>
                <w:rFonts w:cstheme="minorHAnsi"/>
              </w:rPr>
              <w:t>Cybersecurity Maturity Model Certification (CMMC) 2.0 was designed to protect United States national cybersecurity information by creating a set of consistent cybersecurity standards for any organization working with the Department of Defence (DoD).</w:t>
            </w:r>
          </w:p>
        </w:tc>
      </w:tr>
      <w:tr w:rsidR="003F4CB5" w:rsidRPr="00941E60" w14:paraId="0D7B59C6" w14:textId="77777777" w:rsidTr="00443A10">
        <w:trPr>
          <w:trHeight w:val="519"/>
        </w:trPr>
        <w:tc>
          <w:tcPr>
            <w:tcW w:w="1418" w:type="dxa"/>
            <w:tcBorders>
              <w:top w:val="single" w:sz="8" w:space="0" w:color="000000"/>
              <w:left w:val="nil"/>
              <w:bottom w:val="single" w:sz="8" w:space="0" w:color="000000"/>
              <w:right w:val="nil"/>
            </w:tcBorders>
            <w:tcMar>
              <w:top w:w="72" w:type="dxa"/>
              <w:left w:w="144" w:type="dxa"/>
              <w:bottom w:w="72" w:type="dxa"/>
              <w:right w:w="144" w:type="dxa"/>
            </w:tcMar>
          </w:tcPr>
          <w:p w14:paraId="5FB93D2F" w14:textId="2B5EC92E" w:rsidR="003F4CB5" w:rsidRDefault="003F4CB5" w:rsidP="00155A1F">
            <w:pPr>
              <w:spacing w:line="240" w:lineRule="auto"/>
              <w:rPr>
                <w:rFonts w:ascii="Calibri" w:hAnsi="Calibri" w:cs="Arial"/>
              </w:rPr>
            </w:pPr>
            <w:r w:rsidRPr="00171EEF">
              <w:rPr>
                <w:rFonts w:cstheme="minorHAnsi"/>
              </w:rPr>
              <w:t>Essential 8:</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tcPr>
          <w:p w14:paraId="569E2EEF" w14:textId="527E1103" w:rsidR="003F4CB5" w:rsidRDefault="003F4CB5" w:rsidP="00586F86">
            <w:pPr>
              <w:spacing w:line="240" w:lineRule="auto"/>
              <w:jc w:val="both"/>
              <w:rPr>
                <w:rFonts w:ascii="Calibri" w:hAnsi="Calibri" w:cs="Arial"/>
              </w:rPr>
            </w:pPr>
            <w:r w:rsidRPr="003F4CB5">
              <w:rPr>
                <w:rFonts w:cstheme="minorHAnsi"/>
              </w:rPr>
              <w:t xml:space="preserve">Essential 8 is Australia’s baseline cybersecurity framework that all organizations are recommended to follow. </w:t>
            </w:r>
            <w:r w:rsidR="00586F86">
              <w:rPr>
                <w:rFonts w:cstheme="minorHAnsi"/>
              </w:rPr>
              <w:t>It</w:t>
            </w:r>
            <w:r w:rsidRPr="003F4CB5">
              <w:rPr>
                <w:rFonts w:cstheme="minorHAnsi"/>
              </w:rPr>
              <w:t xml:space="preserve"> serves as a baseline set of minimum best practices to avoid compromised systems. The mitigation strategies that constitute the </w:t>
            </w:r>
            <w:r w:rsidRPr="003F4CB5">
              <w:rPr>
                <w:rFonts w:cstheme="minorHAnsi"/>
              </w:rPr>
              <w:lastRenderedPageBreak/>
              <w:t>Essential Eight are patch applications, patch operating systems, multi-factor authentication, restricted administrative privileges, application control, restricted Microsoft Office macros, user application hardening, and regular backups.</w:t>
            </w:r>
          </w:p>
        </w:tc>
      </w:tr>
      <w:tr w:rsidR="00745684" w:rsidRPr="00941E60" w14:paraId="3E65398A" w14:textId="77777777" w:rsidTr="00443A10">
        <w:trPr>
          <w:trHeight w:val="519"/>
        </w:trPr>
        <w:tc>
          <w:tcPr>
            <w:tcW w:w="1418" w:type="dxa"/>
            <w:tcBorders>
              <w:top w:val="single" w:sz="8" w:space="0" w:color="000000"/>
              <w:left w:val="nil"/>
              <w:bottom w:val="single" w:sz="8" w:space="0" w:color="000000"/>
              <w:right w:val="nil"/>
            </w:tcBorders>
            <w:tcMar>
              <w:top w:w="72" w:type="dxa"/>
              <w:left w:w="144" w:type="dxa"/>
              <w:bottom w:w="72" w:type="dxa"/>
              <w:right w:w="144" w:type="dxa"/>
            </w:tcMar>
          </w:tcPr>
          <w:p w14:paraId="502FB754" w14:textId="096BC6E7" w:rsidR="00745684" w:rsidRDefault="00745684" w:rsidP="00155A1F">
            <w:pPr>
              <w:spacing w:line="240" w:lineRule="auto"/>
              <w:rPr>
                <w:rFonts w:ascii="Calibri" w:hAnsi="Calibri" w:cs="Arial"/>
              </w:rPr>
            </w:pPr>
            <w:r w:rsidRPr="00171EEF">
              <w:rPr>
                <w:rFonts w:cstheme="minorHAnsi"/>
              </w:rPr>
              <w:lastRenderedPageBreak/>
              <w:t>Cyber Essentials:</w:t>
            </w:r>
          </w:p>
        </w:tc>
        <w:tc>
          <w:tcPr>
            <w:tcW w:w="7621" w:type="dxa"/>
            <w:tcBorders>
              <w:top w:val="single" w:sz="8" w:space="0" w:color="000000"/>
              <w:left w:val="nil"/>
              <w:bottom w:val="single" w:sz="8" w:space="0" w:color="000000"/>
              <w:right w:val="nil"/>
            </w:tcBorders>
            <w:tcMar>
              <w:top w:w="72" w:type="dxa"/>
              <w:left w:w="144" w:type="dxa"/>
              <w:bottom w:w="72" w:type="dxa"/>
              <w:right w:w="144" w:type="dxa"/>
            </w:tcMar>
          </w:tcPr>
          <w:p w14:paraId="71CC1C43" w14:textId="4C243D61" w:rsidR="00745684" w:rsidRDefault="00745684" w:rsidP="00586F86">
            <w:pPr>
              <w:spacing w:line="240" w:lineRule="auto"/>
              <w:jc w:val="both"/>
              <w:rPr>
                <w:rFonts w:ascii="Calibri" w:hAnsi="Calibri" w:cs="Arial"/>
              </w:rPr>
            </w:pPr>
            <w:r w:rsidRPr="003F4CB5">
              <w:rPr>
                <w:rFonts w:cstheme="minorHAnsi"/>
              </w:rPr>
              <w:t>Cyber Essentials is the UK’s primary framework built around five main technical controls designed to protect against the most common cyberattacks. The five cyber essentials controls are firewalls and routers, secure configuration, access control, malware protection, and patch management.</w:t>
            </w:r>
          </w:p>
        </w:tc>
      </w:tr>
    </w:tbl>
    <w:p w14:paraId="5CAED3B4" w14:textId="77777777" w:rsidR="00B36BAD" w:rsidRDefault="00B36BAD" w:rsidP="0006194A">
      <w:pPr>
        <w:jc w:val="both"/>
        <w:rPr>
          <w:rFonts w:cstheme="minorHAnsi"/>
          <w:color w:val="0070C0"/>
        </w:rPr>
      </w:pPr>
    </w:p>
    <w:p w14:paraId="5CEB1A3E" w14:textId="4E2151E6" w:rsidR="00F212C6" w:rsidRPr="00745684" w:rsidRDefault="00745684" w:rsidP="00745684">
      <w:pPr>
        <w:jc w:val="both"/>
        <w:rPr>
          <w:rFonts w:cstheme="minorHAnsi"/>
        </w:rPr>
      </w:pPr>
      <w:r>
        <w:t>The cybersecurity frameworks are designed for different environments and requirements. It is important to look for a framework that aligns with your goals and obligations. NamPower is currently in the process of aligning the company’s security strategies with the NIST-CSF to reduce the chances of security incidents and build a durable security infrastructure for the future. NIST: NIST’s Cybersecurity Framework guides industry, government agencies, and other organizations to manage cybersecurity risks (National Institute of Standards and Technology, 2024). The framework was created in 2014 as guidance for federal agencies, but the principles apply to almost any organization seeking to build a secure digital environment.</w:t>
      </w:r>
    </w:p>
    <w:bookmarkEnd w:id="219"/>
    <w:p w14:paraId="68D44923" w14:textId="77777777" w:rsidR="00F212C6" w:rsidRDefault="00F212C6" w:rsidP="00F212C6">
      <w:pPr>
        <w:pStyle w:val="ListParagraph"/>
        <w:spacing w:line="360" w:lineRule="auto"/>
        <w:rPr>
          <w:rFonts w:asciiTheme="minorHAnsi" w:eastAsiaTheme="minorHAnsi" w:hAnsiTheme="minorHAnsi" w:cstheme="minorHAnsi"/>
          <w:color w:val="4472C4" w:themeColor="accent1"/>
          <w:sz w:val="22"/>
          <w:szCs w:val="22"/>
        </w:rPr>
      </w:pPr>
    </w:p>
    <w:p w14:paraId="217ACF61" w14:textId="6633E546" w:rsidR="00F212C6" w:rsidRDefault="00F212C6" w:rsidP="00F212C6">
      <w:pPr>
        <w:pStyle w:val="ListParagraph"/>
        <w:spacing w:line="360" w:lineRule="auto"/>
        <w:rPr>
          <w:rFonts w:asciiTheme="minorHAnsi" w:eastAsiaTheme="minorHAnsi" w:hAnsiTheme="minorHAnsi" w:cstheme="minorHAnsi"/>
          <w:color w:val="4472C4" w:themeColor="accent1"/>
          <w:sz w:val="22"/>
          <w:szCs w:val="22"/>
        </w:rPr>
      </w:pPr>
      <w:r>
        <w:rPr>
          <w:noProof/>
          <w14:ligatures w14:val="standardContextual"/>
        </w:rPr>
        <w:drawing>
          <wp:inline distT="0" distB="0" distL="0" distR="0" wp14:anchorId="6FEF971A" wp14:editId="1ABD2B24">
            <wp:extent cx="5581650" cy="2802155"/>
            <wp:effectExtent l="0" t="0" r="0" b="0"/>
            <wp:docPr id="69646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8343" name=""/>
                    <pic:cNvPicPr/>
                  </pic:nvPicPr>
                  <pic:blipFill>
                    <a:blip r:embed="rId20"/>
                    <a:stretch>
                      <a:fillRect/>
                    </a:stretch>
                  </pic:blipFill>
                  <pic:spPr>
                    <a:xfrm>
                      <a:off x="0" y="0"/>
                      <a:ext cx="5590189" cy="2806442"/>
                    </a:xfrm>
                    <a:prstGeom prst="rect">
                      <a:avLst/>
                    </a:prstGeom>
                  </pic:spPr>
                </pic:pic>
              </a:graphicData>
            </a:graphic>
          </wp:inline>
        </w:drawing>
      </w:r>
    </w:p>
    <w:p w14:paraId="2C68741E" w14:textId="0E065F05" w:rsidR="007F49FC" w:rsidRPr="007F49FC" w:rsidRDefault="007F49FC" w:rsidP="007F49FC">
      <w:pPr>
        <w:pStyle w:val="Caption"/>
        <w:rPr>
          <w:sz w:val="22"/>
          <w:szCs w:val="22"/>
        </w:rPr>
      </w:pPr>
      <w:r>
        <w:rPr>
          <w:sz w:val="22"/>
          <w:szCs w:val="22"/>
        </w:rPr>
        <w:t xml:space="preserve">              </w:t>
      </w:r>
      <w:bookmarkStart w:id="221" w:name="_Toc177034953"/>
      <w:r w:rsidRPr="007F49FC">
        <w:rPr>
          <w:sz w:val="22"/>
          <w:szCs w:val="22"/>
        </w:rPr>
        <w:t xml:space="preserve">Figure </w:t>
      </w:r>
      <w:r w:rsidRPr="007F49FC">
        <w:rPr>
          <w:sz w:val="22"/>
          <w:szCs w:val="22"/>
        </w:rPr>
        <w:fldChar w:fldCharType="begin"/>
      </w:r>
      <w:r w:rsidRPr="007F49FC">
        <w:rPr>
          <w:sz w:val="22"/>
          <w:szCs w:val="22"/>
        </w:rPr>
        <w:instrText xml:space="preserve"> SEQ Figure \* ARABIC </w:instrText>
      </w:r>
      <w:r w:rsidRPr="007F49FC">
        <w:rPr>
          <w:sz w:val="22"/>
          <w:szCs w:val="22"/>
        </w:rPr>
        <w:fldChar w:fldCharType="separate"/>
      </w:r>
      <w:r w:rsidR="00DA7B00">
        <w:rPr>
          <w:noProof/>
          <w:sz w:val="22"/>
          <w:szCs w:val="22"/>
        </w:rPr>
        <w:t>8</w:t>
      </w:r>
      <w:r w:rsidRPr="007F49FC">
        <w:rPr>
          <w:sz w:val="22"/>
          <w:szCs w:val="22"/>
        </w:rPr>
        <w:fldChar w:fldCharType="end"/>
      </w:r>
      <w:r w:rsidRPr="007F49FC">
        <w:rPr>
          <w:sz w:val="22"/>
          <w:szCs w:val="22"/>
        </w:rPr>
        <w:t>: NIST</w:t>
      </w:r>
      <w:r w:rsidR="002A4F7E">
        <w:rPr>
          <w:sz w:val="22"/>
          <w:szCs w:val="22"/>
        </w:rPr>
        <w:t>-</w:t>
      </w:r>
      <w:r w:rsidRPr="007F49FC">
        <w:rPr>
          <w:sz w:val="22"/>
          <w:szCs w:val="22"/>
        </w:rPr>
        <w:t xml:space="preserve">CSF </w:t>
      </w:r>
      <w:bookmarkEnd w:id="221"/>
      <w:sdt>
        <w:sdtPr>
          <w:rPr>
            <w:color w:val="000000"/>
            <w:sz w:val="22"/>
            <w:szCs w:val="22"/>
          </w:rPr>
          <w:tag w:val="MENDELEY_CITATION_v3_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"/>
          <w:id w:val="-1791660028"/>
          <w:placeholder>
            <w:docPart w:val="DefaultPlaceholder_-1854013440"/>
          </w:placeholder>
        </w:sdtPr>
        <w:sdtContent>
          <w:r w:rsidR="00752357" w:rsidRPr="00752357">
            <w:rPr>
              <w:color w:val="000000"/>
              <w:sz w:val="22"/>
              <w:szCs w:val="22"/>
            </w:rPr>
            <w:t>(National Institute of Standards and Technology, 2024)</w:t>
          </w:r>
        </w:sdtContent>
      </w:sdt>
    </w:p>
    <w:p w14:paraId="68ADD67E" w14:textId="77777777" w:rsidR="00296501" w:rsidRDefault="00296501" w:rsidP="00296501">
      <w:pPr>
        <w:pStyle w:val="ListParagraph"/>
        <w:spacing w:line="360" w:lineRule="auto"/>
        <w:rPr>
          <w:rFonts w:asciiTheme="minorHAnsi" w:eastAsiaTheme="minorHAnsi" w:hAnsiTheme="minorHAnsi" w:cstheme="minorHAnsi"/>
          <w:color w:val="4472C4" w:themeColor="accent1"/>
          <w:sz w:val="22"/>
          <w:szCs w:val="22"/>
        </w:rPr>
      </w:pPr>
    </w:p>
    <w:p w14:paraId="44D3316B" w14:textId="1325CE4B" w:rsidR="00296501" w:rsidRDefault="00296501" w:rsidP="00745684">
      <w:pPr>
        <w:rPr>
          <w:rFonts w:cstheme="minorHAnsi"/>
        </w:rPr>
      </w:pPr>
      <w:bookmarkStart w:id="222" w:name="_Hlk177372078"/>
      <w:r w:rsidRPr="00745684">
        <w:rPr>
          <w:rFonts w:cstheme="minorHAnsi"/>
        </w:rPr>
        <w:t>In 2024, NIST unveiled the Cybersecurity Framework 2.0 (CSF 2.0)</w:t>
      </w:r>
      <w:r w:rsidR="00F91230" w:rsidRPr="00745684">
        <w:rPr>
          <w:rFonts w:cstheme="minorHAnsi"/>
        </w:rPr>
        <w:t xml:space="preserve">. </w:t>
      </w:r>
      <w:r w:rsidR="004D380E" w:rsidRPr="00745684">
        <w:rPr>
          <w:rFonts w:cstheme="minorHAnsi"/>
        </w:rPr>
        <w:t xml:space="preserve">NIST </w:t>
      </w:r>
      <w:r w:rsidR="00F91230" w:rsidRPr="00745684">
        <w:rPr>
          <w:rFonts w:cstheme="minorHAnsi"/>
        </w:rPr>
        <w:t xml:space="preserve">CSF 2.0 extends its reach beyond critical infrastructure cybersecurity, considering Small and Midsized Businesses (SMBs) with modest or no cybersecurity plans currently in place. Moreover, </w:t>
      </w:r>
      <w:r w:rsidR="007A1F3C" w:rsidRPr="00745684">
        <w:rPr>
          <w:rFonts w:cstheme="minorHAnsi"/>
        </w:rPr>
        <w:t>the</w:t>
      </w:r>
      <w:r w:rsidR="00F91230" w:rsidRPr="00745684">
        <w:rPr>
          <w:rFonts w:cstheme="minorHAnsi"/>
        </w:rPr>
        <w:t xml:space="preserve"> cybersecurity framework now encompasses six </w:t>
      </w:r>
      <w:r w:rsidR="00F91230" w:rsidRPr="00745684">
        <w:rPr>
          <w:rFonts w:cstheme="minorHAnsi"/>
        </w:rPr>
        <w:lastRenderedPageBreak/>
        <w:t>core functions — 1. Identify, 2. Protect, 3. Detect, 4. Respond, 5. Recover, and 6. Govern</w:t>
      </w:r>
      <w:r w:rsidR="006E51B0">
        <w:rPr>
          <w:rFonts w:cstheme="minorHAnsi"/>
        </w:rPr>
        <w:t>, as shown in Figure 8,</w:t>
      </w:r>
      <w:r w:rsidR="00F91230" w:rsidRPr="00745684">
        <w:rPr>
          <w:rFonts w:cstheme="minorHAnsi"/>
        </w:rPr>
        <w:t xml:space="preserve"> provid</w:t>
      </w:r>
      <w:r w:rsidR="006E51B0">
        <w:rPr>
          <w:rFonts w:cstheme="minorHAnsi"/>
        </w:rPr>
        <w:t>es</w:t>
      </w:r>
      <w:r w:rsidR="00F91230" w:rsidRPr="00745684">
        <w:rPr>
          <w:rFonts w:cstheme="minorHAnsi"/>
        </w:rPr>
        <w:t xml:space="preserve"> a holistic approach to managing cybersecurity risk.</w:t>
      </w:r>
    </w:p>
    <w:p w14:paraId="78D18191" w14:textId="77777777" w:rsidR="00745684" w:rsidRPr="00745684" w:rsidRDefault="00745684" w:rsidP="00745684">
      <w:pPr>
        <w:rPr>
          <w:rFonts w:cstheme="minorHAnsi"/>
        </w:rPr>
      </w:pPr>
    </w:p>
    <w:p w14:paraId="408664FC" w14:textId="2D88760E" w:rsidR="00E5143F" w:rsidRDefault="00E5143F" w:rsidP="00E5143F">
      <w:pPr>
        <w:pStyle w:val="Heading2"/>
        <w:ind w:left="851" w:hanging="851"/>
      </w:pPr>
      <w:bookmarkStart w:id="223" w:name="_Toc225524912"/>
      <w:bookmarkEnd w:id="211"/>
      <w:bookmarkEnd w:id="215"/>
      <w:bookmarkEnd w:id="222"/>
      <w:commentRangeStart w:id="224"/>
      <w:commentRangeStart w:id="225"/>
      <w:r>
        <w:t>Re</w:t>
      </w:r>
      <w:r w:rsidR="007D6B16">
        <w:t>search Gap</w:t>
      </w:r>
      <w:commentRangeStart w:id="226"/>
      <w:commentRangeStart w:id="227"/>
      <w:commentRangeStart w:id="228"/>
      <w:r w:rsidRPr="00387D03">
        <w:t xml:space="preserve"> </w:t>
      </w:r>
      <w:bookmarkEnd w:id="223"/>
      <w:commentRangeEnd w:id="226"/>
      <w:r w:rsidR="0059503E">
        <w:rPr>
          <w:rStyle w:val="CommentReference"/>
          <w:sz w:val="28"/>
          <w:szCs w:val="26"/>
        </w:rPr>
        <w:commentReference w:id="226"/>
      </w:r>
      <w:commentRangeEnd w:id="227"/>
      <w:r w:rsidR="0059503E">
        <w:rPr>
          <w:rStyle w:val="CommentReference"/>
          <w:sz w:val="28"/>
          <w:szCs w:val="26"/>
        </w:rPr>
        <w:commentReference w:id="227"/>
      </w:r>
      <w:commentRangeEnd w:id="228"/>
      <w:r w:rsidR="0059503E">
        <w:rPr>
          <w:rStyle w:val="CommentReference"/>
          <w:sz w:val="28"/>
          <w:szCs w:val="26"/>
        </w:rPr>
        <w:commentReference w:id="228"/>
      </w:r>
      <w:commentRangeEnd w:id="224"/>
      <w:r w:rsidR="009C0B59">
        <w:rPr>
          <w:rStyle w:val="CommentReference"/>
          <w:sz w:val="28"/>
          <w:szCs w:val="26"/>
        </w:rPr>
        <w:commentReference w:id="224"/>
      </w:r>
      <w:commentRangeEnd w:id="225"/>
      <w:r w:rsidR="00DF5B33">
        <w:rPr>
          <w:rStyle w:val="CommentReference"/>
          <w:sz w:val="28"/>
          <w:szCs w:val="26"/>
        </w:rPr>
        <w:commentReference w:id="225"/>
      </w:r>
    </w:p>
    <w:p w14:paraId="12C1F9ED" w14:textId="4199519D" w:rsidR="000E7EE8" w:rsidRPr="000C7CBF" w:rsidRDefault="004D6DC6" w:rsidP="00D86574">
      <w:pPr>
        <w:jc w:val="both"/>
        <w:rPr>
          <w:rFonts w:cstheme="minorHAnsi"/>
        </w:rPr>
      </w:pPr>
      <w:bookmarkStart w:id="229" w:name="_Hlk166156345"/>
      <w:bookmarkStart w:id="230" w:name="_Hlk169164337"/>
      <w:r w:rsidRPr="000C7CBF">
        <w:rPr>
          <w:rFonts w:cstheme="minorHAnsi"/>
        </w:rPr>
        <w:t xml:space="preserve">The </w:t>
      </w:r>
      <w:r w:rsidR="006A7262">
        <w:rPr>
          <w:rFonts w:cstheme="minorHAnsi"/>
        </w:rPr>
        <w:t>aspiration</w:t>
      </w:r>
      <w:r w:rsidRPr="000C7CBF">
        <w:rPr>
          <w:rFonts w:cstheme="minorHAnsi"/>
        </w:rPr>
        <w:t xml:space="preserve"> to innovate the prepaid energy system started a long time ago. For instance, a</w:t>
      </w:r>
      <w:r w:rsidR="000E7EE8" w:rsidRPr="000C7CBF">
        <w:rPr>
          <w:rFonts w:cstheme="minorHAnsi"/>
        </w:rPr>
        <w:t xml:space="preserve"> study conducted </w:t>
      </w:r>
      <w:r w:rsidR="000E7EE8" w:rsidRPr="008919C6">
        <w:rPr>
          <w:rFonts w:cstheme="minorHAnsi"/>
          <w:color w:val="FF0000"/>
        </w:rPr>
        <w:t>by (</w:t>
      </w:r>
      <w:commentRangeStart w:id="231"/>
      <w:r w:rsidR="000E7EE8" w:rsidRPr="008919C6">
        <w:rPr>
          <w:rFonts w:cstheme="minorHAnsi"/>
          <w:color w:val="FF0000"/>
        </w:rPr>
        <w:t>Jubi. K, Mareena John</w:t>
      </w:r>
      <w:commentRangeEnd w:id="231"/>
      <w:r w:rsidR="00BA65D9" w:rsidRPr="008919C6">
        <w:rPr>
          <w:rStyle w:val="CommentReference"/>
          <w:rFonts w:cstheme="minorHAnsi"/>
          <w:color w:val="FF0000"/>
          <w:szCs w:val="22"/>
        </w:rPr>
        <w:commentReference w:id="231"/>
      </w:r>
      <w:r w:rsidR="000E7EE8" w:rsidRPr="008919C6">
        <w:rPr>
          <w:rFonts w:cstheme="minorHAnsi"/>
          <w:color w:val="FF0000"/>
        </w:rPr>
        <w:t xml:space="preserve">) </w:t>
      </w:r>
      <w:r w:rsidR="000E7EE8" w:rsidRPr="000C7CBF">
        <w:rPr>
          <w:rFonts w:cstheme="minorHAnsi"/>
        </w:rPr>
        <w:t xml:space="preserve">titled </w:t>
      </w:r>
      <w:r w:rsidR="00326761" w:rsidRPr="000C7CBF">
        <w:rPr>
          <w:rFonts w:cstheme="minorHAnsi"/>
        </w:rPr>
        <w:t>“</w:t>
      </w:r>
      <w:r w:rsidR="000E7EE8" w:rsidRPr="000C7CBF">
        <w:rPr>
          <w:rFonts w:cstheme="minorHAnsi"/>
        </w:rPr>
        <w:t>Prepaid Energy Meter</w:t>
      </w:r>
      <w:r w:rsidR="00326761" w:rsidRPr="000C7CBF">
        <w:rPr>
          <w:rFonts w:cstheme="minorHAnsi"/>
        </w:rPr>
        <w:t>s</w:t>
      </w:r>
      <w:r w:rsidR="000E7EE8" w:rsidRPr="000C7CBF">
        <w:rPr>
          <w:rFonts w:cstheme="minorHAnsi"/>
        </w:rPr>
        <w:t xml:space="preserve"> with GSM Technology</w:t>
      </w:r>
      <w:r w:rsidR="002B3212">
        <w:rPr>
          <w:rFonts w:cstheme="minorHAnsi"/>
        </w:rPr>
        <w:t>,</w:t>
      </w:r>
      <w:r w:rsidR="00326761" w:rsidRPr="000C7CBF">
        <w:rPr>
          <w:rFonts w:cstheme="minorHAnsi"/>
        </w:rPr>
        <w:t>”</w:t>
      </w:r>
      <w:r w:rsidR="000E7EE8" w:rsidRPr="000C7CBF">
        <w:rPr>
          <w:rFonts w:cstheme="minorHAnsi"/>
        </w:rPr>
        <w:t xml:space="preserve"> concluded that Smart Energy meter</w:t>
      </w:r>
      <w:r w:rsidR="000C7CBF" w:rsidRPr="000C7CBF">
        <w:rPr>
          <w:rFonts w:cstheme="minorHAnsi"/>
        </w:rPr>
        <w:t>s</w:t>
      </w:r>
      <w:r w:rsidR="000E7EE8" w:rsidRPr="000C7CBF">
        <w:rPr>
          <w:rFonts w:cstheme="minorHAnsi"/>
        </w:rPr>
        <w:t xml:space="preserve"> using GSM technology can enable users to pay for electricity before its consumption. </w:t>
      </w:r>
      <w:r w:rsidR="00BA65D9" w:rsidRPr="000C7CBF">
        <w:rPr>
          <w:rFonts w:cstheme="minorHAnsi"/>
        </w:rPr>
        <w:t xml:space="preserve">The study </w:t>
      </w:r>
      <w:r w:rsidR="003346A3" w:rsidRPr="000C7CBF">
        <w:rPr>
          <w:rFonts w:cstheme="minorHAnsi"/>
        </w:rPr>
        <w:t xml:space="preserve">also stated that power utility companies can take advantage of the </w:t>
      </w:r>
      <w:r w:rsidR="00BA65D9" w:rsidRPr="000C7CBF">
        <w:rPr>
          <w:rFonts w:cstheme="minorHAnsi"/>
        </w:rPr>
        <w:t>GSM infrastructure to request and retrieve power consumption</w:t>
      </w:r>
      <w:r w:rsidR="002B3212">
        <w:rPr>
          <w:rFonts w:cstheme="minorHAnsi"/>
        </w:rPr>
        <w:t>,</w:t>
      </w:r>
      <w:r w:rsidR="00BA65D9" w:rsidRPr="000C7CBF">
        <w:rPr>
          <w:rFonts w:cstheme="minorHAnsi"/>
        </w:rPr>
        <w:t xml:space="preserve"> thus removing human operators who are prone to errors.</w:t>
      </w:r>
      <w:r w:rsidR="00326761" w:rsidRPr="000C7CBF">
        <w:rPr>
          <w:rFonts w:cstheme="minorHAnsi"/>
        </w:rPr>
        <w:t xml:space="preserve"> Another study titled “Modelling of GSM-Based Energy Recharge Scheme for Prepaid Meter” concluded that it </w:t>
      </w:r>
      <w:r w:rsidR="000C7CBF" w:rsidRPr="000C7CBF">
        <w:rPr>
          <w:rFonts w:cstheme="minorHAnsi"/>
        </w:rPr>
        <w:t xml:space="preserve">was </w:t>
      </w:r>
      <w:r w:rsidR="00326761" w:rsidRPr="000C7CBF">
        <w:rPr>
          <w:rFonts w:cstheme="minorHAnsi"/>
        </w:rPr>
        <w:t xml:space="preserve">more convenient for consumers to recharge their </w:t>
      </w:r>
      <w:r w:rsidR="00436EAE" w:rsidRPr="000C7CBF">
        <w:rPr>
          <w:rFonts w:cstheme="minorHAnsi"/>
        </w:rPr>
        <w:t>e</w:t>
      </w:r>
      <w:r w:rsidR="00326761" w:rsidRPr="000C7CBF">
        <w:rPr>
          <w:rFonts w:cstheme="minorHAnsi"/>
        </w:rPr>
        <w:t xml:space="preserve">nergy </w:t>
      </w:r>
      <w:r w:rsidR="00436EAE" w:rsidRPr="000C7CBF">
        <w:rPr>
          <w:rFonts w:cstheme="minorHAnsi"/>
        </w:rPr>
        <w:t>m</w:t>
      </w:r>
      <w:r w:rsidR="00326761" w:rsidRPr="000C7CBF">
        <w:rPr>
          <w:rFonts w:cstheme="minorHAnsi"/>
        </w:rPr>
        <w:t>eters using</w:t>
      </w:r>
      <w:r w:rsidR="00740496" w:rsidRPr="000C7CBF">
        <w:rPr>
          <w:rFonts w:cstheme="minorHAnsi"/>
        </w:rPr>
        <w:t xml:space="preserve"> cellular networks</w:t>
      </w:r>
      <w:r w:rsidR="004E045C">
        <w:rPr>
          <w:rFonts w:cstheme="minorHAnsi"/>
        </w:rPr>
        <w:t xml:space="preserve"> </w:t>
      </w:r>
      <w:sdt>
        <w:sdtPr>
          <w:rPr>
            <w:rFonts w:cstheme="minorHAnsi"/>
            <w:color w:val="000000"/>
          </w:rPr>
          <w:tag w:val="MENDELEY_CITATION_v3_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"/>
          <w:id w:val="963004100"/>
          <w:placeholder>
            <w:docPart w:val="DefaultPlaceholder_-1854013440"/>
          </w:placeholder>
        </w:sdtPr>
        <w:sdtContent>
          <w:r w:rsidR="00752357" w:rsidRPr="00752357">
            <w:rPr>
              <w:rFonts w:eastAsia="Times New Roman"/>
              <w:color w:val="000000"/>
            </w:rPr>
            <w:t>(</w:t>
          </w:r>
          <w:proofErr w:type="spellStart"/>
          <w:r w:rsidR="00752357" w:rsidRPr="00752357">
            <w:rPr>
              <w:rFonts w:eastAsia="Times New Roman"/>
              <w:color w:val="000000"/>
            </w:rPr>
            <w:t>Omijeh</w:t>
          </w:r>
          <w:proofErr w:type="spellEnd"/>
          <w:r w:rsidR="00752357" w:rsidRPr="00752357">
            <w:rPr>
              <w:rFonts w:eastAsia="Times New Roman"/>
              <w:color w:val="000000"/>
            </w:rPr>
            <w:t xml:space="preserve"> &amp; </w:t>
          </w:r>
          <w:proofErr w:type="spellStart"/>
          <w:r w:rsidR="00752357" w:rsidRPr="00752357">
            <w:rPr>
              <w:rFonts w:eastAsia="Times New Roman"/>
              <w:color w:val="000000"/>
            </w:rPr>
            <w:t>Ighalo</w:t>
          </w:r>
          <w:proofErr w:type="spellEnd"/>
          <w:r w:rsidR="00752357" w:rsidRPr="00752357">
            <w:rPr>
              <w:rFonts w:eastAsia="Times New Roman"/>
              <w:color w:val="000000"/>
            </w:rPr>
            <w:t>, 2013)</w:t>
          </w:r>
        </w:sdtContent>
      </w:sdt>
      <w:r w:rsidR="00326761" w:rsidRPr="000C7CBF">
        <w:rPr>
          <w:rFonts w:cstheme="minorHAnsi"/>
        </w:rPr>
        <w:t xml:space="preserve">. </w:t>
      </w:r>
      <w:r w:rsidR="00436EAE" w:rsidRPr="000C7CBF">
        <w:rPr>
          <w:rFonts w:cstheme="minorHAnsi"/>
        </w:rPr>
        <w:t xml:space="preserve">However, the proposed GSM-based Rechard System (GBRS) was designed to enable the power utility companies to recharge the prepaid meters remotely and not the users (consumers). </w:t>
      </w:r>
    </w:p>
    <w:bookmarkEnd w:id="229"/>
    <w:p w14:paraId="5AEC69D2" w14:textId="77777777" w:rsidR="000E7EE8" w:rsidRPr="000C7CBF" w:rsidRDefault="000E7EE8" w:rsidP="00D86574">
      <w:pPr>
        <w:jc w:val="both"/>
        <w:rPr>
          <w:rFonts w:cstheme="minorHAnsi"/>
        </w:rPr>
      </w:pPr>
    </w:p>
    <w:p w14:paraId="06C02397" w14:textId="271CC5ED" w:rsidR="00214936" w:rsidRDefault="007918AB" w:rsidP="00D86574">
      <w:pPr>
        <w:jc w:val="both"/>
        <w:rPr>
          <w:rFonts w:cstheme="minorHAnsi"/>
        </w:rPr>
      </w:pPr>
      <w:r w:rsidRPr="000C7CBF">
        <w:rPr>
          <w:rFonts w:cstheme="minorHAnsi"/>
        </w:rPr>
        <w:t>More recently, a</w:t>
      </w:r>
      <w:r w:rsidR="00D86574" w:rsidRPr="000C7CBF">
        <w:rPr>
          <w:rFonts w:cstheme="minorHAnsi"/>
        </w:rPr>
        <w:t xml:space="preserve"> South African company called Prepaid24 launched a mobile application that enables customers to reload electricity from anywhere at any time </w:t>
      </w:r>
      <w:sdt>
        <w:sdtPr>
          <w:rPr>
            <w:rFonts w:cstheme="minorHAnsi"/>
            <w:color w:val="000000"/>
          </w:rPr>
          <w:tag w:val="MENDELEY_CITATION_v3_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"/>
          <w:id w:val="1297111458"/>
          <w:placeholder>
            <w:docPart w:val="21BDA913955846638D5885388DD1881E"/>
          </w:placeholder>
        </w:sdtPr>
        <w:sdtContent>
          <w:r w:rsidR="00752357" w:rsidRPr="00752357">
            <w:rPr>
              <w:rFonts w:cstheme="minorHAnsi"/>
              <w:color w:val="000000"/>
            </w:rPr>
            <w:t>(</w:t>
          </w:r>
          <w:proofErr w:type="spellStart"/>
          <w:r w:rsidR="00752357" w:rsidRPr="00752357">
            <w:rPr>
              <w:rFonts w:cstheme="minorHAnsi"/>
              <w:color w:val="000000"/>
            </w:rPr>
            <w:t>Mzekandaba</w:t>
          </w:r>
          <w:proofErr w:type="spellEnd"/>
          <w:r w:rsidR="00752357" w:rsidRPr="00752357">
            <w:rPr>
              <w:rFonts w:cstheme="minorHAnsi"/>
              <w:color w:val="000000"/>
            </w:rPr>
            <w:t>, 2014)</w:t>
          </w:r>
        </w:sdtContent>
      </w:sdt>
      <w:r w:rsidR="00D86574" w:rsidRPr="000C7CBF">
        <w:rPr>
          <w:rFonts w:cstheme="minorHAnsi"/>
        </w:rPr>
        <w:t xml:space="preserve">. The mobile application had features such as a reminder to purchase electricity, tariff structures, and consumption graphs. </w:t>
      </w:r>
      <w:bookmarkStart w:id="232" w:name="_Hlk166232175"/>
      <w:r w:rsidR="00D86574" w:rsidRPr="000C7CBF">
        <w:rPr>
          <w:rFonts w:cstheme="minorHAnsi"/>
        </w:rPr>
        <w:t>However, there was no direct communication between the mobile application and the energy meter</w:t>
      </w:r>
      <w:r w:rsidR="002B3212">
        <w:rPr>
          <w:rFonts w:cstheme="minorHAnsi"/>
        </w:rPr>
        <w:t>,</w:t>
      </w:r>
      <w:r w:rsidR="00D86574" w:rsidRPr="000C7CBF">
        <w:rPr>
          <w:rFonts w:cstheme="minorHAnsi"/>
        </w:rPr>
        <w:t xml:space="preserve"> meaning customers had no real-time meter data</w:t>
      </w:r>
      <w:r w:rsidR="002B3212">
        <w:rPr>
          <w:rFonts w:cstheme="minorHAnsi"/>
        </w:rPr>
        <w:t>,</w:t>
      </w:r>
      <w:r w:rsidR="00D86574" w:rsidRPr="000C7CBF">
        <w:rPr>
          <w:rFonts w:cstheme="minorHAnsi"/>
        </w:rPr>
        <w:t xml:space="preserve"> and they had to manually enter the token values after purchasing electricity. Similarly, Australia has a mobile application called </w:t>
      </w:r>
      <w:proofErr w:type="spellStart"/>
      <w:r w:rsidR="00D86574" w:rsidRPr="000C7CBF">
        <w:rPr>
          <w:rFonts w:cstheme="minorHAnsi"/>
        </w:rPr>
        <w:t>Powershop</w:t>
      </w:r>
      <w:proofErr w:type="spellEnd"/>
      <w:r w:rsidR="00D86574" w:rsidRPr="000C7CBF">
        <w:rPr>
          <w:rFonts w:cstheme="minorHAnsi"/>
        </w:rPr>
        <w:t xml:space="preserve"> that has features such as tracking electricity usage in costs per day, or the total kilowatt hour (kWh) used per </w:t>
      </w:r>
      <w:r w:rsidR="000C7CBF" w:rsidRPr="000C7CBF">
        <w:rPr>
          <w:rFonts w:cstheme="minorHAnsi"/>
        </w:rPr>
        <w:t>day</w:t>
      </w:r>
      <w:r w:rsidR="006A7262">
        <w:rPr>
          <w:rFonts w:cstheme="minorHAnsi"/>
        </w:rPr>
        <w:t>,</w:t>
      </w:r>
      <w:r w:rsidR="000C7CBF" w:rsidRPr="000C7CBF">
        <w:rPr>
          <w:rFonts w:cstheme="minorHAnsi"/>
        </w:rPr>
        <w:t xml:space="preserve"> and</w:t>
      </w:r>
      <w:r w:rsidR="00D86574" w:rsidRPr="000C7CBF">
        <w:rPr>
          <w:rFonts w:cstheme="minorHAnsi"/>
        </w:rPr>
        <w:t xml:space="preserve"> receiving notifications of energy bill due dates </w:t>
      </w:r>
      <w:sdt>
        <w:sdtPr>
          <w:rPr>
            <w:rFonts w:cstheme="minorHAnsi"/>
            <w:color w:val="000000"/>
          </w:rPr>
          <w:tag w:val="MENDELEY_CITATION_v3_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"/>
          <w:id w:val="-227156129"/>
          <w:placeholder>
            <w:docPart w:val="21BDA913955846638D5885388DD1881E"/>
          </w:placeholder>
        </w:sdtPr>
        <w:sdtContent>
          <w:r w:rsidR="00752357" w:rsidRPr="00752357">
            <w:rPr>
              <w:rFonts w:cstheme="minorHAnsi"/>
              <w:color w:val="000000"/>
            </w:rPr>
            <w:t>(Mullane, 2021)</w:t>
          </w:r>
        </w:sdtContent>
      </w:sdt>
      <w:r w:rsidR="00D86574" w:rsidRPr="000C7CBF">
        <w:rPr>
          <w:rFonts w:cstheme="minorHAnsi"/>
        </w:rPr>
        <w:t xml:space="preserve">. However, the blog states that the app does not allow customers to interact with their energy meters. </w:t>
      </w:r>
      <w:bookmarkEnd w:id="232"/>
    </w:p>
    <w:p w14:paraId="4D85B660" w14:textId="77777777" w:rsidR="00C87B63" w:rsidRDefault="00C87B63" w:rsidP="00D86574">
      <w:pPr>
        <w:jc w:val="both"/>
        <w:rPr>
          <w:rFonts w:cstheme="minorHAnsi"/>
        </w:rPr>
      </w:pPr>
    </w:p>
    <w:p w14:paraId="5C636644" w14:textId="192E834B" w:rsidR="00C87B63" w:rsidRDefault="00C87B63" w:rsidP="00D86574">
      <w:pPr>
        <w:jc w:val="both"/>
        <w:rPr>
          <w:rFonts w:cstheme="minorHAnsi"/>
        </w:rPr>
      </w:pPr>
      <w:r w:rsidRPr="00C87B63">
        <w:rPr>
          <w:rFonts w:cstheme="minorHAnsi"/>
        </w:rPr>
        <w:t>While numerous studies have focused on enhancing prepaid energy systems through technologies such as GSM, and others have independently examined IoT technologies for smart prepaid meters, relatively few have investigated the end-to-end cybersecurity implications of integrating these solutions. This gap underscores the significance of the present study, particularly for traditional utility companies in developing countries that continue to rely on aging infrastructure and legacy systems for their operations.</w:t>
      </w:r>
    </w:p>
    <w:p w14:paraId="79BD662D" w14:textId="77777777" w:rsidR="00214936" w:rsidRDefault="00214936" w:rsidP="00D86574">
      <w:pPr>
        <w:jc w:val="both"/>
        <w:rPr>
          <w:rFonts w:cstheme="minorHAnsi"/>
        </w:rPr>
      </w:pPr>
    </w:p>
    <w:p w14:paraId="699BB306" w14:textId="45B70610" w:rsidR="00387D03" w:rsidRPr="00387D03" w:rsidRDefault="00387D03" w:rsidP="00387D03">
      <w:pPr>
        <w:pStyle w:val="Heading2"/>
        <w:ind w:left="851" w:hanging="851"/>
      </w:pPr>
      <w:bookmarkStart w:id="233" w:name="_Toc225524913"/>
      <w:bookmarkEnd w:id="230"/>
      <w:r w:rsidRPr="00387D03">
        <w:lastRenderedPageBreak/>
        <w:t>Summary</w:t>
      </w:r>
      <w:bookmarkEnd w:id="233"/>
    </w:p>
    <w:p w14:paraId="4F0D3844" w14:textId="518E09F8" w:rsidR="0088396F" w:rsidRPr="00C1358B" w:rsidRDefault="00387D03" w:rsidP="0088396F">
      <w:pPr>
        <w:jc w:val="both"/>
        <w:rPr>
          <w:rFonts w:cstheme="minorHAnsi"/>
        </w:rPr>
      </w:pPr>
      <w:r>
        <w:t>During the implementation phase, the prototype mobile application and its supporting backend services were developed from the requirements and design artefacts. The work included preparing the database, configuring the cloud server, deploying the MQTT broker, connecting the smart meter data flow, sketching the user interface, implementing the Android-facing mobile application, and defining the API interactions used for authentication and email verification. The chapter also described the functional, security, and performance tests used to evaluate whether the prototype met the study objectives.</w:t>
      </w:r>
    </w:p>
    <w:bookmarkEnd w:id="235"/>
    <w:bookmarkEnd w:id="236"/>
    <w:p w14:paraId="7CAF0CC9" w14:textId="77777777" w:rsidR="00E15944" w:rsidRDefault="00E15944" w:rsidP="00530AFE">
      <w:pPr>
        <w:jc w:val="both"/>
        <w:rPr>
          <w:rFonts w:cstheme="minorHAnsi"/>
          <w:color w:val="000000"/>
        </w:rPr>
      </w:pPr>
    </w:p>
    <w:p w14:paraId="57E98696" w14:textId="77777777" w:rsidR="00E15944" w:rsidRDefault="00E15944" w:rsidP="00530AFE">
      <w:pPr>
        <w:jc w:val="both"/>
        <w:rPr>
          <w:rFonts w:cstheme="minorHAnsi"/>
          <w:color w:val="000000"/>
        </w:rPr>
      </w:pPr>
    </w:p>
    <w:bookmarkEnd w:id="1"/>
    <w:p w14:paraId="489565D4" w14:textId="77777777" w:rsidR="00387D03" w:rsidRPr="00387D03" w:rsidRDefault="00387D03" w:rsidP="00387D03"/>
    <w:p w14:paraId="1D11C8C4" w14:textId="75FC2AC1" w:rsidR="005A0A02" w:rsidRDefault="001B679A" w:rsidP="005A0A02">
      <w:pPr>
        <w:pStyle w:val="Heading1"/>
      </w:pPr>
      <w:bookmarkStart w:id="238" w:name="_Toc225524914"/>
      <w:r>
        <w:lastRenderedPageBreak/>
        <w:t>Research Methodology</w:t>
      </w:r>
      <w:bookmarkEnd w:id="238"/>
      <w:r>
        <w:t xml:space="preserve"> </w:t>
      </w:r>
      <w:r w:rsidR="0001653F">
        <w:t xml:space="preserve"> </w:t>
      </w:r>
    </w:p>
    <w:p w14:paraId="3433F131" w14:textId="20BB1B38" w:rsidR="00206ECC" w:rsidRPr="009F53EE" w:rsidRDefault="00206ECC" w:rsidP="00206ECC">
      <w:pPr>
        <w:pStyle w:val="Heading2"/>
        <w:rPr>
          <w:rFonts w:asciiTheme="minorHAnsi" w:hAnsiTheme="minorHAnsi" w:cstheme="minorHAnsi"/>
        </w:rPr>
      </w:pPr>
      <w:bookmarkStart w:id="239" w:name="_Toc137627316"/>
      <w:bookmarkStart w:id="240" w:name="_Toc225524915"/>
      <w:r w:rsidRPr="009F53EE">
        <w:t>Overview</w:t>
      </w:r>
      <w:bookmarkEnd w:id="239"/>
      <w:bookmarkEnd w:id="240"/>
      <w:r w:rsidRPr="009F53EE">
        <w:rPr>
          <w:rFonts w:asciiTheme="minorHAnsi" w:hAnsiTheme="minorHAnsi" w:cstheme="minorHAnsi"/>
        </w:rPr>
        <w:t xml:space="preserve"> </w:t>
      </w:r>
    </w:p>
    <w:p w14:paraId="47B8B161" w14:textId="48602ECB" w:rsidR="00206ECC" w:rsidRPr="009702D0" w:rsidRDefault="00B13FF4" w:rsidP="00206ECC">
      <w:pPr>
        <w:jc w:val="both"/>
        <w:rPr>
          <w:color w:val="FF0000"/>
        </w:rPr>
      </w:pPr>
      <w:bookmarkStart w:id="241" w:name="_Hlk106970901"/>
      <w:bookmarkStart w:id="242" w:name="_Hlk144137682"/>
      <w:r w:rsidRPr="009F53EE">
        <w:rPr>
          <w:rFonts w:cstheme="minorHAnsi"/>
        </w:rPr>
        <w:t>Research methodology is the path through which researchers formulate their problem and objective</w:t>
      </w:r>
      <w:r w:rsidR="00B055BE">
        <w:rPr>
          <w:rFonts w:cstheme="minorHAnsi"/>
        </w:rPr>
        <w:t>,</w:t>
      </w:r>
      <w:r w:rsidRPr="009F53EE">
        <w:rPr>
          <w:rFonts w:cstheme="minorHAnsi"/>
        </w:rPr>
        <w:t xml:space="preserve"> and present their results from the data obtained during the study period</w:t>
      </w:r>
      <w:r>
        <w:rPr>
          <w:rFonts w:cstheme="minorHAnsi"/>
        </w:rPr>
        <w:t xml:space="preserve"> </w:t>
      </w:r>
      <w:sdt>
        <w:sdtPr>
          <w:rPr>
            <w:rFonts w:cstheme="minorHAnsi"/>
            <w:color w:val="000000"/>
          </w:rPr>
          <w:tag w:val="MENDELEY_CITATION_v3_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"/>
          <w:id w:val="350624301"/>
          <w:placeholder>
            <w:docPart w:val="B915EABC1E1A4B0AAF382421339A792C"/>
          </w:placeholder>
        </w:sdtPr>
        <w:sdtContent>
          <w:r w:rsidR="00752357" w:rsidRPr="00752357">
            <w:rPr>
              <w:rFonts w:cstheme="minorHAnsi"/>
              <w:color w:val="000000"/>
            </w:rPr>
            <w:t>(</w:t>
          </w:r>
          <w:proofErr w:type="spellStart"/>
          <w:r w:rsidR="00752357" w:rsidRPr="00752357">
            <w:rPr>
              <w:rFonts w:cstheme="minorHAnsi"/>
              <w:color w:val="000000"/>
            </w:rPr>
            <w:t>Sileyew</w:t>
          </w:r>
          <w:proofErr w:type="spellEnd"/>
          <w:r w:rsidR="00752357" w:rsidRPr="00752357">
            <w:rPr>
              <w:rFonts w:cstheme="minorHAnsi"/>
              <w:color w:val="000000"/>
            </w:rPr>
            <w:t>, 2019)</w:t>
          </w:r>
        </w:sdtContent>
      </w:sdt>
      <w:r w:rsidRPr="009F53EE">
        <w:rPr>
          <w:rFonts w:cstheme="minorHAnsi"/>
        </w:rPr>
        <w:t>. The objective of this study</w:t>
      </w:r>
      <w:r>
        <w:rPr>
          <w:rFonts w:cstheme="minorHAnsi"/>
        </w:rPr>
        <w:t xml:space="preserve"> was</w:t>
      </w:r>
      <w:r w:rsidR="00B055BE">
        <w:rPr>
          <w:rFonts w:cstheme="minorHAnsi"/>
        </w:rPr>
        <w:t xml:space="preserve"> to identify</w:t>
      </w:r>
      <w:r w:rsidR="00B055BE" w:rsidRPr="00B055BE">
        <w:rPr>
          <w:rFonts w:cstheme="minorHAnsi"/>
        </w:rPr>
        <w:t xml:space="preserve"> the existing threats to mobile applications and IoT technologies</w:t>
      </w:r>
      <w:r>
        <w:rPr>
          <w:rFonts w:cstheme="minorHAnsi"/>
        </w:rPr>
        <w:t xml:space="preserve"> </w:t>
      </w:r>
      <w:r w:rsidR="00B055BE">
        <w:rPr>
          <w:rFonts w:cstheme="minorHAnsi"/>
          <w:bCs/>
        </w:rPr>
        <w:t>and</w:t>
      </w:r>
      <w:r w:rsidRPr="008C659F">
        <w:rPr>
          <w:rFonts w:cstheme="minorHAnsi"/>
          <w:color w:val="4472C4" w:themeColor="accent1"/>
        </w:rPr>
        <w:t xml:space="preserve"> </w:t>
      </w:r>
      <w:r w:rsidRPr="009F53EE">
        <w:rPr>
          <w:rFonts w:cstheme="minorHAnsi"/>
        </w:rPr>
        <w:t>de</w:t>
      </w:r>
      <w:r>
        <w:rPr>
          <w:rFonts w:cstheme="minorHAnsi"/>
        </w:rPr>
        <w:t>sign</w:t>
      </w:r>
      <w:r w:rsidRPr="009F53EE">
        <w:rPr>
          <w:rFonts w:cstheme="minorHAnsi"/>
        </w:rPr>
        <w:t xml:space="preserve"> a secure mobile application</w:t>
      </w:r>
      <w:r w:rsidR="006134DB">
        <w:rPr>
          <w:rFonts w:cstheme="minorHAnsi"/>
        </w:rPr>
        <w:t xml:space="preserve"> for smart energy meters</w:t>
      </w:r>
      <w:r w:rsidR="00B055BE">
        <w:rPr>
          <w:rFonts w:cstheme="minorHAnsi"/>
        </w:rPr>
        <w:t xml:space="preserve">. This was </w:t>
      </w:r>
      <w:r w:rsidRPr="009F53EE">
        <w:rPr>
          <w:rFonts w:cstheme="minorHAnsi"/>
        </w:rPr>
        <w:t>to automate the prepaid electricity system in Namibia, subsequently optimizing business processes and</w:t>
      </w:r>
      <w:r>
        <w:rPr>
          <w:rFonts w:cstheme="minorHAnsi"/>
        </w:rPr>
        <w:t xml:space="preserve"> improving</w:t>
      </w:r>
      <w:r w:rsidRPr="009F53EE">
        <w:rPr>
          <w:rFonts w:cstheme="minorHAnsi"/>
        </w:rPr>
        <w:t xml:space="preserve"> customer satisfaction.</w:t>
      </w:r>
      <w:bookmarkEnd w:id="241"/>
      <w:r w:rsidR="006134DB">
        <w:rPr>
          <w:rFonts w:cstheme="minorHAnsi"/>
        </w:rPr>
        <w:t xml:space="preserve"> </w:t>
      </w:r>
      <w:r w:rsidR="00206ECC" w:rsidRPr="00A71767">
        <w:rPr>
          <w:rFonts w:cstheme="minorHAnsi"/>
        </w:rPr>
        <w:t>This chapter presents the methods that were employed in this study</w:t>
      </w:r>
      <w:r w:rsidR="006134DB">
        <w:rPr>
          <w:rFonts w:cstheme="minorHAnsi"/>
        </w:rPr>
        <w:t xml:space="preserve"> to obtain the desired results</w:t>
      </w:r>
      <w:r w:rsidR="00C15D1D">
        <w:rPr>
          <w:rFonts w:cstheme="minorHAnsi"/>
        </w:rPr>
        <w:t xml:space="preserve">. </w:t>
      </w:r>
      <w:r w:rsidR="002019E2" w:rsidRPr="002019E2">
        <w:rPr>
          <w:rFonts w:cstheme="minorHAnsi"/>
        </w:rPr>
        <w:t>We begin by discussing the</w:t>
      </w:r>
      <w:r w:rsidR="002019E2">
        <w:rPr>
          <w:rFonts w:cstheme="minorHAnsi"/>
        </w:rPr>
        <w:t xml:space="preserve"> various types of research paradigms and the research design approach. This was followed by population sampling and an overview of how the collected data will be analysed.</w:t>
      </w:r>
      <w:r w:rsidR="00206ECC" w:rsidRPr="00A71767">
        <w:rPr>
          <w:rFonts w:cstheme="minorHAnsi"/>
        </w:rPr>
        <w:t xml:space="preserve"> The</w:t>
      </w:r>
      <w:r>
        <w:rPr>
          <w:rFonts w:cstheme="minorHAnsi"/>
        </w:rPr>
        <w:t xml:space="preserve"> chapter concludes by </w:t>
      </w:r>
      <w:r w:rsidR="006134DB">
        <w:rPr>
          <w:rFonts w:cstheme="minorHAnsi"/>
        </w:rPr>
        <w:t>discussing</w:t>
      </w:r>
      <w:r>
        <w:rPr>
          <w:rFonts w:cstheme="minorHAnsi"/>
        </w:rPr>
        <w:t xml:space="preserve"> the</w:t>
      </w:r>
      <w:r w:rsidR="006134DB">
        <w:rPr>
          <w:rFonts w:cstheme="minorHAnsi"/>
        </w:rPr>
        <w:t xml:space="preserve"> preferred</w:t>
      </w:r>
      <w:r>
        <w:rPr>
          <w:rFonts w:cstheme="minorHAnsi"/>
        </w:rPr>
        <w:t xml:space="preserve"> </w:t>
      </w:r>
      <w:r w:rsidR="006134DB">
        <w:rPr>
          <w:rFonts w:cstheme="minorHAnsi"/>
        </w:rPr>
        <w:t xml:space="preserve">project management model for </w:t>
      </w:r>
      <w:r w:rsidRPr="00A71767">
        <w:rPr>
          <w:rFonts w:cstheme="minorHAnsi"/>
        </w:rPr>
        <w:t>mobile application</w:t>
      </w:r>
      <w:r w:rsidR="006134DB">
        <w:rPr>
          <w:rFonts w:cstheme="minorHAnsi"/>
        </w:rPr>
        <w:t xml:space="preserve"> development.</w:t>
      </w:r>
    </w:p>
    <w:p w14:paraId="5666C98B" w14:textId="6E05DA5A" w:rsidR="00D108E9" w:rsidRPr="009F53EE" w:rsidRDefault="00D108E9" w:rsidP="00D108E9">
      <w:pPr>
        <w:pStyle w:val="Heading2"/>
      </w:pPr>
      <w:bookmarkStart w:id="243" w:name="_Toc225524916"/>
      <w:bookmarkEnd w:id="242"/>
      <w:r w:rsidRPr="009F53EE">
        <w:t xml:space="preserve">Research </w:t>
      </w:r>
      <w:r>
        <w:t>Paradigm</w:t>
      </w:r>
      <w:bookmarkEnd w:id="243"/>
      <w:r>
        <w:t xml:space="preserve"> </w:t>
      </w:r>
    </w:p>
    <w:p w14:paraId="6577FA06" w14:textId="44F160E5" w:rsidR="005F0356" w:rsidRPr="00186D12" w:rsidRDefault="00D108E9" w:rsidP="003761AB">
      <w:pPr>
        <w:jc w:val="both"/>
        <w:rPr>
          <w:rFonts w:cstheme="minorHAnsi"/>
        </w:rPr>
      </w:pPr>
      <w:bookmarkStart w:id="244" w:name="_Hlk143608251"/>
      <w:bookmarkStart w:id="245" w:name="_Hlk143093935"/>
      <w:r w:rsidRPr="00186D12">
        <w:rPr>
          <w:rFonts w:cstheme="minorHAnsi"/>
        </w:rPr>
        <w:t xml:space="preserve">According to Filstead (1979), a research paradigm is defined </w:t>
      </w:r>
      <w:r w:rsidR="00336560" w:rsidRPr="00186D12">
        <w:rPr>
          <w:rFonts w:cstheme="minorHAnsi"/>
        </w:rPr>
        <w:t>as</w:t>
      </w:r>
      <w:r w:rsidRPr="00186D12">
        <w:rPr>
          <w:rFonts w:cstheme="minorHAnsi"/>
        </w:rPr>
        <w:t xml:space="preserve"> a ‘set of interrelated assumptions about the social world</w:t>
      </w:r>
      <w:r w:rsidR="001F7241" w:rsidRPr="00186D12">
        <w:rPr>
          <w:rFonts w:cstheme="minorHAnsi"/>
        </w:rPr>
        <w:t xml:space="preserve"> </w:t>
      </w:r>
      <w:r w:rsidRPr="00186D12">
        <w:rPr>
          <w:rFonts w:cstheme="minorHAnsi"/>
        </w:rPr>
        <w:t>which provide a philosophical and conceptual framework for the organized study of that world’</w:t>
      </w:r>
      <w:r w:rsidR="001F7241" w:rsidRPr="00186D12">
        <w:rPr>
          <w:rFonts w:cstheme="minorHAnsi"/>
        </w:rPr>
        <w:t>.</w:t>
      </w:r>
      <w:r w:rsidR="00C930B8" w:rsidRPr="00186D12">
        <w:rPr>
          <w:rFonts w:cstheme="minorHAnsi"/>
        </w:rPr>
        <w:t xml:space="preserve"> </w:t>
      </w:r>
      <w:r w:rsidR="003761AB" w:rsidRPr="00186D12">
        <w:rPr>
          <w:rFonts w:cstheme="minorHAnsi"/>
        </w:rPr>
        <w:t xml:space="preserve">Professor Charles Kivunja describes </w:t>
      </w:r>
      <w:r w:rsidR="00295154" w:rsidRPr="00186D12">
        <w:rPr>
          <w:rFonts w:cstheme="minorHAnsi"/>
        </w:rPr>
        <w:t xml:space="preserve">a </w:t>
      </w:r>
      <w:r w:rsidR="003761AB" w:rsidRPr="00186D12">
        <w:rPr>
          <w:rFonts w:cstheme="minorHAnsi"/>
        </w:rPr>
        <w:t>research paradigm as the conceptual lens through which the researcher examines the methodological aspects of their research project to determine the research methods that will be used and how the data will be analysed</w:t>
      </w:r>
      <w:r w:rsidR="004E045C">
        <w:rPr>
          <w:rFonts w:cstheme="minorHAnsi"/>
        </w:rPr>
        <w:t xml:space="preserve"> </w:t>
      </w:r>
      <w:sdt>
        <w:sdtPr>
          <w:rPr>
            <w:rFonts w:cstheme="minorHAnsi"/>
            <w:color w:val="000000"/>
          </w:rPr>
          <w:tag w:val="MENDELEY_CITATION_v3_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"/>
          <w:id w:val="1078787003"/>
          <w:placeholder>
            <w:docPart w:val="DefaultPlaceholder_-1854013440"/>
          </w:placeholder>
        </w:sdtPr>
        <w:sdtContent>
          <w:r w:rsidR="00752357" w:rsidRPr="00752357">
            <w:rPr>
              <w:rFonts w:eastAsia="Times New Roman"/>
              <w:color w:val="000000"/>
            </w:rPr>
            <w:t>(</w:t>
          </w:r>
          <w:proofErr w:type="spellStart"/>
          <w:r w:rsidR="00752357" w:rsidRPr="00752357">
            <w:rPr>
              <w:rFonts w:eastAsia="Times New Roman"/>
              <w:color w:val="000000"/>
            </w:rPr>
            <w:t>Kivunja</w:t>
          </w:r>
          <w:proofErr w:type="spellEnd"/>
          <w:r w:rsidR="00752357" w:rsidRPr="00752357">
            <w:rPr>
              <w:rFonts w:eastAsia="Times New Roman"/>
              <w:color w:val="000000"/>
            </w:rPr>
            <w:t xml:space="preserve"> &amp; </w:t>
          </w:r>
          <w:proofErr w:type="spellStart"/>
          <w:r w:rsidR="00752357" w:rsidRPr="00752357">
            <w:rPr>
              <w:rFonts w:eastAsia="Times New Roman"/>
              <w:color w:val="000000"/>
            </w:rPr>
            <w:t>Kuyini</w:t>
          </w:r>
          <w:proofErr w:type="spellEnd"/>
          <w:r w:rsidR="00752357" w:rsidRPr="00752357">
            <w:rPr>
              <w:rFonts w:eastAsia="Times New Roman"/>
              <w:color w:val="000000"/>
            </w:rPr>
            <w:t>, 2017)</w:t>
          </w:r>
        </w:sdtContent>
      </w:sdt>
      <w:r w:rsidR="004E045C">
        <w:rPr>
          <w:rFonts w:cstheme="minorHAnsi"/>
        </w:rPr>
        <w:t>.</w:t>
      </w:r>
      <w:r w:rsidR="003761AB" w:rsidRPr="00186D12">
        <w:rPr>
          <w:rFonts w:cstheme="minorHAnsi"/>
        </w:rPr>
        <w:t xml:space="preserve"> </w:t>
      </w:r>
      <w:r w:rsidR="00C930B8" w:rsidRPr="00186D12">
        <w:rPr>
          <w:rFonts w:cstheme="minorHAnsi"/>
        </w:rPr>
        <w:t xml:space="preserve">The word paradigm originated from the Greek word </w:t>
      </w:r>
      <w:proofErr w:type="spellStart"/>
      <w:r w:rsidR="00C930B8" w:rsidRPr="00186D12">
        <w:rPr>
          <w:rFonts w:cstheme="minorHAnsi"/>
        </w:rPr>
        <w:t>paradeigma</w:t>
      </w:r>
      <w:proofErr w:type="spellEnd"/>
      <w:r w:rsidR="00C930B8" w:rsidRPr="00186D12">
        <w:rPr>
          <w:rFonts w:cstheme="minorHAnsi"/>
        </w:rPr>
        <w:t xml:space="preserve">, which means pattern. </w:t>
      </w:r>
      <w:r w:rsidR="009834FF" w:rsidRPr="00186D12">
        <w:rPr>
          <w:rFonts w:cstheme="minorHAnsi"/>
        </w:rPr>
        <w:t>In educational r</w:t>
      </w:r>
      <w:r w:rsidR="00074D79" w:rsidRPr="00186D12">
        <w:rPr>
          <w:rFonts w:cstheme="minorHAnsi"/>
        </w:rPr>
        <w:t>esearch</w:t>
      </w:r>
      <w:r w:rsidR="009834FF" w:rsidRPr="00186D12">
        <w:rPr>
          <w:rFonts w:cstheme="minorHAnsi"/>
        </w:rPr>
        <w:t>, the term</w:t>
      </w:r>
      <w:r w:rsidR="00074D79" w:rsidRPr="00186D12">
        <w:rPr>
          <w:rFonts w:cstheme="minorHAnsi"/>
        </w:rPr>
        <w:t xml:space="preserve"> paradigm </w:t>
      </w:r>
      <w:r w:rsidR="009834FF" w:rsidRPr="00186D12">
        <w:rPr>
          <w:rFonts w:cstheme="minorHAnsi"/>
        </w:rPr>
        <w:t>is used to describe a philosophy that influence</w:t>
      </w:r>
      <w:r w:rsidR="00295154" w:rsidRPr="00186D12">
        <w:rPr>
          <w:rFonts w:cstheme="minorHAnsi"/>
        </w:rPr>
        <w:t>s</w:t>
      </w:r>
      <w:r w:rsidR="009834FF" w:rsidRPr="00186D12">
        <w:rPr>
          <w:rFonts w:cstheme="minorHAnsi"/>
        </w:rPr>
        <w:t xml:space="preserve"> how </w:t>
      </w:r>
      <w:r w:rsidR="002C06C8" w:rsidRPr="00186D12">
        <w:rPr>
          <w:rFonts w:cstheme="minorHAnsi"/>
        </w:rPr>
        <w:t xml:space="preserve">a </w:t>
      </w:r>
      <w:r w:rsidR="009834FF" w:rsidRPr="00186D12">
        <w:rPr>
          <w:rFonts w:cstheme="minorHAnsi"/>
        </w:rPr>
        <w:t xml:space="preserve">chosen study can be conducted. </w:t>
      </w:r>
      <w:r w:rsidR="00F27943" w:rsidRPr="00186D12">
        <w:rPr>
          <w:rFonts w:cstheme="minorHAnsi"/>
        </w:rPr>
        <w:t>Professor Charles Kivunja further suggest</w:t>
      </w:r>
      <w:r w:rsidR="00186D12" w:rsidRPr="00186D12">
        <w:rPr>
          <w:rFonts w:cstheme="minorHAnsi"/>
        </w:rPr>
        <w:t>s</w:t>
      </w:r>
      <w:r w:rsidR="00F27943" w:rsidRPr="00186D12">
        <w:rPr>
          <w:rFonts w:cstheme="minorHAnsi"/>
        </w:rPr>
        <w:t xml:space="preserve"> that r</w:t>
      </w:r>
      <w:r w:rsidR="009834FF" w:rsidRPr="00186D12">
        <w:rPr>
          <w:rFonts w:cstheme="minorHAnsi"/>
        </w:rPr>
        <w:t xml:space="preserve">esearch </w:t>
      </w:r>
      <w:r w:rsidR="005F0356" w:rsidRPr="00186D12">
        <w:rPr>
          <w:rFonts w:cstheme="minorHAnsi"/>
        </w:rPr>
        <w:t xml:space="preserve">paradigms consist of </w:t>
      </w:r>
      <w:r w:rsidR="004C7988" w:rsidRPr="00186D12">
        <w:rPr>
          <w:rFonts w:cstheme="minorHAnsi"/>
        </w:rPr>
        <w:t>four</w:t>
      </w:r>
      <w:r w:rsidR="005F0356" w:rsidRPr="00186D12">
        <w:rPr>
          <w:rFonts w:cstheme="minorHAnsi"/>
        </w:rPr>
        <w:t xml:space="preserve"> pillars</w:t>
      </w:r>
      <w:r w:rsidR="00F27943" w:rsidRPr="00186D12">
        <w:rPr>
          <w:rFonts w:cstheme="minorHAnsi"/>
        </w:rPr>
        <w:t xml:space="preserve"> or components</w:t>
      </w:r>
      <w:r w:rsidR="002B3212">
        <w:rPr>
          <w:rFonts w:cstheme="minorHAnsi"/>
        </w:rPr>
        <w:t>,</w:t>
      </w:r>
      <w:r w:rsidR="005F0356" w:rsidRPr="00186D12">
        <w:rPr>
          <w:rFonts w:cstheme="minorHAnsi"/>
        </w:rPr>
        <w:t xml:space="preserve"> namely Ontology, Epistemology</w:t>
      </w:r>
      <w:r w:rsidR="00FE3E12" w:rsidRPr="00186D12">
        <w:rPr>
          <w:rFonts w:cstheme="minorHAnsi"/>
        </w:rPr>
        <w:t>,</w:t>
      </w:r>
      <w:r w:rsidR="005F0356" w:rsidRPr="00186D12">
        <w:rPr>
          <w:rFonts w:cstheme="minorHAnsi"/>
        </w:rPr>
        <w:t xml:space="preserve"> Methodology</w:t>
      </w:r>
      <w:r w:rsidR="00FE3E12" w:rsidRPr="00186D12">
        <w:rPr>
          <w:rFonts w:cstheme="minorHAnsi"/>
        </w:rPr>
        <w:t>, and Axiology</w:t>
      </w:r>
      <w:r w:rsidR="005F0356" w:rsidRPr="00186D12">
        <w:rPr>
          <w:rFonts w:cstheme="minorHAnsi"/>
        </w:rPr>
        <w:t xml:space="preserve">. Ontology </w:t>
      </w:r>
      <w:r w:rsidR="004C7988" w:rsidRPr="00186D12">
        <w:rPr>
          <w:rFonts w:cstheme="minorHAnsi"/>
        </w:rPr>
        <w:t>i</w:t>
      </w:r>
      <w:r w:rsidR="005F0356" w:rsidRPr="00186D12">
        <w:rPr>
          <w:rFonts w:cstheme="minorHAnsi"/>
        </w:rPr>
        <w:t>s the philosophical theory regarding</w:t>
      </w:r>
      <w:r w:rsidR="00295154" w:rsidRPr="00186D12">
        <w:rPr>
          <w:rFonts w:cstheme="minorHAnsi"/>
        </w:rPr>
        <w:t xml:space="preserve"> </w:t>
      </w:r>
      <w:r w:rsidR="005F0356" w:rsidRPr="00186D12">
        <w:rPr>
          <w:rFonts w:cstheme="minorHAnsi"/>
        </w:rPr>
        <w:t xml:space="preserve">reality, “What is the reality” and Epistemology </w:t>
      </w:r>
      <w:r w:rsidR="00186D12" w:rsidRPr="00186D12">
        <w:rPr>
          <w:rFonts w:cstheme="minorHAnsi"/>
        </w:rPr>
        <w:t>i</w:t>
      </w:r>
      <w:r w:rsidR="005F0356" w:rsidRPr="00186D12">
        <w:rPr>
          <w:rFonts w:cstheme="minorHAnsi"/>
        </w:rPr>
        <w:t>s the study of knowledge, “How can we know the reality”.</w:t>
      </w:r>
      <w:r w:rsidR="004C7988" w:rsidRPr="00186D12">
        <w:rPr>
          <w:rFonts w:cstheme="minorHAnsi"/>
        </w:rPr>
        <w:t xml:space="preserve"> </w:t>
      </w:r>
      <w:r w:rsidR="00186D12" w:rsidRPr="00186D12">
        <w:rPr>
          <w:rFonts w:cstheme="minorHAnsi"/>
        </w:rPr>
        <w:t xml:space="preserve">The </w:t>
      </w:r>
      <w:r w:rsidR="005F0356" w:rsidRPr="00186D12">
        <w:rPr>
          <w:rFonts w:cstheme="minorHAnsi"/>
        </w:rPr>
        <w:t>Methodology</w:t>
      </w:r>
      <w:r w:rsidR="00186D12" w:rsidRPr="00186D12">
        <w:rPr>
          <w:rFonts w:cstheme="minorHAnsi"/>
        </w:rPr>
        <w:t xml:space="preserve"> paradigm</w:t>
      </w:r>
      <w:r w:rsidR="005F0356" w:rsidRPr="00186D12">
        <w:rPr>
          <w:rFonts w:cstheme="minorHAnsi"/>
        </w:rPr>
        <w:t xml:space="preserve"> is described as the general concepts</w:t>
      </w:r>
      <w:r w:rsidR="00A34340" w:rsidRPr="00186D12">
        <w:rPr>
          <w:rFonts w:cstheme="minorHAnsi"/>
        </w:rPr>
        <w:t xml:space="preserve"> and procedures</w:t>
      </w:r>
      <w:r w:rsidR="005F0356" w:rsidRPr="00186D12">
        <w:rPr>
          <w:rFonts w:cstheme="minorHAnsi"/>
        </w:rPr>
        <w:t xml:space="preserve"> that prove the validity of the knowledge gained</w:t>
      </w:r>
      <w:r w:rsidR="00A34340" w:rsidRPr="00186D12">
        <w:rPr>
          <w:rFonts w:cstheme="minorHAnsi"/>
        </w:rPr>
        <w:t xml:space="preserve"> “How do we discover the reality”</w:t>
      </w:r>
      <w:r w:rsidR="00F603D0" w:rsidRPr="00186D12">
        <w:rPr>
          <w:rFonts w:cstheme="minorHAnsi"/>
        </w:rPr>
        <w:t xml:space="preserve"> whereas Axiology</w:t>
      </w:r>
      <w:r w:rsidR="00396BBC" w:rsidRPr="00186D12">
        <w:rPr>
          <w:rFonts w:cstheme="minorHAnsi"/>
        </w:rPr>
        <w:t xml:space="preserve"> refers to the ethical issues that need to be considered when planning for a research proposal “</w:t>
      </w:r>
      <w:r w:rsidR="00F41D64" w:rsidRPr="00186D12">
        <w:rPr>
          <w:rFonts w:cstheme="minorHAnsi"/>
        </w:rPr>
        <w:t xml:space="preserve">What is the expected ethical </w:t>
      </w:r>
      <w:r w:rsidR="00186D12" w:rsidRPr="00186D12">
        <w:rPr>
          <w:rFonts w:cstheme="minorHAnsi"/>
        </w:rPr>
        <w:t>behaviour</w:t>
      </w:r>
      <w:r w:rsidR="00F41D64" w:rsidRPr="00186D12">
        <w:rPr>
          <w:rFonts w:cstheme="minorHAnsi"/>
        </w:rPr>
        <w:t>”</w:t>
      </w:r>
      <w:r w:rsidR="005F0356" w:rsidRPr="00186D12">
        <w:rPr>
          <w:rFonts w:cstheme="minorHAnsi"/>
        </w:rPr>
        <w:t>.</w:t>
      </w:r>
      <w:r w:rsidR="00FE3E12" w:rsidRPr="00186D12">
        <w:rPr>
          <w:rFonts w:cstheme="minorHAnsi"/>
        </w:rPr>
        <w:t xml:space="preserve"> </w:t>
      </w:r>
    </w:p>
    <w:bookmarkEnd w:id="244"/>
    <w:p w14:paraId="3ED5D58A" w14:textId="77777777" w:rsidR="005F0356" w:rsidRDefault="005F0356" w:rsidP="00D25F59">
      <w:pPr>
        <w:jc w:val="both"/>
        <w:rPr>
          <w:rFonts w:cstheme="minorHAnsi"/>
          <w:color w:val="FF0000"/>
        </w:rPr>
      </w:pPr>
    </w:p>
    <w:p w14:paraId="3886FA5D" w14:textId="6E6F2085" w:rsidR="00F35077" w:rsidRPr="007E657F" w:rsidRDefault="004C7988" w:rsidP="004C7FBF">
      <w:pPr>
        <w:jc w:val="both"/>
        <w:rPr>
          <w:rFonts w:cstheme="minorHAnsi"/>
        </w:rPr>
      </w:pPr>
      <w:bookmarkStart w:id="246" w:name="_Hlk143608304"/>
      <w:r w:rsidRPr="007E657F">
        <w:rPr>
          <w:rFonts w:cstheme="minorHAnsi"/>
        </w:rPr>
        <w:t>The four most broadly applied</w:t>
      </w:r>
      <w:r w:rsidR="002E2F0A" w:rsidRPr="007E657F">
        <w:rPr>
          <w:rFonts w:cstheme="minorHAnsi"/>
        </w:rPr>
        <w:t xml:space="preserve"> research</w:t>
      </w:r>
      <w:r w:rsidRPr="007E657F">
        <w:rPr>
          <w:rFonts w:cstheme="minorHAnsi"/>
        </w:rPr>
        <w:t xml:space="preserve"> paradigms include pragmatism,</w:t>
      </w:r>
      <w:r w:rsidR="00F35077" w:rsidRPr="007E657F">
        <w:rPr>
          <w:rFonts w:cstheme="minorHAnsi"/>
        </w:rPr>
        <w:t xml:space="preserve"> positivism,</w:t>
      </w:r>
      <w:r w:rsidRPr="007E657F">
        <w:rPr>
          <w:rFonts w:cstheme="minorHAnsi"/>
        </w:rPr>
        <w:t xml:space="preserve"> interpretivism,</w:t>
      </w:r>
      <w:r w:rsidR="00F35077" w:rsidRPr="007E657F">
        <w:rPr>
          <w:rFonts w:cstheme="minorHAnsi"/>
        </w:rPr>
        <w:t xml:space="preserve"> </w:t>
      </w:r>
      <w:r w:rsidRPr="007E657F">
        <w:rPr>
          <w:rFonts w:cstheme="minorHAnsi"/>
        </w:rPr>
        <w:t>and post-positivism</w:t>
      </w:r>
      <w:sdt>
        <w:sdtPr>
          <w:rPr>
            <w:rFonts w:cstheme="minorHAnsi"/>
            <w:color w:val="000000"/>
          </w:rPr>
          <w:tag w:val="MENDELEY_CITATION_v3_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"/>
          <w:id w:val="505251058"/>
          <w:placeholder>
            <w:docPart w:val="DefaultPlaceholder_-1854013440"/>
          </w:placeholder>
        </w:sdtPr>
        <w:sdtContent>
          <w:r w:rsidR="00752357" w:rsidRPr="00752357">
            <w:rPr>
              <w:rFonts w:cstheme="minorHAnsi"/>
              <w:color w:val="000000"/>
            </w:rPr>
            <w:t>(Kankam, 2019)</w:t>
          </w:r>
        </w:sdtContent>
      </w:sdt>
      <w:r w:rsidR="00A74010">
        <w:rPr>
          <w:rFonts w:cstheme="minorHAnsi"/>
        </w:rPr>
        <w:t>.</w:t>
      </w:r>
      <w:r w:rsidR="009B7AD4" w:rsidRPr="007E657F">
        <w:rPr>
          <w:rFonts w:cstheme="minorHAnsi"/>
        </w:rPr>
        <w:t xml:space="preserve"> Pragmatism as a paradigm is based upon the premise of utilizing the best </w:t>
      </w:r>
      <w:r w:rsidR="009B7AD4" w:rsidRPr="007E657F">
        <w:rPr>
          <w:rFonts w:cstheme="minorHAnsi"/>
        </w:rPr>
        <w:lastRenderedPageBreak/>
        <w:t>methods to investigate real-world problems, th</w:t>
      </w:r>
      <w:r w:rsidR="002B3212">
        <w:rPr>
          <w:rFonts w:cstheme="minorHAnsi"/>
        </w:rPr>
        <w:t>i</w:t>
      </w:r>
      <w:r w:rsidR="009B7AD4" w:rsidRPr="007E657F">
        <w:rPr>
          <w:rFonts w:cstheme="minorHAnsi"/>
        </w:rPr>
        <w:t>s allows the use of multiple sources of data and knowledge to answer research questions</w:t>
      </w:r>
      <w:r w:rsidR="00A74010">
        <w:rPr>
          <w:rFonts w:cstheme="minorHAnsi"/>
        </w:rPr>
        <w:t xml:space="preserve"> </w:t>
      </w:r>
      <w:sdt>
        <w:sdtPr>
          <w:rPr>
            <w:rFonts w:cstheme="minorHAnsi"/>
            <w:color w:val="000000"/>
          </w:rPr>
          <w:tag w:val="MENDELEY_CITATION_v3_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"/>
          <w:id w:val="171226756"/>
          <w:placeholder>
            <w:docPart w:val="DefaultPlaceholder_-1854013440"/>
          </w:placeholder>
        </w:sdtPr>
        <w:sdtContent>
          <w:r w:rsidR="00752357" w:rsidRPr="00752357">
            <w:rPr>
              <w:rFonts w:cstheme="minorHAnsi"/>
              <w:color w:val="000000"/>
            </w:rPr>
            <w:t>(Allemang et al., 2022)</w:t>
          </w:r>
        </w:sdtContent>
      </w:sdt>
      <w:r w:rsidR="00A74010">
        <w:rPr>
          <w:rFonts w:cstheme="minorHAnsi"/>
        </w:rPr>
        <w:t xml:space="preserve">. </w:t>
      </w:r>
      <w:r w:rsidR="00CA0124" w:rsidRPr="007E657F">
        <w:rPr>
          <w:rFonts w:cstheme="minorHAnsi"/>
        </w:rPr>
        <w:t>Pragmatists believe that no two people have identical experiences, so their worldviews can also not be identical</w:t>
      </w:r>
      <w:r w:rsidR="00A74010">
        <w:rPr>
          <w:rFonts w:cstheme="minorHAnsi"/>
        </w:rPr>
        <w:t xml:space="preserve"> </w:t>
      </w:r>
      <w:sdt>
        <w:sdtPr>
          <w:rPr>
            <w:rFonts w:cstheme="minorHAnsi"/>
            <w:color w:val="000000"/>
          </w:rPr>
          <w:tag w:val="MENDELEY_CITATION_v3_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"/>
          <w:id w:val="-35746569"/>
          <w:placeholder>
            <w:docPart w:val="DefaultPlaceholder_-1854013440"/>
          </w:placeholder>
        </w:sdtPr>
        <w:sdtContent>
          <w:r w:rsidR="00752357" w:rsidRPr="00752357">
            <w:rPr>
              <w:rFonts w:eastAsia="Times New Roman"/>
              <w:color w:val="000000"/>
            </w:rPr>
            <w:t>(Kaushik &amp; Walsh, 2019)</w:t>
          </w:r>
        </w:sdtContent>
      </w:sdt>
      <w:r w:rsidR="00A74010">
        <w:rPr>
          <w:rFonts w:cstheme="minorHAnsi"/>
        </w:rPr>
        <w:t>.</w:t>
      </w:r>
      <w:r w:rsidR="00CA0124" w:rsidRPr="007E657F">
        <w:rPr>
          <w:rFonts w:cstheme="minorHAnsi"/>
        </w:rPr>
        <w:t xml:space="preserve"> </w:t>
      </w:r>
      <w:r w:rsidR="00062DEA" w:rsidRPr="007E657F">
        <w:rPr>
          <w:rFonts w:cstheme="minorHAnsi"/>
        </w:rPr>
        <w:t xml:space="preserve">Therefore, there is no single point of view </w:t>
      </w:r>
      <w:r w:rsidR="003355F0" w:rsidRPr="007E657F">
        <w:rPr>
          <w:rFonts w:cstheme="minorHAnsi"/>
        </w:rPr>
        <w:t xml:space="preserve">(one way or nothing) </w:t>
      </w:r>
      <w:r w:rsidR="00062DEA" w:rsidRPr="007E657F">
        <w:rPr>
          <w:rFonts w:cstheme="minorHAnsi"/>
        </w:rPr>
        <w:t xml:space="preserve">as there are multiple realities. </w:t>
      </w:r>
      <w:r w:rsidR="00CA0124" w:rsidRPr="007E657F">
        <w:rPr>
          <w:rFonts w:cstheme="minorHAnsi"/>
        </w:rPr>
        <w:t>However, there are always varying degrees of shared experiences between any two people that lead to different degrees of shared beliefs.</w:t>
      </w:r>
      <w:r w:rsidR="00F35077" w:rsidRPr="007E657F">
        <w:rPr>
          <w:rFonts w:cstheme="minorHAnsi"/>
        </w:rPr>
        <w:t xml:space="preserve"> </w:t>
      </w:r>
      <w:r w:rsidR="004C7FBF" w:rsidRPr="007E657F">
        <w:rPr>
          <w:rFonts w:cstheme="minorHAnsi"/>
        </w:rPr>
        <w:t>Positivism is aligned with the hypothetico-deductive model of science that builds on verifying a priori hypotheses and experimentation by operationalizing variables and measures</w:t>
      </w:r>
      <w:r w:rsidR="00A74010">
        <w:rPr>
          <w:rFonts w:cstheme="minorHAnsi"/>
        </w:rPr>
        <w:t xml:space="preserve"> </w:t>
      </w:r>
      <w:sdt>
        <w:sdtPr>
          <w:rPr>
            <w:rFonts w:cstheme="minorHAnsi"/>
            <w:color w:val="000000"/>
          </w:rPr>
          <w:tag w:val="MENDELEY_CITATION_v3_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"/>
          <w:id w:val="-652368104"/>
          <w:placeholder>
            <w:docPart w:val="DefaultPlaceholder_-1854013440"/>
          </w:placeholder>
        </w:sdtPr>
        <w:sdtContent>
          <w:r w:rsidR="00752357" w:rsidRPr="00752357">
            <w:rPr>
              <w:rFonts w:cstheme="minorHAnsi"/>
              <w:color w:val="000000"/>
            </w:rPr>
            <w:t>(Park et al., 2020)</w:t>
          </w:r>
        </w:sdtContent>
      </w:sdt>
      <w:r w:rsidR="00A74010">
        <w:rPr>
          <w:rFonts w:cstheme="minorHAnsi"/>
        </w:rPr>
        <w:t>.</w:t>
      </w:r>
      <w:r w:rsidR="004C7FBF" w:rsidRPr="007E657F">
        <w:rPr>
          <w:rFonts w:cstheme="minorHAnsi"/>
        </w:rPr>
        <w:t xml:space="preserve"> </w:t>
      </w:r>
      <w:r w:rsidR="00A76174" w:rsidRPr="007E657F">
        <w:rPr>
          <w:rFonts w:cstheme="minorHAnsi"/>
        </w:rPr>
        <w:t>That is to say that positivism believes that only knowledge gained through observation</w:t>
      </w:r>
      <w:r w:rsidR="00002196">
        <w:rPr>
          <w:rFonts w:cstheme="minorHAnsi"/>
        </w:rPr>
        <w:t>,</w:t>
      </w:r>
      <w:r w:rsidR="00A76174" w:rsidRPr="007E657F">
        <w:rPr>
          <w:rFonts w:cstheme="minorHAnsi"/>
        </w:rPr>
        <w:t xml:space="preserve"> including measurements</w:t>
      </w:r>
      <w:r w:rsidR="00002196">
        <w:rPr>
          <w:rFonts w:cstheme="minorHAnsi"/>
        </w:rPr>
        <w:t>,</w:t>
      </w:r>
      <w:r w:rsidR="00A76174" w:rsidRPr="007E657F">
        <w:rPr>
          <w:rFonts w:cstheme="minorHAnsi"/>
        </w:rPr>
        <w:t xml:space="preserve"> </w:t>
      </w:r>
      <w:r w:rsidR="00186D12" w:rsidRPr="007E657F">
        <w:rPr>
          <w:rFonts w:cstheme="minorHAnsi"/>
        </w:rPr>
        <w:t>is</w:t>
      </w:r>
      <w:r w:rsidR="00A76174" w:rsidRPr="007E657F">
        <w:rPr>
          <w:rFonts w:cstheme="minorHAnsi"/>
        </w:rPr>
        <w:t xml:space="preserve"> trustworthy. </w:t>
      </w:r>
      <w:r w:rsidR="00186D12" w:rsidRPr="007E657F">
        <w:rPr>
          <w:rFonts w:cstheme="minorHAnsi"/>
        </w:rPr>
        <w:t>Here</w:t>
      </w:r>
      <w:r w:rsidR="00002196">
        <w:rPr>
          <w:rFonts w:cstheme="minorHAnsi"/>
        </w:rPr>
        <w:t>,</w:t>
      </w:r>
      <w:r w:rsidR="00186D12" w:rsidRPr="007E657F">
        <w:rPr>
          <w:rFonts w:cstheme="minorHAnsi"/>
        </w:rPr>
        <w:t xml:space="preserve"> the researcher is limited to data collection and objective interpretation of that data</w:t>
      </w:r>
      <w:r w:rsidR="00A76174" w:rsidRPr="007E657F">
        <w:rPr>
          <w:rFonts w:cstheme="minorHAnsi"/>
        </w:rPr>
        <w:t xml:space="preserve">. </w:t>
      </w:r>
      <w:r w:rsidR="00002196">
        <w:rPr>
          <w:rFonts w:cstheme="minorHAnsi"/>
        </w:rPr>
        <w:t>Post-positivism</w:t>
      </w:r>
      <w:r w:rsidR="00C5371C" w:rsidRPr="007E657F">
        <w:rPr>
          <w:rFonts w:cstheme="minorHAnsi"/>
        </w:rPr>
        <w:t xml:space="preserve"> rejects the notion that a researcher can be an independent observer of the social world in </w:t>
      </w:r>
      <w:r w:rsidR="007E657F" w:rsidRPr="007E657F">
        <w:rPr>
          <w:rFonts w:cstheme="minorHAnsi"/>
        </w:rPr>
        <w:t>favour</w:t>
      </w:r>
      <w:r w:rsidR="00C5371C" w:rsidRPr="007E657F">
        <w:rPr>
          <w:rFonts w:cstheme="minorHAnsi"/>
        </w:rPr>
        <w:t xml:space="preserve"> of the assumption that reality is multiple, subjective</w:t>
      </w:r>
      <w:r w:rsidR="007E657F" w:rsidRPr="007E657F">
        <w:rPr>
          <w:rFonts w:cstheme="minorHAnsi"/>
        </w:rPr>
        <w:t>,</w:t>
      </w:r>
      <w:r w:rsidR="00C5371C" w:rsidRPr="007E657F">
        <w:rPr>
          <w:rFonts w:cstheme="minorHAnsi"/>
        </w:rPr>
        <w:t xml:space="preserve"> and mentally constructed by individuals. </w:t>
      </w:r>
      <w:r w:rsidR="00226B59">
        <w:rPr>
          <w:rFonts w:cstheme="minorHAnsi"/>
        </w:rPr>
        <w:t>This means</w:t>
      </w:r>
      <w:r w:rsidR="00C5371C" w:rsidRPr="007E657F">
        <w:rPr>
          <w:rFonts w:cstheme="minorHAnsi"/>
        </w:rPr>
        <w:t xml:space="preserve"> </w:t>
      </w:r>
      <w:r w:rsidR="00226B59">
        <w:rPr>
          <w:rFonts w:cstheme="minorHAnsi"/>
        </w:rPr>
        <w:t xml:space="preserve">that </w:t>
      </w:r>
      <w:r w:rsidR="00C5371C" w:rsidRPr="007E657F">
        <w:rPr>
          <w:rFonts w:cstheme="minorHAnsi"/>
        </w:rPr>
        <w:t>a researcher</w:t>
      </w:r>
      <w:r w:rsidR="007E657F" w:rsidRPr="007E657F">
        <w:rPr>
          <w:rFonts w:cstheme="minorHAnsi"/>
        </w:rPr>
        <w:t>’s</w:t>
      </w:r>
      <w:r w:rsidR="00C5371C" w:rsidRPr="007E657F">
        <w:rPr>
          <w:rFonts w:cstheme="minorHAnsi"/>
        </w:rPr>
        <w:t xml:space="preserve"> background can influence what they observe and therefore impact what they conclude. </w:t>
      </w:r>
    </w:p>
    <w:bookmarkEnd w:id="246"/>
    <w:p w14:paraId="7AE92A50" w14:textId="77777777" w:rsidR="00F35077" w:rsidRDefault="00F35077" w:rsidP="00295154">
      <w:pPr>
        <w:jc w:val="both"/>
        <w:rPr>
          <w:rFonts w:cstheme="minorHAnsi"/>
          <w:color w:val="FF0000"/>
        </w:rPr>
      </w:pPr>
    </w:p>
    <w:p w14:paraId="3BB62BB1" w14:textId="362EF8EF" w:rsidR="00B443EF" w:rsidRPr="0035273A" w:rsidRDefault="00B443EF" w:rsidP="00B443EF">
      <w:pPr>
        <w:jc w:val="both"/>
        <w:rPr>
          <w:rFonts w:cstheme="minorHAnsi"/>
        </w:rPr>
      </w:pPr>
      <w:bookmarkStart w:id="247" w:name="_Hlk143611315"/>
      <w:r w:rsidRPr="0035273A">
        <w:rPr>
          <w:rFonts w:cstheme="minorHAnsi"/>
        </w:rPr>
        <w:t>Interpretivism was developed through a critique of positivism</w:t>
      </w:r>
      <w:r w:rsidR="00002196">
        <w:rPr>
          <w:rFonts w:cstheme="minorHAnsi"/>
        </w:rPr>
        <w:t>,</w:t>
      </w:r>
      <w:r w:rsidRPr="0035273A">
        <w:rPr>
          <w:rFonts w:cstheme="minorHAnsi"/>
        </w:rPr>
        <w:t xml:space="preserve"> with a perspective that reality is subjective, multiple, and socially constructed</w:t>
      </w:r>
      <w:r w:rsidR="00D0095B">
        <w:rPr>
          <w:rFonts w:cstheme="minorHAnsi"/>
        </w:rPr>
        <w:t xml:space="preserve"> </w:t>
      </w:r>
      <w:sdt>
        <w:sdtPr>
          <w:rPr>
            <w:rFonts w:cstheme="minorHAnsi"/>
            <w:color w:val="000000"/>
          </w:rPr>
          <w:tag w:val="MENDELEY_CITATION_v3_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"/>
          <w:id w:val="-1142962724"/>
          <w:placeholder>
            <w:docPart w:val="DefaultPlaceholder_-1854013440"/>
          </w:placeholder>
        </w:sdtPr>
        <w:sdtContent>
          <w:r w:rsidR="00752357" w:rsidRPr="00752357">
            <w:rPr>
              <w:rFonts w:eastAsia="Times New Roman"/>
              <w:color w:val="000000"/>
            </w:rPr>
            <w:t>(</w:t>
          </w:r>
          <w:proofErr w:type="spellStart"/>
          <w:r w:rsidR="00752357" w:rsidRPr="00752357">
            <w:rPr>
              <w:rFonts w:eastAsia="Times New Roman"/>
              <w:color w:val="000000"/>
            </w:rPr>
            <w:t>Alharahsheh</w:t>
          </w:r>
          <w:proofErr w:type="spellEnd"/>
          <w:r w:rsidR="00752357" w:rsidRPr="00752357">
            <w:rPr>
              <w:rFonts w:eastAsia="Times New Roman"/>
              <w:color w:val="000000"/>
            </w:rPr>
            <w:t xml:space="preserve"> &amp; Pius, 2020)</w:t>
          </w:r>
        </w:sdtContent>
      </w:sdt>
      <w:r w:rsidR="00D0095B">
        <w:rPr>
          <w:rFonts w:cstheme="minorHAnsi"/>
        </w:rPr>
        <w:t xml:space="preserve">. </w:t>
      </w:r>
      <w:r w:rsidR="00CA0124" w:rsidRPr="0035273A">
        <w:rPr>
          <w:rFonts w:cstheme="minorHAnsi"/>
        </w:rPr>
        <w:t xml:space="preserve"> </w:t>
      </w:r>
      <w:bookmarkEnd w:id="247"/>
      <w:r w:rsidRPr="0035273A">
        <w:rPr>
          <w:rFonts w:cstheme="minorHAnsi"/>
        </w:rPr>
        <w:t>The paper further states that interpretivism considers humans to be different from physical phenomena</w:t>
      </w:r>
      <w:r w:rsidR="00002196">
        <w:rPr>
          <w:rFonts w:cstheme="minorHAnsi"/>
        </w:rPr>
        <w:t>,</w:t>
      </w:r>
      <w:r w:rsidRPr="0035273A">
        <w:rPr>
          <w:rFonts w:cstheme="minorHAnsi"/>
        </w:rPr>
        <w:t xml:space="preserve"> and the two should not be explored similarly. Therefore, social sciences research requires this distinction and should be different from natural sciences research</w:t>
      </w:r>
      <w:r w:rsidR="002B3212">
        <w:rPr>
          <w:rFonts w:cstheme="minorHAnsi"/>
        </w:rPr>
        <w:t>,</w:t>
      </w:r>
      <w:r w:rsidRPr="0035273A">
        <w:rPr>
          <w:rFonts w:cstheme="minorHAnsi"/>
        </w:rPr>
        <w:t xml:space="preserve"> as </w:t>
      </w:r>
      <w:r w:rsidR="002B3212">
        <w:rPr>
          <w:rFonts w:cstheme="minorHAnsi"/>
        </w:rPr>
        <w:t xml:space="preserve">one </w:t>
      </w:r>
      <w:r w:rsidRPr="0035273A">
        <w:rPr>
          <w:rFonts w:cstheme="minorHAnsi"/>
        </w:rPr>
        <w:t>can only understand someone's reality through their experience of that reality, which may be different from another person's</w:t>
      </w:r>
      <w:r w:rsidR="002B3212">
        <w:rPr>
          <w:rFonts w:cstheme="minorHAnsi"/>
        </w:rPr>
        <w:t>,</w:t>
      </w:r>
      <w:r w:rsidRPr="0035273A">
        <w:rPr>
          <w:rFonts w:cstheme="minorHAnsi"/>
        </w:rPr>
        <w:t xml:space="preserve"> shaped by the individual's historical or social perspective. </w:t>
      </w:r>
    </w:p>
    <w:p w14:paraId="56B70223" w14:textId="77777777" w:rsidR="00B443EF" w:rsidRDefault="00B443EF" w:rsidP="00B443EF">
      <w:pPr>
        <w:rPr>
          <w:rFonts w:ascii="Book Antiqua" w:hAnsi="Book Antiqua"/>
        </w:rPr>
      </w:pPr>
    </w:p>
    <w:p w14:paraId="1549405A" w14:textId="6B31C85E" w:rsidR="00AD6D6D" w:rsidRDefault="00DA6EE1" w:rsidP="00402B72">
      <w:pPr>
        <w:jc w:val="both"/>
        <w:rPr>
          <w:rFonts w:cstheme="minorHAnsi"/>
        </w:rPr>
      </w:pPr>
      <w:r>
        <w:rPr>
          <w:rFonts w:cstheme="minorHAnsi"/>
        </w:rPr>
        <w:t>Eve</w:t>
      </w:r>
      <w:r w:rsidR="00DA61C4">
        <w:rPr>
          <w:rFonts w:cstheme="minorHAnsi"/>
        </w:rPr>
        <w:t>r</w:t>
      </w:r>
      <w:r>
        <w:rPr>
          <w:rFonts w:cstheme="minorHAnsi"/>
        </w:rPr>
        <w:t xml:space="preserve">y research project employs a particular paradigm as such, this study has adopted the </w:t>
      </w:r>
      <w:r w:rsidR="00402B72">
        <w:rPr>
          <w:rFonts w:cstheme="minorHAnsi"/>
        </w:rPr>
        <w:t xml:space="preserve">design-based research paradigm. </w:t>
      </w:r>
      <w:bookmarkEnd w:id="245"/>
      <w:r w:rsidR="00402B72" w:rsidRPr="00F12CF5">
        <w:rPr>
          <w:rFonts w:cstheme="minorHAnsi"/>
        </w:rPr>
        <w:t>Design-</w:t>
      </w:r>
      <w:r w:rsidR="00DB71E3">
        <w:rPr>
          <w:rFonts w:cstheme="minorHAnsi"/>
        </w:rPr>
        <w:t>B</w:t>
      </w:r>
      <w:r w:rsidR="00402B72" w:rsidRPr="00F12CF5">
        <w:rPr>
          <w:rFonts w:cstheme="minorHAnsi"/>
        </w:rPr>
        <w:t>ased</w:t>
      </w:r>
      <w:r w:rsidR="00402B72">
        <w:rPr>
          <w:rFonts w:cstheme="minorHAnsi"/>
        </w:rPr>
        <w:t xml:space="preserve"> </w:t>
      </w:r>
      <w:r w:rsidR="00DB71E3">
        <w:rPr>
          <w:rFonts w:cstheme="minorHAnsi"/>
        </w:rPr>
        <w:t>R</w:t>
      </w:r>
      <w:r w:rsidR="00402B72">
        <w:rPr>
          <w:rFonts w:cstheme="minorHAnsi"/>
        </w:rPr>
        <w:t xml:space="preserve">esearch </w:t>
      </w:r>
      <w:r w:rsidR="00402B72" w:rsidRPr="00F12CF5">
        <w:rPr>
          <w:rFonts w:cstheme="minorHAnsi"/>
        </w:rPr>
        <w:t>(DBR)</w:t>
      </w:r>
      <w:r w:rsidR="00402B72">
        <w:rPr>
          <w:rFonts w:cstheme="minorHAnsi"/>
        </w:rPr>
        <w:t xml:space="preserve">, </w:t>
      </w:r>
      <w:r w:rsidR="00402B72" w:rsidRPr="00402B72">
        <w:rPr>
          <w:rFonts w:cstheme="minorHAnsi"/>
        </w:rPr>
        <w:t>sometimes known as design experimentation</w:t>
      </w:r>
      <w:r w:rsidR="00002196">
        <w:rPr>
          <w:rFonts w:cstheme="minorHAnsi"/>
        </w:rPr>
        <w:t>,</w:t>
      </w:r>
      <w:r w:rsidR="00402B72" w:rsidRPr="00402B72">
        <w:rPr>
          <w:rFonts w:cstheme="minorHAnsi"/>
        </w:rPr>
        <w:t xml:space="preserve"> </w:t>
      </w:r>
      <w:r w:rsidR="008A31EB" w:rsidRPr="008A31EB">
        <w:rPr>
          <w:rFonts w:cstheme="minorHAnsi"/>
        </w:rPr>
        <w:t>is a methodological approach that aligns with research methods from the fields of engineering or applied physics, where products are designed for specific purposes</w:t>
      </w:r>
      <w:r w:rsidR="00D0095B">
        <w:rPr>
          <w:rFonts w:cstheme="minorHAnsi"/>
        </w:rPr>
        <w:t xml:space="preserve"> </w:t>
      </w:r>
      <w:sdt>
        <w:sdtPr>
          <w:rPr>
            <w:rFonts w:cstheme="minorHAnsi"/>
            <w:color w:val="000000"/>
          </w:rPr>
          <w:tag w:val="MENDELEY_CITATION_v3_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"/>
          <w:id w:val="-1757286130"/>
          <w:placeholder>
            <w:docPart w:val="DefaultPlaceholder_-1854013440"/>
          </w:placeholder>
        </w:sdtPr>
        <w:sdtContent>
          <w:r w:rsidR="00752357" w:rsidRPr="00752357">
            <w:rPr>
              <w:rFonts w:cstheme="minorHAnsi"/>
              <w:color w:val="000000"/>
            </w:rPr>
            <w:t>(Scott et al., 2020)</w:t>
          </w:r>
        </w:sdtContent>
      </w:sdt>
      <w:r w:rsidR="00D0095B">
        <w:rPr>
          <w:rFonts w:cstheme="minorHAnsi"/>
        </w:rPr>
        <w:t>.</w:t>
      </w:r>
      <w:r w:rsidR="008A31EB">
        <w:rPr>
          <w:rFonts w:cstheme="minorHAnsi"/>
        </w:rPr>
        <w:t xml:space="preserve"> </w:t>
      </w:r>
      <w:bookmarkStart w:id="248" w:name="_Hlk112051730"/>
      <w:r w:rsidR="00402B72" w:rsidRPr="00F12CF5">
        <w:rPr>
          <w:rFonts w:cstheme="minorHAnsi"/>
        </w:rPr>
        <w:t>Design-</w:t>
      </w:r>
      <w:r w:rsidR="00DB71E3">
        <w:rPr>
          <w:rFonts w:cstheme="minorHAnsi"/>
        </w:rPr>
        <w:t>b</w:t>
      </w:r>
      <w:r w:rsidR="00402B72" w:rsidRPr="00F12CF5">
        <w:rPr>
          <w:rFonts w:cstheme="minorHAnsi"/>
        </w:rPr>
        <w:t xml:space="preserve">ased </w:t>
      </w:r>
      <w:r w:rsidR="00DB71E3">
        <w:rPr>
          <w:rFonts w:cstheme="minorHAnsi"/>
        </w:rPr>
        <w:t>r</w:t>
      </w:r>
      <w:r w:rsidR="00402B72" w:rsidRPr="00F12CF5">
        <w:rPr>
          <w:rFonts w:cstheme="minorHAnsi"/>
        </w:rPr>
        <w:t xml:space="preserve">esearch is one of the most exciting evolutions in research methodology, as it allows for the potential knowledge gained through the intimate connection designers have with their work to be combined with the knowledge derived from research </w:t>
      </w:r>
      <w:sdt>
        <w:sdtPr>
          <w:rPr>
            <w:rFonts w:cstheme="minorHAnsi"/>
            <w:color w:val="000000"/>
          </w:rPr>
          <w:tag w:val="MENDELEY_CITATION_v3_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"/>
          <w:id w:val="-731316440"/>
          <w:placeholder>
            <w:docPart w:val="6013AC0ABB414FD280913881ACD75991"/>
          </w:placeholder>
        </w:sdtPr>
        <w:sdtContent>
          <w:r w:rsidR="00752357" w:rsidRPr="00752357">
            <w:rPr>
              <w:rFonts w:eastAsia="Times New Roman"/>
              <w:color w:val="000000"/>
            </w:rPr>
            <w:t>(Christensen &amp; West, n.d.)</w:t>
          </w:r>
        </w:sdtContent>
      </w:sdt>
      <w:r w:rsidR="00402B72" w:rsidRPr="00F12CF5">
        <w:rPr>
          <w:rFonts w:cstheme="minorHAnsi"/>
        </w:rPr>
        <w:t>.</w:t>
      </w:r>
      <w:r w:rsidR="00723CC2">
        <w:rPr>
          <w:rFonts w:cstheme="minorHAnsi"/>
        </w:rPr>
        <w:t xml:space="preserve"> </w:t>
      </w:r>
      <w:bookmarkStart w:id="249" w:name="_Hlk143672845"/>
      <w:r w:rsidR="00D0095B">
        <w:rPr>
          <w:rFonts w:cstheme="minorHAnsi"/>
        </w:rPr>
        <w:t xml:space="preserve">Scott, </w:t>
      </w:r>
      <w:r w:rsidR="00D0095B" w:rsidRPr="008A31EB">
        <w:rPr>
          <w:rFonts w:cstheme="minorHAnsi"/>
        </w:rPr>
        <w:t>Wenderoth</w:t>
      </w:r>
      <w:r w:rsidR="00226B59">
        <w:rPr>
          <w:rFonts w:cstheme="minorHAnsi"/>
        </w:rPr>
        <w:t>,</w:t>
      </w:r>
      <w:r w:rsidR="00D0095B">
        <w:rPr>
          <w:rFonts w:cstheme="minorHAnsi"/>
        </w:rPr>
        <w:t xml:space="preserve"> and </w:t>
      </w:r>
      <w:r w:rsidR="00D0095B" w:rsidRPr="008A31EB">
        <w:rPr>
          <w:rFonts w:cstheme="minorHAnsi"/>
        </w:rPr>
        <w:t>Doherty</w:t>
      </w:r>
      <w:r w:rsidR="00D0095B">
        <w:rPr>
          <w:rFonts w:cstheme="minorHAnsi"/>
        </w:rPr>
        <w:t xml:space="preserve"> further state that w</w:t>
      </w:r>
      <w:r w:rsidR="00DB71E3">
        <w:rPr>
          <w:rFonts w:cstheme="minorHAnsi"/>
        </w:rPr>
        <w:t xml:space="preserve">ith </w:t>
      </w:r>
      <w:r w:rsidR="002B3212">
        <w:rPr>
          <w:rFonts w:cstheme="minorHAnsi"/>
        </w:rPr>
        <w:t>design-based</w:t>
      </w:r>
      <w:r w:rsidR="00DB71E3">
        <w:rPr>
          <w:rFonts w:cstheme="minorHAnsi"/>
        </w:rPr>
        <w:t xml:space="preserve"> research, </w:t>
      </w:r>
      <w:r w:rsidR="00FC60D8" w:rsidRPr="00FC60D8">
        <w:rPr>
          <w:rFonts w:cstheme="minorHAnsi"/>
        </w:rPr>
        <w:t>the researchers</w:t>
      </w:r>
      <w:r w:rsidR="00D0095B">
        <w:rPr>
          <w:rFonts w:cstheme="minorHAnsi"/>
        </w:rPr>
        <w:t xml:space="preserve"> first</w:t>
      </w:r>
      <w:r w:rsidR="00FC60D8" w:rsidRPr="00FC60D8">
        <w:rPr>
          <w:rFonts w:cstheme="minorHAnsi"/>
        </w:rPr>
        <w:t xml:space="preserve"> identify a problem that needs to be addressed</w:t>
      </w:r>
      <w:r w:rsidR="00D0095B">
        <w:rPr>
          <w:rFonts w:cstheme="minorHAnsi"/>
        </w:rPr>
        <w:t>. They then</w:t>
      </w:r>
      <w:r w:rsidR="00FC60D8" w:rsidRPr="00FC60D8">
        <w:rPr>
          <w:rFonts w:cstheme="minorHAnsi"/>
        </w:rPr>
        <w:t xml:space="preserve"> design a potential “solution” to the problem in the form of instructional tools</w:t>
      </w:r>
      <w:r w:rsidR="00FC60D8">
        <w:rPr>
          <w:rFonts w:cstheme="minorHAnsi"/>
        </w:rPr>
        <w:t xml:space="preserve"> and then test</w:t>
      </w:r>
      <w:r w:rsidR="00FC60D8" w:rsidRPr="00FC60D8">
        <w:rPr>
          <w:rFonts w:cstheme="minorHAnsi"/>
        </w:rPr>
        <w:t xml:space="preserve"> th</w:t>
      </w:r>
      <w:r w:rsidR="00FC60D8">
        <w:rPr>
          <w:rFonts w:cstheme="minorHAnsi"/>
        </w:rPr>
        <w:t xml:space="preserve">ese </w:t>
      </w:r>
      <w:r w:rsidR="00FC60D8" w:rsidRPr="00FC60D8">
        <w:rPr>
          <w:rFonts w:cstheme="minorHAnsi"/>
        </w:rPr>
        <w:t>tools in a real-world setting</w:t>
      </w:r>
      <w:r w:rsidR="00FC60D8">
        <w:rPr>
          <w:rFonts w:cstheme="minorHAnsi"/>
        </w:rPr>
        <w:t xml:space="preserve"> </w:t>
      </w:r>
      <w:r w:rsidR="00FC60D8" w:rsidRPr="00FC60D8">
        <w:rPr>
          <w:rFonts w:cstheme="minorHAnsi"/>
        </w:rPr>
        <w:t>to see if the tools positively impact student learning</w:t>
      </w:r>
      <w:r w:rsidR="00FC60D8">
        <w:rPr>
          <w:rFonts w:cstheme="minorHAnsi"/>
        </w:rPr>
        <w:t xml:space="preserve">. </w:t>
      </w:r>
      <w:r w:rsidR="00FC60D8" w:rsidRPr="00FC60D8">
        <w:rPr>
          <w:rFonts w:cstheme="minorHAnsi"/>
        </w:rPr>
        <w:t xml:space="preserve">Finally, the researchers reflect on the outcomes of the experiment, identifying the features of the instructional tools that were </w:t>
      </w:r>
      <w:r w:rsidR="00FC60D8" w:rsidRPr="00FC60D8">
        <w:rPr>
          <w:rFonts w:cstheme="minorHAnsi"/>
        </w:rPr>
        <w:lastRenderedPageBreak/>
        <w:t>successful</w:t>
      </w:r>
      <w:r w:rsidR="00FC60D8">
        <w:rPr>
          <w:rFonts w:cstheme="minorHAnsi"/>
        </w:rPr>
        <w:t xml:space="preserve">, </w:t>
      </w:r>
      <w:r w:rsidR="00FC60D8" w:rsidRPr="00FC60D8">
        <w:rPr>
          <w:rFonts w:cstheme="minorHAnsi"/>
        </w:rPr>
        <w:t>revising those aspects that were not helpful</w:t>
      </w:r>
      <w:r w:rsidR="0047238F">
        <w:rPr>
          <w:rFonts w:cstheme="minorHAnsi"/>
        </w:rPr>
        <w:t>,</w:t>
      </w:r>
      <w:r w:rsidR="00FC60D8">
        <w:rPr>
          <w:rFonts w:cstheme="minorHAnsi"/>
        </w:rPr>
        <w:t xml:space="preserve"> </w:t>
      </w:r>
      <w:r w:rsidR="00FC60D8" w:rsidRPr="00FC60D8">
        <w:rPr>
          <w:rFonts w:cstheme="minorHAnsi"/>
        </w:rPr>
        <w:t>and determining how the research informed the theory underlying the experiment.</w:t>
      </w:r>
      <w:r w:rsidR="00FC60D8">
        <w:rPr>
          <w:rFonts w:cstheme="minorHAnsi"/>
        </w:rPr>
        <w:t xml:space="preserve"> </w:t>
      </w:r>
      <w:bookmarkEnd w:id="249"/>
      <w:r w:rsidR="00AD6D6D">
        <w:rPr>
          <w:rFonts w:cstheme="minorHAnsi"/>
        </w:rPr>
        <w:t xml:space="preserve">This is done </w:t>
      </w:r>
      <w:r w:rsidR="00927523">
        <w:rPr>
          <w:rFonts w:cstheme="minorHAnsi"/>
        </w:rPr>
        <w:t>through</w:t>
      </w:r>
      <w:r w:rsidR="00AD6D6D">
        <w:rPr>
          <w:rFonts w:cstheme="minorHAnsi"/>
        </w:rPr>
        <w:t xml:space="preserve"> an iterative process as shown in Figure 8.</w:t>
      </w:r>
    </w:p>
    <w:p w14:paraId="2ECBDB6C" w14:textId="77777777" w:rsidR="00AD6D6D" w:rsidRPr="00F12CF5" w:rsidRDefault="00AD6D6D" w:rsidP="00402B72">
      <w:pPr>
        <w:jc w:val="both"/>
        <w:rPr>
          <w:rFonts w:cstheme="minorHAnsi"/>
        </w:rPr>
      </w:pPr>
    </w:p>
    <w:bookmarkEnd w:id="248"/>
    <w:p w14:paraId="7E3667CE" w14:textId="77777777" w:rsidR="00402B72" w:rsidRPr="009F53EE" w:rsidRDefault="00402B72" w:rsidP="00402B72">
      <w:pPr>
        <w:rPr>
          <w:rFonts w:cstheme="minorHAnsi"/>
        </w:rPr>
      </w:pPr>
      <w:r w:rsidRPr="009F53EE">
        <w:rPr>
          <w:noProof/>
          <w:lang w:eastAsia="en-GB"/>
        </w:rPr>
        <w:drawing>
          <wp:inline distT="0" distB="0" distL="0" distR="0" wp14:anchorId="0E8150CA" wp14:editId="12051287">
            <wp:extent cx="5760720" cy="2419350"/>
            <wp:effectExtent l="0" t="0" r="0" b="0"/>
            <wp:docPr id="1172343339" name="Picture 11723433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21"/>
                    <a:stretch>
                      <a:fillRect/>
                    </a:stretch>
                  </pic:blipFill>
                  <pic:spPr>
                    <a:xfrm>
                      <a:off x="0" y="0"/>
                      <a:ext cx="5760720" cy="2419350"/>
                    </a:xfrm>
                    <a:prstGeom prst="rect">
                      <a:avLst/>
                    </a:prstGeom>
                  </pic:spPr>
                </pic:pic>
              </a:graphicData>
            </a:graphic>
          </wp:inline>
        </w:drawing>
      </w:r>
    </w:p>
    <w:p w14:paraId="0E08A666" w14:textId="689823EE" w:rsidR="00146264" w:rsidRPr="00146264" w:rsidRDefault="00146264" w:rsidP="00146264">
      <w:pPr>
        <w:pStyle w:val="Caption"/>
        <w:rPr>
          <w:sz w:val="22"/>
          <w:szCs w:val="22"/>
        </w:rPr>
      </w:pPr>
      <w:bookmarkStart w:id="250" w:name="_Toc177034954"/>
      <w:r w:rsidRPr="00146264">
        <w:rPr>
          <w:sz w:val="22"/>
          <w:szCs w:val="22"/>
        </w:rPr>
        <w:t xml:space="preserve">Figure </w:t>
      </w:r>
      <w:r w:rsidRPr="00146264">
        <w:rPr>
          <w:sz w:val="22"/>
          <w:szCs w:val="22"/>
        </w:rPr>
        <w:fldChar w:fldCharType="begin"/>
      </w:r>
      <w:r w:rsidRPr="00146264">
        <w:rPr>
          <w:sz w:val="22"/>
          <w:szCs w:val="22"/>
        </w:rPr>
        <w:instrText xml:space="preserve"> SEQ Figure \* ARABIC </w:instrText>
      </w:r>
      <w:r w:rsidRPr="00146264">
        <w:rPr>
          <w:sz w:val="22"/>
          <w:szCs w:val="22"/>
        </w:rPr>
        <w:fldChar w:fldCharType="separate"/>
      </w:r>
      <w:r w:rsidR="00DA7B00">
        <w:rPr>
          <w:noProof/>
          <w:sz w:val="22"/>
          <w:szCs w:val="22"/>
        </w:rPr>
        <w:t>9</w:t>
      </w:r>
      <w:r w:rsidRPr="00146264">
        <w:rPr>
          <w:sz w:val="22"/>
          <w:szCs w:val="22"/>
        </w:rPr>
        <w:fldChar w:fldCharType="end"/>
      </w:r>
      <w:r w:rsidRPr="00146264">
        <w:rPr>
          <w:sz w:val="22"/>
          <w:szCs w:val="22"/>
        </w:rPr>
        <w:t>:</w:t>
      </w:r>
      <w:r w:rsidR="00226B59">
        <w:rPr>
          <w:sz w:val="22"/>
          <w:szCs w:val="22"/>
        </w:rPr>
        <w:t xml:space="preserve"> </w:t>
      </w:r>
      <w:r w:rsidRPr="00146264">
        <w:rPr>
          <w:sz w:val="22"/>
          <w:szCs w:val="22"/>
        </w:rPr>
        <w:t>The Iterative Process of Design-Based Research</w:t>
      </w:r>
      <w:r>
        <w:rPr>
          <w:sz w:val="22"/>
          <w:szCs w:val="22"/>
        </w:rPr>
        <w:t xml:space="preserve"> </w:t>
      </w:r>
      <w:sdt>
        <w:sdtPr>
          <w:rPr>
            <w:rFonts w:cstheme="minorHAnsi"/>
            <w:i w:val="0"/>
            <w:color w:val="000000"/>
            <w:sz w:val="22"/>
            <w:szCs w:val="22"/>
          </w:rPr>
          <w:tag w:val="MENDELEY_CITATION_v3_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"/>
          <w:id w:val="821166185"/>
          <w:placeholder>
            <w:docPart w:val="166F087A89E7459E81320BC3E5746EB8"/>
          </w:placeholder>
        </w:sdtPr>
        <w:sdtContent>
          <w:r w:rsidR="00752357" w:rsidRPr="00752357">
            <w:rPr>
              <w:rFonts w:cstheme="minorHAnsi"/>
              <w:i w:val="0"/>
              <w:color w:val="000000"/>
              <w:sz w:val="22"/>
              <w:szCs w:val="22"/>
            </w:rPr>
            <w:t>(Armstrong et al., 2020)</w:t>
          </w:r>
        </w:sdtContent>
      </w:sdt>
      <w:bookmarkEnd w:id="250"/>
    </w:p>
    <w:p w14:paraId="17F71D86" w14:textId="77777777" w:rsidR="00402B72" w:rsidRDefault="00402B72" w:rsidP="00402B72">
      <w:pPr>
        <w:rPr>
          <w:rFonts w:cstheme="minorHAnsi"/>
        </w:rPr>
      </w:pPr>
    </w:p>
    <w:p w14:paraId="7E34635C" w14:textId="3E608651" w:rsidR="00402B72" w:rsidRPr="009F53EE" w:rsidRDefault="00402B72" w:rsidP="00402B72">
      <w:pPr>
        <w:jc w:val="both"/>
        <w:rPr>
          <w:rFonts w:cstheme="minorHAnsi"/>
        </w:rPr>
      </w:pPr>
      <w:r w:rsidRPr="009F53EE">
        <w:rPr>
          <w:rFonts w:cstheme="minorHAnsi"/>
        </w:rPr>
        <w:t>Armstrong, Dopp, and Welsh describe the iterative process of design-based research from the analysis and exploration, through design and construction</w:t>
      </w:r>
      <w:r w:rsidR="002B3212">
        <w:rPr>
          <w:rFonts w:cstheme="minorHAnsi"/>
        </w:rPr>
        <w:t>,</w:t>
      </w:r>
      <w:r w:rsidRPr="009F53EE">
        <w:rPr>
          <w:rFonts w:cstheme="minorHAnsi"/>
        </w:rPr>
        <w:t xml:space="preserve"> to evaluation and </w:t>
      </w:r>
      <w:r w:rsidRPr="00BA3281">
        <w:rPr>
          <w:rFonts w:cstheme="minorHAnsi"/>
        </w:rPr>
        <w:t xml:space="preserve">reflection </w:t>
      </w:r>
      <w:sdt>
        <w:sdtPr>
          <w:rPr>
            <w:rFonts w:cstheme="minorHAnsi"/>
            <w:color w:val="000000"/>
          </w:rPr>
          <w:tag w:val="MENDELEY_CITATION_v3_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"/>
          <w:id w:val="1673681433"/>
          <w:placeholder>
            <w:docPart w:val="B8957CAC5454431080E468624CCB3AAF"/>
          </w:placeholder>
        </w:sdtPr>
        <w:sdtContent>
          <w:r w:rsidR="00752357" w:rsidRPr="00752357">
            <w:rPr>
              <w:rFonts w:cstheme="minorHAnsi"/>
              <w:color w:val="000000"/>
            </w:rPr>
            <w:t>(Armstrong et al., 2020)</w:t>
          </w:r>
        </w:sdtContent>
      </w:sdt>
      <w:r w:rsidRPr="00BA3281">
        <w:rPr>
          <w:rFonts w:cstheme="minorHAnsi"/>
        </w:rPr>
        <w:t xml:space="preserve">.  </w:t>
      </w:r>
      <w:r w:rsidRPr="009F53EE">
        <w:rPr>
          <w:rFonts w:cstheme="minorHAnsi"/>
        </w:rPr>
        <w:t xml:space="preserve">The Analysis and Exploration phase </w:t>
      </w:r>
      <w:r>
        <w:rPr>
          <w:rFonts w:cstheme="minorHAnsi"/>
        </w:rPr>
        <w:t>is</w:t>
      </w:r>
      <w:r w:rsidRPr="009F53EE">
        <w:rPr>
          <w:rFonts w:cstheme="minorHAnsi"/>
        </w:rPr>
        <w:t xml:space="preserve"> used throughout the entire process</w:t>
      </w:r>
      <w:r w:rsidR="002B3212">
        <w:rPr>
          <w:rFonts w:cstheme="minorHAnsi"/>
        </w:rPr>
        <w:t>,</w:t>
      </w:r>
      <w:r w:rsidRPr="009F53EE">
        <w:rPr>
          <w:rFonts w:cstheme="minorHAnsi"/>
        </w:rPr>
        <w:t xml:space="preserve"> as it is critical to define and understand the problem to be addressed. Design and </w:t>
      </w:r>
      <w:r w:rsidR="00F22C25">
        <w:rPr>
          <w:rFonts w:cstheme="minorHAnsi"/>
        </w:rPr>
        <w:t>C</w:t>
      </w:r>
      <w:r w:rsidRPr="009F53EE">
        <w:rPr>
          <w:rFonts w:cstheme="minorHAnsi"/>
        </w:rPr>
        <w:t>onstruction lay out a variety of options to use when de</w:t>
      </w:r>
      <w:r>
        <w:rPr>
          <w:rFonts w:cstheme="minorHAnsi"/>
        </w:rPr>
        <w:t>signing</w:t>
      </w:r>
      <w:r w:rsidRPr="009F53EE">
        <w:rPr>
          <w:rFonts w:cstheme="minorHAnsi"/>
        </w:rPr>
        <w:t xml:space="preserve"> the solution. Finally, the Evaluation and Reflection allow the researchers to </w:t>
      </w:r>
      <w:r>
        <w:rPr>
          <w:rFonts w:cstheme="minorHAnsi"/>
        </w:rPr>
        <w:t>assess</w:t>
      </w:r>
      <w:r w:rsidRPr="009F53EE">
        <w:rPr>
          <w:rFonts w:cstheme="minorHAnsi"/>
        </w:rPr>
        <w:t xml:space="preserve"> the designs both before and after usage. </w:t>
      </w:r>
    </w:p>
    <w:p w14:paraId="1B21A0EB" w14:textId="262A8C23" w:rsidR="00206ECC" w:rsidRPr="009F53EE" w:rsidRDefault="00206ECC" w:rsidP="00206ECC">
      <w:pPr>
        <w:pStyle w:val="Heading2"/>
      </w:pPr>
      <w:bookmarkStart w:id="251" w:name="_Toc137627317"/>
      <w:bookmarkStart w:id="252" w:name="_Toc225524917"/>
      <w:r w:rsidRPr="009F53EE">
        <w:t>Research Design</w:t>
      </w:r>
      <w:bookmarkEnd w:id="251"/>
      <w:bookmarkEnd w:id="252"/>
    </w:p>
    <w:p w14:paraId="4A96624F" w14:textId="6C343853" w:rsidR="00BA0850" w:rsidRPr="00C5446E" w:rsidRDefault="009416DE" w:rsidP="00402B72">
      <w:pPr>
        <w:jc w:val="both"/>
        <w:rPr>
          <w:rFonts w:cstheme="minorHAnsi"/>
        </w:rPr>
      </w:pPr>
      <w:bookmarkStart w:id="253" w:name="_Hlk112051711"/>
      <w:bookmarkStart w:id="254" w:name="_Hlk129184385"/>
      <w:bookmarkStart w:id="255" w:name="_Hlk143843232"/>
      <w:r w:rsidRPr="00C5446E">
        <w:rPr>
          <w:rFonts w:cstheme="minorHAnsi"/>
        </w:rPr>
        <w:t>Research design is the plan or framework used to conduct a research study</w:t>
      </w:r>
      <w:sdt>
        <w:sdtPr>
          <w:rPr>
            <w:rFonts w:cstheme="minorHAnsi"/>
            <w:color w:val="000000"/>
          </w:rPr>
          <w:tag w:val="MENDELEY_CITATION_v3_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"/>
          <w:id w:val="-30036935"/>
          <w:placeholder>
            <w:docPart w:val="DefaultPlaceholder_-1854013440"/>
          </w:placeholder>
        </w:sdtPr>
        <w:sdtContent>
          <w:r w:rsidR="00752357" w:rsidRPr="00752357">
            <w:rPr>
              <w:rFonts w:cstheme="minorHAnsi"/>
              <w:color w:val="000000"/>
            </w:rPr>
            <w:t>(S. Singh, 2023)</w:t>
          </w:r>
        </w:sdtContent>
      </w:sdt>
      <w:r w:rsidR="00541E3D">
        <w:rPr>
          <w:rFonts w:cstheme="minorHAnsi"/>
        </w:rPr>
        <w:t>.</w:t>
      </w:r>
      <w:r w:rsidRPr="00C5446E">
        <w:rPr>
          <w:rFonts w:cstheme="minorHAnsi"/>
        </w:rPr>
        <w:t xml:space="preserve"> It involves outlining the overall approach and methods that will be used to collect and </w:t>
      </w:r>
      <w:r w:rsidR="003F7B79" w:rsidRPr="00C5446E">
        <w:rPr>
          <w:rFonts w:cstheme="minorHAnsi"/>
        </w:rPr>
        <w:t>analyse</w:t>
      </w:r>
      <w:r w:rsidRPr="00C5446E">
        <w:rPr>
          <w:rFonts w:cstheme="minorHAnsi"/>
        </w:rPr>
        <w:t xml:space="preserve"> data </w:t>
      </w:r>
      <w:r w:rsidR="003F7B79">
        <w:rPr>
          <w:rFonts w:cstheme="minorHAnsi"/>
        </w:rPr>
        <w:t xml:space="preserve">in order </w:t>
      </w:r>
      <w:r w:rsidRPr="00C5446E">
        <w:rPr>
          <w:rFonts w:cstheme="minorHAnsi"/>
        </w:rPr>
        <w:t>to answer research questions or test hypotheses.</w:t>
      </w:r>
      <w:r w:rsidR="00FB1B71" w:rsidRPr="00C5446E">
        <w:rPr>
          <w:rFonts w:cstheme="minorHAnsi"/>
        </w:rPr>
        <w:t xml:space="preserve"> A good research design enables you to collect accurate and reliable data to draw valid conclusions.</w:t>
      </w:r>
      <w:r w:rsidRPr="00C5446E">
        <w:rPr>
          <w:rFonts w:cstheme="minorHAnsi"/>
        </w:rPr>
        <w:t xml:space="preserve"> </w:t>
      </w:r>
      <w:bookmarkStart w:id="256" w:name="_Hlk143686888"/>
      <w:bookmarkStart w:id="257" w:name="_Hlk129184547"/>
      <w:bookmarkEnd w:id="253"/>
      <w:bookmarkEnd w:id="254"/>
      <w:r w:rsidR="00BA0850" w:rsidRPr="00C5446E">
        <w:rPr>
          <w:rFonts w:cstheme="minorHAnsi"/>
        </w:rPr>
        <w:t xml:space="preserve">The purpose of this study was to design a secure mobile application for smart </w:t>
      </w:r>
      <w:r w:rsidR="002B3212">
        <w:rPr>
          <w:rFonts w:cstheme="minorHAnsi"/>
        </w:rPr>
        <w:t>prepaid</w:t>
      </w:r>
      <w:r w:rsidR="00BA0850" w:rsidRPr="00C5446E">
        <w:rPr>
          <w:rFonts w:cstheme="minorHAnsi"/>
        </w:rPr>
        <w:t xml:space="preserve"> </w:t>
      </w:r>
      <w:r w:rsidR="0097178A" w:rsidRPr="00C5446E">
        <w:rPr>
          <w:rFonts w:cstheme="minorHAnsi"/>
        </w:rPr>
        <w:t xml:space="preserve">energy </w:t>
      </w:r>
      <w:r w:rsidR="00BA0850" w:rsidRPr="00C5446E">
        <w:rPr>
          <w:rFonts w:cstheme="minorHAnsi"/>
        </w:rPr>
        <w:t xml:space="preserve">meters in Namibia. </w:t>
      </w:r>
      <w:r w:rsidR="0097178A" w:rsidRPr="00C5446E">
        <w:rPr>
          <w:rFonts w:cstheme="minorHAnsi"/>
        </w:rPr>
        <w:t xml:space="preserve">The research approach adopted </w:t>
      </w:r>
      <w:r w:rsidR="00765AA7" w:rsidRPr="00C5446E">
        <w:rPr>
          <w:rFonts w:cstheme="minorHAnsi"/>
        </w:rPr>
        <w:t xml:space="preserve">for this study </w:t>
      </w:r>
      <w:r w:rsidR="0097178A" w:rsidRPr="00C5446E">
        <w:rPr>
          <w:rFonts w:cstheme="minorHAnsi"/>
        </w:rPr>
        <w:t>was the d</w:t>
      </w:r>
      <w:r w:rsidR="00BA0850" w:rsidRPr="00C5446E">
        <w:rPr>
          <w:rFonts w:cstheme="minorHAnsi"/>
        </w:rPr>
        <w:t>esign-based</w:t>
      </w:r>
      <w:r w:rsidR="0097178A" w:rsidRPr="00C5446E">
        <w:rPr>
          <w:rFonts w:cstheme="minorHAnsi"/>
        </w:rPr>
        <w:t xml:space="preserve"> </w:t>
      </w:r>
      <w:r w:rsidR="00BA0850" w:rsidRPr="00C5446E">
        <w:rPr>
          <w:rFonts w:cstheme="minorHAnsi"/>
        </w:rPr>
        <w:t>paradigm</w:t>
      </w:r>
      <w:r w:rsidR="0097178A" w:rsidRPr="00C5446E">
        <w:rPr>
          <w:rFonts w:cstheme="minorHAnsi"/>
        </w:rPr>
        <w:t>, which was</w:t>
      </w:r>
      <w:r w:rsidR="00BA0850" w:rsidRPr="00C5446E">
        <w:rPr>
          <w:rFonts w:cstheme="minorHAnsi"/>
        </w:rPr>
        <w:t xml:space="preserve"> complemented by </w:t>
      </w:r>
      <w:r w:rsidR="00765AA7" w:rsidRPr="00C5446E">
        <w:rPr>
          <w:rFonts w:cstheme="minorHAnsi"/>
        </w:rPr>
        <w:t xml:space="preserve">a mixture of </w:t>
      </w:r>
      <w:r w:rsidR="00BA0850" w:rsidRPr="00C5446E">
        <w:rPr>
          <w:rFonts w:cstheme="minorHAnsi"/>
        </w:rPr>
        <w:t xml:space="preserve">both quantitative and </w:t>
      </w:r>
      <w:r w:rsidR="00BA0850" w:rsidRPr="0000723A">
        <w:rPr>
          <w:rFonts w:cstheme="minorHAnsi"/>
          <w:color w:val="FF0000"/>
        </w:rPr>
        <w:t>qualitative</w:t>
      </w:r>
      <w:r w:rsidR="00BA0850" w:rsidRPr="00C5446E">
        <w:rPr>
          <w:rFonts w:cstheme="minorHAnsi"/>
        </w:rPr>
        <w:t xml:space="preserve"> research methodologies. </w:t>
      </w:r>
      <w:r w:rsidR="008B3828" w:rsidRPr="00C5446E">
        <w:rPr>
          <w:rFonts w:cstheme="minorHAnsi"/>
        </w:rPr>
        <w:t xml:space="preserve">Quantitative research is the process of objectively collecting and </w:t>
      </w:r>
      <w:r w:rsidR="003F7B79" w:rsidRPr="00C5446E">
        <w:rPr>
          <w:rFonts w:cstheme="minorHAnsi"/>
        </w:rPr>
        <w:t>analysing</w:t>
      </w:r>
      <w:r w:rsidR="008B3828" w:rsidRPr="00C5446E">
        <w:rPr>
          <w:rFonts w:cstheme="minorHAnsi"/>
        </w:rPr>
        <w:t xml:space="preserve"> numerical data to describe, predict, or control variables of interest</w:t>
      </w:r>
      <w:r w:rsidR="002B3212">
        <w:rPr>
          <w:rFonts w:cstheme="minorHAnsi"/>
        </w:rPr>
        <w:t>,</w:t>
      </w:r>
      <w:r w:rsidR="00272403" w:rsidRPr="00C5446E">
        <w:rPr>
          <w:rFonts w:cstheme="minorHAnsi"/>
        </w:rPr>
        <w:t xml:space="preserve"> w</w:t>
      </w:r>
      <w:r w:rsidRPr="00C5446E">
        <w:rPr>
          <w:rFonts w:cstheme="minorHAnsi"/>
        </w:rPr>
        <w:t xml:space="preserve">hereas qualitative research </w:t>
      </w:r>
      <w:r w:rsidR="008A106E" w:rsidRPr="00C5446E">
        <w:rPr>
          <w:rFonts w:cstheme="minorHAnsi"/>
        </w:rPr>
        <w:t xml:space="preserve">is the process of collecting, </w:t>
      </w:r>
      <w:r w:rsidR="003F7B79" w:rsidRPr="00C5446E">
        <w:rPr>
          <w:rFonts w:cstheme="minorHAnsi"/>
        </w:rPr>
        <w:t>analysing</w:t>
      </w:r>
      <w:r w:rsidR="008A106E" w:rsidRPr="00C5446E">
        <w:rPr>
          <w:rFonts w:cstheme="minorHAnsi"/>
        </w:rPr>
        <w:t>, and interpreting non-numerical data</w:t>
      </w:r>
      <w:r w:rsidR="00541E3D">
        <w:rPr>
          <w:rFonts w:cstheme="minorHAnsi"/>
        </w:rPr>
        <w:t xml:space="preserve"> </w:t>
      </w:r>
      <w:sdt>
        <w:sdtPr>
          <w:rPr>
            <w:rFonts w:cstheme="minorHAnsi"/>
            <w:color w:val="000000"/>
          </w:rPr>
          <w:tag w:val="MENDELEY_CITATION_v3_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"/>
          <w:id w:val="-1920005418"/>
          <w:placeholder>
            <w:docPart w:val="DefaultPlaceholder_-1854013440"/>
          </w:placeholder>
        </w:sdtPr>
        <w:sdtContent>
          <w:r w:rsidR="00752357" w:rsidRPr="00752357">
            <w:rPr>
              <w:rFonts w:cstheme="minorHAnsi"/>
              <w:color w:val="000000"/>
            </w:rPr>
            <w:t>(McLeod, 2023)</w:t>
          </w:r>
        </w:sdtContent>
      </w:sdt>
      <w:bookmarkEnd w:id="256"/>
      <w:r w:rsidR="00541E3D">
        <w:rPr>
          <w:rFonts w:cstheme="minorHAnsi"/>
        </w:rPr>
        <w:t>.</w:t>
      </w:r>
      <w:r w:rsidR="00272403" w:rsidRPr="00C5446E">
        <w:rPr>
          <w:rFonts w:cstheme="minorHAnsi"/>
        </w:rPr>
        <w:t xml:space="preserve"> </w:t>
      </w:r>
      <w:r w:rsidR="00425589">
        <w:rPr>
          <w:rFonts w:cstheme="minorHAnsi"/>
        </w:rPr>
        <w:t>Examples of q</w:t>
      </w:r>
      <w:r w:rsidR="00272403" w:rsidRPr="00C5446E">
        <w:rPr>
          <w:rFonts w:cstheme="minorHAnsi"/>
        </w:rPr>
        <w:t xml:space="preserve">uantitative data </w:t>
      </w:r>
      <w:r w:rsidR="00272403" w:rsidRPr="00C5446E">
        <w:rPr>
          <w:rFonts w:cstheme="minorHAnsi"/>
        </w:rPr>
        <w:lastRenderedPageBreak/>
        <w:t xml:space="preserve">collection methods </w:t>
      </w:r>
      <w:r w:rsidR="00425589">
        <w:rPr>
          <w:rFonts w:cstheme="minorHAnsi"/>
        </w:rPr>
        <w:t xml:space="preserve">are </w:t>
      </w:r>
      <w:r w:rsidR="00C5446E" w:rsidRPr="00C5446E">
        <w:rPr>
          <w:rFonts w:cstheme="minorHAnsi"/>
        </w:rPr>
        <w:t xml:space="preserve">probability sampling, </w:t>
      </w:r>
      <w:r w:rsidR="00272403" w:rsidRPr="00C5446E">
        <w:rPr>
          <w:rFonts w:cstheme="minorHAnsi"/>
        </w:rPr>
        <w:t>surveys, polls, questionnaires,</w:t>
      </w:r>
      <w:r w:rsidR="009F5F8D">
        <w:rPr>
          <w:rFonts w:cstheme="minorHAnsi"/>
        </w:rPr>
        <w:t xml:space="preserve"> and</w:t>
      </w:r>
      <w:r w:rsidR="004F74BC" w:rsidRPr="00C5446E">
        <w:rPr>
          <w:rFonts w:cstheme="minorHAnsi"/>
        </w:rPr>
        <w:t xml:space="preserve"> observations</w:t>
      </w:r>
      <w:r w:rsidR="002B3212">
        <w:rPr>
          <w:rFonts w:cstheme="minorHAnsi"/>
        </w:rPr>
        <w:t>,</w:t>
      </w:r>
      <w:r w:rsidR="00272403" w:rsidRPr="00C5446E">
        <w:rPr>
          <w:rFonts w:cstheme="minorHAnsi"/>
        </w:rPr>
        <w:t xml:space="preserve"> while qualitative data collection methods are interviews (structured or unstructured), observations</w:t>
      </w:r>
      <w:r w:rsidR="009F5F8D">
        <w:rPr>
          <w:rFonts w:cstheme="minorHAnsi"/>
        </w:rPr>
        <w:t>,</w:t>
      </w:r>
      <w:r w:rsidR="00272403" w:rsidRPr="00C5446E">
        <w:rPr>
          <w:rFonts w:cstheme="minorHAnsi"/>
        </w:rPr>
        <w:t xml:space="preserve"> and journals. </w:t>
      </w:r>
    </w:p>
    <w:p w14:paraId="20C3E886" w14:textId="0CB4F8F5" w:rsidR="00CE5CFD" w:rsidRPr="00AE26B9" w:rsidRDefault="0054405A" w:rsidP="00155A1F">
      <w:pPr>
        <w:pStyle w:val="Heading2"/>
      </w:pPr>
      <w:bookmarkStart w:id="258" w:name="_Toc225524918"/>
      <w:bookmarkEnd w:id="255"/>
      <w:bookmarkEnd w:id="257"/>
      <w:r w:rsidRPr="00AE26B9">
        <w:t>Data Collection</w:t>
      </w:r>
      <w:bookmarkEnd w:id="258"/>
      <w:r w:rsidRPr="00AE26B9">
        <w:t xml:space="preserve"> </w:t>
      </w:r>
    </w:p>
    <w:p w14:paraId="16BC334D" w14:textId="77B5D3F2" w:rsidR="00CE5CFD" w:rsidRDefault="00CE5CFD" w:rsidP="00D21FC5">
      <w:pPr>
        <w:jc w:val="both"/>
        <w:rPr>
          <w:rFonts w:cstheme="minorHAnsi"/>
        </w:rPr>
      </w:pPr>
      <w:bookmarkStart w:id="259" w:name="_Hlk116556140"/>
      <w:r w:rsidRPr="00F12CF5">
        <w:rPr>
          <w:rFonts w:cstheme="minorHAnsi"/>
        </w:rPr>
        <w:t>An article from the Iterators defines data collection as a systematic method of obtaining, observing, measuring, and analysing accurate information to support research conducted by groups of professionals</w:t>
      </w:r>
      <w:r w:rsidR="002B3212">
        <w:rPr>
          <w:rFonts w:cstheme="minorHAnsi"/>
        </w:rPr>
        <w:t>,</w:t>
      </w:r>
      <w:r w:rsidRPr="00F12CF5">
        <w:rPr>
          <w:rFonts w:cstheme="minorHAnsi"/>
        </w:rPr>
        <w:t xml:space="preserve"> regardless of the field where they belong </w:t>
      </w:r>
      <w:sdt>
        <w:sdtPr>
          <w:rPr>
            <w:rFonts w:cstheme="minorHAnsi"/>
            <w:color w:val="000000"/>
          </w:rPr>
          <w:tag w:val="MENDELEY_CITATION_v3_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"/>
          <w:id w:val="-1749795748"/>
          <w:placeholder>
            <w:docPart w:val="151F64753BCA42CE918CC8283CFBBC6F"/>
          </w:placeholder>
        </w:sdtPr>
        <w:sdtContent>
          <w:r w:rsidR="00752357" w:rsidRPr="00752357">
            <w:rPr>
              <w:rFonts w:eastAsia="Times New Roman"/>
              <w:color w:val="000000"/>
            </w:rPr>
            <w:t>(</w:t>
          </w:r>
          <w:r w:rsidR="00752357" w:rsidRPr="00752357">
            <w:rPr>
              <w:rFonts w:eastAsia="Times New Roman"/>
              <w:i/>
              <w:iCs/>
              <w:color w:val="000000"/>
            </w:rPr>
            <w:t>Data Collection: Best Methods + Practical Examples | Iterators</w:t>
          </w:r>
          <w:r w:rsidR="00752357" w:rsidRPr="00752357">
            <w:rPr>
              <w:rFonts w:eastAsia="Times New Roman"/>
              <w:color w:val="000000"/>
            </w:rPr>
            <w:t>, 2021)</w:t>
          </w:r>
        </w:sdtContent>
      </w:sdt>
      <w:r w:rsidRPr="00577EB2">
        <w:rPr>
          <w:rFonts w:cstheme="minorHAnsi"/>
        </w:rPr>
        <w:t>. In this research, data will be collected from</w:t>
      </w:r>
      <w:r>
        <w:rPr>
          <w:rFonts w:cstheme="minorHAnsi"/>
        </w:rPr>
        <w:t xml:space="preserve"> existing mobile applications, </w:t>
      </w:r>
      <w:r w:rsidRPr="00577EB2">
        <w:rPr>
          <w:rFonts w:cstheme="minorHAnsi"/>
        </w:rPr>
        <w:t>mobile application testing tools</w:t>
      </w:r>
      <w:r w:rsidR="00226B59">
        <w:rPr>
          <w:rFonts w:cstheme="minorHAnsi"/>
        </w:rPr>
        <w:t>,</w:t>
      </w:r>
      <w:r>
        <w:rPr>
          <w:rFonts w:cstheme="minorHAnsi"/>
        </w:rPr>
        <w:t xml:space="preserve"> and IoT devices such as Smart Energy Meters</w:t>
      </w:r>
      <w:r w:rsidRPr="00577EB2">
        <w:rPr>
          <w:rFonts w:cstheme="minorHAnsi"/>
        </w:rPr>
        <w:t xml:space="preserve">. </w:t>
      </w:r>
      <w:bookmarkEnd w:id="259"/>
      <w:r w:rsidRPr="00355EAC">
        <w:rPr>
          <w:rFonts w:cstheme="minorHAnsi"/>
        </w:rPr>
        <w:t>Literature from an existing mobile application for smart prepaid energy meters will be reviewed to understand how they were de</w:t>
      </w:r>
      <w:r>
        <w:rPr>
          <w:rFonts w:cstheme="minorHAnsi"/>
        </w:rPr>
        <w:t>signed</w:t>
      </w:r>
      <w:r w:rsidR="002B3212">
        <w:rPr>
          <w:rFonts w:cstheme="minorHAnsi"/>
        </w:rPr>
        <w:t>,</w:t>
      </w:r>
      <w:r w:rsidRPr="00355EAC">
        <w:rPr>
          <w:rFonts w:cstheme="minorHAnsi"/>
        </w:rPr>
        <w:t xml:space="preserve"> along with the security frameworks that were used. An experiment will also be carried out on these technologies to determine their level of usability and security.  </w:t>
      </w:r>
    </w:p>
    <w:p w14:paraId="4D08C38C" w14:textId="77777777" w:rsidR="00CE5CFD" w:rsidRDefault="00CE5CFD" w:rsidP="00CE5CFD">
      <w:pPr>
        <w:rPr>
          <w:rFonts w:cstheme="minorHAnsi"/>
        </w:rPr>
      </w:pPr>
    </w:p>
    <w:p w14:paraId="6442C300" w14:textId="7008AEC8" w:rsidR="00CE5CFD" w:rsidRDefault="00CE5CFD" w:rsidP="00D21FC5">
      <w:pPr>
        <w:jc w:val="both"/>
        <w:rPr>
          <w:rFonts w:cstheme="minorHAnsi"/>
        </w:rPr>
      </w:pPr>
      <w:bookmarkStart w:id="260" w:name="_Hlk112052100"/>
      <w:bookmarkStart w:id="261" w:name="_Hlk129185282"/>
      <w:commentRangeStart w:id="262"/>
      <w:r>
        <w:rPr>
          <w:rFonts w:cstheme="minorHAnsi"/>
        </w:rPr>
        <w:t>A</w:t>
      </w:r>
      <w:r w:rsidRPr="009F53EE">
        <w:rPr>
          <w:rFonts w:cstheme="minorHAnsi"/>
        </w:rPr>
        <w:t xml:space="preserve"> qualitative approach will be used to understand the user’s opinions, attitudes, and experience with the mobile application. </w:t>
      </w:r>
      <w:r w:rsidRPr="00457533">
        <w:rPr>
          <w:rFonts w:cstheme="minorHAnsi"/>
        </w:rPr>
        <w:t>Interviews will be conducted with the relevant stakeholders</w:t>
      </w:r>
      <w:r w:rsidR="007D7383">
        <w:rPr>
          <w:rFonts w:cstheme="minorHAnsi"/>
        </w:rPr>
        <w:t>,</w:t>
      </w:r>
      <w:r>
        <w:rPr>
          <w:rFonts w:cstheme="minorHAnsi"/>
        </w:rPr>
        <w:t xml:space="preserve"> such as </w:t>
      </w:r>
      <w:r w:rsidRPr="0061448C">
        <w:rPr>
          <w:rFonts w:cstheme="minorHAnsi"/>
          <w:color w:val="000000"/>
        </w:rPr>
        <w:t xml:space="preserve">power utility </w:t>
      </w:r>
      <w:r>
        <w:rPr>
          <w:rFonts w:cstheme="minorHAnsi"/>
        </w:rPr>
        <w:t>companies and their customers</w:t>
      </w:r>
      <w:r w:rsidRPr="00457533">
        <w:rPr>
          <w:rFonts w:cstheme="minorHAnsi"/>
        </w:rPr>
        <w:t xml:space="preserve">. The main objective of the interview is to </w:t>
      </w:r>
      <w:r>
        <w:rPr>
          <w:rFonts w:cstheme="minorHAnsi"/>
        </w:rPr>
        <w:t>understand</w:t>
      </w:r>
      <w:r w:rsidRPr="00457533">
        <w:rPr>
          <w:rFonts w:cstheme="minorHAnsi"/>
        </w:rPr>
        <w:t xml:space="preserve"> how the end-users feel as they </w:t>
      </w:r>
      <w:r>
        <w:rPr>
          <w:rFonts w:cstheme="minorHAnsi"/>
        </w:rPr>
        <w:t>operate</w:t>
      </w:r>
      <w:r w:rsidRPr="00457533">
        <w:rPr>
          <w:rFonts w:cstheme="minorHAnsi"/>
        </w:rPr>
        <w:t xml:space="preserve"> the mobile application. </w:t>
      </w:r>
      <w:bookmarkEnd w:id="260"/>
      <w:r w:rsidRPr="00457533">
        <w:rPr>
          <w:rFonts w:cstheme="minorHAnsi"/>
        </w:rPr>
        <w:t>The following questions form</w:t>
      </w:r>
      <w:r w:rsidR="004E045C">
        <w:rPr>
          <w:rFonts w:cstheme="minorHAnsi"/>
        </w:rPr>
        <w:t xml:space="preserve">ed </w:t>
      </w:r>
      <w:r w:rsidRPr="00457533">
        <w:rPr>
          <w:rFonts w:cstheme="minorHAnsi"/>
        </w:rPr>
        <w:t>part of the interviews.</w:t>
      </w:r>
    </w:p>
    <w:p w14:paraId="703FBB7A" w14:textId="77777777" w:rsidR="00CE5CFD" w:rsidRPr="00457533" w:rsidRDefault="00CE5CFD" w:rsidP="00CE5CFD">
      <w:pPr>
        <w:rPr>
          <w:rFonts w:cstheme="minorHAnsi"/>
        </w:rPr>
      </w:pPr>
    </w:p>
    <w:p w14:paraId="58082769" w14:textId="77777777" w:rsidR="00CE5CFD" w:rsidRPr="00C63C61" w:rsidRDefault="00CE5CFD" w:rsidP="000C7202">
      <w:pPr>
        <w:pStyle w:val="ListParagraph"/>
        <w:numPr>
          <w:ilvl w:val="0"/>
          <w:numId w:val="7"/>
        </w:numPr>
        <w:spacing w:line="360" w:lineRule="auto"/>
        <w:rPr>
          <w:rFonts w:asciiTheme="minorHAnsi" w:hAnsiTheme="minorHAnsi" w:cstheme="minorHAnsi"/>
          <w:sz w:val="22"/>
          <w:szCs w:val="22"/>
        </w:rPr>
      </w:pPr>
      <w:r w:rsidRPr="00C63C61">
        <w:rPr>
          <w:rFonts w:asciiTheme="minorHAnsi" w:hAnsiTheme="minorHAnsi" w:cstheme="minorHAnsi"/>
          <w:sz w:val="22"/>
          <w:szCs w:val="22"/>
        </w:rPr>
        <w:t>Which features do you like most about the mobile application?</w:t>
      </w:r>
    </w:p>
    <w:p w14:paraId="4BDCDD28" w14:textId="77777777" w:rsidR="00CE5CFD" w:rsidRPr="00C63C61" w:rsidRDefault="00CE5CFD" w:rsidP="000C7202">
      <w:pPr>
        <w:pStyle w:val="ListParagraph"/>
        <w:numPr>
          <w:ilvl w:val="0"/>
          <w:numId w:val="7"/>
        </w:numPr>
        <w:spacing w:line="360" w:lineRule="auto"/>
        <w:rPr>
          <w:rFonts w:asciiTheme="minorHAnsi" w:hAnsiTheme="minorHAnsi" w:cstheme="minorHAnsi"/>
          <w:sz w:val="22"/>
          <w:szCs w:val="22"/>
        </w:rPr>
      </w:pPr>
      <w:r w:rsidRPr="00C63C61">
        <w:rPr>
          <w:rFonts w:asciiTheme="minorHAnsi" w:hAnsiTheme="minorHAnsi" w:cstheme="minorHAnsi"/>
          <w:sz w:val="22"/>
          <w:szCs w:val="22"/>
        </w:rPr>
        <w:t>Which features do you like the least about the mobile application?</w:t>
      </w:r>
    </w:p>
    <w:p w14:paraId="731D2497" w14:textId="77777777" w:rsidR="00CE5CFD" w:rsidRPr="00C63C61" w:rsidRDefault="00CE5CFD" w:rsidP="000C7202">
      <w:pPr>
        <w:pStyle w:val="ListParagraph"/>
        <w:numPr>
          <w:ilvl w:val="0"/>
          <w:numId w:val="7"/>
        </w:numPr>
        <w:spacing w:line="360" w:lineRule="auto"/>
        <w:rPr>
          <w:rFonts w:asciiTheme="minorHAnsi" w:hAnsiTheme="minorHAnsi" w:cstheme="minorHAnsi"/>
          <w:sz w:val="22"/>
          <w:szCs w:val="22"/>
        </w:rPr>
      </w:pPr>
      <w:r w:rsidRPr="00C63C61">
        <w:rPr>
          <w:rFonts w:asciiTheme="minorHAnsi" w:hAnsiTheme="minorHAnsi" w:cstheme="minorHAnsi"/>
          <w:sz w:val="22"/>
          <w:szCs w:val="22"/>
        </w:rPr>
        <w:t>Which other features do you feel are missing from the application?</w:t>
      </w:r>
    </w:p>
    <w:p w14:paraId="4011A59F" w14:textId="77777777" w:rsidR="00CE5CFD" w:rsidRPr="00C63C61" w:rsidRDefault="00CE5CFD" w:rsidP="000C7202">
      <w:pPr>
        <w:pStyle w:val="ListParagraph"/>
        <w:numPr>
          <w:ilvl w:val="0"/>
          <w:numId w:val="7"/>
        </w:numPr>
        <w:spacing w:line="360" w:lineRule="auto"/>
        <w:rPr>
          <w:rFonts w:asciiTheme="minorHAnsi" w:hAnsiTheme="minorHAnsi" w:cstheme="minorHAnsi"/>
          <w:sz w:val="22"/>
          <w:szCs w:val="22"/>
        </w:rPr>
      </w:pPr>
      <w:r w:rsidRPr="00C63C61">
        <w:rPr>
          <w:rFonts w:asciiTheme="minorHAnsi" w:hAnsiTheme="minorHAnsi" w:cstheme="minorHAnsi"/>
          <w:sz w:val="22"/>
          <w:szCs w:val="22"/>
        </w:rPr>
        <w:t>How is the navigation of the mobile application?</w:t>
      </w:r>
    </w:p>
    <w:p w14:paraId="000BACD7" w14:textId="5B852E0F" w:rsidR="00CE5CFD" w:rsidRPr="00C63C61" w:rsidRDefault="00CE5CFD" w:rsidP="000C7202">
      <w:pPr>
        <w:pStyle w:val="ListParagraph"/>
        <w:numPr>
          <w:ilvl w:val="0"/>
          <w:numId w:val="7"/>
        </w:numPr>
        <w:spacing w:line="360" w:lineRule="auto"/>
        <w:rPr>
          <w:rFonts w:asciiTheme="minorHAnsi" w:hAnsiTheme="minorHAnsi" w:cstheme="minorHAnsi"/>
          <w:sz w:val="22"/>
          <w:szCs w:val="22"/>
        </w:rPr>
      </w:pPr>
      <w:r w:rsidRPr="00C63C61">
        <w:rPr>
          <w:rFonts w:asciiTheme="minorHAnsi" w:hAnsiTheme="minorHAnsi" w:cstheme="minorHAnsi"/>
          <w:sz w:val="22"/>
          <w:szCs w:val="22"/>
        </w:rPr>
        <w:t xml:space="preserve">When do you think this mobile application will </w:t>
      </w:r>
      <w:r w:rsidR="007D7383">
        <w:rPr>
          <w:rFonts w:asciiTheme="minorHAnsi" w:hAnsiTheme="minorHAnsi" w:cstheme="minorHAnsi"/>
          <w:sz w:val="22"/>
          <w:szCs w:val="22"/>
        </w:rPr>
        <w:t>be most</w:t>
      </w:r>
      <w:r w:rsidRPr="00C63C61">
        <w:rPr>
          <w:rFonts w:asciiTheme="minorHAnsi" w:hAnsiTheme="minorHAnsi" w:cstheme="minorHAnsi"/>
          <w:sz w:val="22"/>
          <w:szCs w:val="22"/>
        </w:rPr>
        <w:t xml:space="preserve"> useful?</w:t>
      </w:r>
    </w:p>
    <w:p w14:paraId="5AF2730B" w14:textId="77777777" w:rsidR="00CE5CFD" w:rsidRPr="00C63C61" w:rsidRDefault="00CE5CFD" w:rsidP="000C7202">
      <w:pPr>
        <w:pStyle w:val="ListParagraph"/>
        <w:numPr>
          <w:ilvl w:val="0"/>
          <w:numId w:val="7"/>
        </w:numPr>
        <w:spacing w:line="360" w:lineRule="auto"/>
        <w:rPr>
          <w:rFonts w:asciiTheme="minorHAnsi" w:hAnsiTheme="minorHAnsi" w:cstheme="minorHAnsi"/>
          <w:sz w:val="22"/>
          <w:szCs w:val="22"/>
        </w:rPr>
      </w:pPr>
      <w:r w:rsidRPr="00C63C61">
        <w:rPr>
          <w:rFonts w:asciiTheme="minorHAnsi" w:hAnsiTheme="minorHAnsi" w:cstheme="minorHAnsi"/>
          <w:sz w:val="22"/>
          <w:szCs w:val="22"/>
        </w:rPr>
        <w:t>How likely are you to recommend the mobile application to a friend?</w:t>
      </w:r>
    </w:p>
    <w:p w14:paraId="22345D04" w14:textId="2740D4DF" w:rsidR="00CE5CFD" w:rsidRPr="00C63C61" w:rsidRDefault="00CE5CFD" w:rsidP="000C7202">
      <w:pPr>
        <w:pStyle w:val="ListParagraph"/>
        <w:numPr>
          <w:ilvl w:val="0"/>
          <w:numId w:val="7"/>
        </w:numPr>
        <w:spacing w:line="360" w:lineRule="auto"/>
        <w:rPr>
          <w:rFonts w:asciiTheme="minorHAnsi" w:hAnsiTheme="minorHAnsi" w:cstheme="minorHAnsi"/>
          <w:sz w:val="22"/>
          <w:szCs w:val="22"/>
        </w:rPr>
      </w:pPr>
      <w:r w:rsidRPr="00C63C61">
        <w:rPr>
          <w:rFonts w:asciiTheme="minorHAnsi" w:hAnsiTheme="minorHAnsi" w:cstheme="minorHAnsi"/>
          <w:sz w:val="22"/>
          <w:szCs w:val="22"/>
        </w:rPr>
        <w:t xml:space="preserve">Where do </w:t>
      </w:r>
      <w:r w:rsidR="007D7383">
        <w:rPr>
          <w:rFonts w:asciiTheme="minorHAnsi" w:hAnsiTheme="minorHAnsi" w:cstheme="minorHAnsi"/>
          <w:sz w:val="22"/>
          <w:szCs w:val="22"/>
        </w:rPr>
        <w:t xml:space="preserve">you </w:t>
      </w:r>
      <w:r w:rsidRPr="00C63C61">
        <w:rPr>
          <w:rFonts w:asciiTheme="minorHAnsi" w:hAnsiTheme="minorHAnsi" w:cstheme="minorHAnsi"/>
          <w:sz w:val="22"/>
          <w:szCs w:val="22"/>
        </w:rPr>
        <w:t xml:space="preserve">think the mobile application needs improvements? </w:t>
      </w:r>
      <w:commentRangeEnd w:id="262"/>
      <w:r w:rsidR="004C7E93" w:rsidRPr="00C63C61">
        <w:rPr>
          <w:rStyle w:val="CommentReference"/>
          <w:rFonts w:asciiTheme="minorHAnsi" w:hAnsiTheme="minorHAnsi" w:cstheme="minorHAnsi"/>
          <w:szCs w:val="22"/>
        </w:rPr>
        <w:commentReference w:id="262"/>
      </w:r>
    </w:p>
    <w:bookmarkEnd w:id="261"/>
    <w:p w14:paraId="4DE138C5" w14:textId="77777777" w:rsidR="00CE5CFD" w:rsidRDefault="00CE5CFD" w:rsidP="00CE5CFD">
      <w:pPr>
        <w:rPr>
          <w:rFonts w:cstheme="minorHAnsi"/>
        </w:rPr>
      </w:pPr>
    </w:p>
    <w:p w14:paraId="544BC0FF" w14:textId="52711D74" w:rsidR="00CE5CFD" w:rsidRDefault="00CE5CFD" w:rsidP="00D21FC5">
      <w:pPr>
        <w:jc w:val="both"/>
        <w:rPr>
          <w:rFonts w:cstheme="minorHAnsi"/>
        </w:rPr>
      </w:pPr>
      <w:bookmarkStart w:id="263" w:name="_Hlk112051986"/>
      <w:bookmarkStart w:id="264" w:name="_Hlk112080473"/>
      <w:r>
        <w:rPr>
          <w:rFonts w:cstheme="minorHAnsi"/>
        </w:rPr>
        <w:t xml:space="preserve">Quantitative methodology will be used to collect data from </w:t>
      </w:r>
      <w:r w:rsidRPr="00F12CF5">
        <w:rPr>
          <w:rFonts w:cstheme="minorHAnsi"/>
        </w:rPr>
        <w:t>mobile application</w:t>
      </w:r>
      <w:r>
        <w:rPr>
          <w:rFonts w:cstheme="minorHAnsi"/>
        </w:rPr>
        <w:t xml:space="preserve"> penetration</w:t>
      </w:r>
      <w:r w:rsidRPr="00F12CF5">
        <w:rPr>
          <w:rFonts w:cstheme="minorHAnsi"/>
        </w:rPr>
        <w:t xml:space="preserve"> testing tools</w:t>
      </w:r>
      <w:r>
        <w:rPr>
          <w:rFonts w:cstheme="minorHAnsi"/>
        </w:rPr>
        <w:t xml:space="preserve"> and frameworks</w:t>
      </w:r>
      <w:r w:rsidRPr="00F12CF5">
        <w:rPr>
          <w:rFonts w:cstheme="minorHAnsi"/>
        </w:rPr>
        <w:t>.</w:t>
      </w:r>
      <w:bookmarkStart w:id="265" w:name="_Hlk111644314"/>
      <w:bookmarkStart w:id="266" w:name="_Hlk111644460"/>
      <w:bookmarkStart w:id="267" w:name="_Hlk111644683"/>
      <w:r w:rsidRPr="00F12CF5">
        <w:rPr>
          <w:rFonts w:cstheme="minorHAnsi"/>
        </w:rPr>
        <w:t xml:space="preserve"> </w:t>
      </w:r>
      <w:r>
        <w:rPr>
          <w:rFonts w:cstheme="minorHAnsi"/>
        </w:rPr>
        <w:t>Table 3 consist</w:t>
      </w:r>
      <w:r w:rsidR="00226B59">
        <w:rPr>
          <w:rFonts w:cstheme="minorHAnsi"/>
        </w:rPr>
        <w:t>s</w:t>
      </w:r>
      <w:r>
        <w:rPr>
          <w:rFonts w:cstheme="minorHAnsi"/>
        </w:rPr>
        <w:t xml:space="preserve"> of the most common mobile application testing </w:t>
      </w:r>
      <w:r w:rsidR="007D7383">
        <w:rPr>
          <w:rFonts w:cstheme="minorHAnsi"/>
        </w:rPr>
        <w:t>frameworks</w:t>
      </w:r>
      <w:r>
        <w:rPr>
          <w:rFonts w:cstheme="minorHAnsi"/>
        </w:rPr>
        <w:t xml:space="preserve"> according to a blog by Yash Patel, a co-founder and Chief Technical Officer of Sunflower Lab </w:t>
      </w:r>
      <w:sdt>
        <w:sdtPr>
          <w:rPr>
            <w:rFonts w:cstheme="minorHAnsi"/>
            <w:color w:val="000000"/>
          </w:rPr>
          <w:tag w:val="MENDELEY_CITATION_v3_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"/>
          <w:id w:val="2122952983"/>
          <w:placeholder>
            <w:docPart w:val="6BC768105983477E97ED3F5517626302"/>
          </w:placeholder>
        </w:sdtPr>
        <w:sdtContent>
          <w:r w:rsidR="00752357" w:rsidRPr="00752357">
            <w:rPr>
              <w:rFonts w:cstheme="minorHAnsi"/>
              <w:color w:val="000000"/>
            </w:rPr>
            <w:t>(Patel, 2022)</w:t>
          </w:r>
        </w:sdtContent>
      </w:sdt>
      <w:r>
        <w:rPr>
          <w:rFonts w:cstheme="minorHAnsi"/>
        </w:rPr>
        <w:t>.</w:t>
      </w:r>
    </w:p>
    <w:p w14:paraId="7937D1E5" w14:textId="77777777" w:rsidR="00CE5CFD" w:rsidRDefault="00CE5CFD" w:rsidP="00CE5CFD">
      <w:pPr>
        <w:rPr>
          <w:rFonts w:cstheme="minorHAnsi"/>
        </w:rPr>
      </w:pPr>
    </w:p>
    <w:p w14:paraId="131870B4" w14:textId="77777777" w:rsidR="007266FB" w:rsidRDefault="007266FB" w:rsidP="00CE5CFD">
      <w:pPr>
        <w:rPr>
          <w:rFonts w:cstheme="minorHAnsi"/>
        </w:rPr>
      </w:pPr>
    </w:p>
    <w:p w14:paraId="6D7C4788" w14:textId="3F2C7B65" w:rsidR="00CE5CFD" w:rsidRPr="00F231DD" w:rsidRDefault="00CE5CFD" w:rsidP="00CE5CFD">
      <w:pPr>
        <w:pStyle w:val="Caption"/>
        <w:rPr>
          <w:rFonts w:cstheme="minorHAnsi"/>
          <w:sz w:val="22"/>
          <w:szCs w:val="22"/>
        </w:rPr>
      </w:pPr>
      <w:bookmarkStart w:id="268" w:name="_Toc177034974"/>
      <w:r w:rsidRPr="004C2A4C">
        <w:rPr>
          <w:rFonts w:cstheme="minorHAnsi"/>
          <w:sz w:val="22"/>
          <w:szCs w:val="22"/>
        </w:rPr>
        <w:lastRenderedPageBreak/>
        <w:t xml:space="preserve">Table </w:t>
      </w:r>
      <w:r w:rsidRPr="004C2A4C">
        <w:rPr>
          <w:rFonts w:cstheme="minorHAnsi"/>
          <w:sz w:val="22"/>
          <w:szCs w:val="22"/>
        </w:rPr>
        <w:fldChar w:fldCharType="begin"/>
      </w:r>
      <w:r w:rsidRPr="004C2A4C">
        <w:rPr>
          <w:rFonts w:cstheme="minorHAnsi"/>
          <w:sz w:val="22"/>
          <w:szCs w:val="22"/>
        </w:rPr>
        <w:instrText xml:space="preserve"> SEQ Table \* ARABIC </w:instrText>
      </w:r>
      <w:r w:rsidRPr="004C2A4C">
        <w:rPr>
          <w:rFonts w:cstheme="minorHAnsi"/>
          <w:sz w:val="22"/>
          <w:szCs w:val="22"/>
        </w:rPr>
        <w:fldChar w:fldCharType="separate"/>
      </w:r>
      <w:r w:rsidR="00B94AE3">
        <w:rPr>
          <w:rFonts w:cstheme="minorHAnsi"/>
          <w:noProof/>
          <w:sz w:val="22"/>
          <w:szCs w:val="22"/>
        </w:rPr>
        <w:t>8</w:t>
      </w:r>
      <w:r w:rsidRPr="004C2A4C">
        <w:rPr>
          <w:rFonts w:cstheme="minorHAnsi"/>
          <w:sz w:val="22"/>
          <w:szCs w:val="22"/>
        </w:rPr>
        <w:fldChar w:fldCharType="end"/>
      </w:r>
      <w:r w:rsidRPr="00F231DD">
        <w:rPr>
          <w:rFonts w:cstheme="minorHAnsi"/>
          <w:sz w:val="22"/>
          <w:szCs w:val="22"/>
        </w:rPr>
        <w:t>: Common Testing Frameworks</w:t>
      </w:r>
      <w:bookmarkEnd w:id="268"/>
    </w:p>
    <w:tbl>
      <w:tblPr>
        <w:tblW w:w="8988" w:type="dxa"/>
        <w:tblLayout w:type="fixed"/>
        <w:tblCellMar>
          <w:left w:w="0" w:type="dxa"/>
          <w:right w:w="0" w:type="dxa"/>
        </w:tblCellMar>
        <w:tblLook w:val="0420" w:firstRow="1" w:lastRow="0" w:firstColumn="0" w:lastColumn="0" w:noHBand="0" w:noVBand="1"/>
      </w:tblPr>
      <w:tblGrid>
        <w:gridCol w:w="1560"/>
        <w:gridCol w:w="404"/>
        <w:gridCol w:w="2147"/>
        <w:gridCol w:w="2410"/>
        <w:gridCol w:w="2467"/>
      </w:tblGrid>
      <w:tr w:rsidR="00CE5CFD" w:rsidRPr="00941E60" w14:paraId="0F82EEAB" w14:textId="77777777" w:rsidTr="0035273A">
        <w:trPr>
          <w:trHeight w:val="558"/>
        </w:trPr>
        <w:tc>
          <w:tcPr>
            <w:tcW w:w="1560" w:type="dxa"/>
            <w:tcBorders>
              <w:top w:val="single" w:sz="8" w:space="0" w:color="000000"/>
              <w:left w:val="nil"/>
              <w:bottom w:val="single" w:sz="8" w:space="0" w:color="000000"/>
              <w:right w:val="nil"/>
            </w:tcBorders>
            <w:tcMar>
              <w:top w:w="72" w:type="dxa"/>
              <w:left w:w="144" w:type="dxa"/>
              <w:bottom w:w="72" w:type="dxa"/>
              <w:right w:w="144" w:type="dxa"/>
            </w:tcMar>
            <w:hideMark/>
          </w:tcPr>
          <w:p w14:paraId="53D12AA9" w14:textId="77777777" w:rsidR="00CE5CFD" w:rsidRPr="00457533" w:rsidRDefault="00CE5CFD" w:rsidP="0035273A">
            <w:pPr>
              <w:rPr>
                <w:rFonts w:cstheme="minorHAnsi"/>
                <w:b/>
                <w:bCs/>
              </w:rPr>
            </w:pPr>
            <w:r>
              <w:rPr>
                <w:rFonts w:ascii="Calibri" w:hAnsi="Calibri" w:cs="Arial"/>
                <w:b/>
                <w:bCs/>
              </w:rPr>
              <w:t>Framework</w:t>
            </w:r>
          </w:p>
        </w:tc>
        <w:tc>
          <w:tcPr>
            <w:tcW w:w="2551" w:type="dxa"/>
            <w:gridSpan w:val="2"/>
            <w:tcBorders>
              <w:top w:val="single" w:sz="8" w:space="0" w:color="000000"/>
              <w:left w:val="nil"/>
              <w:bottom w:val="single" w:sz="8" w:space="0" w:color="000000"/>
              <w:right w:val="nil"/>
            </w:tcBorders>
            <w:tcMar>
              <w:top w:w="72" w:type="dxa"/>
              <w:left w:w="144" w:type="dxa"/>
              <w:bottom w:w="72" w:type="dxa"/>
              <w:right w:w="144" w:type="dxa"/>
            </w:tcMar>
            <w:hideMark/>
          </w:tcPr>
          <w:p w14:paraId="1A5E71C9" w14:textId="77777777" w:rsidR="00CE5CFD" w:rsidRPr="00457533" w:rsidRDefault="00CE5CFD" w:rsidP="0035273A">
            <w:pPr>
              <w:rPr>
                <w:rFonts w:cstheme="minorHAnsi"/>
                <w:b/>
                <w:bCs/>
              </w:rPr>
            </w:pPr>
            <w:r>
              <w:rPr>
                <w:rFonts w:ascii="Calibri" w:hAnsi="Calibri" w:cs="Arial"/>
                <w:b/>
                <w:bCs/>
              </w:rPr>
              <w:t>Description</w:t>
            </w:r>
          </w:p>
        </w:tc>
        <w:tc>
          <w:tcPr>
            <w:tcW w:w="2410" w:type="dxa"/>
            <w:tcBorders>
              <w:top w:val="single" w:sz="8" w:space="0" w:color="000000"/>
              <w:left w:val="nil"/>
              <w:bottom w:val="single" w:sz="8" w:space="0" w:color="000000"/>
              <w:right w:val="nil"/>
            </w:tcBorders>
            <w:tcMar>
              <w:top w:w="72" w:type="dxa"/>
              <w:left w:w="144" w:type="dxa"/>
              <w:bottom w:w="72" w:type="dxa"/>
              <w:right w:w="144" w:type="dxa"/>
            </w:tcMar>
            <w:hideMark/>
          </w:tcPr>
          <w:p w14:paraId="343FDE13" w14:textId="77777777" w:rsidR="00CE5CFD" w:rsidRPr="00457533" w:rsidRDefault="00CE5CFD" w:rsidP="0035273A">
            <w:pPr>
              <w:rPr>
                <w:rFonts w:cstheme="minorHAnsi"/>
                <w:b/>
                <w:bCs/>
              </w:rPr>
            </w:pPr>
            <w:r>
              <w:rPr>
                <w:rFonts w:cstheme="minorHAnsi"/>
                <w:b/>
                <w:bCs/>
              </w:rPr>
              <w:t>Pros</w:t>
            </w:r>
          </w:p>
        </w:tc>
        <w:tc>
          <w:tcPr>
            <w:tcW w:w="2467" w:type="dxa"/>
            <w:tcBorders>
              <w:top w:val="single" w:sz="8" w:space="0" w:color="000000"/>
              <w:left w:val="nil"/>
              <w:bottom w:val="single" w:sz="8" w:space="0" w:color="000000"/>
              <w:right w:val="nil"/>
            </w:tcBorders>
            <w:tcMar>
              <w:top w:w="72" w:type="dxa"/>
              <w:left w:w="144" w:type="dxa"/>
              <w:bottom w:w="72" w:type="dxa"/>
              <w:right w:w="144" w:type="dxa"/>
            </w:tcMar>
            <w:hideMark/>
          </w:tcPr>
          <w:p w14:paraId="11373F45" w14:textId="77777777" w:rsidR="00CE5CFD" w:rsidRPr="00457533" w:rsidRDefault="00CE5CFD" w:rsidP="0035273A">
            <w:pPr>
              <w:rPr>
                <w:rFonts w:cstheme="minorHAnsi"/>
                <w:b/>
                <w:bCs/>
              </w:rPr>
            </w:pPr>
            <w:r>
              <w:rPr>
                <w:rFonts w:ascii="Calibri" w:hAnsi="Calibri" w:cs="Arial"/>
                <w:b/>
                <w:bCs/>
              </w:rPr>
              <w:t>Cons</w:t>
            </w:r>
          </w:p>
        </w:tc>
      </w:tr>
      <w:tr w:rsidR="00CE5CFD" w:rsidRPr="00941E60" w14:paraId="062C884B" w14:textId="77777777" w:rsidTr="0035273A">
        <w:trPr>
          <w:trHeight w:val="558"/>
        </w:trPr>
        <w:tc>
          <w:tcPr>
            <w:tcW w:w="1964" w:type="dxa"/>
            <w:gridSpan w:val="2"/>
            <w:tcBorders>
              <w:top w:val="single" w:sz="8" w:space="0" w:color="000000"/>
              <w:left w:val="nil"/>
              <w:bottom w:val="single" w:sz="8" w:space="0" w:color="000000"/>
              <w:right w:val="nil"/>
            </w:tcBorders>
            <w:tcMar>
              <w:top w:w="72" w:type="dxa"/>
              <w:left w:w="144" w:type="dxa"/>
              <w:bottom w:w="72" w:type="dxa"/>
              <w:right w:w="144" w:type="dxa"/>
            </w:tcMar>
            <w:hideMark/>
          </w:tcPr>
          <w:p w14:paraId="2D0ADD3B" w14:textId="77777777" w:rsidR="00CE5CFD" w:rsidRPr="00457533" w:rsidRDefault="00CE5CFD" w:rsidP="0035273A">
            <w:pPr>
              <w:rPr>
                <w:rFonts w:ascii="Calibri" w:hAnsi="Calibri" w:cs="Arial"/>
              </w:rPr>
            </w:pPr>
            <w:bookmarkStart w:id="269" w:name="_Hlk120789045"/>
            <w:r>
              <w:rPr>
                <w:rFonts w:ascii="Calibri" w:hAnsi="Calibri" w:cs="Arial"/>
              </w:rPr>
              <w:t>UI Automator</w:t>
            </w:r>
            <w:bookmarkEnd w:id="269"/>
          </w:p>
        </w:tc>
        <w:tc>
          <w:tcPr>
            <w:tcW w:w="2147" w:type="dxa"/>
            <w:tcBorders>
              <w:top w:val="single" w:sz="8" w:space="0" w:color="000000"/>
              <w:left w:val="nil"/>
              <w:bottom w:val="single" w:sz="8" w:space="0" w:color="000000"/>
              <w:right w:val="nil"/>
            </w:tcBorders>
            <w:tcMar>
              <w:top w:w="72" w:type="dxa"/>
              <w:left w:w="144" w:type="dxa"/>
              <w:bottom w:w="72" w:type="dxa"/>
              <w:right w:w="144" w:type="dxa"/>
            </w:tcMar>
          </w:tcPr>
          <w:p w14:paraId="14D5E260" w14:textId="6FA1728F" w:rsidR="00CE5CFD" w:rsidRPr="00457533" w:rsidRDefault="00CE5CFD" w:rsidP="0035273A">
            <w:pPr>
              <w:rPr>
                <w:rFonts w:ascii="Calibri" w:hAnsi="Calibri" w:cs="Arial"/>
              </w:rPr>
            </w:pPr>
            <w:r>
              <w:rPr>
                <w:rFonts w:ascii="Calibri" w:hAnsi="Calibri" w:cs="Arial"/>
              </w:rPr>
              <w:t>P</w:t>
            </w:r>
            <w:r w:rsidRPr="00B26D33">
              <w:rPr>
                <w:rFonts w:ascii="Calibri" w:hAnsi="Calibri" w:cs="Arial"/>
              </w:rPr>
              <w:t>rovided by Google</w:t>
            </w:r>
            <w:r w:rsidR="007D7383">
              <w:rPr>
                <w:rFonts w:ascii="Calibri" w:hAnsi="Calibri" w:cs="Arial"/>
              </w:rPr>
              <w:t>,</w:t>
            </w:r>
            <w:r w:rsidRPr="00B26D33">
              <w:rPr>
                <w:rFonts w:ascii="Calibri" w:hAnsi="Calibri" w:cs="Arial"/>
              </w:rPr>
              <w:t xml:space="preserve"> which has advanced capabilities for testing native Android apps</w:t>
            </w:r>
          </w:p>
        </w:tc>
        <w:tc>
          <w:tcPr>
            <w:tcW w:w="2410" w:type="dxa"/>
            <w:tcBorders>
              <w:top w:val="single" w:sz="8" w:space="0" w:color="000000"/>
              <w:left w:val="nil"/>
              <w:bottom w:val="single" w:sz="8" w:space="0" w:color="000000"/>
              <w:right w:val="nil"/>
            </w:tcBorders>
            <w:tcMar>
              <w:top w:w="72" w:type="dxa"/>
              <w:left w:w="144" w:type="dxa"/>
              <w:bottom w:w="72" w:type="dxa"/>
              <w:right w:w="144" w:type="dxa"/>
            </w:tcMar>
            <w:hideMark/>
          </w:tcPr>
          <w:p w14:paraId="6C5A2A5B" w14:textId="77777777" w:rsidR="00CE5CFD" w:rsidRDefault="00CE5CFD" w:rsidP="000C7202">
            <w:pPr>
              <w:pStyle w:val="ListParagraph"/>
              <w:numPr>
                <w:ilvl w:val="0"/>
                <w:numId w:val="9"/>
              </w:numPr>
              <w:jc w:val="left"/>
              <w:rPr>
                <w:rFonts w:ascii="Calibri" w:hAnsi="Calibri" w:cs="Arial"/>
              </w:rPr>
            </w:pPr>
            <w:r>
              <w:rPr>
                <w:rFonts w:ascii="Calibri" w:hAnsi="Calibri" w:cs="Arial"/>
              </w:rPr>
              <w:t>Native Android Apps</w:t>
            </w:r>
          </w:p>
          <w:p w14:paraId="5A17C8B6" w14:textId="54E8F594" w:rsidR="00CE5CFD" w:rsidRDefault="00CE5CFD" w:rsidP="000C7202">
            <w:pPr>
              <w:pStyle w:val="ListParagraph"/>
              <w:numPr>
                <w:ilvl w:val="0"/>
                <w:numId w:val="9"/>
              </w:numPr>
              <w:jc w:val="left"/>
              <w:rPr>
                <w:rFonts w:ascii="Calibri" w:hAnsi="Calibri" w:cs="Arial"/>
              </w:rPr>
            </w:pPr>
            <w:r w:rsidRPr="00B26D33">
              <w:rPr>
                <w:rFonts w:ascii="Calibri" w:hAnsi="Calibri" w:cs="Arial"/>
              </w:rPr>
              <w:t>Test</w:t>
            </w:r>
            <w:r w:rsidR="00226B59">
              <w:rPr>
                <w:rFonts w:ascii="Calibri" w:hAnsi="Calibri" w:cs="Arial"/>
              </w:rPr>
              <w:t>s</w:t>
            </w:r>
            <w:r w:rsidRPr="00B26D33">
              <w:rPr>
                <w:rFonts w:ascii="Calibri" w:hAnsi="Calibri" w:cs="Arial"/>
              </w:rPr>
              <w:t xml:space="preserve"> can be spanned across different </w:t>
            </w:r>
            <w:r w:rsidR="00536F99" w:rsidRPr="00B26D33">
              <w:rPr>
                <w:rFonts w:ascii="Calibri" w:hAnsi="Calibri" w:cs="Arial"/>
              </w:rPr>
              <w:t>processes.</w:t>
            </w:r>
          </w:p>
          <w:p w14:paraId="5D7BDE6F" w14:textId="77777777" w:rsidR="00CE5CFD" w:rsidRPr="00B26D33" w:rsidRDefault="00CE5CFD" w:rsidP="000C7202">
            <w:pPr>
              <w:pStyle w:val="ListParagraph"/>
              <w:numPr>
                <w:ilvl w:val="0"/>
                <w:numId w:val="9"/>
              </w:numPr>
              <w:jc w:val="left"/>
              <w:rPr>
                <w:rFonts w:ascii="Calibri" w:hAnsi="Calibri" w:cs="Arial"/>
              </w:rPr>
            </w:pPr>
            <w:r w:rsidRPr="00B26D33">
              <w:rPr>
                <w:rFonts w:ascii="Calibri" w:hAnsi="Calibri" w:cs="Arial"/>
              </w:rPr>
              <w:t>UI Automator provides five different classes</w:t>
            </w:r>
          </w:p>
        </w:tc>
        <w:tc>
          <w:tcPr>
            <w:tcW w:w="2467" w:type="dxa"/>
            <w:tcBorders>
              <w:top w:val="single" w:sz="8" w:space="0" w:color="000000"/>
              <w:left w:val="nil"/>
              <w:bottom w:val="single" w:sz="8" w:space="0" w:color="000000"/>
              <w:right w:val="nil"/>
            </w:tcBorders>
            <w:tcMar>
              <w:top w:w="72" w:type="dxa"/>
              <w:left w:w="144" w:type="dxa"/>
              <w:bottom w:w="72" w:type="dxa"/>
              <w:right w:w="144" w:type="dxa"/>
            </w:tcMar>
            <w:hideMark/>
          </w:tcPr>
          <w:p w14:paraId="74112CE0" w14:textId="37CC1C89" w:rsidR="00CE5CFD" w:rsidRDefault="00CE5CFD" w:rsidP="000C7202">
            <w:pPr>
              <w:pStyle w:val="ListParagraph"/>
              <w:numPr>
                <w:ilvl w:val="0"/>
                <w:numId w:val="9"/>
              </w:numPr>
              <w:jc w:val="left"/>
              <w:rPr>
                <w:rFonts w:ascii="Calibri" w:hAnsi="Calibri" w:cs="Arial"/>
              </w:rPr>
            </w:pPr>
            <w:r w:rsidRPr="00B26D33">
              <w:rPr>
                <w:rFonts w:ascii="Calibri" w:hAnsi="Calibri" w:cs="Arial"/>
              </w:rPr>
              <w:t xml:space="preserve">UI Automator works on API level 18 and </w:t>
            </w:r>
            <w:r w:rsidR="00536F99" w:rsidRPr="00B26D33">
              <w:rPr>
                <w:rFonts w:ascii="Calibri" w:hAnsi="Calibri" w:cs="Arial"/>
              </w:rPr>
              <w:t>above.</w:t>
            </w:r>
          </w:p>
          <w:p w14:paraId="51F3846F" w14:textId="77777777" w:rsidR="00CE5CFD" w:rsidRPr="00B26D33" w:rsidRDefault="00CE5CFD" w:rsidP="000C7202">
            <w:pPr>
              <w:pStyle w:val="ListParagraph"/>
              <w:numPr>
                <w:ilvl w:val="0"/>
                <w:numId w:val="9"/>
              </w:numPr>
              <w:jc w:val="left"/>
              <w:rPr>
                <w:rFonts w:ascii="Calibri" w:hAnsi="Calibri" w:cs="Arial"/>
              </w:rPr>
            </w:pPr>
            <w:r>
              <w:rPr>
                <w:rFonts w:ascii="Calibri" w:hAnsi="Calibri" w:cs="Arial"/>
              </w:rPr>
              <w:t>L</w:t>
            </w:r>
            <w:r w:rsidRPr="00B26D33">
              <w:rPr>
                <w:rFonts w:ascii="Calibri" w:hAnsi="Calibri" w:cs="Arial"/>
              </w:rPr>
              <w:t>acks support for WebView and direct access</w:t>
            </w:r>
          </w:p>
        </w:tc>
      </w:tr>
      <w:tr w:rsidR="00CE5CFD" w:rsidRPr="00941E60" w14:paraId="528BA255" w14:textId="77777777" w:rsidTr="0035273A">
        <w:trPr>
          <w:trHeight w:val="558"/>
        </w:trPr>
        <w:tc>
          <w:tcPr>
            <w:tcW w:w="1964" w:type="dxa"/>
            <w:gridSpan w:val="2"/>
            <w:tcBorders>
              <w:top w:val="single" w:sz="8" w:space="0" w:color="000000"/>
              <w:left w:val="nil"/>
              <w:bottom w:val="single" w:sz="8" w:space="0" w:color="000000"/>
              <w:right w:val="nil"/>
            </w:tcBorders>
            <w:tcMar>
              <w:top w:w="72" w:type="dxa"/>
              <w:left w:w="144" w:type="dxa"/>
              <w:bottom w:w="72" w:type="dxa"/>
              <w:right w:w="144" w:type="dxa"/>
            </w:tcMar>
            <w:hideMark/>
          </w:tcPr>
          <w:p w14:paraId="75756349" w14:textId="77777777" w:rsidR="00CE5CFD" w:rsidRPr="00457533" w:rsidRDefault="00CE5CFD" w:rsidP="0035273A">
            <w:pPr>
              <w:rPr>
                <w:rFonts w:ascii="Calibri" w:hAnsi="Calibri" w:cs="Arial"/>
              </w:rPr>
            </w:pPr>
            <w:proofErr w:type="spellStart"/>
            <w:r>
              <w:rPr>
                <w:rFonts w:ascii="Calibri" w:hAnsi="Calibri" w:cs="Arial"/>
              </w:rPr>
              <w:t>Robotium</w:t>
            </w:r>
            <w:proofErr w:type="spellEnd"/>
          </w:p>
          <w:p w14:paraId="336ED0A5" w14:textId="77777777" w:rsidR="00CE5CFD" w:rsidRPr="00457533" w:rsidRDefault="00CE5CFD" w:rsidP="0035273A">
            <w:pPr>
              <w:rPr>
                <w:rFonts w:ascii="Calibri" w:hAnsi="Calibri" w:cs="Arial"/>
              </w:rPr>
            </w:pPr>
          </w:p>
        </w:tc>
        <w:tc>
          <w:tcPr>
            <w:tcW w:w="2147" w:type="dxa"/>
            <w:tcBorders>
              <w:top w:val="single" w:sz="8" w:space="0" w:color="000000"/>
              <w:left w:val="nil"/>
              <w:bottom w:val="single" w:sz="8" w:space="0" w:color="000000"/>
              <w:right w:val="nil"/>
            </w:tcBorders>
            <w:tcMar>
              <w:top w:w="72" w:type="dxa"/>
              <w:left w:w="144" w:type="dxa"/>
              <w:bottom w:w="72" w:type="dxa"/>
              <w:right w:w="144" w:type="dxa"/>
            </w:tcMar>
          </w:tcPr>
          <w:p w14:paraId="3D471DC9" w14:textId="7C273B4F" w:rsidR="00CE5CFD" w:rsidRPr="00457533" w:rsidRDefault="00CE5CFD" w:rsidP="0035273A">
            <w:pPr>
              <w:rPr>
                <w:rFonts w:ascii="Calibri" w:hAnsi="Calibri" w:cs="Arial"/>
              </w:rPr>
            </w:pPr>
            <w:r>
              <w:rPr>
                <w:rFonts w:ascii="Calibri" w:hAnsi="Calibri" w:cs="Arial"/>
              </w:rPr>
              <w:t>O</w:t>
            </w:r>
            <w:r w:rsidRPr="00D52C97">
              <w:rPr>
                <w:rFonts w:ascii="Calibri" w:hAnsi="Calibri" w:cs="Arial"/>
              </w:rPr>
              <w:t>pen-source test framework</w:t>
            </w:r>
            <w:r>
              <w:rPr>
                <w:rFonts w:ascii="Calibri" w:hAnsi="Calibri" w:cs="Arial"/>
              </w:rPr>
              <w:t xml:space="preserve"> </w:t>
            </w:r>
            <w:r w:rsidRPr="00D52C97">
              <w:rPr>
                <w:rFonts w:ascii="Calibri" w:hAnsi="Calibri" w:cs="Arial"/>
              </w:rPr>
              <w:t xml:space="preserve">acceptance test scenarios where only </w:t>
            </w:r>
            <w:r w:rsidR="007D7383">
              <w:rPr>
                <w:rFonts w:ascii="Calibri" w:hAnsi="Calibri" w:cs="Arial"/>
              </w:rPr>
              <w:t xml:space="preserve">the </w:t>
            </w:r>
            <w:r w:rsidRPr="00D52C97">
              <w:rPr>
                <w:rFonts w:ascii="Calibri" w:hAnsi="Calibri" w:cs="Arial"/>
              </w:rPr>
              <w:t>source code or only the APK file is available</w:t>
            </w:r>
          </w:p>
        </w:tc>
        <w:tc>
          <w:tcPr>
            <w:tcW w:w="2410" w:type="dxa"/>
            <w:tcBorders>
              <w:top w:val="single" w:sz="8" w:space="0" w:color="000000"/>
              <w:left w:val="nil"/>
              <w:bottom w:val="single" w:sz="8" w:space="0" w:color="000000"/>
              <w:right w:val="nil"/>
            </w:tcBorders>
            <w:tcMar>
              <w:top w:w="72" w:type="dxa"/>
              <w:left w:w="144" w:type="dxa"/>
              <w:bottom w:w="72" w:type="dxa"/>
              <w:right w:w="144" w:type="dxa"/>
            </w:tcMar>
            <w:hideMark/>
          </w:tcPr>
          <w:p w14:paraId="6C4E8BAC" w14:textId="77777777" w:rsidR="00CE5CFD" w:rsidRDefault="00CE5CFD" w:rsidP="000C7202">
            <w:pPr>
              <w:pStyle w:val="ListParagraph"/>
              <w:numPr>
                <w:ilvl w:val="0"/>
                <w:numId w:val="10"/>
              </w:numPr>
              <w:jc w:val="left"/>
              <w:rPr>
                <w:rFonts w:ascii="Calibri" w:hAnsi="Calibri" w:cs="Arial"/>
              </w:rPr>
            </w:pPr>
            <w:r w:rsidRPr="00D52C97">
              <w:rPr>
                <w:rFonts w:ascii="Calibri" w:hAnsi="Calibri" w:cs="Arial"/>
              </w:rPr>
              <w:t>Minimal time requirement</w:t>
            </w:r>
          </w:p>
          <w:p w14:paraId="1C5135A8" w14:textId="10DB8138" w:rsidR="00CE5CFD" w:rsidRDefault="00CE5CFD" w:rsidP="000C7202">
            <w:pPr>
              <w:pStyle w:val="ListParagraph"/>
              <w:numPr>
                <w:ilvl w:val="0"/>
                <w:numId w:val="10"/>
              </w:numPr>
              <w:jc w:val="left"/>
              <w:rPr>
                <w:rFonts w:ascii="Calibri" w:hAnsi="Calibri" w:cs="Arial"/>
              </w:rPr>
            </w:pPr>
            <w:r>
              <w:rPr>
                <w:rFonts w:ascii="Calibri" w:hAnsi="Calibri" w:cs="Arial"/>
              </w:rPr>
              <w:t>M</w:t>
            </w:r>
            <w:r w:rsidRPr="00D52C97">
              <w:rPr>
                <w:rFonts w:ascii="Calibri" w:hAnsi="Calibri" w:cs="Arial"/>
              </w:rPr>
              <w:t xml:space="preserve">inimal knowledge of </w:t>
            </w:r>
            <w:r w:rsidR="007D7383">
              <w:rPr>
                <w:rFonts w:ascii="Calibri" w:hAnsi="Calibri" w:cs="Arial"/>
              </w:rPr>
              <w:t xml:space="preserve">the </w:t>
            </w:r>
            <w:r w:rsidRPr="00D52C97">
              <w:rPr>
                <w:rFonts w:ascii="Calibri" w:hAnsi="Calibri" w:cs="Arial"/>
              </w:rPr>
              <w:t xml:space="preserve">application </w:t>
            </w:r>
            <w:r w:rsidR="00536F99" w:rsidRPr="00D52C97">
              <w:rPr>
                <w:rFonts w:ascii="Calibri" w:hAnsi="Calibri" w:cs="Arial"/>
              </w:rPr>
              <w:t>tested.</w:t>
            </w:r>
          </w:p>
          <w:p w14:paraId="72841E5B" w14:textId="77777777" w:rsidR="00CE5CFD" w:rsidRPr="00D52C97" w:rsidRDefault="00CE5CFD" w:rsidP="000C7202">
            <w:pPr>
              <w:pStyle w:val="ListParagraph"/>
              <w:numPr>
                <w:ilvl w:val="0"/>
                <w:numId w:val="10"/>
              </w:numPr>
              <w:jc w:val="left"/>
              <w:rPr>
                <w:rFonts w:ascii="Calibri" w:hAnsi="Calibri" w:cs="Arial"/>
              </w:rPr>
            </w:pPr>
            <w:r>
              <w:rPr>
                <w:rFonts w:ascii="Calibri" w:hAnsi="Calibri" w:cs="Arial"/>
              </w:rPr>
              <w:t xml:space="preserve">Can </w:t>
            </w:r>
            <w:r w:rsidRPr="00D52C97">
              <w:rPr>
                <w:rFonts w:ascii="Calibri" w:hAnsi="Calibri" w:cs="Arial"/>
              </w:rPr>
              <w:t>capture screenshots</w:t>
            </w:r>
          </w:p>
        </w:tc>
        <w:tc>
          <w:tcPr>
            <w:tcW w:w="2467" w:type="dxa"/>
            <w:tcBorders>
              <w:top w:val="single" w:sz="8" w:space="0" w:color="000000"/>
              <w:left w:val="nil"/>
              <w:bottom w:val="single" w:sz="8" w:space="0" w:color="000000"/>
              <w:right w:val="nil"/>
            </w:tcBorders>
            <w:tcMar>
              <w:top w:w="72" w:type="dxa"/>
              <w:left w:w="144" w:type="dxa"/>
              <w:bottom w:w="72" w:type="dxa"/>
              <w:right w:w="144" w:type="dxa"/>
            </w:tcMar>
            <w:hideMark/>
          </w:tcPr>
          <w:p w14:paraId="518D8F54" w14:textId="77777777" w:rsidR="00CE5CFD" w:rsidRDefault="00CE5CFD" w:rsidP="000C7202">
            <w:pPr>
              <w:pStyle w:val="ListParagraph"/>
              <w:numPr>
                <w:ilvl w:val="0"/>
                <w:numId w:val="10"/>
              </w:numPr>
              <w:jc w:val="left"/>
              <w:rPr>
                <w:rFonts w:ascii="Calibri" w:hAnsi="Calibri" w:cs="Arial"/>
              </w:rPr>
            </w:pPr>
            <w:r>
              <w:rPr>
                <w:rFonts w:ascii="Calibri" w:hAnsi="Calibri" w:cs="Arial"/>
              </w:rPr>
              <w:t>O</w:t>
            </w:r>
            <w:r w:rsidRPr="00717ED5">
              <w:rPr>
                <w:rFonts w:ascii="Calibri" w:hAnsi="Calibri" w:cs="Arial"/>
              </w:rPr>
              <w:t>ne application at a time</w:t>
            </w:r>
          </w:p>
          <w:p w14:paraId="3EC07689" w14:textId="0822084F" w:rsidR="00CE5CFD" w:rsidRDefault="00CE5CFD" w:rsidP="000C7202">
            <w:pPr>
              <w:pStyle w:val="ListParagraph"/>
              <w:numPr>
                <w:ilvl w:val="0"/>
                <w:numId w:val="10"/>
              </w:numPr>
              <w:jc w:val="left"/>
              <w:rPr>
                <w:rFonts w:ascii="Calibri" w:hAnsi="Calibri" w:cs="Arial"/>
              </w:rPr>
            </w:pPr>
            <w:r>
              <w:rPr>
                <w:rFonts w:ascii="Calibri" w:hAnsi="Calibri" w:cs="Arial"/>
              </w:rPr>
              <w:t>C</w:t>
            </w:r>
            <w:r w:rsidRPr="00717ED5">
              <w:rPr>
                <w:rFonts w:ascii="Calibri" w:hAnsi="Calibri" w:cs="Arial"/>
              </w:rPr>
              <w:t xml:space="preserve">annot handle Flash or Web </w:t>
            </w:r>
            <w:r w:rsidR="00536F99">
              <w:rPr>
                <w:rFonts w:ascii="Calibri" w:hAnsi="Calibri" w:cs="Arial"/>
              </w:rPr>
              <w:t>component</w:t>
            </w:r>
            <w:r w:rsidR="00226B59">
              <w:rPr>
                <w:rFonts w:ascii="Calibri" w:hAnsi="Calibri" w:cs="Arial"/>
              </w:rPr>
              <w:t>s</w:t>
            </w:r>
            <w:r w:rsidR="00536F99">
              <w:rPr>
                <w:rFonts w:ascii="Calibri" w:hAnsi="Calibri" w:cs="Arial"/>
              </w:rPr>
              <w:t>.</w:t>
            </w:r>
          </w:p>
          <w:p w14:paraId="78904A9F" w14:textId="12731603" w:rsidR="00CE5CFD" w:rsidRPr="00717ED5" w:rsidRDefault="00226B59" w:rsidP="000C7202">
            <w:pPr>
              <w:pStyle w:val="ListParagraph"/>
              <w:numPr>
                <w:ilvl w:val="0"/>
                <w:numId w:val="10"/>
              </w:numPr>
              <w:jc w:val="left"/>
              <w:rPr>
                <w:rFonts w:ascii="Calibri" w:hAnsi="Calibri" w:cs="Arial"/>
              </w:rPr>
            </w:pPr>
            <w:r>
              <w:rPr>
                <w:rFonts w:ascii="Calibri" w:hAnsi="Calibri" w:cs="Arial"/>
              </w:rPr>
              <w:t>C</w:t>
            </w:r>
            <w:r w:rsidR="00CE5CFD" w:rsidRPr="00717ED5">
              <w:rPr>
                <w:rFonts w:ascii="Calibri" w:hAnsi="Calibri" w:cs="Arial"/>
              </w:rPr>
              <w:t>annot interact with Status bar notifications viz</w:t>
            </w:r>
          </w:p>
        </w:tc>
      </w:tr>
      <w:tr w:rsidR="00CE5CFD" w:rsidRPr="00941E60" w14:paraId="1FAA5778" w14:textId="77777777" w:rsidTr="0035273A">
        <w:trPr>
          <w:trHeight w:val="558"/>
        </w:trPr>
        <w:tc>
          <w:tcPr>
            <w:tcW w:w="1964" w:type="dxa"/>
            <w:gridSpan w:val="2"/>
            <w:tcBorders>
              <w:top w:val="single" w:sz="8" w:space="0" w:color="000000"/>
              <w:left w:val="nil"/>
              <w:bottom w:val="single" w:sz="8" w:space="0" w:color="000000"/>
              <w:right w:val="nil"/>
            </w:tcBorders>
            <w:tcMar>
              <w:top w:w="72" w:type="dxa"/>
              <w:left w:w="144" w:type="dxa"/>
              <w:bottom w:w="72" w:type="dxa"/>
              <w:right w:w="144" w:type="dxa"/>
            </w:tcMar>
          </w:tcPr>
          <w:p w14:paraId="51DF785C" w14:textId="77777777" w:rsidR="00CE5CFD" w:rsidRPr="00457533" w:rsidRDefault="00CE5CFD" w:rsidP="0035273A">
            <w:pPr>
              <w:rPr>
                <w:rFonts w:ascii="Calibri" w:hAnsi="Calibri" w:cs="Arial"/>
              </w:rPr>
            </w:pPr>
            <w:r>
              <w:rPr>
                <w:rFonts w:ascii="Calibri" w:hAnsi="Calibri" w:cs="Arial"/>
              </w:rPr>
              <w:t>Calabash</w:t>
            </w:r>
          </w:p>
          <w:p w14:paraId="05194754" w14:textId="77777777" w:rsidR="00CE5CFD" w:rsidRPr="00457533" w:rsidRDefault="00CE5CFD" w:rsidP="0035273A">
            <w:pPr>
              <w:rPr>
                <w:rFonts w:ascii="Calibri" w:hAnsi="Calibri" w:cs="Arial"/>
              </w:rPr>
            </w:pPr>
          </w:p>
        </w:tc>
        <w:tc>
          <w:tcPr>
            <w:tcW w:w="2147" w:type="dxa"/>
            <w:tcBorders>
              <w:top w:val="single" w:sz="8" w:space="0" w:color="000000"/>
              <w:left w:val="nil"/>
              <w:bottom w:val="single" w:sz="8" w:space="0" w:color="000000"/>
              <w:right w:val="nil"/>
            </w:tcBorders>
            <w:tcMar>
              <w:top w:w="72" w:type="dxa"/>
              <w:left w:w="144" w:type="dxa"/>
              <w:bottom w:w="72" w:type="dxa"/>
              <w:right w:w="144" w:type="dxa"/>
            </w:tcMar>
          </w:tcPr>
          <w:p w14:paraId="35D21631" w14:textId="77777777" w:rsidR="00CE5CFD" w:rsidRPr="00457533" w:rsidRDefault="00CE5CFD" w:rsidP="0035273A">
            <w:pPr>
              <w:rPr>
                <w:rFonts w:ascii="Calibri" w:hAnsi="Calibri" w:cs="Arial"/>
              </w:rPr>
            </w:pPr>
            <w:r w:rsidRPr="0046222D">
              <w:rPr>
                <w:rFonts w:ascii="Calibri" w:hAnsi="Calibri" w:cs="Arial"/>
              </w:rPr>
              <w:t>Easiest frameworks to use</w:t>
            </w:r>
          </w:p>
        </w:tc>
        <w:tc>
          <w:tcPr>
            <w:tcW w:w="2410" w:type="dxa"/>
            <w:tcBorders>
              <w:top w:val="single" w:sz="8" w:space="0" w:color="000000"/>
              <w:left w:val="nil"/>
              <w:bottom w:val="single" w:sz="8" w:space="0" w:color="000000"/>
              <w:right w:val="nil"/>
            </w:tcBorders>
            <w:tcMar>
              <w:top w:w="72" w:type="dxa"/>
              <w:left w:w="144" w:type="dxa"/>
              <w:bottom w:w="72" w:type="dxa"/>
              <w:right w:w="144" w:type="dxa"/>
            </w:tcMar>
          </w:tcPr>
          <w:p w14:paraId="57AA23E0" w14:textId="21192768" w:rsidR="00CE5CFD" w:rsidRDefault="00CE5CFD" w:rsidP="000C7202">
            <w:pPr>
              <w:pStyle w:val="ListParagraph"/>
              <w:numPr>
                <w:ilvl w:val="0"/>
                <w:numId w:val="11"/>
              </w:numPr>
              <w:rPr>
                <w:rFonts w:ascii="Calibri" w:hAnsi="Calibri" w:cs="Arial"/>
              </w:rPr>
            </w:pPr>
            <w:r>
              <w:rPr>
                <w:rFonts w:ascii="Calibri" w:hAnsi="Calibri" w:cs="Arial"/>
              </w:rPr>
              <w:t>I</w:t>
            </w:r>
            <w:r w:rsidRPr="0046222D">
              <w:rPr>
                <w:rFonts w:ascii="Calibri" w:hAnsi="Calibri" w:cs="Arial"/>
              </w:rPr>
              <w:t xml:space="preserve">ncreases throughput </w:t>
            </w:r>
            <w:r w:rsidR="00536F99" w:rsidRPr="0046222D">
              <w:rPr>
                <w:rFonts w:ascii="Calibri" w:hAnsi="Calibri" w:cs="Arial"/>
              </w:rPr>
              <w:t>productivity.</w:t>
            </w:r>
          </w:p>
          <w:p w14:paraId="352F2C8E" w14:textId="77777777" w:rsidR="00CE5CFD" w:rsidRDefault="00CE5CFD" w:rsidP="000C7202">
            <w:pPr>
              <w:pStyle w:val="ListParagraph"/>
              <w:numPr>
                <w:ilvl w:val="0"/>
                <w:numId w:val="11"/>
              </w:numPr>
              <w:rPr>
                <w:rFonts w:ascii="Calibri" w:hAnsi="Calibri" w:cs="Arial"/>
              </w:rPr>
            </w:pPr>
            <w:r w:rsidRPr="0046222D">
              <w:rPr>
                <w:rFonts w:ascii="Calibri" w:hAnsi="Calibri" w:cs="Arial"/>
              </w:rPr>
              <w:t>Increased predictability</w:t>
            </w:r>
          </w:p>
          <w:p w14:paraId="6DCD17CE" w14:textId="77777777" w:rsidR="00CE5CFD" w:rsidRPr="00FE1AAE" w:rsidRDefault="00CE5CFD" w:rsidP="0035273A">
            <w:pPr>
              <w:rPr>
                <w:rFonts w:ascii="Calibri" w:hAnsi="Calibri" w:cs="Arial"/>
              </w:rPr>
            </w:pPr>
          </w:p>
        </w:tc>
        <w:tc>
          <w:tcPr>
            <w:tcW w:w="2467" w:type="dxa"/>
            <w:tcBorders>
              <w:top w:val="single" w:sz="8" w:space="0" w:color="000000"/>
              <w:left w:val="nil"/>
              <w:bottom w:val="single" w:sz="8" w:space="0" w:color="000000"/>
              <w:right w:val="nil"/>
            </w:tcBorders>
            <w:tcMar>
              <w:top w:w="72" w:type="dxa"/>
              <w:left w:w="144" w:type="dxa"/>
              <w:bottom w:w="72" w:type="dxa"/>
              <w:right w:w="144" w:type="dxa"/>
            </w:tcMar>
          </w:tcPr>
          <w:p w14:paraId="701719F7" w14:textId="2294F4EE" w:rsidR="00CE5CFD" w:rsidRDefault="00CE5CFD" w:rsidP="000C7202">
            <w:pPr>
              <w:pStyle w:val="ListParagraph"/>
              <w:numPr>
                <w:ilvl w:val="0"/>
                <w:numId w:val="11"/>
              </w:numPr>
              <w:rPr>
                <w:rFonts w:ascii="Calibri" w:hAnsi="Calibri" w:cs="Arial"/>
              </w:rPr>
            </w:pPr>
            <w:r w:rsidRPr="00FE1AAE">
              <w:rPr>
                <w:rFonts w:ascii="Calibri" w:hAnsi="Calibri" w:cs="Arial"/>
              </w:rPr>
              <w:t xml:space="preserve">Writing automation test scripts requires a </w:t>
            </w:r>
            <w:r w:rsidR="00536F99" w:rsidRPr="00FE1AAE">
              <w:rPr>
                <w:rFonts w:ascii="Calibri" w:hAnsi="Calibri" w:cs="Arial"/>
              </w:rPr>
              <w:t>skill.</w:t>
            </w:r>
          </w:p>
          <w:p w14:paraId="414C1ABB" w14:textId="64203DD1" w:rsidR="00CE5CFD" w:rsidRPr="00FE1AAE" w:rsidRDefault="00CE5CFD" w:rsidP="000C7202">
            <w:pPr>
              <w:pStyle w:val="ListParagraph"/>
              <w:numPr>
                <w:ilvl w:val="0"/>
                <w:numId w:val="11"/>
              </w:numPr>
              <w:rPr>
                <w:rFonts w:ascii="Calibri" w:hAnsi="Calibri" w:cs="Arial"/>
              </w:rPr>
            </w:pPr>
            <w:r w:rsidRPr="00FE1AAE">
              <w:rPr>
                <w:rFonts w:ascii="Calibri" w:hAnsi="Calibri" w:cs="Arial"/>
              </w:rPr>
              <w:t>Debugging of the test script</w:t>
            </w:r>
            <w:r>
              <w:rPr>
                <w:rFonts w:ascii="Calibri" w:hAnsi="Calibri" w:cs="Arial"/>
              </w:rPr>
              <w:t xml:space="preserve"> issue</w:t>
            </w:r>
          </w:p>
        </w:tc>
      </w:tr>
      <w:tr w:rsidR="00CE5CFD" w:rsidRPr="00941E60" w14:paraId="5818867C" w14:textId="77777777" w:rsidTr="0035273A">
        <w:trPr>
          <w:trHeight w:val="558"/>
        </w:trPr>
        <w:tc>
          <w:tcPr>
            <w:tcW w:w="1964" w:type="dxa"/>
            <w:gridSpan w:val="2"/>
            <w:tcBorders>
              <w:top w:val="single" w:sz="8" w:space="0" w:color="000000"/>
              <w:left w:val="nil"/>
              <w:bottom w:val="single" w:sz="8" w:space="0" w:color="000000"/>
              <w:right w:val="nil"/>
            </w:tcBorders>
            <w:tcMar>
              <w:top w:w="72" w:type="dxa"/>
              <w:left w:w="144" w:type="dxa"/>
              <w:bottom w:w="72" w:type="dxa"/>
              <w:right w:w="144" w:type="dxa"/>
            </w:tcMar>
            <w:hideMark/>
          </w:tcPr>
          <w:p w14:paraId="64EA60C5" w14:textId="77777777" w:rsidR="00CE5CFD" w:rsidRPr="00457533" w:rsidRDefault="00CE5CFD" w:rsidP="0035273A">
            <w:pPr>
              <w:rPr>
                <w:rFonts w:ascii="Calibri" w:hAnsi="Calibri" w:cs="Arial"/>
              </w:rPr>
            </w:pPr>
            <w:r>
              <w:rPr>
                <w:rFonts w:ascii="Calibri" w:hAnsi="Calibri" w:cs="Arial"/>
              </w:rPr>
              <w:t>Appium</w:t>
            </w:r>
            <w:r w:rsidRPr="00457533">
              <w:rPr>
                <w:rFonts w:ascii="Calibri" w:hAnsi="Calibri" w:cs="Arial"/>
              </w:rPr>
              <w:t xml:space="preserve"> </w:t>
            </w:r>
          </w:p>
        </w:tc>
        <w:tc>
          <w:tcPr>
            <w:tcW w:w="2147" w:type="dxa"/>
            <w:tcBorders>
              <w:top w:val="single" w:sz="8" w:space="0" w:color="000000"/>
              <w:left w:val="nil"/>
              <w:bottom w:val="single" w:sz="8" w:space="0" w:color="000000"/>
              <w:right w:val="nil"/>
            </w:tcBorders>
            <w:tcMar>
              <w:top w:w="72" w:type="dxa"/>
              <w:left w:w="144" w:type="dxa"/>
              <w:bottom w:w="72" w:type="dxa"/>
              <w:right w:w="144" w:type="dxa"/>
            </w:tcMar>
          </w:tcPr>
          <w:p w14:paraId="0E8F5F07" w14:textId="40E00C41" w:rsidR="00CE5CFD" w:rsidRPr="00457533" w:rsidRDefault="007D7383" w:rsidP="0035273A">
            <w:pPr>
              <w:rPr>
                <w:rFonts w:ascii="Calibri" w:hAnsi="Calibri" w:cs="Arial"/>
              </w:rPr>
            </w:pPr>
            <w:r>
              <w:rPr>
                <w:rFonts w:ascii="Calibri" w:hAnsi="Calibri" w:cs="Arial"/>
              </w:rPr>
              <w:t>An open-source</w:t>
            </w:r>
            <w:r w:rsidR="00CE5CFD" w:rsidRPr="00FE1AAE">
              <w:rPr>
                <w:rFonts w:ascii="Calibri" w:hAnsi="Calibri" w:cs="Arial"/>
              </w:rPr>
              <w:t xml:space="preserve"> framework </w:t>
            </w:r>
            <w:r>
              <w:rPr>
                <w:rFonts w:ascii="Calibri" w:hAnsi="Calibri" w:cs="Arial"/>
              </w:rPr>
              <w:t>which</w:t>
            </w:r>
            <w:r w:rsidR="00CE5CFD" w:rsidRPr="00FE1AAE">
              <w:rPr>
                <w:rFonts w:ascii="Calibri" w:hAnsi="Calibri" w:cs="Arial"/>
              </w:rPr>
              <w:t xml:space="preserve"> is used in testing native, hybrid, and mobile web apps</w:t>
            </w:r>
          </w:p>
        </w:tc>
        <w:tc>
          <w:tcPr>
            <w:tcW w:w="2410" w:type="dxa"/>
            <w:tcBorders>
              <w:top w:val="single" w:sz="8" w:space="0" w:color="000000"/>
              <w:left w:val="nil"/>
              <w:bottom w:val="single" w:sz="8" w:space="0" w:color="000000"/>
              <w:right w:val="nil"/>
            </w:tcBorders>
            <w:tcMar>
              <w:top w:w="72" w:type="dxa"/>
              <w:left w:w="144" w:type="dxa"/>
              <w:bottom w:w="72" w:type="dxa"/>
              <w:right w:w="144" w:type="dxa"/>
            </w:tcMar>
            <w:hideMark/>
          </w:tcPr>
          <w:p w14:paraId="2D3D53E1" w14:textId="77777777" w:rsidR="00CE5CFD" w:rsidRDefault="00CE5CFD" w:rsidP="000C7202">
            <w:pPr>
              <w:pStyle w:val="ListParagraph"/>
              <w:numPr>
                <w:ilvl w:val="0"/>
                <w:numId w:val="12"/>
              </w:numPr>
              <w:jc w:val="left"/>
              <w:rPr>
                <w:rFonts w:ascii="Calibri" w:hAnsi="Calibri" w:cs="Arial"/>
              </w:rPr>
            </w:pPr>
            <w:r w:rsidRPr="00FE1AAE">
              <w:rPr>
                <w:rFonts w:ascii="Calibri" w:hAnsi="Calibri" w:cs="Arial"/>
              </w:rPr>
              <w:t>Free and open-source testing framework</w:t>
            </w:r>
          </w:p>
          <w:p w14:paraId="24C7AB64" w14:textId="77777777" w:rsidR="00CE5CFD" w:rsidRDefault="00CE5CFD" w:rsidP="000C7202">
            <w:pPr>
              <w:pStyle w:val="ListParagraph"/>
              <w:numPr>
                <w:ilvl w:val="0"/>
                <w:numId w:val="12"/>
              </w:numPr>
              <w:jc w:val="left"/>
              <w:rPr>
                <w:rFonts w:ascii="Calibri" w:hAnsi="Calibri" w:cs="Arial"/>
              </w:rPr>
            </w:pPr>
            <w:r w:rsidRPr="00FE1AAE">
              <w:rPr>
                <w:rFonts w:ascii="Calibri" w:hAnsi="Calibri" w:cs="Arial"/>
              </w:rPr>
              <w:t>Active Google group tech support</w:t>
            </w:r>
          </w:p>
          <w:p w14:paraId="1B06EE34" w14:textId="77777777" w:rsidR="00CE5CFD" w:rsidRPr="00FE1AAE" w:rsidRDefault="00CE5CFD" w:rsidP="000C7202">
            <w:pPr>
              <w:pStyle w:val="ListParagraph"/>
              <w:numPr>
                <w:ilvl w:val="0"/>
                <w:numId w:val="12"/>
              </w:numPr>
              <w:jc w:val="left"/>
              <w:rPr>
                <w:rFonts w:ascii="Calibri" w:hAnsi="Calibri" w:cs="Arial"/>
              </w:rPr>
            </w:pPr>
            <w:r w:rsidRPr="00FE1AAE">
              <w:rPr>
                <w:rFonts w:ascii="Calibri" w:hAnsi="Calibri" w:cs="Arial"/>
              </w:rPr>
              <w:t>Selenium 3 spec</w:t>
            </w:r>
          </w:p>
        </w:tc>
        <w:tc>
          <w:tcPr>
            <w:tcW w:w="2467" w:type="dxa"/>
            <w:tcBorders>
              <w:top w:val="single" w:sz="8" w:space="0" w:color="000000"/>
              <w:left w:val="nil"/>
              <w:bottom w:val="single" w:sz="8" w:space="0" w:color="000000"/>
              <w:right w:val="nil"/>
            </w:tcBorders>
            <w:tcMar>
              <w:top w:w="72" w:type="dxa"/>
              <w:left w:w="144" w:type="dxa"/>
              <w:bottom w:w="72" w:type="dxa"/>
              <w:right w:w="144" w:type="dxa"/>
            </w:tcMar>
            <w:hideMark/>
          </w:tcPr>
          <w:p w14:paraId="73ECF051" w14:textId="77777777" w:rsidR="00CE5CFD" w:rsidRDefault="00CE5CFD" w:rsidP="000C7202">
            <w:pPr>
              <w:pStyle w:val="ListParagraph"/>
              <w:numPr>
                <w:ilvl w:val="0"/>
                <w:numId w:val="12"/>
              </w:numPr>
              <w:jc w:val="left"/>
              <w:rPr>
                <w:rFonts w:ascii="Calibri" w:hAnsi="Calibri" w:cs="Arial"/>
              </w:rPr>
            </w:pPr>
            <w:r w:rsidRPr="00FE1AAE">
              <w:rPr>
                <w:rFonts w:ascii="Calibri" w:hAnsi="Calibri" w:cs="Arial"/>
              </w:rPr>
              <w:t>limited support for gestures</w:t>
            </w:r>
          </w:p>
          <w:p w14:paraId="63CC52CD" w14:textId="77777777" w:rsidR="00CE5CFD" w:rsidRDefault="00CE5CFD" w:rsidP="000C7202">
            <w:pPr>
              <w:pStyle w:val="ListParagraph"/>
              <w:numPr>
                <w:ilvl w:val="0"/>
                <w:numId w:val="12"/>
              </w:numPr>
              <w:jc w:val="left"/>
              <w:rPr>
                <w:rFonts w:ascii="Calibri" w:hAnsi="Calibri" w:cs="Arial"/>
              </w:rPr>
            </w:pPr>
            <w:r w:rsidRPr="00E93562">
              <w:rPr>
                <w:rFonts w:ascii="Calibri" w:hAnsi="Calibri" w:cs="Arial"/>
              </w:rPr>
              <w:t>only one test at a time</w:t>
            </w:r>
          </w:p>
          <w:p w14:paraId="30917A95" w14:textId="77777777" w:rsidR="00CE5CFD" w:rsidRPr="00FE1AAE" w:rsidRDefault="00CE5CFD" w:rsidP="000C7202">
            <w:pPr>
              <w:pStyle w:val="ListParagraph"/>
              <w:numPr>
                <w:ilvl w:val="0"/>
                <w:numId w:val="12"/>
              </w:numPr>
              <w:jc w:val="left"/>
              <w:rPr>
                <w:rFonts w:ascii="Calibri" w:hAnsi="Calibri" w:cs="Arial"/>
              </w:rPr>
            </w:pPr>
            <w:r w:rsidRPr="00E93562">
              <w:rPr>
                <w:rFonts w:ascii="Calibri" w:hAnsi="Calibri" w:cs="Arial"/>
              </w:rPr>
              <w:t>No support for intelligent waits</w:t>
            </w:r>
          </w:p>
        </w:tc>
      </w:tr>
      <w:tr w:rsidR="00CE5CFD" w:rsidRPr="00941E60" w14:paraId="093910A7" w14:textId="77777777" w:rsidTr="0035273A">
        <w:trPr>
          <w:trHeight w:val="558"/>
        </w:trPr>
        <w:tc>
          <w:tcPr>
            <w:tcW w:w="1964" w:type="dxa"/>
            <w:gridSpan w:val="2"/>
            <w:tcBorders>
              <w:top w:val="single" w:sz="8" w:space="0" w:color="000000"/>
              <w:left w:val="nil"/>
              <w:bottom w:val="single" w:sz="8" w:space="0" w:color="000000"/>
              <w:right w:val="nil"/>
            </w:tcBorders>
            <w:tcMar>
              <w:top w:w="72" w:type="dxa"/>
              <w:left w:w="144" w:type="dxa"/>
              <w:bottom w:w="72" w:type="dxa"/>
              <w:right w:w="144" w:type="dxa"/>
            </w:tcMar>
            <w:hideMark/>
          </w:tcPr>
          <w:p w14:paraId="3FEC3384" w14:textId="77777777" w:rsidR="00CE5CFD" w:rsidRPr="00457533" w:rsidRDefault="00CE5CFD" w:rsidP="0035273A">
            <w:pPr>
              <w:rPr>
                <w:rFonts w:ascii="Calibri" w:hAnsi="Calibri" w:cs="Arial"/>
              </w:rPr>
            </w:pPr>
            <w:r>
              <w:rPr>
                <w:rFonts w:ascii="Calibri" w:hAnsi="Calibri" w:cs="Arial"/>
              </w:rPr>
              <w:t>Espresso</w:t>
            </w:r>
          </w:p>
        </w:tc>
        <w:tc>
          <w:tcPr>
            <w:tcW w:w="2147" w:type="dxa"/>
            <w:tcBorders>
              <w:top w:val="single" w:sz="8" w:space="0" w:color="000000"/>
              <w:left w:val="nil"/>
              <w:bottom w:val="single" w:sz="8" w:space="0" w:color="000000"/>
              <w:right w:val="nil"/>
            </w:tcBorders>
            <w:tcMar>
              <w:top w:w="72" w:type="dxa"/>
              <w:left w:w="144" w:type="dxa"/>
              <w:bottom w:w="72" w:type="dxa"/>
              <w:right w:w="144" w:type="dxa"/>
            </w:tcMar>
          </w:tcPr>
          <w:p w14:paraId="63811B14" w14:textId="0B6822AB" w:rsidR="00CE5CFD" w:rsidRPr="00457533" w:rsidRDefault="00226B59" w:rsidP="0035273A">
            <w:pPr>
              <w:rPr>
                <w:rFonts w:ascii="Calibri" w:hAnsi="Calibri" w:cs="Arial"/>
              </w:rPr>
            </w:pPr>
            <w:r>
              <w:rPr>
                <w:rFonts w:ascii="Calibri" w:hAnsi="Calibri" w:cs="Arial"/>
              </w:rPr>
              <w:t>The l</w:t>
            </w:r>
            <w:r w:rsidR="00CE5CFD" w:rsidRPr="00E93562">
              <w:rPr>
                <w:rFonts w:ascii="Calibri" w:hAnsi="Calibri" w:cs="Arial"/>
              </w:rPr>
              <w:t>atest</w:t>
            </w:r>
            <w:r w:rsidR="00CE5CFD">
              <w:rPr>
                <w:rFonts w:ascii="Calibri" w:hAnsi="Calibri" w:cs="Arial"/>
              </w:rPr>
              <w:t xml:space="preserve"> </w:t>
            </w:r>
            <w:r w:rsidR="00CE5CFD" w:rsidRPr="00E93562">
              <w:rPr>
                <w:rFonts w:ascii="Calibri" w:hAnsi="Calibri" w:cs="Arial"/>
              </w:rPr>
              <w:t xml:space="preserve">open-source framework in test automation was </w:t>
            </w:r>
            <w:r w:rsidR="00CE5CFD" w:rsidRPr="00E93562">
              <w:rPr>
                <w:rFonts w:ascii="Calibri" w:hAnsi="Calibri" w:cs="Arial"/>
              </w:rPr>
              <w:lastRenderedPageBreak/>
              <w:t>open-sourced by Google</w:t>
            </w:r>
            <w:r>
              <w:rPr>
                <w:rFonts w:ascii="Calibri" w:hAnsi="Calibri" w:cs="Arial"/>
              </w:rPr>
              <w:t>.</w:t>
            </w:r>
          </w:p>
        </w:tc>
        <w:tc>
          <w:tcPr>
            <w:tcW w:w="2410" w:type="dxa"/>
            <w:tcBorders>
              <w:top w:val="single" w:sz="8" w:space="0" w:color="000000"/>
              <w:left w:val="nil"/>
              <w:bottom w:val="single" w:sz="8" w:space="0" w:color="000000"/>
              <w:right w:val="nil"/>
            </w:tcBorders>
            <w:tcMar>
              <w:top w:w="72" w:type="dxa"/>
              <w:left w:w="144" w:type="dxa"/>
              <w:bottom w:w="72" w:type="dxa"/>
              <w:right w:w="144" w:type="dxa"/>
            </w:tcMar>
            <w:hideMark/>
          </w:tcPr>
          <w:p w14:paraId="6AF8BD15" w14:textId="77777777" w:rsidR="00CE5CFD" w:rsidRDefault="00CE5CFD" w:rsidP="000C7202">
            <w:pPr>
              <w:pStyle w:val="ListParagraph"/>
              <w:numPr>
                <w:ilvl w:val="0"/>
                <w:numId w:val="13"/>
              </w:numPr>
              <w:jc w:val="left"/>
              <w:rPr>
                <w:rFonts w:ascii="Calibri" w:hAnsi="Calibri" w:cs="Arial"/>
              </w:rPr>
            </w:pPr>
            <w:r>
              <w:rPr>
                <w:rFonts w:ascii="Calibri" w:hAnsi="Calibri" w:cs="Arial"/>
              </w:rPr>
              <w:lastRenderedPageBreak/>
              <w:t>F</w:t>
            </w:r>
            <w:r w:rsidRPr="00E93562">
              <w:rPr>
                <w:rFonts w:ascii="Calibri" w:hAnsi="Calibri" w:cs="Arial"/>
              </w:rPr>
              <w:t>astest frameworks</w:t>
            </w:r>
          </w:p>
          <w:p w14:paraId="637AC144" w14:textId="77777777" w:rsidR="00CE5CFD" w:rsidRDefault="00CE5CFD" w:rsidP="000C7202">
            <w:pPr>
              <w:pStyle w:val="ListParagraph"/>
              <w:numPr>
                <w:ilvl w:val="0"/>
                <w:numId w:val="13"/>
              </w:numPr>
              <w:jc w:val="left"/>
              <w:rPr>
                <w:rFonts w:ascii="Calibri" w:hAnsi="Calibri" w:cs="Arial"/>
              </w:rPr>
            </w:pPr>
            <w:r>
              <w:rPr>
                <w:rFonts w:ascii="Calibri" w:hAnsi="Calibri" w:cs="Arial"/>
              </w:rPr>
              <w:lastRenderedPageBreak/>
              <w:t xml:space="preserve">Test </w:t>
            </w:r>
            <w:r w:rsidRPr="00E93562">
              <w:rPr>
                <w:rFonts w:ascii="Calibri" w:hAnsi="Calibri" w:cs="Arial"/>
              </w:rPr>
              <w:t>user-interfaces efficiently</w:t>
            </w:r>
          </w:p>
          <w:p w14:paraId="77554A9B" w14:textId="77777777" w:rsidR="00CE5CFD" w:rsidRDefault="00CE5CFD" w:rsidP="000C7202">
            <w:pPr>
              <w:pStyle w:val="ListParagraph"/>
              <w:numPr>
                <w:ilvl w:val="0"/>
                <w:numId w:val="13"/>
              </w:numPr>
              <w:jc w:val="left"/>
              <w:rPr>
                <w:rFonts w:ascii="Calibri" w:hAnsi="Calibri" w:cs="Arial"/>
              </w:rPr>
            </w:pPr>
            <w:r>
              <w:rPr>
                <w:rFonts w:ascii="Calibri" w:hAnsi="Calibri" w:cs="Arial"/>
              </w:rPr>
              <w:t>R</w:t>
            </w:r>
            <w:r w:rsidRPr="00E93562">
              <w:rPr>
                <w:rFonts w:ascii="Calibri" w:hAnsi="Calibri" w:cs="Arial"/>
              </w:rPr>
              <w:t>eliable test cases</w:t>
            </w:r>
          </w:p>
          <w:p w14:paraId="1E1C14A5" w14:textId="77777777" w:rsidR="00CE5CFD" w:rsidRPr="00E93562" w:rsidRDefault="00CE5CFD" w:rsidP="000C7202">
            <w:pPr>
              <w:pStyle w:val="ListParagraph"/>
              <w:numPr>
                <w:ilvl w:val="0"/>
                <w:numId w:val="13"/>
              </w:numPr>
              <w:jc w:val="left"/>
              <w:rPr>
                <w:rFonts w:ascii="Calibri" w:hAnsi="Calibri" w:cs="Arial"/>
              </w:rPr>
            </w:pPr>
            <w:r>
              <w:rPr>
                <w:rFonts w:ascii="Calibri" w:hAnsi="Calibri" w:cs="Arial"/>
              </w:rPr>
              <w:t>S</w:t>
            </w:r>
            <w:r w:rsidRPr="00E93562">
              <w:rPr>
                <w:rFonts w:ascii="Calibri" w:hAnsi="Calibri" w:cs="Arial"/>
              </w:rPr>
              <w:t>ynchronization is possibl</w:t>
            </w:r>
            <w:r>
              <w:rPr>
                <w:rFonts w:ascii="Calibri" w:hAnsi="Calibri" w:cs="Arial"/>
              </w:rPr>
              <w:t>e</w:t>
            </w:r>
          </w:p>
        </w:tc>
        <w:tc>
          <w:tcPr>
            <w:tcW w:w="2467" w:type="dxa"/>
            <w:tcBorders>
              <w:top w:val="single" w:sz="8" w:space="0" w:color="000000"/>
              <w:left w:val="nil"/>
              <w:bottom w:val="single" w:sz="8" w:space="0" w:color="000000"/>
              <w:right w:val="nil"/>
            </w:tcBorders>
            <w:tcMar>
              <w:top w:w="72" w:type="dxa"/>
              <w:left w:w="144" w:type="dxa"/>
              <w:bottom w:w="72" w:type="dxa"/>
              <w:right w:w="144" w:type="dxa"/>
            </w:tcMar>
            <w:hideMark/>
          </w:tcPr>
          <w:p w14:paraId="3650CCFE" w14:textId="2E57CEC4" w:rsidR="00CE5CFD" w:rsidRDefault="00CE5CFD" w:rsidP="000C7202">
            <w:pPr>
              <w:pStyle w:val="ListParagraph"/>
              <w:numPr>
                <w:ilvl w:val="0"/>
                <w:numId w:val="13"/>
              </w:numPr>
              <w:jc w:val="left"/>
              <w:rPr>
                <w:rFonts w:ascii="Calibri" w:hAnsi="Calibri" w:cs="Arial"/>
              </w:rPr>
            </w:pPr>
            <w:r>
              <w:rPr>
                <w:rFonts w:ascii="Calibri" w:hAnsi="Calibri" w:cs="Arial"/>
              </w:rPr>
              <w:lastRenderedPageBreak/>
              <w:t>N</w:t>
            </w:r>
            <w:r w:rsidRPr="009B5547">
              <w:rPr>
                <w:rFonts w:ascii="Calibri" w:hAnsi="Calibri" w:cs="Arial"/>
              </w:rPr>
              <w:t xml:space="preserve">eeds access to </w:t>
            </w:r>
            <w:r w:rsidR="00226B59">
              <w:rPr>
                <w:rFonts w:ascii="Calibri" w:hAnsi="Calibri" w:cs="Arial"/>
              </w:rPr>
              <w:t xml:space="preserve">the </w:t>
            </w:r>
            <w:r w:rsidRPr="009B5547">
              <w:rPr>
                <w:rFonts w:ascii="Calibri" w:hAnsi="Calibri" w:cs="Arial"/>
              </w:rPr>
              <w:t xml:space="preserve">application’s source </w:t>
            </w:r>
            <w:r w:rsidR="00536F99" w:rsidRPr="009B5547">
              <w:rPr>
                <w:rFonts w:ascii="Calibri" w:hAnsi="Calibri" w:cs="Arial"/>
              </w:rPr>
              <w:t>code.</w:t>
            </w:r>
          </w:p>
          <w:p w14:paraId="54D4F7F3" w14:textId="24273E96" w:rsidR="00CE5CFD" w:rsidRPr="00E93562" w:rsidRDefault="00CE5CFD" w:rsidP="000C7202">
            <w:pPr>
              <w:pStyle w:val="ListParagraph"/>
              <w:numPr>
                <w:ilvl w:val="0"/>
                <w:numId w:val="13"/>
              </w:numPr>
              <w:jc w:val="left"/>
              <w:rPr>
                <w:rFonts w:ascii="Calibri" w:hAnsi="Calibri" w:cs="Arial"/>
              </w:rPr>
            </w:pPr>
            <w:r w:rsidRPr="009B5547">
              <w:rPr>
                <w:rFonts w:ascii="Calibri" w:hAnsi="Calibri" w:cs="Arial"/>
              </w:rPr>
              <w:lastRenderedPageBreak/>
              <w:t>Additional tools such as UI Automator might need to be used</w:t>
            </w:r>
            <w:r w:rsidR="00226B59">
              <w:rPr>
                <w:rFonts w:ascii="Calibri" w:hAnsi="Calibri" w:cs="Arial"/>
              </w:rPr>
              <w:t>.</w:t>
            </w:r>
          </w:p>
        </w:tc>
      </w:tr>
      <w:tr w:rsidR="00CE5CFD" w:rsidRPr="00941E60" w14:paraId="32E2D5E4" w14:textId="77777777" w:rsidTr="0035273A">
        <w:trPr>
          <w:trHeight w:val="558"/>
        </w:trPr>
        <w:tc>
          <w:tcPr>
            <w:tcW w:w="1964" w:type="dxa"/>
            <w:gridSpan w:val="2"/>
            <w:tcBorders>
              <w:top w:val="single" w:sz="8" w:space="0" w:color="000000"/>
              <w:left w:val="nil"/>
              <w:bottom w:val="single" w:sz="8" w:space="0" w:color="000000"/>
              <w:right w:val="nil"/>
            </w:tcBorders>
            <w:tcMar>
              <w:top w:w="72" w:type="dxa"/>
              <w:left w:w="144" w:type="dxa"/>
              <w:bottom w:w="72" w:type="dxa"/>
              <w:right w:w="144" w:type="dxa"/>
            </w:tcMar>
            <w:hideMark/>
          </w:tcPr>
          <w:p w14:paraId="6D40954E" w14:textId="77777777" w:rsidR="00CE5CFD" w:rsidRPr="00457533" w:rsidRDefault="00CE5CFD" w:rsidP="0035273A">
            <w:pPr>
              <w:rPr>
                <w:rFonts w:ascii="Calibri" w:hAnsi="Calibri" w:cs="Arial"/>
              </w:rPr>
            </w:pPr>
            <w:proofErr w:type="spellStart"/>
            <w:r>
              <w:rPr>
                <w:rFonts w:cstheme="minorHAnsi"/>
              </w:rPr>
              <w:lastRenderedPageBreak/>
              <w:t>XCTest</w:t>
            </w:r>
            <w:proofErr w:type="spellEnd"/>
            <w:r>
              <w:rPr>
                <w:rFonts w:cstheme="minorHAnsi"/>
              </w:rPr>
              <w:t xml:space="preserve">/ </w:t>
            </w:r>
            <w:proofErr w:type="spellStart"/>
            <w:r w:rsidRPr="00F12CF5">
              <w:rPr>
                <w:rFonts w:cstheme="minorHAnsi"/>
              </w:rPr>
              <w:t>XCUITest</w:t>
            </w:r>
            <w:proofErr w:type="spellEnd"/>
          </w:p>
        </w:tc>
        <w:tc>
          <w:tcPr>
            <w:tcW w:w="2147" w:type="dxa"/>
            <w:tcBorders>
              <w:top w:val="single" w:sz="8" w:space="0" w:color="000000"/>
              <w:left w:val="nil"/>
              <w:bottom w:val="single" w:sz="8" w:space="0" w:color="000000"/>
              <w:right w:val="nil"/>
            </w:tcBorders>
            <w:tcMar>
              <w:top w:w="72" w:type="dxa"/>
              <w:left w:w="144" w:type="dxa"/>
              <w:bottom w:w="72" w:type="dxa"/>
              <w:right w:w="144" w:type="dxa"/>
            </w:tcMar>
          </w:tcPr>
          <w:p w14:paraId="61ACCBD8" w14:textId="77777777" w:rsidR="00CE5CFD" w:rsidRPr="00457533" w:rsidRDefault="00CE5CFD" w:rsidP="0035273A">
            <w:pPr>
              <w:rPr>
                <w:rFonts w:ascii="Calibri" w:hAnsi="Calibri" w:cs="Arial"/>
              </w:rPr>
            </w:pPr>
            <w:r w:rsidRPr="005C1D23">
              <w:rPr>
                <w:rFonts w:ascii="Calibri" w:hAnsi="Calibri" w:cs="Arial"/>
              </w:rPr>
              <w:t>Two important and latest test automation frameworks for iOS app testing</w:t>
            </w:r>
          </w:p>
        </w:tc>
        <w:tc>
          <w:tcPr>
            <w:tcW w:w="2410" w:type="dxa"/>
            <w:tcBorders>
              <w:top w:val="single" w:sz="8" w:space="0" w:color="000000"/>
              <w:left w:val="nil"/>
              <w:bottom w:val="single" w:sz="8" w:space="0" w:color="000000"/>
              <w:right w:val="nil"/>
            </w:tcBorders>
            <w:tcMar>
              <w:top w:w="72" w:type="dxa"/>
              <w:left w:w="144" w:type="dxa"/>
              <w:bottom w:w="72" w:type="dxa"/>
              <w:right w:w="144" w:type="dxa"/>
            </w:tcMar>
            <w:hideMark/>
          </w:tcPr>
          <w:p w14:paraId="3D14F6B5" w14:textId="2B7FFF7E" w:rsidR="00CE5CFD" w:rsidRDefault="00CE5CFD" w:rsidP="000C7202">
            <w:pPr>
              <w:pStyle w:val="ListParagraph"/>
              <w:numPr>
                <w:ilvl w:val="0"/>
                <w:numId w:val="14"/>
              </w:numPr>
              <w:jc w:val="left"/>
              <w:rPr>
                <w:rFonts w:ascii="Calibri" w:hAnsi="Calibri" w:cs="Arial"/>
              </w:rPr>
            </w:pPr>
            <w:r w:rsidRPr="005C1D23">
              <w:rPr>
                <w:rFonts w:ascii="Calibri" w:hAnsi="Calibri" w:cs="Arial"/>
              </w:rPr>
              <w:t xml:space="preserve">Makes the testing </w:t>
            </w:r>
            <w:r w:rsidR="00536F99" w:rsidRPr="005C1D23">
              <w:rPr>
                <w:rFonts w:ascii="Calibri" w:hAnsi="Calibri" w:cs="Arial"/>
              </w:rPr>
              <w:t>easy.</w:t>
            </w:r>
          </w:p>
          <w:p w14:paraId="68496467" w14:textId="77777777" w:rsidR="00CE5CFD" w:rsidRDefault="00CE5CFD" w:rsidP="000C7202">
            <w:pPr>
              <w:pStyle w:val="ListParagraph"/>
              <w:numPr>
                <w:ilvl w:val="0"/>
                <w:numId w:val="14"/>
              </w:numPr>
              <w:jc w:val="left"/>
              <w:rPr>
                <w:rFonts w:ascii="Calibri" w:hAnsi="Calibri" w:cs="Arial"/>
              </w:rPr>
            </w:pPr>
            <w:r>
              <w:rPr>
                <w:rFonts w:ascii="Calibri" w:hAnsi="Calibri" w:cs="Arial"/>
              </w:rPr>
              <w:t>N</w:t>
            </w:r>
            <w:r w:rsidRPr="005C1D23">
              <w:rPr>
                <w:rFonts w:ascii="Calibri" w:hAnsi="Calibri" w:cs="Arial"/>
              </w:rPr>
              <w:t>o language barriers</w:t>
            </w:r>
          </w:p>
          <w:p w14:paraId="629DBDC6" w14:textId="77777777" w:rsidR="00CE5CFD" w:rsidRPr="005C1D23" w:rsidRDefault="00CE5CFD" w:rsidP="000C7202">
            <w:pPr>
              <w:pStyle w:val="ListParagraph"/>
              <w:numPr>
                <w:ilvl w:val="0"/>
                <w:numId w:val="14"/>
              </w:numPr>
              <w:jc w:val="left"/>
              <w:rPr>
                <w:rFonts w:ascii="Calibri" w:hAnsi="Calibri" w:cs="Arial"/>
              </w:rPr>
            </w:pPr>
            <w:r w:rsidRPr="00CD5E27">
              <w:rPr>
                <w:rFonts w:ascii="Calibri" w:hAnsi="Calibri" w:cs="Arial"/>
              </w:rPr>
              <w:t>UI recording is possible</w:t>
            </w:r>
          </w:p>
        </w:tc>
        <w:tc>
          <w:tcPr>
            <w:tcW w:w="2467" w:type="dxa"/>
            <w:tcBorders>
              <w:top w:val="single" w:sz="8" w:space="0" w:color="000000"/>
              <w:left w:val="nil"/>
              <w:bottom w:val="single" w:sz="8" w:space="0" w:color="000000"/>
              <w:right w:val="nil"/>
            </w:tcBorders>
            <w:tcMar>
              <w:top w:w="72" w:type="dxa"/>
              <w:left w:w="144" w:type="dxa"/>
              <w:bottom w:w="72" w:type="dxa"/>
              <w:right w:w="144" w:type="dxa"/>
            </w:tcMar>
            <w:hideMark/>
          </w:tcPr>
          <w:p w14:paraId="58864685" w14:textId="7E9076FC" w:rsidR="00CE5CFD" w:rsidRDefault="00CE5CFD" w:rsidP="000C7202">
            <w:pPr>
              <w:pStyle w:val="ListParagraph"/>
              <w:numPr>
                <w:ilvl w:val="0"/>
                <w:numId w:val="14"/>
              </w:numPr>
              <w:jc w:val="left"/>
              <w:rPr>
                <w:rFonts w:ascii="Calibri" w:hAnsi="Calibri" w:cs="Arial"/>
              </w:rPr>
            </w:pPr>
            <w:r w:rsidRPr="00CD5E27">
              <w:rPr>
                <w:rFonts w:ascii="Calibri" w:hAnsi="Calibri" w:cs="Arial"/>
              </w:rPr>
              <w:t xml:space="preserve">No doesn’t have cross-platform </w:t>
            </w:r>
            <w:r w:rsidR="00536F99" w:rsidRPr="00CD5E27">
              <w:rPr>
                <w:rFonts w:ascii="Calibri" w:hAnsi="Calibri" w:cs="Arial"/>
              </w:rPr>
              <w:t>support.</w:t>
            </w:r>
          </w:p>
          <w:p w14:paraId="324C443E" w14:textId="77777777" w:rsidR="00CE5CFD" w:rsidRPr="00CD5E27" w:rsidRDefault="00CE5CFD" w:rsidP="000C7202">
            <w:pPr>
              <w:pStyle w:val="ListParagraph"/>
              <w:numPr>
                <w:ilvl w:val="0"/>
                <w:numId w:val="14"/>
              </w:numPr>
              <w:jc w:val="left"/>
              <w:rPr>
                <w:rFonts w:ascii="Calibri" w:hAnsi="Calibri" w:cs="Arial"/>
              </w:rPr>
            </w:pPr>
            <w:r>
              <w:rPr>
                <w:rFonts w:ascii="Calibri" w:hAnsi="Calibri" w:cs="Arial"/>
              </w:rPr>
              <w:t>L</w:t>
            </w:r>
            <w:r w:rsidRPr="00CD5E27">
              <w:rPr>
                <w:rFonts w:ascii="Calibri" w:hAnsi="Calibri" w:cs="Arial"/>
              </w:rPr>
              <w:t>imited programming language support</w:t>
            </w:r>
          </w:p>
        </w:tc>
      </w:tr>
    </w:tbl>
    <w:p w14:paraId="43345DBA" w14:textId="77777777" w:rsidR="00CE5CFD" w:rsidRDefault="00CE5CFD" w:rsidP="00CE5CFD">
      <w:pPr>
        <w:rPr>
          <w:rFonts w:cstheme="minorHAnsi"/>
        </w:rPr>
      </w:pPr>
    </w:p>
    <w:p w14:paraId="4AFC7080" w14:textId="1E8439D4" w:rsidR="00CE5CFD" w:rsidRPr="00936A04" w:rsidRDefault="00536F99" w:rsidP="00D21FC5">
      <w:pPr>
        <w:jc w:val="both"/>
        <w:rPr>
          <w:rFonts w:cstheme="minorHAnsi"/>
        </w:rPr>
      </w:pPr>
      <w:bookmarkStart w:id="270" w:name="_Hlk111643053"/>
      <w:bookmarkStart w:id="271" w:name="_Hlk177374413"/>
      <w:r w:rsidRPr="00936A04">
        <w:rPr>
          <w:rFonts w:cstheme="minorHAnsi"/>
        </w:rPr>
        <w:t xml:space="preserve">There are </w:t>
      </w:r>
      <w:r w:rsidR="00DF7275" w:rsidRPr="00936A04">
        <w:rPr>
          <w:rFonts w:cstheme="minorHAnsi"/>
        </w:rPr>
        <w:t>several</w:t>
      </w:r>
      <w:r w:rsidRPr="00936A04">
        <w:rPr>
          <w:rFonts w:cstheme="minorHAnsi"/>
        </w:rPr>
        <w:t xml:space="preserve"> testing framework</w:t>
      </w:r>
      <w:r w:rsidR="00DF7275" w:rsidRPr="00936A04">
        <w:rPr>
          <w:rFonts w:cstheme="minorHAnsi"/>
        </w:rPr>
        <w:t>s designed to test mobile application</w:t>
      </w:r>
      <w:r w:rsidR="00936A04" w:rsidRPr="00936A04">
        <w:rPr>
          <w:rFonts w:cstheme="minorHAnsi"/>
        </w:rPr>
        <w:t>s</w:t>
      </w:r>
      <w:r w:rsidR="00DF7275" w:rsidRPr="00936A04">
        <w:rPr>
          <w:rFonts w:cstheme="minorHAnsi"/>
        </w:rPr>
        <w:t xml:space="preserve"> on multiple platforms such as Android</w:t>
      </w:r>
      <w:r w:rsidR="00936A04" w:rsidRPr="00936A04">
        <w:rPr>
          <w:rFonts w:cstheme="minorHAnsi"/>
        </w:rPr>
        <w:t>,</w:t>
      </w:r>
      <w:r w:rsidR="00DF7275" w:rsidRPr="00936A04">
        <w:rPr>
          <w:rFonts w:cstheme="minorHAnsi"/>
        </w:rPr>
        <w:t xml:space="preserve"> and iOS. </w:t>
      </w:r>
      <w:r w:rsidR="00CE5CFD" w:rsidRPr="00936A04">
        <w:rPr>
          <w:rFonts w:cstheme="minorHAnsi"/>
        </w:rPr>
        <w:t>The study will adopt various open-source security testing frameworks and tools such as Espresso, Appium</w:t>
      </w:r>
      <w:r w:rsidR="00936A04" w:rsidRPr="00936A04">
        <w:rPr>
          <w:rFonts w:cstheme="minorHAnsi"/>
        </w:rPr>
        <w:t>,</w:t>
      </w:r>
      <w:r w:rsidR="00CE5CFD" w:rsidRPr="00936A04">
        <w:rPr>
          <w:rFonts w:cstheme="minorHAnsi"/>
        </w:rPr>
        <w:t xml:space="preserve"> and </w:t>
      </w:r>
      <w:proofErr w:type="spellStart"/>
      <w:r w:rsidR="00CE5CFD" w:rsidRPr="00936A04">
        <w:rPr>
          <w:rFonts w:cstheme="minorHAnsi"/>
        </w:rPr>
        <w:t>Robotium</w:t>
      </w:r>
      <w:proofErr w:type="spellEnd"/>
      <w:r w:rsidR="007D7383">
        <w:rPr>
          <w:rFonts w:cstheme="minorHAnsi"/>
        </w:rPr>
        <w:t>,</w:t>
      </w:r>
      <w:r w:rsidR="00CE5CFD" w:rsidRPr="00936A04">
        <w:rPr>
          <w:rFonts w:cstheme="minorHAnsi"/>
        </w:rPr>
        <w:t xml:space="preserve"> </w:t>
      </w:r>
      <w:r w:rsidR="00936A04" w:rsidRPr="00936A04">
        <w:rPr>
          <w:rFonts w:cstheme="minorHAnsi"/>
        </w:rPr>
        <w:t>to</w:t>
      </w:r>
      <w:r w:rsidR="00CE5CFD" w:rsidRPr="00936A04">
        <w:rPr>
          <w:rFonts w:cstheme="minorHAnsi"/>
        </w:rPr>
        <w:t xml:space="preserve"> identify</w:t>
      </w:r>
      <w:r w:rsidR="00936A04" w:rsidRPr="00936A04">
        <w:rPr>
          <w:rFonts w:cstheme="minorHAnsi"/>
        </w:rPr>
        <w:t xml:space="preserve"> and recommend </w:t>
      </w:r>
      <w:r w:rsidR="00CE5CFD" w:rsidRPr="00936A04">
        <w:rPr>
          <w:rFonts w:cstheme="minorHAnsi"/>
        </w:rPr>
        <w:t>the best possible</w:t>
      </w:r>
      <w:r w:rsidR="00226B59">
        <w:rPr>
          <w:rFonts w:cstheme="minorHAnsi"/>
        </w:rPr>
        <w:t xml:space="preserve"> tool</w:t>
      </w:r>
      <w:r w:rsidR="00CE5CFD" w:rsidRPr="00936A04">
        <w:rPr>
          <w:rFonts w:cstheme="minorHAnsi"/>
        </w:rPr>
        <w:t xml:space="preserve"> for </w:t>
      </w:r>
      <w:r w:rsidR="00226B59">
        <w:rPr>
          <w:rFonts w:cstheme="minorHAnsi"/>
        </w:rPr>
        <w:t xml:space="preserve">the </w:t>
      </w:r>
      <w:r w:rsidR="00CE5CFD" w:rsidRPr="00936A04">
        <w:rPr>
          <w:rFonts w:cstheme="minorHAnsi"/>
        </w:rPr>
        <w:t>secure mobile application</w:t>
      </w:r>
      <w:r w:rsidR="00936A04" w:rsidRPr="00936A04">
        <w:rPr>
          <w:rFonts w:cstheme="minorHAnsi"/>
        </w:rPr>
        <w:t xml:space="preserve"> for smart prepaid meters</w:t>
      </w:r>
      <w:r w:rsidR="00CE5CFD" w:rsidRPr="00936A04">
        <w:rPr>
          <w:rFonts w:cstheme="minorHAnsi"/>
        </w:rPr>
        <w:t xml:space="preserve">. </w:t>
      </w:r>
      <w:bookmarkEnd w:id="263"/>
      <w:bookmarkEnd w:id="265"/>
      <w:bookmarkEnd w:id="266"/>
      <w:bookmarkEnd w:id="267"/>
      <w:bookmarkEnd w:id="270"/>
    </w:p>
    <w:p w14:paraId="2CBA15F9" w14:textId="65C0153E" w:rsidR="00D864DA" w:rsidRPr="00AE26B9" w:rsidRDefault="00D864DA" w:rsidP="00D864DA">
      <w:pPr>
        <w:pStyle w:val="Heading2"/>
      </w:pPr>
      <w:bookmarkStart w:id="272" w:name="_Toc225524919"/>
      <w:bookmarkEnd w:id="264"/>
      <w:bookmarkEnd w:id="271"/>
      <w:r>
        <w:t>Participants/Population</w:t>
      </w:r>
      <w:bookmarkEnd w:id="272"/>
      <w:r w:rsidRPr="00AE26B9">
        <w:t xml:space="preserve"> </w:t>
      </w:r>
    </w:p>
    <w:p w14:paraId="2610105D" w14:textId="2FD6B557" w:rsidR="006873DF" w:rsidRDefault="00CE5CFD" w:rsidP="00D21FC5">
      <w:pPr>
        <w:jc w:val="both"/>
        <w:rPr>
          <w:rFonts w:cstheme="minorHAnsi"/>
        </w:rPr>
      </w:pPr>
      <w:r w:rsidRPr="00457533">
        <w:rPr>
          <w:rFonts w:cstheme="minorHAnsi"/>
        </w:rPr>
        <w:t>An article by Jim Whaley states that the target population in research is essential for the following three reasons</w:t>
      </w:r>
      <w:r>
        <w:rPr>
          <w:rFonts w:cstheme="minorHAnsi"/>
        </w:rPr>
        <w:t xml:space="preserve"> </w:t>
      </w:r>
      <w:sdt>
        <w:sdtPr>
          <w:rPr>
            <w:rFonts w:cstheme="minorHAnsi"/>
            <w:color w:val="000000"/>
          </w:rPr>
          <w:tag w:val="MENDELEY_CITATION_v3_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"/>
          <w:id w:val="1448580822"/>
          <w:placeholder>
            <w:docPart w:val="E0D807E93CD0475181614B4FB66286A3"/>
          </w:placeholder>
        </w:sdtPr>
        <w:sdtContent>
          <w:r w:rsidR="00752357" w:rsidRPr="00752357">
            <w:rPr>
              <w:rFonts w:cstheme="minorHAnsi"/>
              <w:color w:val="000000"/>
            </w:rPr>
            <w:t>(Whaley, n.d.)</w:t>
          </w:r>
        </w:sdtContent>
      </w:sdt>
      <w:r w:rsidRPr="00457533">
        <w:rPr>
          <w:rFonts w:cstheme="minorHAnsi"/>
        </w:rPr>
        <w:t>.</w:t>
      </w:r>
    </w:p>
    <w:p w14:paraId="5017CFA3" w14:textId="77777777" w:rsidR="009346DC" w:rsidRPr="00457533" w:rsidRDefault="009346DC" w:rsidP="00D21FC5">
      <w:pPr>
        <w:jc w:val="both"/>
        <w:rPr>
          <w:rFonts w:cstheme="minorHAnsi"/>
        </w:rPr>
      </w:pPr>
    </w:p>
    <w:p w14:paraId="6DCB5592" w14:textId="77777777" w:rsidR="00CE5CFD" w:rsidRPr="00457533" w:rsidRDefault="00CE5CFD" w:rsidP="000C7202">
      <w:pPr>
        <w:pStyle w:val="ListParagraph"/>
        <w:numPr>
          <w:ilvl w:val="0"/>
          <w:numId w:val="8"/>
        </w:numPr>
        <w:spacing w:line="360" w:lineRule="auto"/>
        <w:rPr>
          <w:rFonts w:asciiTheme="minorHAnsi" w:hAnsiTheme="minorHAnsi" w:cstheme="minorHAnsi"/>
          <w:lang w:eastAsia="ar-SA"/>
        </w:rPr>
      </w:pPr>
      <w:r w:rsidRPr="00457533">
        <w:rPr>
          <w:rFonts w:asciiTheme="minorHAnsi" w:hAnsiTheme="minorHAnsi" w:cstheme="minorHAnsi"/>
          <w:lang w:eastAsia="ar-SA"/>
        </w:rPr>
        <w:t>It sets clear direction on the scope and objective of the research and data types.</w:t>
      </w:r>
    </w:p>
    <w:p w14:paraId="2C9EAF96" w14:textId="77777777" w:rsidR="00CE5CFD" w:rsidRPr="00457533" w:rsidRDefault="00CE5CFD" w:rsidP="000C7202">
      <w:pPr>
        <w:pStyle w:val="ListParagraph"/>
        <w:numPr>
          <w:ilvl w:val="0"/>
          <w:numId w:val="8"/>
        </w:numPr>
        <w:spacing w:line="360" w:lineRule="auto"/>
        <w:rPr>
          <w:rFonts w:asciiTheme="minorHAnsi" w:hAnsiTheme="minorHAnsi" w:cstheme="minorHAnsi"/>
          <w:lang w:eastAsia="ar-SA"/>
        </w:rPr>
      </w:pPr>
      <w:r w:rsidRPr="00457533">
        <w:rPr>
          <w:rFonts w:asciiTheme="minorHAnsi" w:hAnsiTheme="minorHAnsi" w:cstheme="minorHAnsi"/>
          <w:lang w:eastAsia="ar-SA"/>
        </w:rPr>
        <w:t>It defines the characteristic variables of the individuals who qualify for the study.</w:t>
      </w:r>
    </w:p>
    <w:p w14:paraId="0500DE1D" w14:textId="46BD8706" w:rsidR="006873DF" w:rsidRPr="009346DC" w:rsidRDefault="00CE5CFD" w:rsidP="000C7202">
      <w:pPr>
        <w:pStyle w:val="ListParagraph"/>
        <w:numPr>
          <w:ilvl w:val="0"/>
          <w:numId w:val="8"/>
        </w:numPr>
        <w:spacing w:line="360" w:lineRule="auto"/>
        <w:rPr>
          <w:rFonts w:cstheme="minorHAnsi"/>
        </w:rPr>
      </w:pPr>
      <w:r w:rsidRPr="009346DC">
        <w:rPr>
          <w:rFonts w:asciiTheme="minorHAnsi" w:hAnsiTheme="minorHAnsi" w:cstheme="minorHAnsi"/>
          <w:lang w:eastAsia="ar-SA"/>
        </w:rPr>
        <w:t>It provides the scope of the total population or universe for determining the sample size.</w:t>
      </w:r>
    </w:p>
    <w:p w14:paraId="68FB6D7F" w14:textId="77777777" w:rsidR="009346DC" w:rsidRPr="009346DC" w:rsidRDefault="009346DC" w:rsidP="009346DC">
      <w:pPr>
        <w:pStyle w:val="ListParagraph"/>
        <w:spacing w:line="360" w:lineRule="auto"/>
        <w:ind w:left="780"/>
        <w:rPr>
          <w:rFonts w:cstheme="minorHAnsi"/>
        </w:rPr>
      </w:pPr>
    </w:p>
    <w:p w14:paraId="73AD9684" w14:textId="6B1DE35C" w:rsidR="00CE5CFD" w:rsidRPr="008B09B8" w:rsidRDefault="00CE5CFD" w:rsidP="00D21FC5">
      <w:pPr>
        <w:jc w:val="both"/>
        <w:rPr>
          <w:rFonts w:cstheme="minorHAnsi"/>
        </w:rPr>
      </w:pPr>
      <w:bookmarkStart w:id="273" w:name="_Hlk177375872"/>
      <w:commentRangeStart w:id="274"/>
      <w:r w:rsidRPr="008B09B8">
        <w:rPr>
          <w:rFonts w:cstheme="minorHAnsi"/>
        </w:rPr>
        <w:t xml:space="preserve">In this paper, the target population </w:t>
      </w:r>
      <w:r w:rsidR="00191BC9" w:rsidRPr="008B09B8">
        <w:rPr>
          <w:rFonts w:cstheme="minorHAnsi"/>
        </w:rPr>
        <w:t>was the</w:t>
      </w:r>
      <w:r w:rsidR="003220E8" w:rsidRPr="008B09B8">
        <w:rPr>
          <w:rFonts w:cstheme="minorHAnsi"/>
        </w:rPr>
        <w:t xml:space="preserve"> prepaid customers in Windhoek</w:t>
      </w:r>
      <w:r w:rsidR="008B09B8">
        <w:rPr>
          <w:rFonts w:cstheme="minorHAnsi"/>
        </w:rPr>
        <w:t>. M</w:t>
      </w:r>
      <w:r w:rsidR="00191BC9" w:rsidRPr="008B09B8">
        <w:rPr>
          <w:rFonts w:cstheme="minorHAnsi"/>
        </w:rPr>
        <w:t>etering specialist</w:t>
      </w:r>
      <w:r w:rsidR="008B09B8" w:rsidRPr="008B09B8">
        <w:rPr>
          <w:rFonts w:cstheme="minorHAnsi"/>
        </w:rPr>
        <w:t>s</w:t>
      </w:r>
      <w:r w:rsidRPr="008B09B8">
        <w:rPr>
          <w:rFonts w:cstheme="minorHAnsi"/>
        </w:rPr>
        <w:t xml:space="preserve"> at</w:t>
      </w:r>
      <w:r w:rsidR="008B09B8" w:rsidRPr="008B09B8">
        <w:rPr>
          <w:rFonts w:cstheme="minorHAnsi"/>
        </w:rPr>
        <w:t xml:space="preserve"> </w:t>
      </w:r>
      <w:r w:rsidR="003220E8" w:rsidRPr="008B09B8">
        <w:rPr>
          <w:rFonts w:cstheme="minorHAnsi"/>
        </w:rPr>
        <w:t>the City of Windhoek and</w:t>
      </w:r>
      <w:r w:rsidR="00191BC9" w:rsidRPr="008B09B8">
        <w:rPr>
          <w:rFonts w:cstheme="minorHAnsi"/>
        </w:rPr>
        <w:t xml:space="preserve"> NamPower</w:t>
      </w:r>
      <w:r w:rsidR="008B09B8">
        <w:rPr>
          <w:rFonts w:cstheme="minorHAnsi"/>
        </w:rPr>
        <w:t xml:space="preserve"> were also involved in providing valuable information about smart meters and their layout</w:t>
      </w:r>
      <w:r w:rsidR="00191BC9" w:rsidRPr="008B09B8">
        <w:rPr>
          <w:rFonts w:cstheme="minorHAnsi"/>
        </w:rPr>
        <w:t xml:space="preserve">. </w:t>
      </w:r>
      <w:r w:rsidR="003220E8" w:rsidRPr="008B09B8">
        <w:rPr>
          <w:rFonts w:cstheme="minorHAnsi"/>
        </w:rPr>
        <w:t xml:space="preserve">In addition, </w:t>
      </w:r>
      <w:r w:rsidR="00191BC9" w:rsidRPr="008B09B8">
        <w:rPr>
          <w:rFonts w:cstheme="minorHAnsi"/>
        </w:rPr>
        <w:t xml:space="preserve">members of the </w:t>
      </w:r>
      <w:r w:rsidR="00042884" w:rsidRPr="008B09B8">
        <w:rPr>
          <w:rFonts w:cstheme="minorHAnsi"/>
        </w:rPr>
        <w:t>billing department</w:t>
      </w:r>
      <w:r w:rsidR="00936A04" w:rsidRPr="008B09B8">
        <w:rPr>
          <w:rFonts w:cstheme="minorHAnsi"/>
        </w:rPr>
        <w:t xml:space="preserve"> and </w:t>
      </w:r>
      <w:r w:rsidR="00191BC9" w:rsidRPr="008B09B8">
        <w:rPr>
          <w:rFonts w:cstheme="minorHAnsi"/>
        </w:rPr>
        <w:t xml:space="preserve">IT department were also involved </w:t>
      </w:r>
      <w:r w:rsidR="008B09B8" w:rsidRPr="008B09B8">
        <w:rPr>
          <w:rFonts w:cstheme="minorHAnsi"/>
        </w:rPr>
        <w:t>in providing</w:t>
      </w:r>
      <w:r w:rsidR="00191BC9" w:rsidRPr="008B09B8">
        <w:rPr>
          <w:rFonts w:cstheme="minorHAnsi"/>
        </w:rPr>
        <w:t xml:space="preserve"> their </w:t>
      </w:r>
      <w:r w:rsidR="00806A14" w:rsidRPr="008B09B8">
        <w:rPr>
          <w:rFonts w:cstheme="minorHAnsi"/>
        </w:rPr>
        <w:t>insights</w:t>
      </w:r>
      <w:r w:rsidR="003220E8" w:rsidRPr="008B09B8">
        <w:rPr>
          <w:rFonts w:cstheme="minorHAnsi"/>
        </w:rPr>
        <w:t xml:space="preserve"> </w:t>
      </w:r>
      <w:r w:rsidR="008B09B8" w:rsidRPr="008B09B8">
        <w:rPr>
          <w:rFonts w:cstheme="minorHAnsi"/>
        </w:rPr>
        <w:t xml:space="preserve">about the </w:t>
      </w:r>
      <w:r w:rsidR="003220E8" w:rsidRPr="008B09B8">
        <w:rPr>
          <w:rFonts w:cstheme="minorHAnsi"/>
        </w:rPr>
        <w:t xml:space="preserve">SAP prepayment solution and the mobile application respectively. </w:t>
      </w:r>
      <w:r w:rsidR="00191BC9" w:rsidRPr="008B09B8">
        <w:rPr>
          <w:rFonts w:cstheme="minorHAnsi"/>
        </w:rPr>
        <w:t xml:space="preserve"> </w:t>
      </w:r>
      <w:r w:rsidRPr="008B09B8">
        <w:rPr>
          <w:rFonts w:cstheme="minorHAnsi"/>
        </w:rPr>
        <w:t xml:space="preserve"> </w:t>
      </w:r>
      <w:commentRangeEnd w:id="274"/>
      <w:r w:rsidR="004C7E93" w:rsidRPr="008B09B8">
        <w:rPr>
          <w:rStyle w:val="CommentReference"/>
          <w:rFonts w:cstheme="minorHAnsi"/>
          <w:szCs w:val="22"/>
        </w:rPr>
        <w:commentReference w:id="274"/>
      </w:r>
    </w:p>
    <w:p w14:paraId="29B8A929" w14:textId="19D0A55A" w:rsidR="004D0165" w:rsidRPr="00AE26B9" w:rsidRDefault="004D0165" w:rsidP="004D0165">
      <w:pPr>
        <w:pStyle w:val="Heading2"/>
      </w:pPr>
      <w:bookmarkStart w:id="275" w:name="_Toc225524920"/>
      <w:bookmarkEnd w:id="273"/>
      <w:r>
        <w:lastRenderedPageBreak/>
        <w:t>Data Analysis</w:t>
      </w:r>
      <w:bookmarkEnd w:id="275"/>
      <w:r w:rsidRPr="00AE26B9">
        <w:t xml:space="preserve"> </w:t>
      </w:r>
    </w:p>
    <w:p w14:paraId="23B78472" w14:textId="0F78D8CA" w:rsidR="004D0165" w:rsidRPr="00457533" w:rsidRDefault="004D0165" w:rsidP="004D0165">
      <w:pPr>
        <w:jc w:val="both"/>
        <w:rPr>
          <w:rFonts w:cstheme="minorHAnsi"/>
        </w:rPr>
      </w:pPr>
      <w:bookmarkStart w:id="276" w:name="_Hlk166242565"/>
      <w:r w:rsidRPr="00887EED">
        <w:rPr>
          <w:rFonts w:cstheme="minorHAnsi"/>
        </w:rPr>
        <w:t>Data</w:t>
      </w:r>
      <w:r w:rsidRPr="00457533">
        <w:rPr>
          <w:rFonts w:cstheme="minorHAnsi"/>
        </w:rPr>
        <w:t xml:space="preserve"> analysis is a method or process in which one systematically applies techniques to describe, draw conclusions from, or evaluate data</w:t>
      </w:r>
      <w:r>
        <w:rPr>
          <w:rFonts w:cstheme="minorHAnsi"/>
        </w:rPr>
        <w:t xml:space="preserve"> </w:t>
      </w:r>
      <w:sdt>
        <w:sdtPr>
          <w:rPr>
            <w:rFonts w:cstheme="minorHAnsi"/>
            <w:color w:val="000000"/>
          </w:rPr>
          <w:tag w:val="MENDELEY_CITATION_v3_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"/>
          <w:id w:val="-223449086"/>
          <w:placeholder>
            <w:docPart w:val="5DAB7477195E49C98316D92E23EF7729"/>
          </w:placeholder>
        </w:sdtPr>
        <w:sdtContent>
          <w:r w:rsidR="00752357" w:rsidRPr="00752357">
            <w:rPr>
              <w:rFonts w:cstheme="minorHAnsi"/>
              <w:color w:val="000000"/>
            </w:rPr>
            <w:t>(</w:t>
          </w:r>
          <w:proofErr w:type="spellStart"/>
          <w:r w:rsidR="00752357" w:rsidRPr="00752357">
            <w:rPr>
              <w:rFonts w:cstheme="minorHAnsi"/>
              <w:color w:val="000000"/>
            </w:rPr>
            <w:t>Jankielewicz</w:t>
          </w:r>
          <w:proofErr w:type="spellEnd"/>
          <w:r w:rsidR="00752357" w:rsidRPr="00752357">
            <w:rPr>
              <w:rFonts w:cstheme="minorHAnsi"/>
              <w:color w:val="000000"/>
            </w:rPr>
            <w:t>, 2022)</w:t>
          </w:r>
        </w:sdtContent>
      </w:sdt>
      <w:r w:rsidRPr="00457533">
        <w:rPr>
          <w:rFonts w:cstheme="minorHAnsi"/>
        </w:rPr>
        <w:t xml:space="preserve">. </w:t>
      </w:r>
      <w:commentRangeStart w:id="277"/>
      <w:r w:rsidRPr="00457533">
        <w:rPr>
          <w:rFonts w:cstheme="minorHAnsi"/>
        </w:rPr>
        <w:t xml:space="preserve">Qualitative analysis will be </w:t>
      </w:r>
      <w:r w:rsidRPr="00054397">
        <w:rPr>
          <w:rFonts w:cstheme="minorHAnsi"/>
          <w:bCs/>
        </w:rPr>
        <w:t>applied</w:t>
      </w:r>
      <w:r w:rsidRPr="00276766">
        <w:rPr>
          <w:rFonts w:cstheme="minorHAnsi"/>
          <w:color w:val="0070C0"/>
        </w:rPr>
        <w:t xml:space="preserve"> </w:t>
      </w:r>
      <w:r w:rsidR="00226B59">
        <w:rPr>
          <w:rFonts w:cstheme="minorHAnsi"/>
        </w:rPr>
        <w:t>to</w:t>
      </w:r>
      <w:r w:rsidRPr="00457533">
        <w:rPr>
          <w:rFonts w:cstheme="minorHAnsi"/>
        </w:rPr>
        <w:t xml:space="preserve"> the data obtained from the interviews to develop a deep understanding of how customers feel about the mobile application. The test results</w:t>
      </w:r>
      <w:r>
        <w:rPr>
          <w:rFonts w:cstheme="minorHAnsi"/>
        </w:rPr>
        <w:t xml:space="preserve"> from the mobile application testing frameworks and tools</w:t>
      </w:r>
      <w:r w:rsidRPr="00457533">
        <w:rPr>
          <w:rFonts w:cstheme="minorHAnsi"/>
        </w:rPr>
        <w:t xml:space="preserve"> will be </w:t>
      </w:r>
      <w:r w:rsidRPr="00D559EB">
        <w:rPr>
          <w:rFonts w:cstheme="minorHAnsi"/>
        </w:rPr>
        <w:t>analysed</w:t>
      </w:r>
      <w:r w:rsidRPr="00457533">
        <w:rPr>
          <w:rFonts w:cstheme="minorHAnsi"/>
        </w:rPr>
        <w:t xml:space="preserve"> to determine the performance</w:t>
      </w:r>
      <w:r>
        <w:rPr>
          <w:rFonts w:cstheme="minorHAnsi"/>
        </w:rPr>
        <w:t xml:space="preserve"> (</w:t>
      </w:r>
      <w:r w:rsidRPr="003D7D8A">
        <w:rPr>
          <w:rFonts w:cstheme="minorHAnsi"/>
        </w:rPr>
        <w:t>usability and security</w:t>
      </w:r>
      <w:r>
        <w:rPr>
          <w:rFonts w:cstheme="minorHAnsi"/>
        </w:rPr>
        <w:t>)</w:t>
      </w:r>
      <w:r w:rsidRPr="00457533">
        <w:rPr>
          <w:rFonts w:cstheme="minorHAnsi"/>
        </w:rPr>
        <w:t xml:space="preserve"> of the mobile application.</w:t>
      </w:r>
      <w:r w:rsidR="001F3B97">
        <w:rPr>
          <w:rFonts w:cstheme="minorHAnsi"/>
        </w:rPr>
        <w:t xml:space="preserve"> </w:t>
      </w:r>
      <w:r w:rsidRPr="00457533">
        <w:rPr>
          <w:rFonts w:cstheme="minorHAnsi"/>
        </w:rPr>
        <w:t xml:space="preserve">Furthermore, the audit </w:t>
      </w:r>
      <w:commentRangeEnd w:id="277"/>
      <w:r w:rsidR="004C7E93" w:rsidRPr="00457533">
        <w:rPr>
          <w:rStyle w:val="CommentReference"/>
          <w:rFonts w:cstheme="minorHAnsi"/>
          <w:szCs w:val="22"/>
        </w:rPr>
        <w:commentReference w:id="277"/>
      </w:r>
      <w:r w:rsidRPr="00457533">
        <w:rPr>
          <w:rFonts w:cstheme="minorHAnsi"/>
        </w:rPr>
        <w:t>report from the</w:t>
      </w:r>
      <w:r w:rsidR="00B77A49">
        <w:rPr>
          <w:rFonts w:cstheme="minorHAnsi"/>
        </w:rPr>
        <w:t xml:space="preserve"> </w:t>
      </w:r>
      <w:r w:rsidR="00B77A49" w:rsidRPr="00AD4081">
        <w:rPr>
          <w:rFonts w:cstheme="minorHAnsi"/>
        </w:rPr>
        <w:t>Qualys</w:t>
      </w:r>
      <w:r w:rsidR="00B77A49">
        <w:rPr>
          <w:rFonts w:cstheme="minorHAnsi"/>
        </w:rPr>
        <w:t xml:space="preserve"> </w:t>
      </w:r>
      <w:r w:rsidR="00B77A49" w:rsidRPr="00B77A49">
        <w:rPr>
          <w:rFonts w:cstheme="minorHAnsi"/>
        </w:rPr>
        <w:t>v</w:t>
      </w:r>
      <w:r w:rsidRPr="00B77A49">
        <w:rPr>
          <w:rFonts w:cstheme="minorHAnsi"/>
        </w:rPr>
        <w:t xml:space="preserve">ulnerability </w:t>
      </w:r>
      <w:r w:rsidR="00B77A49" w:rsidRPr="00B77A49">
        <w:rPr>
          <w:rFonts w:cstheme="minorHAnsi"/>
        </w:rPr>
        <w:t>s</w:t>
      </w:r>
      <w:r w:rsidRPr="00B77A49">
        <w:rPr>
          <w:rFonts w:cstheme="minorHAnsi"/>
        </w:rPr>
        <w:t xml:space="preserve">canner will be </w:t>
      </w:r>
      <w:r w:rsidRPr="00D559EB">
        <w:rPr>
          <w:rFonts w:cstheme="minorHAnsi"/>
        </w:rPr>
        <w:t>analysed</w:t>
      </w:r>
      <w:r w:rsidRPr="00457533">
        <w:rPr>
          <w:rFonts w:cstheme="minorHAnsi"/>
        </w:rPr>
        <w:t xml:space="preserve"> to determine if there are any security concerns</w:t>
      </w:r>
      <w:r>
        <w:rPr>
          <w:rFonts w:cstheme="minorHAnsi"/>
        </w:rPr>
        <w:t xml:space="preserve"> within the entire system</w:t>
      </w:r>
      <w:r w:rsidRPr="00457533">
        <w:rPr>
          <w:rFonts w:cstheme="minorHAnsi"/>
        </w:rPr>
        <w:t xml:space="preserve">. </w:t>
      </w:r>
    </w:p>
    <w:p w14:paraId="09CC779F" w14:textId="4E125C45" w:rsidR="009702D0" w:rsidRPr="00AE26B9" w:rsidRDefault="009702D0" w:rsidP="009702D0">
      <w:pPr>
        <w:pStyle w:val="Heading2"/>
      </w:pPr>
      <w:bookmarkStart w:id="278" w:name="_Toc225524921"/>
      <w:bookmarkEnd w:id="276"/>
      <w:r>
        <w:t>Project Management</w:t>
      </w:r>
      <w:bookmarkEnd w:id="278"/>
      <w:r>
        <w:t xml:space="preserve"> </w:t>
      </w:r>
      <w:r w:rsidRPr="00AE26B9">
        <w:t xml:space="preserve"> </w:t>
      </w:r>
    </w:p>
    <w:p w14:paraId="3FF186F6" w14:textId="38F7D15D" w:rsidR="009702D0" w:rsidRPr="00F12CF5" w:rsidRDefault="009702D0" w:rsidP="009702D0">
      <w:pPr>
        <w:jc w:val="both"/>
        <w:rPr>
          <w:rFonts w:cstheme="minorHAnsi"/>
        </w:rPr>
      </w:pPr>
      <w:bookmarkStart w:id="279" w:name="_Hlk144806106"/>
      <w:bookmarkStart w:id="280" w:name="_Hlk144802235"/>
      <w:r w:rsidRPr="0062140B">
        <w:rPr>
          <w:rFonts w:cstheme="minorHAnsi"/>
        </w:rPr>
        <w:t>There are many different project management methodologies for mobile application development</w:t>
      </w:r>
      <w:r w:rsidR="002B3212">
        <w:rPr>
          <w:rFonts w:cstheme="minorHAnsi"/>
        </w:rPr>
        <w:t>,</w:t>
      </w:r>
      <w:r w:rsidRPr="0062140B">
        <w:rPr>
          <w:rFonts w:cstheme="minorHAnsi"/>
        </w:rPr>
        <w:t xml:space="preserve"> such as Agile, Waterfall, Rapid Application Development (RAD), Feature-Driven Development, and </w:t>
      </w:r>
      <w:r w:rsidR="002B3212">
        <w:rPr>
          <w:rFonts w:cstheme="minorHAnsi"/>
        </w:rPr>
        <w:t xml:space="preserve">the </w:t>
      </w:r>
      <w:r w:rsidRPr="0062140B">
        <w:rPr>
          <w:rFonts w:cstheme="minorHAnsi"/>
        </w:rPr>
        <w:t xml:space="preserve">Spiral model. </w:t>
      </w:r>
      <w:r w:rsidR="0062140B" w:rsidRPr="0062140B">
        <w:rPr>
          <w:rFonts w:cstheme="minorHAnsi"/>
        </w:rPr>
        <w:t>It is extremely important to adopt the most applicable project management methodology when it comes to software development.</w:t>
      </w:r>
      <w:r w:rsidR="006E4534" w:rsidRPr="0062140B">
        <w:rPr>
          <w:rFonts w:cstheme="minorHAnsi"/>
        </w:rPr>
        <w:t xml:space="preserve"> Choosing the wrong methodology limits the developer in </w:t>
      </w:r>
      <w:r w:rsidR="00B1763C" w:rsidRPr="0062140B">
        <w:rPr>
          <w:rFonts w:cstheme="minorHAnsi"/>
        </w:rPr>
        <w:t>several</w:t>
      </w:r>
      <w:r w:rsidR="006E4534" w:rsidRPr="0062140B">
        <w:rPr>
          <w:rFonts w:cstheme="minorHAnsi"/>
        </w:rPr>
        <w:t xml:space="preserve"> ways</w:t>
      </w:r>
      <w:r w:rsidR="002B3212">
        <w:rPr>
          <w:rFonts w:cstheme="minorHAnsi"/>
        </w:rPr>
        <w:t>,</w:t>
      </w:r>
      <w:r w:rsidR="006E4534" w:rsidRPr="0062140B">
        <w:rPr>
          <w:rFonts w:cstheme="minorHAnsi"/>
        </w:rPr>
        <w:t xml:space="preserve"> such as</w:t>
      </w:r>
      <w:r w:rsidR="00A35E1A" w:rsidRPr="0062140B">
        <w:t xml:space="preserve"> </w:t>
      </w:r>
      <w:r w:rsidR="00A35E1A" w:rsidRPr="0062140B">
        <w:rPr>
          <w:rFonts w:cstheme="minorHAnsi"/>
        </w:rPr>
        <w:t xml:space="preserve">insufficient testing and quality control. </w:t>
      </w:r>
      <w:r w:rsidR="006E4534" w:rsidRPr="0062140B">
        <w:rPr>
          <w:rFonts w:cstheme="minorHAnsi"/>
        </w:rPr>
        <w:t>An article that is based on the Oman</w:t>
      </w:r>
      <w:r w:rsidR="0062140B" w:rsidRPr="0062140B">
        <w:rPr>
          <w:rFonts w:cstheme="minorHAnsi"/>
        </w:rPr>
        <w:t>i market</w:t>
      </w:r>
      <w:r w:rsidR="006E4534" w:rsidRPr="0062140B">
        <w:rPr>
          <w:rFonts w:cstheme="minorHAnsi"/>
        </w:rPr>
        <w:t xml:space="preserve"> found th</w:t>
      </w:r>
      <w:r w:rsidR="009B0708" w:rsidRPr="0062140B">
        <w:rPr>
          <w:rFonts w:cstheme="minorHAnsi"/>
        </w:rPr>
        <w:t>e</w:t>
      </w:r>
      <w:r w:rsidR="006E4534" w:rsidRPr="0062140B">
        <w:rPr>
          <w:rFonts w:cstheme="minorHAnsi"/>
        </w:rPr>
        <w:t xml:space="preserve"> Agile approach to be the most preferred and usable methodology for mobile application development</w:t>
      </w:r>
      <w:r w:rsidR="009B0708" w:rsidRPr="0062140B">
        <w:rPr>
          <w:rFonts w:cstheme="minorHAnsi"/>
        </w:rPr>
        <w:t xml:space="preserve"> in that country</w:t>
      </w:r>
      <w:r w:rsidR="0026754D">
        <w:rPr>
          <w:rFonts w:cstheme="minorHAnsi"/>
        </w:rPr>
        <w:t xml:space="preserve"> </w:t>
      </w:r>
      <w:sdt>
        <w:sdtPr>
          <w:rPr>
            <w:rFonts w:cstheme="minorHAnsi"/>
            <w:color w:val="000000"/>
          </w:rPr>
          <w:tag w:val="MENDELEY_CITATION_v3_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"/>
          <w:id w:val="1185944922"/>
          <w:placeholder>
            <w:docPart w:val="DefaultPlaceholder_-1854013440"/>
          </w:placeholder>
        </w:sdtPr>
        <w:sdtContent>
          <w:r w:rsidR="00752357" w:rsidRPr="00752357">
            <w:rPr>
              <w:rFonts w:cstheme="minorHAnsi"/>
              <w:color w:val="000000"/>
            </w:rPr>
            <w:t>(Al-</w:t>
          </w:r>
          <w:proofErr w:type="spellStart"/>
          <w:r w:rsidR="00752357" w:rsidRPr="00752357">
            <w:rPr>
              <w:rFonts w:cstheme="minorHAnsi"/>
              <w:color w:val="000000"/>
            </w:rPr>
            <w:t>Ratrout</w:t>
          </w:r>
          <w:proofErr w:type="spellEnd"/>
          <w:r w:rsidR="00752357" w:rsidRPr="00752357">
            <w:rPr>
              <w:rFonts w:cstheme="minorHAnsi"/>
              <w:color w:val="000000"/>
            </w:rPr>
            <w:t xml:space="preserve"> et al., 2019)</w:t>
          </w:r>
        </w:sdtContent>
      </w:sdt>
      <w:r w:rsidR="0026754D">
        <w:rPr>
          <w:rFonts w:cstheme="minorHAnsi"/>
        </w:rPr>
        <w:t>.</w:t>
      </w:r>
      <w:r w:rsidR="009B0708" w:rsidRPr="0062140B">
        <w:rPr>
          <w:rFonts w:cstheme="minorHAnsi"/>
        </w:rPr>
        <w:t xml:space="preserve"> The article further </w:t>
      </w:r>
      <w:r w:rsidR="00B1763C" w:rsidRPr="0062140B">
        <w:rPr>
          <w:rFonts w:cstheme="minorHAnsi"/>
        </w:rPr>
        <w:t>defines</w:t>
      </w:r>
      <w:r w:rsidR="009B0708" w:rsidRPr="0062140B">
        <w:rPr>
          <w:rFonts w:cstheme="minorHAnsi"/>
        </w:rPr>
        <w:t xml:space="preserve"> Agile development methodology </w:t>
      </w:r>
      <w:r w:rsidR="00B1763C" w:rsidRPr="0062140B">
        <w:rPr>
          <w:rFonts w:cstheme="minorHAnsi"/>
        </w:rPr>
        <w:t xml:space="preserve">as </w:t>
      </w:r>
      <w:r w:rsidR="009B0708" w:rsidRPr="0062140B">
        <w:rPr>
          <w:rFonts w:cstheme="minorHAnsi"/>
        </w:rPr>
        <w:t xml:space="preserve">an iterative and incremental strategy that involves </w:t>
      </w:r>
      <w:r w:rsidR="00B1763C" w:rsidRPr="0062140B">
        <w:rPr>
          <w:rFonts w:cstheme="minorHAnsi"/>
        </w:rPr>
        <w:t>self-organizing</w:t>
      </w:r>
      <w:r w:rsidR="009B0708" w:rsidRPr="0062140B">
        <w:rPr>
          <w:rFonts w:cstheme="minorHAnsi"/>
        </w:rPr>
        <w:t xml:space="preserve"> teams working collaboratively to create the software.</w:t>
      </w:r>
      <w:r w:rsidR="00B1763C" w:rsidRPr="0062140B">
        <w:rPr>
          <w:rFonts w:cstheme="minorHAnsi"/>
        </w:rPr>
        <w:t xml:space="preserve"> </w:t>
      </w:r>
      <w:bookmarkEnd w:id="279"/>
      <w:r w:rsidR="00B1763C">
        <w:rPr>
          <w:rFonts w:cstheme="minorHAnsi"/>
        </w:rPr>
        <w:t xml:space="preserve">The </w:t>
      </w:r>
      <w:r w:rsidRPr="00F12CF5">
        <w:rPr>
          <w:rFonts w:cstheme="minorHAnsi"/>
        </w:rPr>
        <w:t xml:space="preserve">Agile approach focuses on breaking down large projects into more manageable tasks, which are completed in short iterations throughout the project life cycle </w:t>
      </w:r>
      <w:sdt>
        <w:sdtPr>
          <w:rPr>
            <w:rFonts w:cstheme="minorHAnsi"/>
            <w:color w:val="000000"/>
          </w:rPr>
          <w:tag w:val="MENDELEY_CITATION_v3_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"/>
          <w:id w:val="922533342"/>
          <w:placeholder>
            <w:docPart w:val="D118FF21F37A41488D9B7E755028BEB6"/>
          </w:placeholder>
        </w:sdtPr>
        <w:sdtContent>
          <w:r w:rsidR="00752357" w:rsidRPr="00752357">
            <w:rPr>
              <w:rFonts w:eastAsia="Times New Roman"/>
              <w:color w:val="000000"/>
            </w:rPr>
            <w:t>(</w:t>
          </w:r>
          <w:r w:rsidR="00752357" w:rsidRPr="00752357">
            <w:rPr>
              <w:rFonts w:eastAsia="Times New Roman"/>
              <w:i/>
              <w:iCs/>
              <w:color w:val="000000"/>
            </w:rPr>
            <w:t>Agile Project Management: A Beginner’s Guide | Adobe Workfront</w:t>
          </w:r>
          <w:r w:rsidR="00752357" w:rsidRPr="00752357">
            <w:rPr>
              <w:rFonts w:eastAsia="Times New Roman"/>
              <w:color w:val="000000"/>
            </w:rPr>
            <w:t>, 2022)</w:t>
          </w:r>
        </w:sdtContent>
      </w:sdt>
      <w:r w:rsidRPr="00F12CF5">
        <w:rPr>
          <w:rFonts w:cstheme="minorHAnsi"/>
        </w:rPr>
        <w:t xml:space="preserve">. The main objective of the Agile model is to satisfy the customer with early and continuous delivery of the software application </w:t>
      </w:r>
      <w:sdt>
        <w:sdtPr>
          <w:rPr>
            <w:rFonts w:cstheme="minorHAnsi"/>
            <w:color w:val="000000"/>
          </w:rPr>
          <w:tag w:val="MENDELEY_CITATION_v3_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"/>
          <w:id w:val="1363781706"/>
          <w:placeholder>
            <w:docPart w:val="D118FF21F37A41488D9B7E755028BEB6"/>
          </w:placeholder>
        </w:sdtPr>
        <w:sdtContent>
          <w:r w:rsidR="00752357" w:rsidRPr="00752357">
            <w:rPr>
              <w:rFonts w:cstheme="minorHAnsi"/>
              <w:color w:val="000000"/>
            </w:rPr>
            <w:t>(Graves, 2016)</w:t>
          </w:r>
        </w:sdtContent>
      </w:sdt>
      <w:r w:rsidRPr="00F12CF5">
        <w:rPr>
          <w:rFonts w:cstheme="minorHAnsi"/>
        </w:rPr>
        <w:t xml:space="preserve">. The Agile approach uses the </w:t>
      </w:r>
      <w:proofErr w:type="spellStart"/>
      <w:r w:rsidRPr="00F12CF5">
        <w:rPr>
          <w:rFonts w:cstheme="minorHAnsi"/>
        </w:rPr>
        <w:t>MoSCoW</w:t>
      </w:r>
      <w:proofErr w:type="spellEnd"/>
      <w:r w:rsidRPr="00F12CF5">
        <w:rPr>
          <w:rFonts w:cstheme="minorHAnsi"/>
        </w:rPr>
        <w:t xml:space="preserve"> technique to prioritize what needs to be delivered and in what order.  </w:t>
      </w:r>
    </w:p>
    <w:bookmarkEnd w:id="280"/>
    <w:p w14:paraId="2FD36342" w14:textId="77777777" w:rsidR="009702D0" w:rsidRPr="009F53EE" w:rsidRDefault="009702D0" w:rsidP="009702D0">
      <w:pPr>
        <w:jc w:val="both"/>
        <w:rPr>
          <w:rFonts w:cstheme="minorHAnsi"/>
        </w:rPr>
      </w:pPr>
    </w:p>
    <w:p w14:paraId="5B93B749" w14:textId="77777777" w:rsidR="009702D0" w:rsidRPr="00E5783F" w:rsidRDefault="009702D0" w:rsidP="000C7202">
      <w:pPr>
        <w:pStyle w:val="ListParagraph"/>
        <w:numPr>
          <w:ilvl w:val="0"/>
          <w:numId w:val="6"/>
        </w:numPr>
        <w:spacing w:line="360" w:lineRule="auto"/>
        <w:rPr>
          <w:rFonts w:asciiTheme="minorHAnsi" w:hAnsiTheme="minorHAnsi" w:cstheme="minorHAnsi"/>
          <w:sz w:val="22"/>
          <w:szCs w:val="22"/>
        </w:rPr>
      </w:pPr>
      <w:r w:rsidRPr="00E5783F">
        <w:rPr>
          <w:rFonts w:asciiTheme="minorHAnsi" w:hAnsiTheme="minorHAnsi" w:cstheme="minorHAnsi"/>
          <w:sz w:val="22"/>
          <w:szCs w:val="22"/>
        </w:rPr>
        <w:t>Must-Have (send tokens and display real-time data)</w:t>
      </w:r>
    </w:p>
    <w:p w14:paraId="4CEB6354" w14:textId="77777777" w:rsidR="009702D0" w:rsidRPr="00E5783F" w:rsidRDefault="009702D0" w:rsidP="000C7202">
      <w:pPr>
        <w:pStyle w:val="ListParagraph"/>
        <w:numPr>
          <w:ilvl w:val="0"/>
          <w:numId w:val="6"/>
        </w:numPr>
        <w:spacing w:line="360" w:lineRule="auto"/>
        <w:rPr>
          <w:rFonts w:asciiTheme="minorHAnsi" w:hAnsiTheme="minorHAnsi" w:cstheme="minorHAnsi"/>
          <w:sz w:val="22"/>
          <w:szCs w:val="22"/>
        </w:rPr>
      </w:pPr>
      <w:r w:rsidRPr="00E5783F">
        <w:rPr>
          <w:rFonts w:asciiTheme="minorHAnsi" w:hAnsiTheme="minorHAnsi" w:cstheme="minorHAnsi"/>
          <w:sz w:val="22"/>
          <w:szCs w:val="22"/>
        </w:rPr>
        <w:t>Should Have (threshold values and push notifications)</w:t>
      </w:r>
    </w:p>
    <w:p w14:paraId="7D4E785C" w14:textId="77777777" w:rsidR="009702D0" w:rsidRPr="00E5783F" w:rsidRDefault="009702D0" w:rsidP="000C7202">
      <w:pPr>
        <w:pStyle w:val="ListParagraph"/>
        <w:numPr>
          <w:ilvl w:val="0"/>
          <w:numId w:val="6"/>
        </w:numPr>
        <w:spacing w:line="360" w:lineRule="auto"/>
        <w:rPr>
          <w:rFonts w:asciiTheme="minorHAnsi" w:hAnsiTheme="minorHAnsi" w:cstheme="minorHAnsi"/>
          <w:sz w:val="22"/>
          <w:szCs w:val="22"/>
        </w:rPr>
      </w:pPr>
      <w:r w:rsidRPr="00E5783F">
        <w:rPr>
          <w:rFonts w:asciiTheme="minorHAnsi" w:hAnsiTheme="minorHAnsi" w:cstheme="minorHAnsi"/>
          <w:sz w:val="22"/>
          <w:szCs w:val="22"/>
        </w:rPr>
        <w:t>Could Have (energy saving tips)</w:t>
      </w:r>
    </w:p>
    <w:p w14:paraId="466C6260" w14:textId="77777777" w:rsidR="009702D0" w:rsidRPr="00E5783F" w:rsidRDefault="009702D0" w:rsidP="000C7202">
      <w:pPr>
        <w:pStyle w:val="ListParagraph"/>
        <w:numPr>
          <w:ilvl w:val="0"/>
          <w:numId w:val="6"/>
        </w:numPr>
        <w:spacing w:line="360" w:lineRule="auto"/>
        <w:rPr>
          <w:rFonts w:asciiTheme="minorHAnsi" w:hAnsiTheme="minorHAnsi" w:cstheme="minorHAnsi"/>
          <w:sz w:val="22"/>
          <w:szCs w:val="22"/>
        </w:rPr>
      </w:pPr>
      <w:r w:rsidRPr="00E5783F">
        <w:rPr>
          <w:rFonts w:asciiTheme="minorHAnsi" w:hAnsiTheme="minorHAnsi" w:cstheme="minorHAnsi"/>
          <w:sz w:val="22"/>
          <w:szCs w:val="22"/>
        </w:rPr>
        <w:t>Won’t Have this time (Online Payment)</w:t>
      </w:r>
    </w:p>
    <w:p w14:paraId="4706C794" w14:textId="77777777" w:rsidR="009702D0" w:rsidRPr="009F53EE" w:rsidRDefault="009702D0" w:rsidP="009702D0">
      <w:pPr>
        <w:jc w:val="both"/>
        <w:rPr>
          <w:rFonts w:cstheme="minorHAnsi"/>
        </w:rPr>
      </w:pPr>
    </w:p>
    <w:p w14:paraId="47CDF78E" w14:textId="363FD765" w:rsidR="00FC6A8E" w:rsidRDefault="00CB6327" w:rsidP="009702D0">
      <w:pPr>
        <w:jc w:val="both"/>
        <w:rPr>
          <w:rFonts w:cstheme="minorHAnsi"/>
        </w:rPr>
      </w:pPr>
      <w:bookmarkStart w:id="281" w:name="_Hlk144717507"/>
      <w:bookmarkStart w:id="282" w:name="_Hlk169000996"/>
      <w:r w:rsidRPr="00CB6327">
        <w:rPr>
          <w:rFonts w:cstheme="minorHAnsi"/>
        </w:rPr>
        <w:t>Agile methodology has various techniques</w:t>
      </w:r>
      <w:r w:rsidR="00AB7CA6">
        <w:rPr>
          <w:rFonts w:cstheme="minorHAnsi"/>
        </w:rPr>
        <w:t xml:space="preserve"> or frameworks</w:t>
      </w:r>
      <w:r w:rsidRPr="00CB6327">
        <w:rPr>
          <w:rFonts w:cstheme="minorHAnsi"/>
        </w:rPr>
        <w:t xml:space="preserve"> such as </w:t>
      </w:r>
      <w:r w:rsidR="008C062B">
        <w:rPr>
          <w:rFonts w:cstheme="minorHAnsi"/>
        </w:rPr>
        <w:t>S</w:t>
      </w:r>
      <w:r w:rsidRPr="00CB6327">
        <w:rPr>
          <w:rFonts w:cstheme="minorHAnsi"/>
        </w:rPr>
        <w:t xml:space="preserve">crum, </w:t>
      </w:r>
      <w:r w:rsidR="008C062B">
        <w:rPr>
          <w:rFonts w:cstheme="minorHAnsi"/>
        </w:rPr>
        <w:t>C</w:t>
      </w:r>
      <w:r w:rsidRPr="00CB6327">
        <w:rPr>
          <w:rFonts w:cstheme="minorHAnsi"/>
        </w:rPr>
        <w:t>rystal,</w:t>
      </w:r>
      <w:r>
        <w:rPr>
          <w:rFonts w:cstheme="minorHAnsi"/>
        </w:rPr>
        <w:t xml:space="preserve"> </w:t>
      </w:r>
      <w:r w:rsidRPr="00CB6327">
        <w:rPr>
          <w:rFonts w:cstheme="minorHAnsi"/>
        </w:rPr>
        <w:t>Extreme Programming</w:t>
      </w:r>
      <w:r w:rsidR="008C062B">
        <w:rPr>
          <w:rFonts w:cstheme="minorHAnsi"/>
        </w:rPr>
        <w:t>,</w:t>
      </w:r>
      <w:r w:rsidRPr="00CB6327">
        <w:rPr>
          <w:rFonts w:cstheme="minorHAnsi"/>
        </w:rPr>
        <w:t xml:space="preserve"> and Personal Extreme Programming (PXP)</w:t>
      </w:r>
      <w:r w:rsidR="00752357">
        <w:rPr>
          <w:rFonts w:cstheme="minorHAnsi"/>
        </w:rPr>
        <w:t xml:space="preserve"> </w:t>
      </w:r>
      <w:sdt>
        <w:sdtPr>
          <w:rPr>
            <w:rFonts w:cstheme="minorHAnsi"/>
            <w:color w:val="000000"/>
          </w:rPr>
          <w:tag w:val="MENDELEY_CITATION_v3_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"/>
          <w:id w:val="1124654970"/>
          <w:placeholder>
            <w:docPart w:val="DefaultPlaceholder_-1854013440"/>
          </w:placeholder>
        </w:sdtPr>
        <w:sdtContent>
          <w:r w:rsidR="00752357" w:rsidRPr="00752357">
            <w:rPr>
              <w:rFonts w:cstheme="minorHAnsi"/>
              <w:color w:val="000000"/>
            </w:rPr>
            <w:t>(Asri et al., 2018)</w:t>
          </w:r>
        </w:sdtContent>
      </w:sdt>
      <w:r w:rsidR="00752357">
        <w:rPr>
          <w:rFonts w:cstheme="minorHAnsi"/>
        </w:rPr>
        <w:t xml:space="preserve"> </w:t>
      </w:r>
      <w:r w:rsidRPr="00CB6327">
        <w:rPr>
          <w:rFonts w:cstheme="minorHAnsi"/>
        </w:rPr>
        <w:t>.</w:t>
      </w:r>
      <w:r w:rsidR="00A34ECA">
        <w:rPr>
          <w:rFonts w:cstheme="minorHAnsi"/>
        </w:rPr>
        <w:t xml:space="preserve"> A blog by </w:t>
      </w:r>
      <w:proofErr w:type="spellStart"/>
      <w:r w:rsidR="00A34ECA" w:rsidRPr="0066032F">
        <w:rPr>
          <w:rFonts w:cstheme="minorHAnsi"/>
        </w:rPr>
        <w:t>Sarangam</w:t>
      </w:r>
      <w:proofErr w:type="spellEnd"/>
      <w:r w:rsidR="00A34ECA">
        <w:rPr>
          <w:rFonts w:cstheme="minorHAnsi"/>
        </w:rPr>
        <w:t xml:space="preserve"> list</w:t>
      </w:r>
      <w:r w:rsidR="008C062B">
        <w:rPr>
          <w:rFonts w:cstheme="minorHAnsi"/>
        </w:rPr>
        <w:t>s</w:t>
      </w:r>
      <w:r w:rsidR="00A34ECA">
        <w:rPr>
          <w:rFonts w:cstheme="minorHAnsi"/>
        </w:rPr>
        <w:t xml:space="preserve"> Kanban and </w:t>
      </w:r>
      <w:r w:rsidR="0066032F" w:rsidRPr="0066032F">
        <w:rPr>
          <w:rFonts w:cstheme="minorHAnsi"/>
        </w:rPr>
        <w:t xml:space="preserve">Dynamic </w:t>
      </w:r>
      <w:r w:rsidR="0066032F" w:rsidRPr="0066032F">
        <w:rPr>
          <w:rFonts w:cstheme="minorHAnsi"/>
        </w:rPr>
        <w:lastRenderedPageBreak/>
        <w:t>Systems Development Method (DSDM)</w:t>
      </w:r>
      <w:r w:rsidR="00A34ECA">
        <w:rPr>
          <w:rFonts w:cstheme="minorHAnsi"/>
        </w:rPr>
        <w:t xml:space="preserve"> as additional </w:t>
      </w:r>
      <w:r w:rsidR="00A34ECA" w:rsidRPr="00CB6327">
        <w:rPr>
          <w:rFonts w:cstheme="minorHAnsi"/>
        </w:rPr>
        <w:t>Agile methodology</w:t>
      </w:r>
      <w:r w:rsidR="00A34ECA">
        <w:rPr>
          <w:rFonts w:cstheme="minorHAnsi"/>
        </w:rPr>
        <w:t xml:space="preserve"> </w:t>
      </w:r>
      <w:r w:rsidR="00A34ECA" w:rsidRPr="00CB6327">
        <w:rPr>
          <w:rFonts w:cstheme="minorHAnsi"/>
        </w:rPr>
        <w:t>techniques</w:t>
      </w:r>
      <w:r w:rsidR="00752357">
        <w:rPr>
          <w:rFonts w:cstheme="minorHAnsi"/>
        </w:rPr>
        <w:t xml:space="preserve"> </w:t>
      </w:r>
      <w:sdt>
        <w:sdtPr>
          <w:rPr>
            <w:rFonts w:cstheme="minorHAnsi"/>
            <w:color w:val="000000"/>
          </w:rPr>
          <w:tag w:val="MENDELEY_CITATION_v3_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"/>
          <w:id w:val="235202530"/>
          <w:placeholder>
            <w:docPart w:val="DefaultPlaceholder_-1854013440"/>
          </w:placeholder>
        </w:sdtPr>
        <w:sdtContent>
          <w:r w:rsidR="00752357" w:rsidRPr="00752357">
            <w:rPr>
              <w:rFonts w:cstheme="minorHAnsi"/>
              <w:color w:val="000000"/>
            </w:rPr>
            <w:t>(Manzo, 2024)</w:t>
          </w:r>
        </w:sdtContent>
      </w:sdt>
      <w:r w:rsidR="00752357">
        <w:rPr>
          <w:rFonts w:cstheme="minorHAnsi"/>
        </w:rPr>
        <w:t>.</w:t>
      </w:r>
      <w:r w:rsidR="0066032F">
        <w:rPr>
          <w:rFonts w:cstheme="minorHAnsi"/>
        </w:rPr>
        <w:t xml:space="preserve"> </w:t>
      </w:r>
      <w:r w:rsidR="00752357">
        <w:rPr>
          <w:rFonts w:cstheme="minorHAnsi"/>
        </w:rPr>
        <w:t>Manzo</w:t>
      </w:r>
      <w:r w:rsidR="0066032F">
        <w:rPr>
          <w:rFonts w:cstheme="minorHAnsi"/>
        </w:rPr>
        <w:t xml:space="preserve"> further states that although they are different, the </w:t>
      </w:r>
      <w:r w:rsidR="0066032F" w:rsidRPr="00FC6A8E">
        <w:rPr>
          <w:rFonts w:cstheme="minorHAnsi"/>
        </w:rPr>
        <w:t>methodologie</w:t>
      </w:r>
      <w:r w:rsidR="0066032F">
        <w:rPr>
          <w:rFonts w:cstheme="minorHAnsi"/>
        </w:rPr>
        <w:t xml:space="preserve">s are still based </w:t>
      </w:r>
      <w:r w:rsidR="008C062B">
        <w:rPr>
          <w:rFonts w:cstheme="minorHAnsi"/>
        </w:rPr>
        <w:t xml:space="preserve">on </w:t>
      </w:r>
      <w:r w:rsidR="0066032F" w:rsidRPr="0066032F">
        <w:rPr>
          <w:rFonts w:cstheme="minorHAnsi"/>
        </w:rPr>
        <w:t xml:space="preserve">the main principles </w:t>
      </w:r>
      <w:r w:rsidR="002B3212">
        <w:rPr>
          <w:rFonts w:cstheme="minorHAnsi"/>
        </w:rPr>
        <w:t>of</w:t>
      </w:r>
      <w:r w:rsidR="0066032F" w:rsidRPr="0066032F">
        <w:rPr>
          <w:rFonts w:cstheme="minorHAnsi"/>
        </w:rPr>
        <w:t xml:space="preserve"> the </w:t>
      </w:r>
      <w:r w:rsidR="008C062B">
        <w:rPr>
          <w:rFonts w:cstheme="minorHAnsi"/>
        </w:rPr>
        <w:t>A</w:t>
      </w:r>
      <w:r w:rsidR="0066032F" w:rsidRPr="0066032F">
        <w:rPr>
          <w:rFonts w:cstheme="minorHAnsi"/>
        </w:rPr>
        <w:t>gile manifesto</w:t>
      </w:r>
      <w:r w:rsidR="0066032F">
        <w:rPr>
          <w:rFonts w:cstheme="minorHAnsi"/>
        </w:rPr>
        <w:t xml:space="preserve">. </w:t>
      </w:r>
      <w:r w:rsidR="00AB7CA6">
        <w:rPr>
          <w:rFonts w:cstheme="minorHAnsi"/>
        </w:rPr>
        <w:t xml:space="preserve">In fulfilling the requirements for this study, the researcher adopted the </w:t>
      </w:r>
      <w:r w:rsidR="00AB7CA6" w:rsidRPr="00CB6327">
        <w:rPr>
          <w:rFonts w:cstheme="minorHAnsi"/>
        </w:rPr>
        <w:t>Personal Extreme Programming</w:t>
      </w:r>
      <w:r w:rsidR="00AB7CA6">
        <w:rPr>
          <w:rFonts w:cstheme="minorHAnsi"/>
        </w:rPr>
        <w:t xml:space="preserve"> technique. </w:t>
      </w:r>
    </w:p>
    <w:p w14:paraId="6098C111" w14:textId="77777777" w:rsidR="000730D5" w:rsidRDefault="000730D5" w:rsidP="009702D0">
      <w:pPr>
        <w:jc w:val="both"/>
        <w:rPr>
          <w:rFonts w:cstheme="minorHAnsi"/>
        </w:rPr>
      </w:pPr>
    </w:p>
    <w:p w14:paraId="7A2EB331" w14:textId="1E191C57" w:rsidR="007577DB" w:rsidRPr="00F12CF5" w:rsidRDefault="00EE3993" w:rsidP="007577DB">
      <w:pPr>
        <w:jc w:val="both"/>
        <w:rPr>
          <w:rFonts w:cstheme="minorHAnsi"/>
        </w:rPr>
      </w:pPr>
      <w:r w:rsidRPr="00CB6327">
        <w:rPr>
          <w:rFonts w:cstheme="minorHAnsi"/>
        </w:rPr>
        <w:t>Personal Extreme Programming</w:t>
      </w:r>
      <w:r w:rsidR="00A95C17">
        <w:rPr>
          <w:rFonts w:cstheme="minorHAnsi"/>
        </w:rPr>
        <w:t xml:space="preserve"> </w:t>
      </w:r>
      <w:r w:rsidR="00C059C0" w:rsidRPr="00C059C0">
        <w:rPr>
          <w:rFonts w:cstheme="minorHAnsi"/>
        </w:rPr>
        <w:t>evolv</w:t>
      </w:r>
      <w:r>
        <w:rPr>
          <w:rFonts w:cstheme="minorHAnsi"/>
        </w:rPr>
        <w:t>e</w:t>
      </w:r>
      <w:r w:rsidR="008C062B">
        <w:rPr>
          <w:rFonts w:cstheme="minorHAnsi"/>
        </w:rPr>
        <w:t>d</w:t>
      </w:r>
      <w:r>
        <w:rPr>
          <w:rFonts w:cstheme="minorHAnsi"/>
        </w:rPr>
        <w:t xml:space="preserve"> </w:t>
      </w:r>
      <w:r w:rsidR="00C059C0" w:rsidRPr="00C059C0">
        <w:rPr>
          <w:rFonts w:cstheme="minorHAnsi"/>
        </w:rPr>
        <w:t>from the popular agile methodology, Extreme Programming (XP) and Personal Software Process (PSP)</w:t>
      </w:r>
      <w:r w:rsidR="00C059C0">
        <w:rPr>
          <w:rFonts w:cstheme="minorHAnsi"/>
        </w:rPr>
        <w:t xml:space="preserve">. </w:t>
      </w:r>
      <w:r w:rsidR="008C062B">
        <w:rPr>
          <w:rFonts w:cstheme="minorHAnsi"/>
        </w:rPr>
        <w:t xml:space="preserve">The </w:t>
      </w:r>
      <w:r w:rsidR="00C059C0">
        <w:rPr>
          <w:rFonts w:cstheme="minorHAnsi"/>
        </w:rPr>
        <w:t>PXP</w:t>
      </w:r>
      <w:r w:rsidR="000730D5">
        <w:rPr>
          <w:rFonts w:cstheme="minorHAnsi"/>
        </w:rPr>
        <w:t xml:space="preserve"> technique</w:t>
      </w:r>
      <w:r w:rsidR="00BF51DA">
        <w:rPr>
          <w:rFonts w:cstheme="minorHAnsi"/>
        </w:rPr>
        <w:t xml:space="preserve"> </w:t>
      </w:r>
      <w:r w:rsidR="00BF51DA" w:rsidRPr="00BF51DA">
        <w:rPr>
          <w:rFonts w:cstheme="minorHAnsi"/>
        </w:rPr>
        <w:t>is a software development process designed to be applied by software engineers individually</w:t>
      </w:r>
      <w:r w:rsidR="002B3212">
        <w:rPr>
          <w:rFonts w:cstheme="minorHAnsi"/>
        </w:rPr>
        <w:t>,</w:t>
      </w:r>
      <w:r w:rsidR="00BF51DA" w:rsidRPr="00BF51DA">
        <w:rPr>
          <w:rFonts w:cstheme="minorHAnsi"/>
        </w:rPr>
        <w:t xml:space="preserve"> and aims to reduce</w:t>
      </w:r>
      <w:r w:rsidR="00AD1A4E">
        <w:rPr>
          <w:rFonts w:cstheme="minorHAnsi"/>
        </w:rPr>
        <w:t xml:space="preserve"> </w:t>
      </w:r>
      <w:r w:rsidR="00AD1A4E" w:rsidRPr="00AD1A4E">
        <w:rPr>
          <w:rFonts w:cstheme="minorHAnsi"/>
        </w:rPr>
        <w:t>the number of scripts being followed and the amount of data to</w:t>
      </w:r>
      <w:r w:rsidR="00AD1A4E">
        <w:rPr>
          <w:rFonts w:cstheme="minorHAnsi"/>
        </w:rPr>
        <w:t xml:space="preserve"> </w:t>
      </w:r>
      <w:r w:rsidR="00AD1A4E" w:rsidRPr="00AD1A4E">
        <w:rPr>
          <w:rFonts w:cstheme="minorHAnsi"/>
        </w:rPr>
        <w:t>be filled in the forms</w:t>
      </w:r>
      <w:r w:rsidR="00752357">
        <w:rPr>
          <w:rFonts w:cstheme="minorHAnsi"/>
        </w:rPr>
        <w:t xml:space="preserve"> </w:t>
      </w:r>
      <w:sdt>
        <w:sdtPr>
          <w:rPr>
            <w:rFonts w:cstheme="minorHAnsi"/>
            <w:color w:val="000000"/>
          </w:rPr>
          <w:tag w:val="MENDELEY_CITATION_v3_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"/>
          <w:id w:val="-1909908054"/>
          <w:placeholder>
            <w:docPart w:val="DefaultPlaceholder_-1854013440"/>
          </w:placeholder>
        </w:sdtPr>
        <w:sdtContent>
          <w:r w:rsidR="00752357" w:rsidRPr="00752357">
            <w:rPr>
              <w:rFonts w:eastAsia="Times New Roman"/>
              <w:color w:val="000000"/>
            </w:rPr>
            <w:t>(</w:t>
          </w:r>
          <w:proofErr w:type="spellStart"/>
          <w:r w:rsidR="00752357" w:rsidRPr="00752357">
            <w:rPr>
              <w:rFonts w:eastAsia="Times New Roman"/>
              <w:color w:val="000000"/>
            </w:rPr>
            <w:t>Dzhurov</w:t>
          </w:r>
          <w:proofErr w:type="spellEnd"/>
          <w:r w:rsidR="00752357" w:rsidRPr="00752357">
            <w:rPr>
              <w:rFonts w:eastAsia="Times New Roman"/>
              <w:color w:val="000000"/>
            </w:rPr>
            <w:t xml:space="preserve"> &amp; </w:t>
          </w:r>
          <w:proofErr w:type="spellStart"/>
          <w:r w:rsidR="00752357" w:rsidRPr="00752357">
            <w:rPr>
              <w:rFonts w:eastAsia="Times New Roman"/>
              <w:color w:val="000000"/>
            </w:rPr>
            <w:t>Krasteva</w:t>
          </w:r>
          <w:proofErr w:type="spellEnd"/>
          <w:r w:rsidR="00752357" w:rsidRPr="00752357">
            <w:rPr>
              <w:rFonts w:eastAsia="Times New Roman"/>
              <w:color w:val="000000"/>
            </w:rPr>
            <w:t>, 2009)</w:t>
          </w:r>
        </w:sdtContent>
      </w:sdt>
      <w:r w:rsidR="00362487">
        <w:rPr>
          <w:rFonts w:cstheme="minorHAnsi"/>
        </w:rPr>
        <w:t xml:space="preserve">. The paper further states that </w:t>
      </w:r>
      <w:r w:rsidR="008C062B">
        <w:rPr>
          <w:rFonts w:cstheme="minorHAnsi"/>
        </w:rPr>
        <w:t xml:space="preserve">the </w:t>
      </w:r>
      <w:r w:rsidR="00362487" w:rsidRPr="00362487">
        <w:rPr>
          <w:rFonts w:cstheme="minorHAnsi"/>
        </w:rPr>
        <w:t>PXP development process is iterative</w:t>
      </w:r>
      <w:r w:rsidR="002B3212">
        <w:rPr>
          <w:rFonts w:cstheme="minorHAnsi"/>
        </w:rPr>
        <w:t>,</w:t>
      </w:r>
      <w:r w:rsidR="00362487" w:rsidRPr="00362487">
        <w:rPr>
          <w:rFonts w:cstheme="minorHAnsi"/>
        </w:rPr>
        <w:t xml:space="preserve"> and applying its practices allows the developer to be more flexible and responsive to changes</w:t>
      </w:r>
      <w:r w:rsidR="00362487">
        <w:rPr>
          <w:rFonts w:cstheme="minorHAnsi"/>
        </w:rPr>
        <w:t xml:space="preserve">. </w:t>
      </w:r>
      <w:bookmarkStart w:id="283" w:name="_Hlk144717540"/>
      <w:bookmarkEnd w:id="281"/>
      <w:r w:rsidR="007577DB" w:rsidRPr="00F12CF5">
        <w:rPr>
          <w:rFonts w:cstheme="minorHAnsi"/>
        </w:rPr>
        <w:t xml:space="preserve">The </w:t>
      </w:r>
      <w:r w:rsidR="007577DB">
        <w:rPr>
          <w:rFonts w:cstheme="minorHAnsi"/>
        </w:rPr>
        <w:t xml:space="preserve">PXP process includes the </w:t>
      </w:r>
      <w:r w:rsidR="007577DB" w:rsidRPr="00F12CF5">
        <w:rPr>
          <w:rFonts w:cstheme="minorHAnsi"/>
        </w:rPr>
        <w:t xml:space="preserve">following phases, </w:t>
      </w:r>
      <w:r w:rsidR="007577DB">
        <w:rPr>
          <w:rFonts w:cstheme="minorHAnsi"/>
        </w:rPr>
        <w:t>Requirements, Planning, Iteration Initialization, Design,</w:t>
      </w:r>
      <w:r w:rsidR="007577DB" w:rsidRPr="00F12CF5">
        <w:rPr>
          <w:rFonts w:cstheme="minorHAnsi"/>
        </w:rPr>
        <w:t xml:space="preserve"> </w:t>
      </w:r>
      <w:r w:rsidR="007577DB">
        <w:rPr>
          <w:rFonts w:cstheme="minorHAnsi"/>
        </w:rPr>
        <w:t>Implementation, System Testing</w:t>
      </w:r>
      <w:r w:rsidR="008C062B">
        <w:rPr>
          <w:rFonts w:cstheme="minorHAnsi"/>
        </w:rPr>
        <w:t>,</w:t>
      </w:r>
      <w:r w:rsidR="007577DB">
        <w:rPr>
          <w:rFonts w:cstheme="minorHAnsi"/>
        </w:rPr>
        <w:t xml:space="preserve"> and Retrospective</w:t>
      </w:r>
      <w:r w:rsidR="002B3212">
        <w:rPr>
          <w:rFonts w:cstheme="minorHAnsi"/>
        </w:rPr>
        <w:t>,</w:t>
      </w:r>
      <w:r w:rsidR="007577DB">
        <w:rPr>
          <w:rFonts w:cstheme="minorHAnsi"/>
        </w:rPr>
        <w:t xml:space="preserve"> as shown in Figure </w:t>
      </w:r>
      <w:r w:rsidR="002B3212">
        <w:rPr>
          <w:rFonts w:cstheme="minorHAnsi"/>
        </w:rPr>
        <w:t>10</w:t>
      </w:r>
      <w:r w:rsidR="007577DB">
        <w:rPr>
          <w:rFonts w:cstheme="minorHAnsi"/>
        </w:rPr>
        <w:t xml:space="preserve">. </w:t>
      </w:r>
    </w:p>
    <w:bookmarkEnd w:id="282"/>
    <w:bookmarkEnd w:id="283"/>
    <w:p w14:paraId="1546C489" w14:textId="77777777" w:rsidR="00E5783F" w:rsidRDefault="00E5783F" w:rsidP="00362487">
      <w:pPr>
        <w:jc w:val="both"/>
        <w:rPr>
          <w:rFonts w:cstheme="minorHAnsi"/>
        </w:rPr>
      </w:pPr>
    </w:p>
    <w:p w14:paraId="1C6D8553" w14:textId="706ACCA4" w:rsidR="00E5783F" w:rsidRDefault="00E5783F" w:rsidP="00362487">
      <w:pPr>
        <w:jc w:val="both"/>
        <w:rPr>
          <w:noProof/>
        </w:rPr>
      </w:pPr>
      <w:r w:rsidRPr="00E5783F">
        <w:rPr>
          <w:noProof/>
        </w:rPr>
        <w:lastRenderedPageBreak/>
        <w:drawing>
          <wp:inline distT="0" distB="0" distL="0" distR="0" wp14:anchorId="4C3992C8" wp14:editId="57C0EF60">
            <wp:extent cx="5734050" cy="5191125"/>
            <wp:effectExtent l="0" t="0" r="0" b="9525"/>
            <wp:docPr id="210364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2112" name=""/>
                    <pic:cNvPicPr/>
                  </pic:nvPicPr>
                  <pic:blipFill>
                    <a:blip r:embed="rId22"/>
                    <a:stretch>
                      <a:fillRect/>
                    </a:stretch>
                  </pic:blipFill>
                  <pic:spPr>
                    <a:xfrm>
                      <a:off x="0" y="0"/>
                      <a:ext cx="5734050" cy="5191125"/>
                    </a:xfrm>
                    <a:prstGeom prst="rect">
                      <a:avLst/>
                    </a:prstGeom>
                  </pic:spPr>
                </pic:pic>
              </a:graphicData>
            </a:graphic>
          </wp:inline>
        </w:drawing>
      </w:r>
    </w:p>
    <w:p w14:paraId="6E99D3E0" w14:textId="440A5107" w:rsidR="009D6005" w:rsidRPr="009D6005" w:rsidRDefault="009D6005" w:rsidP="009D6005">
      <w:pPr>
        <w:pStyle w:val="Caption"/>
        <w:rPr>
          <w:rFonts w:cstheme="minorHAnsi"/>
          <w:sz w:val="22"/>
          <w:szCs w:val="22"/>
        </w:rPr>
      </w:pPr>
      <w:bookmarkStart w:id="284" w:name="_Toc177034955"/>
      <w:r w:rsidRPr="009D6005">
        <w:rPr>
          <w:sz w:val="22"/>
          <w:szCs w:val="22"/>
        </w:rPr>
        <w:t xml:space="preserve">Figure </w:t>
      </w:r>
      <w:r w:rsidRPr="009D6005">
        <w:rPr>
          <w:sz w:val="22"/>
          <w:szCs w:val="22"/>
        </w:rPr>
        <w:fldChar w:fldCharType="begin"/>
      </w:r>
      <w:r w:rsidRPr="009D6005">
        <w:rPr>
          <w:sz w:val="22"/>
          <w:szCs w:val="22"/>
        </w:rPr>
        <w:instrText xml:space="preserve"> SEQ Figure \* ARABIC </w:instrText>
      </w:r>
      <w:r w:rsidRPr="009D6005">
        <w:rPr>
          <w:sz w:val="22"/>
          <w:szCs w:val="22"/>
        </w:rPr>
        <w:fldChar w:fldCharType="separate"/>
      </w:r>
      <w:r w:rsidR="00DA7B00">
        <w:rPr>
          <w:noProof/>
          <w:sz w:val="22"/>
          <w:szCs w:val="22"/>
        </w:rPr>
        <w:t>10</w:t>
      </w:r>
      <w:r w:rsidRPr="009D6005">
        <w:rPr>
          <w:sz w:val="22"/>
          <w:szCs w:val="22"/>
        </w:rPr>
        <w:fldChar w:fldCharType="end"/>
      </w:r>
      <w:r w:rsidRPr="009D6005">
        <w:rPr>
          <w:sz w:val="22"/>
          <w:szCs w:val="22"/>
        </w:rPr>
        <w:t>: PXP Process Phases</w:t>
      </w:r>
      <w:bookmarkEnd w:id="284"/>
    </w:p>
    <w:p w14:paraId="29BFE999" w14:textId="77777777" w:rsidR="007577DB" w:rsidRDefault="007577DB" w:rsidP="007577DB">
      <w:pPr>
        <w:rPr>
          <w:rFonts w:cstheme="minorHAnsi"/>
        </w:rPr>
      </w:pPr>
    </w:p>
    <w:p w14:paraId="31F8B256" w14:textId="32462F38" w:rsidR="003F2804" w:rsidRDefault="00B77A49" w:rsidP="007577DB">
      <w:pPr>
        <w:jc w:val="both"/>
        <w:rPr>
          <w:rFonts w:cstheme="minorHAnsi"/>
          <w:bCs/>
        </w:rPr>
        <w:sectPr w:rsidR="003F2804" w:rsidSect="00E65921">
          <w:footerReference w:type="default" r:id="rId23"/>
          <w:pgSz w:w="12240" w:h="15840"/>
          <w:pgMar w:top="1440" w:right="1440" w:bottom="1440" w:left="1440" w:header="720" w:footer="720" w:gutter="0"/>
          <w:pgNumType w:start="1"/>
          <w:cols w:space="720"/>
          <w:docGrid w:linePitch="360"/>
        </w:sectPr>
      </w:pPr>
      <w:bookmarkStart w:id="285" w:name="_Hlk168989652"/>
      <w:bookmarkStart w:id="286" w:name="_Hlk168993113"/>
      <w:r>
        <w:rPr>
          <w:rFonts w:cstheme="minorHAnsi"/>
          <w:bCs/>
        </w:rPr>
        <w:t xml:space="preserve">Following the PXP process, the project </w:t>
      </w:r>
      <w:r w:rsidR="007577DB" w:rsidRPr="00B5572D">
        <w:rPr>
          <w:rFonts w:cstheme="minorHAnsi"/>
          <w:bCs/>
        </w:rPr>
        <w:t>start</w:t>
      </w:r>
      <w:r w:rsidR="00665099">
        <w:rPr>
          <w:rFonts w:cstheme="minorHAnsi"/>
          <w:bCs/>
        </w:rPr>
        <w:t>ed</w:t>
      </w:r>
      <w:r w:rsidR="007577DB" w:rsidRPr="00B5572D">
        <w:rPr>
          <w:rFonts w:cstheme="minorHAnsi"/>
          <w:bCs/>
        </w:rPr>
        <w:t xml:space="preserve"> with </w:t>
      </w:r>
      <w:r w:rsidR="007577DB">
        <w:rPr>
          <w:rFonts w:cstheme="minorHAnsi"/>
          <w:bCs/>
        </w:rPr>
        <w:t xml:space="preserve">the </w:t>
      </w:r>
      <w:r w:rsidR="007577DB" w:rsidRPr="00B5572D">
        <w:rPr>
          <w:rFonts w:cstheme="minorHAnsi"/>
          <w:bCs/>
        </w:rPr>
        <w:t>requirements phase</w:t>
      </w:r>
      <w:r w:rsidR="00D23394">
        <w:rPr>
          <w:rFonts w:cstheme="minorHAnsi"/>
          <w:bCs/>
        </w:rPr>
        <w:t xml:space="preserve">. During this phase, both the functional and </w:t>
      </w:r>
      <w:r w:rsidR="002B3212">
        <w:rPr>
          <w:rFonts w:cstheme="minorHAnsi"/>
          <w:bCs/>
        </w:rPr>
        <w:t>non-functional</w:t>
      </w:r>
      <w:r w:rsidR="00D23394">
        <w:rPr>
          <w:rFonts w:cstheme="minorHAnsi"/>
          <w:bCs/>
        </w:rPr>
        <w:t xml:space="preserve"> requirements were </w:t>
      </w:r>
      <w:r w:rsidR="00173586">
        <w:rPr>
          <w:rFonts w:cstheme="minorHAnsi"/>
          <w:bCs/>
        </w:rPr>
        <w:t>discussed with the different stakeholders. Functional requirements</w:t>
      </w:r>
      <w:r w:rsidR="002B3212">
        <w:rPr>
          <w:rFonts w:cstheme="minorHAnsi"/>
          <w:bCs/>
        </w:rPr>
        <w:t>,</w:t>
      </w:r>
      <w:r w:rsidR="00173586">
        <w:rPr>
          <w:rFonts w:cstheme="minorHAnsi"/>
          <w:bCs/>
        </w:rPr>
        <w:t xml:space="preserve"> such as </w:t>
      </w:r>
      <w:r w:rsidR="00BA413F">
        <w:rPr>
          <w:rFonts w:cstheme="minorHAnsi"/>
          <w:bCs/>
        </w:rPr>
        <w:t>remote meter reading</w:t>
      </w:r>
      <w:r w:rsidR="002B3212">
        <w:rPr>
          <w:rFonts w:cstheme="minorHAnsi"/>
          <w:bCs/>
        </w:rPr>
        <w:t>,</w:t>
      </w:r>
      <w:r w:rsidR="00173586">
        <w:rPr>
          <w:rFonts w:cstheme="minorHAnsi"/>
          <w:bCs/>
        </w:rPr>
        <w:t xml:space="preserve"> as well as non-functional requirements</w:t>
      </w:r>
      <w:r w:rsidR="002B3212">
        <w:rPr>
          <w:rFonts w:cstheme="minorHAnsi"/>
          <w:bCs/>
        </w:rPr>
        <w:t>,</w:t>
      </w:r>
      <w:r w:rsidR="00173586">
        <w:rPr>
          <w:rFonts w:cstheme="minorHAnsi"/>
          <w:bCs/>
        </w:rPr>
        <w:t xml:space="preserve"> such as mobile application performance</w:t>
      </w:r>
      <w:r w:rsidR="002B3212">
        <w:rPr>
          <w:rFonts w:cstheme="minorHAnsi"/>
          <w:bCs/>
        </w:rPr>
        <w:t>,</w:t>
      </w:r>
      <w:r w:rsidR="00173586">
        <w:rPr>
          <w:rFonts w:cstheme="minorHAnsi"/>
          <w:bCs/>
        </w:rPr>
        <w:t xml:space="preserve"> </w:t>
      </w:r>
      <w:r w:rsidR="00BA413F">
        <w:rPr>
          <w:rFonts w:cstheme="minorHAnsi"/>
          <w:bCs/>
        </w:rPr>
        <w:t xml:space="preserve">were </w:t>
      </w:r>
      <w:r w:rsidR="00D8731C">
        <w:rPr>
          <w:rFonts w:cstheme="minorHAnsi"/>
          <w:bCs/>
        </w:rPr>
        <w:t>documented</w:t>
      </w:r>
      <w:r w:rsidR="00173586">
        <w:rPr>
          <w:rFonts w:cstheme="minorHAnsi"/>
          <w:bCs/>
        </w:rPr>
        <w:t>.</w:t>
      </w:r>
      <w:r w:rsidR="00D8731C">
        <w:rPr>
          <w:rFonts w:cstheme="minorHAnsi"/>
          <w:bCs/>
        </w:rPr>
        <w:t xml:space="preserve"> This then le</w:t>
      </w:r>
      <w:r w:rsidR="006A37D7">
        <w:rPr>
          <w:rFonts w:cstheme="minorHAnsi"/>
          <w:bCs/>
        </w:rPr>
        <w:t>d</w:t>
      </w:r>
      <w:r w:rsidR="00D8731C">
        <w:rPr>
          <w:rFonts w:cstheme="minorHAnsi"/>
          <w:bCs/>
        </w:rPr>
        <w:t xml:space="preserve"> to the planning phase</w:t>
      </w:r>
      <w:r w:rsidR="002B3212">
        <w:rPr>
          <w:rFonts w:cstheme="minorHAnsi"/>
          <w:bCs/>
        </w:rPr>
        <w:t>,</w:t>
      </w:r>
      <w:r w:rsidR="00D8731C">
        <w:rPr>
          <w:rFonts w:cstheme="minorHAnsi"/>
          <w:bCs/>
        </w:rPr>
        <w:t xml:space="preserve"> where </w:t>
      </w:r>
      <w:r w:rsidR="004A2592">
        <w:rPr>
          <w:rFonts w:cstheme="minorHAnsi"/>
          <w:bCs/>
        </w:rPr>
        <w:t xml:space="preserve">various hardware and software required for the project were identified and </w:t>
      </w:r>
      <w:r w:rsidR="00D8731C">
        <w:rPr>
          <w:rFonts w:cstheme="minorHAnsi"/>
          <w:bCs/>
        </w:rPr>
        <w:t>made available</w:t>
      </w:r>
      <w:r w:rsidR="004A2592">
        <w:rPr>
          <w:rFonts w:cstheme="minorHAnsi"/>
          <w:bCs/>
        </w:rPr>
        <w:t xml:space="preserve">. </w:t>
      </w:r>
      <w:r w:rsidR="00D8731C">
        <w:rPr>
          <w:rFonts w:cstheme="minorHAnsi"/>
          <w:bCs/>
        </w:rPr>
        <w:t>Furthermore, a project schedule was developed at this stage</w:t>
      </w:r>
      <w:r w:rsidR="002B3212">
        <w:rPr>
          <w:rFonts w:cstheme="minorHAnsi"/>
          <w:bCs/>
        </w:rPr>
        <w:t>,</w:t>
      </w:r>
      <w:r w:rsidR="00D8731C">
        <w:rPr>
          <w:rFonts w:cstheme="minorHAnsi"/>
          <w:bCs/>
        </w:rPr>
        <w:t xml:space="preserve"> taking into account </w:t>
      </w:r>
      <w:r w:rsidR="004A2592">
        <w:rPr>
          <w:rFonts w:cstheme="minorHAnsi"/>
          <w:bCs/>
        </w:rPr>
        <w:t xml:space="preserve">the </w:t>
      </w:r>
      <w:r w:rsidR="007577DB" w:rsidRPr="00B5572D">
        <w:rPr>
          <w:rFonts w:cstheme="minorHAnsi"/>
          <w:bCs/>
        </w:rPr>
        <w:t xml:space="preserve">output </w:t>
      </w:r>
      <w:r w:rsidR="004A2592">
        <w:rPr>
          <w:rFonts w:cstheme="minorHAnsi"/>
          <w:bCs/>
        </w:rPr>
        <w:t>from the requirements phase</w:t>
      </w:r>
      <w:r w:rsidR="00D8731C">
        <w:rPr>
          <w:rFonts w:cstheme="minorHAnsi"/>
          <w:bCs/>
        </w:rPr>
        <w:t>.</w:t>
      </w:r>
      <w:r w:rsidR="004A2592">
        <w:rPr>
          <w:rFonts w:cstheme="minorHAnsi"/>
          <w:bCs/>
        </w:rPr>
        <w:t xml:space="preserve"> </w:t>
      </w:r>
      <w:r w:rsidR="00D8731C">
        <w:rPr>
          <w:rFonts w:cstheme="minorHAnsi"/>
          <w:bCs/>
        </w:rPr>
        <w:t>The project schedule consisted of</w:t>
      </w:r>
      <w:r w:rsidR="006A37D7">
        <w:rPr>
          <w:rFonts w:cstheme="minorHAnsi"/>
          <w:bCs/>
        </w:rPr>
        <w:t xml:space="preserve"> several</w:t>
      </w:r>
      <w:r w:rsidR="00D8731C">
        <w:rPr>
          <w:rFonts w:cstheme="minorHAnsi"/>
          <w:bCs/>
        </w:rPr>
        <w:t xml:space="preserve"> </w:t>
      </w:r>
      <w:r w:rsidR="006B600E">
        <w:rPr>
          <w:rFonts w:cstheme="minorHAnsi"/>
          <w:bCs/>
        </w:rPr>
        <w:t>tasks</w:t>
      </w:r>
      <w:r w:rsidR="004A2592">
        <w:rPr>
          <w:rFonts w:cstheme="minorHAnsi"/>
          <w:bCs/>
        </w:rPr>
        <w:t xml:space="preserve"> with</w:t>
      </w:r>
      <w:r w:rsidR="00D8731C">
        <w:rPr>
          <w:rFonts w:cstheme="minorHAnsi"/>
          <w:bCs/>
        </w:rPr>
        <w:t xml:space="preserve"> their associated</w:t>
      </w:r>
      <w:r w:rsidR="004A2592">
        <w:rPr>
          <w:rFonts w:cstheme="minorHAnsi"/>
          <w:bCs/>
        </w:rPr>
        <w:t xml:space="preserve"> timelines. </w:t>
      </w:r>
      <w:bookmarkStart w:id="287" w:name="_Hlk168992414"/>
      <w:bookmarkStart w:id="288" w:name="_Hlk168992577"/>
      <w:bookmarkEnd w:id="285"/>
      <w:r w:rsidR="006B600E">
        <w:rPr>
          <w:rFonts w:cstheme="minorHAnsi"/>
          <w:bCs/>
        </w:rPr>
        <w:t>The</w:t>
      </w:r>
      <w:r w:rsidR="00EA1918">
        <w:rPr>
          <w:rFonts w:cstheme="minorHAnsi"/>
          <w:bCs/>
        </w:rPr>
        <w:t xml:space="preserve"> design phase marked the beginning of the iteration process</w:t>
      </w:r>
      <w:r w:rsidR="007577DB" w:rsidRPr="00B5572D">
        <w:rPr>
          <w:rFonts w:cstheme="minorHAnsi"/>
          <w:bCs/>
        </w:rPr>
        <w:t xml:space="preserve">. </w:t>
      </w:r>
      <w:r w:rsidR="006A37D7">
        <w:rPr>
          <w:rFonts w:cstheme="minorHAnsi"/>
          <w:bCs/>
        </w:rPr>
        <w:t>During this stage, all the design</w:t>
      </w:r>
      <w:r w:rsidR="00F92A55">
        <w:rPr>
          <w:rFonts w:cstheme="minorHAnsi"/>
          <w:bCs/>
        </w:rPr>
        <w:t>s</w:t>
      </w:r>
      <w:r w:rsidR="006A37D7">
        <w:rPr>
          <w:rFonts w:cstheme="minorHAnsi"/>
          <w:bCs/>
        </w:rPr>
        <w:t xml:space="preserve"> and interfaces of the mobile application </w:t>
      </w:r>
      <w:r w:rsidR="00F92A55">
        <w:rPr>
          <w:rFonts w:cstheme="minorHAnsi"/>
          <w:bCs/>
        </w:rPr>
        <w:t>were</w:t>
      </w:r>
      <w:r w:rsidR="006A37D7">
        <w:rPr>
          <w:rFonts w:cstheme="minorHAnsi"/>
          <w:bCs/>
        </w:rPr>
        <w:t xml:space="preserve"> determined using both the functional and non-functional requirements. The project used </w:t>
      </w:r>
    </w:p>
    <w:p w14:paraId="0BCCC744" w14:textId="3ECCF9EC" w:rsidR="007577DB" w:rsidRPr="004A2592" w:rsidRDefault="006A37D7" w:rsidP="007577DB">
      <w:pPr>
        <w:jc w:val="both"/>
        <w:rPr>
          <w:rFonts w:cstheme="minorHAnsi"/>
          <w:bCs/>
        </w:rPr>
      </w:pPr>
      <w:r>
        <w:rPr>
          <w:rFonts w:cstheme="minorHAnsi"/>
          <w:bCs/>
        </w:rPr>
        <w:lastRenderedPageBreak/>
        <w:t>UML (</w:t>
      </w:r>
      <w:r w:rsidRPr="007606F8">
        <w:rPr>
          <w:rFonts w:cstheme="minorHAnsi"/>
        </w:rPr>
        <w:t>Unified Modelling Language) diagrams</w:t>
      </w:r>
      <w:r>
        <w:rPr>
          <w:rFonts w:cstheme="minorHAnsi"/>
        </w:rPr>
        <w:t xml:space="preserve"> </w:t>
      </w:r>
      <w:r w:rsidRPr="007606F8">
        <w:rPr>
          <w:rFonts w:cstheme="minorHAnsi"/>
        </w:rPr>
        <w:t>to model workflows and business processes</w:t>
      </w:r>
      <w:r>
        <w:rPr>
          <w:rFonts w:cstheme="minorHAnsi"/>
        </w:rPr>
        <w:t xml:space="preserve"> of the application.</w:t>
      </w:r>
      <w:r w:rsidR="00A4644C" w:rsidRPr="00592BA4">
        <w:rPr>
          <w:rFonts w:cstheme="minorHAnsi"/>
        </w:rPr>
        <w:t xml:space="preserve"> </w:t>
      </w:r>
      <w:r w:rsidR="007577DB" w:rsidRPr="00B5572D">
        <w:rPr>
          <w:rFonts w:cstheme="minorHAnsi"/>
        </w:rPr>
        <w:t>The production of</w:t>
      </w:r>
      <w:r w:rsidR="00442C19">
        <w:rPr>
          <w:rFonts w:cstheme="minorHAnsi"/>
        </w:rPr>
        <w:t xml:space="preserve"> a prototype</w:t>
      </w:r>
      <w:r w:rsidR="007577DB" w:rsidRPr="00B5572D">
        <w:rPr>
          <w:rFonts w:cstheme="minorHAnsi"/>
        </w:rPr>
        <w:t xml:space="preserve"> mobile application </w:t>
      </w:r>
      <w:r w:rsidR="007577DB">
        <w:rPr>
          <w:rFonts w:cstheme="minorHAnsi"/>
        </w:rPr>
        <w:t>was</w:t>
      </w:r>
      <w:r w:rsidR="007577DB" w:rsidRPr="00B5572D">
        <w:rPr>
          <w:rFonts w:cstheme="minorHAnsi"/>
        </w:rPr>
        <w:t xml:space="preserve"> executed in</w:t>
      </w:r>
      <w:r w:rsidR="007577DB">
        <w:rPr>
          <w:rFonts w:cstheme="minorHAnsi"/>
        </w:rPr>
        <w:t xml:space="preserve"> the</w:t>
      </w:r>
      <w:r w:rsidR="007577DB" w:rsidRPr="00B5572D">
        <w:rPr>
          <w:rFonts w:cstheme="minorHAnsi"/>
        </w:rPr>
        <w:t xml:space="preserve"> </w:t>
      </w:r>
      <w:r w:rsidR="00442C19">
        <w:rPr>
          <w:rFonts w:cstheme="minorHAnsi"/>
        </w:rPr>
        <w:t>implementation</w:t>
      </w:r>
      <w:r w:rsidR="00442C19" w:rsidRPr="00B5572D">
        <w:rPr>
          <w:rFonts w:cstheme="minorHAnsi"/>
        </w:rPr>
        <w:t xml:space="preserve"> </w:t>
      </w:r>
      <w:r w:rsidR="007577DB" w:rsidRPr="00B5572D">
        <w:rPr>
          <w:rFonts w:cstheme="minorHAnsi"/>
        </w:rPr>
        <w:t>phase</w:t>
      </w:r>
      <w:r w:rsidR="00442C19">
        <w:rPr>
          <w:rFonts w:cstheme="minorHAnsi"/>
        </w:rPr>
        <w:t xml:space="preserve">. This was executed </w:t>
      </w:r>
      <w:r w:rsidR="00F92A55">
        <w:rPr>
          <w:rFonts w:cstheme="minorHAnsi"/>
        </w:rPr>
        <w:t>following</w:t>
      </w:r>
      <w:r w:rsidR="00442C19">
        <w:rPr>
          <w:rFonts w:cstheme="minorHAnsi"/>
        </w:rPr>
        <w:t xml:space="preserve"> the output from the design phase</w:t>
      </w:r>
      <w:r w:rsidR="00F92A55">
        <w:rPr>
          <w:rFonts w:cstheme="minorHAnsi"/>
        </w:rPr>
        <w:t xml:space="preserve"> and in </w:t>
      </w:r>
      <w:r w:rsidR="00DE3105">
        <w:rPr>
          <w:rFonts w:cstheme="minorHAnsi"/>
        </w:rPr>
        <w:t>iterations</w:t>
      </w:r>
      <w:r w:rsidR="00F92A55">
        <w:rPr>
          <w:rFonts w:cstheme="minorHAnsi"/>
        </w:rPr>
        <w:t>, one</w:t>
      </w:r>
      <w:r w:rsidR="00F92A55" w:rsidRPr="00592BA4">
        <w:rPr>
          <w:rFonts w:cstheme="minorHAnsi"/>
        </w:rPr>
        <w:t xml:space="preserve"> feature at a time</w:t>
      </w:r>
      <w:r w:rsidR="007577DB" w:rsidRPr="00B5572D">
        <w:rPr>
          <w:rFonts w:cstheme="minorHAnsi"/>
        </w:rPr>
        <w:t xml:space="preserve">. </w:t>
      </w:r>
      <w:r w:rsidR="007577DB" w:rsidRPr="00B5572D">
        <w:rPr>
          <w:rFonts w:cstheme="minorHAnsi"/>
          <w:bCs/>
        </w:rPr>
        <w:t>Unit testing</w:t>
      </w:r>
      <w:r w:rsidR="00F92A55">
        <w:rPr>
          <w:rFonts w:cstheme="minorHAnsi"/>
          <w:bCs/>
        </w:rPr>
        <w:t xml:space="preserve"> was then performed on each implemented feature to ensure that the feature ran as expected.</w:t>
      </w:r>
      <w:bookmarkEnd w:id="287"/>
      <w:r w:rsidR="00C27F01">
        <w:rPr>
          <w:rFonts w:cstheme="minorHAnsi"/>
          <w:bCs/>
        </w:rPr>
        <w:t xml:space="preserve"> As soon as all the features were developed, complete system testing was initiated. This was to </w:t>
      </w:r>
      <w:bookmarkEnd w:id="288"/>
      <w:r w:rsidR="004C7E93">
        <w:rPr>
          <w:rFonts w:cstheme="minorHAnsi"/>
          <w:bCs/>
        </w:rPr>
        <w:t>ensure that the mobile application was secure, bug-free, and performed as intended</w:t>
      </w:r>
      <w:r w:rsidR="007577DB" w:rsidRPr="00B5572D">
        <w:rPr>
          <w:rFonts w:cstheme="minorHAnsi"/>
        </w:rPr>
        <w:t xml:space="preserve">. </w:t>
      </w:r>
      <w:r w:rsidR="00C27F01">
        <w:rPr>
          <w:rFonts w:cstheme="minorHAnsi"/>
        </w:rPr>
        <w:t>The results from the system testing were passed onto the retrospective phase</w:t>
      </w:r>
      <w:r w:rsidR="004C7E93">
        <w:rPr>
          <w:rFonts w:cstheme="minorHAnsi"/>
        </w:rPr>
        <w:t>,</w:t>
      </w:r>
      <w:r w:rsidR="00C27F01">
        <w:rPr>
          <w:rFonts w:cstheme="minorHAnsi"/>
        </w:rPr>
        <w:t xml:space="preserve"> where an analysis </w:t>
      </w:r>
      <w:r w:rsidR="00DE3105">
        <w:rPr>
          <w:rFonts w:cstheme="minorHAnsi"/>
        </w:rPr>
        <w:t>of</w:t>
      </w:r>
      <w:r w:rsidR="00C27F01">
        <w:rPr>
          <w:rFonts w:cstheme="minorHAnsi"/>
        </w:rPr>
        <w:t xml:space="preserve"> what can be improved in the next iteration was performed. </w:t>
      </w:r>
    </w:p>
    <w:p w14:paraId="0FFD934B" w14:textId="09B337EA" w:rsidR="00FD3E8D" w:rsidRPr="00AE26B9" w:rsidRDefault="00FD3E8D" w:rsidP="00FD3E8D">
      <w:pPr>
        <w:pStyle w:val="Heading2"/>
      </w:pPr>
      <w:bookmarkStart w:id="289" w:name="_Toc225524922"/>
      <w:bookmarkEnd w:id="286"/>
      <w:r>
        <w:t>Summary</w:t>
      </w:r>
      <w:bookmarkEnd w:id="289"/>
    </w:p>
    <w:p w14:paraId="2C4F5645" w14:textId="2671B333" w:rsidR="00191BC9" w:rsidRPr="00D066F4" w:rsidRDefault="00191BC9" w:rsidP="00191BC9">
      <w:pPr>
        <w:jc w:val="both"/>
        <w:rPr>
          <w:rFonts w:cstheme="minorHAnsi"/>
        </w:rPr>
      </w:pPr>
      <w:bookmarkStart w:id="290" w:name="_Hlk143685913"/>
      <w:r w:rsidRPr="00D066F4">
        <w:rPr>
          <w:rFonts w:cstheme="minorHAnsi"/>
        </w:rPr>
        <w:t xml:space="preserve">An investigation </w:t>
      </w:r>
      <w:r w:rsidR="00D066F4" w:rsidRPr="00D066F4">
        <w:rPr>
          <w:rFonts w:cstheme="minorHAnsi"/>
        </w:rPr>
        <w:t>i</w:t>
      </w:r>
      <w:r w:rsidRPr="00D066F4">
        <w:rPr>
          <w:rFonts w:cstheme="minorHAnsi"/>
        </w:rPr>
        <w:t>n</w:t>
      </w:r>
      <w:r w:rsidR="00D066F4" w:rsidRPr="00D066F4">
        <w:rPr>
          <w:rFonts w:cstheme="minorHAnsi"/>
        </w:rPr>
        <w:t>to</w:t>
      </w:r>
      <w:r w:rsidRPr="00D066F4">
        <w:rPr>
          <w:rFonts w:cstheme="minorHAnsi"/>
        </w:rPr>
        <w:t xml:space="preserve"> how mobile application</w:t>
      </w:r>
      <w:r w:rsidR="00D066F4" w:rsidRPr="00D066F4">
        <w:rPr>
          <w:rFonts w:cstheme="minorHAnsi"/>
        </w:rPr>
        <w:t>s</w:t>
      </w:r>
      <w:r w:rsidRPr="00D066F4">
        <w:rPr>
          <w:rFonts w:cstheme="minorHAnsi"/>
        </w:rPr>
        <w:t xml:space="preserve"> and smart energy meters operate</w:t>
      </w:r>
      <w:r w:rsidR="00B73E98">
        <w:rPr>
          <w:rFonts w:cstheme="minorHAnsi"/>
        </w:rPr>
        <w:t>,</w:t>
      </w:r>
      <w:r w:rsidRPr="00D066F4">
        <w:rPr>
          <w:rFonts w:cstheme="minorHAnsi"/>
        </w:rPr>
        <w:t xml:space="preserve"> along with the features required to secure them</w:t>
      </w:r>
      <w:r w:rsidR="00B73E98">
        <w:rPr>
          <w:rFonts w:cstheme="minorHAnsi"/>
        </w:rPr>
        <w:t>,</w:t>
      </w:r>
      <w:r w:rsidRPr="00D066F4">
        <w:rPr>
          <w:rFonts w:cstheme="minorHAnsi"/>
        </w:rPr>
        <w:t xml:space="preserve"> was conducted in the literature review section. This allowed us to</w:t>
      </w:r>
      <w:r w:rsidR="00DA61C4" w:rsidRPr="00D066F4">
        <w:rPr>
          <w:rFonts w:cstheme="minorHAnsi"/>
        </w:rPr>
        <w:t xml:space="preserve"> choose </w:t>
      </w:r>
      <w:r w:rsidR="00D066F4" w:rsidRPr="00D066F4">
        <w:rPr>
          <w:rFonts w:cstheme="minorHAnsi"/>
        </w:rPr>
        <w:t xml:space="preserve">a </w:t>
      </w:r>
      <w:r w:rsidR="00DA61C4" w:rsidRPr="00D066F4">
        <w:rPr>
          <w:rFonts w:cstheme="minorHAnsi"/>
        </w:rPr>
        <w:t xml:space="preserve">design-based research paradigm as it aligns with research methods from the fields where products are designed for specific purposes. </w:t>
      </w:r>
      <w:r w:rsidR="00457AEE" w:rsidRPr="00D066F4">
        <w:rPr>
          <w:rFonts w:cstheme="minorHAnsi"/>
        </w:rPr>
        <w:t>A research design for the secure mobile application was then developed. The design considered how data was to be collected and analysed</w:t>
      </w:r>
      <w:r w:rsidR="00B73E98">
        <w:rPr>
          <w:rFonts w:cstheme="minorHAnsi"/>
        </w:rPr>
        <w:t>,</w:t>
      </w:r>
      <w:r w:rsidR="00457AEE" w:rsidRPr="00D066F4">
        <w:rPr>
          <w:rFonts w:cstheme="minorHAnsi"/>
        </w:rPr>
        <w:t xml:space="preserve"> as well as the participants. </w:t>
      </w:r>
      <w:r w:rsidR="00806A14" w:rsidRPr="00D066F4">
        <w:rPr>
          <w:rFonts w:cstheme="minorHAnsi"/>
        </w:rPr>
        <w:t xml:space="preserve">Lastly, the nature of the project allowed us to adopt Agile PXP as the preferred project management model. </w:t>
      </w:r>
      <w:r w:rsidRPr="00D066F4">
        <w:rPr>
          <w:rFonts w:cstheme="minorHAnsi"/>
        </w:rPr>
        <w:t xml:space="preserve"> Semi-structured interviews with key stakeholders were conducted to gain an accurate and deep understanding of how they feel about the mobile application. </w:t>
      </w:r>
    </w:p>
    <w:bookmarkEnd w:id="290"/>
    <w:p w14:paraId="06446979" w14:textId="77777777" w:rsidR="003F2804" w:rsidRDefault="003F2804" w:rsidP="003F2804">
      <w:pPr>
        <w:rPr>
          <w:rFonts w:cstheme="minorHAnsi"/>
        </w:rPr>
      </w:pPr>
    </w:p>
    <w:p w14:paraId="098EEE73" w14:textId="0C233CEE" w:rsidR="003F2804" w:rsidRDefault="003F2804" w:rsidP="00B73E98">
      <w:pPr>
        <w:pStyle w:val="Caption"/>
        <w:rPr>
          <w:rFonts w:cstheme="minorHAnsi"/>
        </w:rPr>
      </w:pPr>
      <w:r>
        <w:rPr>
          <w:rFonts w:cstheme="minorHAnsi"/>
        </w:rPr>
        <w:t xml:space="preserve"> </w:t>
      </w:r>
      <w:r w:rsidR="00B73E98">
        <w:t xml:space="preserve">Table </w:t>
      </w:r>
      <w:r w:rsidR="00171AD6">
        <w:fldChar w:fldCharType="begin"/>
      </w:r>
      <w:r w:rsidR="00171AD6">
        <w:instrText xml:space="preserve"> SEQ Table \* ARABIC </w:instrText>
      </w:r>
      <w:r w:rsidR="00171AD6">
        <w:fldChar w:fldCharType="separate"/>
      </w:r>
      <w:r w:rsidR="00B94AE3">
        <w:rPr>
          <w:noProof/>
        </w:rPr>
        <w:t>9</w:t>
      </w:r>
      <w:r w:rsidR="00171AD6">
        <w:rPr>
          <w:noProof/>
        </w:rPr>
        <w:fldChar w:fldCharType="end"/>
      </w:r>
      <w:r w:rsidR="00B73E98">
        <w:t xml:space="preserve">: </w:t>
      </w:r>
      <w:r>
        <w:rPr>
          <w:rFonts w:cstheme="minorHAnsi"/>
        </w:rPr>
        <w:t>Research Methodology Summary</w:t>
      </w:r>
      <w:r w:rsidR="00B73E98" w:rsidRPr="00B73E98">
        <w:rPr>
          <w:rFonts w:cstheme="minorHAnsi"/>
        </w:rPr>
        <w:t xml:space="preserve"> </w:t>
      </w:r>
    </w:p>
    <w:tbl>
      <w:tblPr>
        <w:tblStyle w:val="GridTable4-Accent5"/>
        <w:tblW w:w="13215" w:type="dxa"/>
        <w:tblLook w:val="04A0" w:firstRow="1" w:lastRow="0" w:firstColumn="1" w:lastColumn="0" w:noHBand="0" w:noVBand="1"/>
      </w:tblPr>
      <w:tblGrid>
        <w:gridCol w:w="2586"/>
        <w:gridCol w:w="2871"/>
        <w:gridCol w:w="2586"/>
        <w:gridCol w:w="2586"/>
        <w:gridCol w:w="2586"/>
      </w:tblGrid>
      <w:tr w:rsidR="003F2804" w14:paraId="68F6945F" w14:textId="77777777" w:rsidTr="003F2804">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2586" w:type="dxa"/>
          </w:tcPr>
          <w:p w14:paraId="4B5E5AB0" w14:textId="4945E5BD" w:rsidR="003F2804" w:rsidRDefault="003F2804" w:rsidP="00155A1F">
            <w:pPr>
              <w:rPr>
                <w:rFonts w:cstheme="minorHAnsi"/>
              </w:rPr>
            </w:pPr>
            <w:r>
              <w:rPr>
                <w:rFonts w:cstheme="minorHAnsi"/>
              </w:rPr>
              <w:t>Research Objectives</w:t>
            </w:r>
          </w:p>
        </w:tc>
        <w:tc>
          <w:tcPr>
            <w:tcW w:w="2871" w:type="dxa"/>
          </w:tcPr>
          <w:p w14:paraId="7DC9F284" w14:textId="43BD1E72" w:rsidR="003F2804" w:rsidRDefault="003F2804" w:rsidP="00155A1F">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 xml:space="preserve">Research Questions </w:t>
            </w:r>
          </w:p>
        </w:tc>
        <w:tc>
          <w:tcPr>
            <w:tcW w:w="2586" w:type="dxa"/>
          </w:tcPr>
          <w:p w14:paraId="4769B753" w14:textId="77777777" w:rsidR="003F2804" w:rsidRDefault="003F2804" w:rsidP="00155A1F">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Methods /Tools</w:t>
            </w:r>
          </w:p>
        </w:tc>
        <w:tc>
          <w:tcPr>
            <w:tcW w:w="2586" w:type="dxa"/>
          </w:tcPr>
          <w:p w14:paraId="3DAAD148" w14:textId="77777777" w:rsidR="003F2804" w:rsidRDefault="003F2804" w:rsidP="00155A1F">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Data Analysis</w:t>
            </w:r>
          </w:p>
        </w:tc>
        <w:tc>
          <w:tcPr>
            <w:tcW w:w="2586" w:type="dxa"/>
          </w:tcPr>
          <w:p w14:paraId="5D2B80BC" w14:textId="77777777" w:rsidR="003F2804" w:rsidRDefault="003F2804" w:rsidP="00155A1F">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Expected Deliverables</w:t>
            </w:r>
          </w:p>
        </w:tc>
      </w:tr>
      <w:tr w:rsidR="003F2804" w14:paraId="6BB052AA" w14:textId="77777777" w:rsidTr="003F2804">
        <w:trPr>
          <w:cnfStyle w:val="000000100000" w:firstRow="0" w:lastRow="0" w:firstColumn="0" w:lastColumn="0" w:oddVBand="0" w:evenVBand="0" w:oddHBand="1"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2586" w:type="dxa"/>
          </w:tcPr>
          <w:p w14:paraId="56A6E5D0" w14:textId="46F9BAA8" w:rsidR="003F2804" w:rsidRPr="003F2804" w:rsidRDefault="003F2804" w:rsidP="003F2804">
            <w:pPr>
              <w:rPr>
                <w:rFonts w:cstheme="minorHAnsi"/>
                <w:b w:val="0"/>
                <w:bCs w:val="0"/>
              </w:rPr>
            </w:pPr>
            <w:r w:rsidRPr="003F2804">
              <w:rPr>
                <w:rFonts w:cstheme="minorHAnsi"/>
                <w:b w:val="0"/>
                <w:bCs w:val="0"/>
              </w:rPr>
              <w:t>Identify the existing threats to mobile applications and IoT technologies for smart prepaid energy meters.</w:t>
            </w:r>
          </w:p>
        </w:tc>
        <w:tc>
          <w:tcPr>
            <w:tcW w:w="2871" w:type="dxa"/>
          </w:tcPr>
          <w:p w14:paraId="1167BE4C" w14:textId="77777777" w:rsidR="003F2804" w:rsidRPr="003F2804" w:rsidRDefault="003F2804" w:rsidP="003F2804">
            <w:pPr>
              <w:cnfStyle w:val="000000100000" w:firstRow="0" w:lastRow="0" w:firstColumn="0" w:lastColumn="0" w:oddVBand="0" w:evenVBand="0" w:oddHBand="1" w:evenHBand="0" w:firstRowFirstColumn="0" w:firstRowLastColumn="0" w:lastRowFirstColumn="0" w:lastRowLastColumn="0"/>
              <w:rPr>
                <w:rFonts w:cstheme="minorHAnsi"/>
              </w:rPr>
            </w:pPr>
            <w:r w:rsidRPr="003F2804">
              <w:rPr>
                <w:rFonts w:cstheme="minorHAnsi"/>
              </w:rPr>
              <w:t>What are the existing threats to mobile applications and IoT technologies for smart prepaid energy meters?</w:t>
            </w:r>
          </w:p>
          <w:p w14:paraId="2145B8D0" w14:textId="77777777" w:rsidR="003F2804" w:rsidRDefault="003F2804" w:rsidP="003F2804">
            <w:pPr>
              <w:cnfStyle w:val="000000100000" w:firstRow="0" w:lastRow="0" w:firstColumn="0" w:lastColumn="0" w:oddVBand="0" w:evenVBand="0" w:oddHBand="1" w:evenHBand="0" w:firstRowFirstColumn="0" w:firstRowLastColumn="0" w:lastRowFirstColumn="0" w:lastRowLastColumn="0"/>
              <w:rPr>
                <w:rFonts w:cstheme="minorHAnsi"/>
              </w:rPr>
            </w:pPr>
          </w:p>
        </w:tc>
        <w:tc>
          <w:tcPr>
            <w:tcW w:w="2586" w:type="dxa"/>
          </w:tcPr>
          <w:p w14:paraId="37CE4285" w14:textId="77777777" w:rsidR="009D7FA8" w:rsidRDefault="009D7FA8" w:rsidP="009D7FA8">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Methods: Qualitative</w:t>
            </w:r>
          </w:p>
          <w:p w14:paraId="0ACFBE63" w14:textId="7EDAC214" w:rsidR="003F2804" w:rsidRDefault="009D7FA8" w:rsidP="009D7FA8">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Tools: Literature Review</w:t>
            </w:r>
          </w:p>
        </w:tc>
        <w:tc>
          <w:tcPr>
            <w:tcW w:w="2586" w:type="dxa"/>
          </w:tcPr>
          <w:p w14:paraId="5EC77FA1" w14:textId="571A8555" w:rsidR="003F2804" w:rsidRDefault="002B67EB" w:rsidP="003F2804">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Thematic Analysis: </w:t>
            </w:r>
            <w:r w:rsidRPr="002B67EB">
              <w:rPr>
                <w:rFonts w:cstheme="minorHAnsi"/>
              </w:rPr>
              <w:t xml:space="preserve">Identifies, </w:t>
            </w:r>
            <w:proofErr w:type="spellStart"/>
            <w:r w:rsidRPr="002B67EB">
              <w:rPr>
                <w:rFonts w:cstheme="minorHAnsi"/>
              </w:rPr>
              <w:t>analyzes</w:t>
            </w:r>
            <w:proofErr w:type="spellEnd"/>
            <w:r w:rsidRPr="002B67EB">
              <w:rPr>
                <w:rFonts w:cstheme="minorHAnsi"/>
              </w:rPr>
              <w:t>, and reports patterns within data.</w:t>
            </w:r>
          </w:p>
        </w:tc>
        <w:tc>
          <w:tcPr>
            <w:tcW w:w="2586" w:type="dxa"/>
          </w:tcPr>
          <w:p w14:paraId="26782F03" w14:textId="76CC2C46" w:rsidR="003F2804" w:rsidRDefault="002B67EB" w:rsidP="003F2804">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w:t>
            </w:r>
            <w:r w:rsidRPr="003F2804">
              <w:rPr>
                <w:rFonts w:cstheme="minorHAnsi"/>
              </w:rPr>
              <w:t>obile applications and IoT technologies for smart prepaid energy meters</w:t>
            </w:r>
            <w:r>
              <w:rPr>
                <w:rFonts w:cstheme="minorHAnsi"/>
              </w:rPr>
              <w:t xml:space="preserve"> v</w:t>
            </w:r>
            <w:r w:rsidRPr="002B67EB">
              <w:rPr>
                <w:rFonts w:cstheme="minorHAnsi"/>
              </w:rPr>
              <w:t>ulnerabilities</w:t>
            </w:r>
            <w:r>
              <w:rPr>
                <w:rFonts w:cstheme="minorHAnsi"/>
              </w:rPr>
              <w:t>.</w:t>
            </w:r>
          </w:p>
        </w:tc>
      </w:tr>
      <w:tr w:rsidR="003F2804" w14:paraId="69EBC284" w14:textId="77777777" w:rsidTr="003F2804">
        <w:trPr>
          <w:trHeight w:val="144"/>
        </w:trPr>
        <w:tc>
          <w:tcPr>
            <w:cnfStyle w:val="001000000000" w:firstRow="0" w:lastRow="0" w:firstColumn="1" w:lastColumn="0" w:oddVBand="0" w:evenVBand="0" w:oddHBand="0" w:evenHBand="0" w:firstRowFirstColumn="0" w:firstRowLastColumn="0" w:lastRowFirstColumn="0" w:lastRowLastColumn="0"/>
            <w:tcW w:w="2586" w:type="dxa"/>
          </w:tcPr>
          <w:p w14:paraId="66603605" w14:textId="3D567E8C" w:rsidR="003F2804" w:rsidRPr="003F2804" w:rsidRDefault="003F2804" w:rsidP="003F2804">
            <w:pPr>
              <w:rPr>
                <w:rFonts w:cstheme="minorHAnsi"/>
                <w:b w:val="0"/>
                <w:bCs w:val="0"/>
              </w:rPr>
            </w:pPr>
            <w:r w:rsidRPr="003F2804">
              <w:rPr>
                <w:rFonts w:cstheme="minorHAnsi"/>
                <w:b w:val="0"/>
                <w:bCs w:val="0"/>
              </w:rPr>
              <w:lastRenderedPageBreak/>
              <w:t xml:space="preserve">Assess the features needed to design a secure mobile application for smart prepaid energy meters. </w:t>
            </w:r>
          </w:p>
        </w:tc>
        <w:tc>
          <w:tcPr>
            <w:tcW w:w="2871" w:type="dxa"/>
          </w:tcPr>
          <w:p w14:paraId="1004DD1B" w14:textId="77777777" w:rsidR="003F2804" w:rsidRPr="003F2804" w:rsidRDefault="003F2804" w:rsidP="003F2804">
            <w:pPr>
              <w:cnfStyle w:val="000000000000" w:firstRow="0" w:lastRow="0" w:firstColumn="0" w:lastColumn="0" w:oddVBand="0" w:evenVBand="0" w:oddHBand="0" w:evenHBand="0" w:firstRowFirstColumn="0" w:firstRowLastColumn="0" w:lastRowFirstColumn="0" w:lastRowLastColumn="0"/>
              <w:rPr>
                <w:rFonts w:cstheme="minorHAnsi"/>
              </w:rPr>
            </w:pPr>
            <w:r w:rsidRPr="003F2804">
              <w:rPr>
                <w:rFonts w:cstheme="minorHAnsi"/>
              </w:rPr>
              <w:t xml:space="preserve">What are the features needed to design a secure mobile application for smart prepaid energy meters? </w:t>
            </w:r>
          </w:p>
          <w:p w14:paraId="14055E2C" w14:textId="170525AB" w:rsidR="003F2804" w:rsidRDefault="003F2804" w:rsidP="003F2804">
            <w:pPr>
              <w:cnfStyle w:val="000000000000" w:firstRow="0" w:lastRow="0" w:firstColumn="0" w:lastColumn="0" w:oddVBand="0" w:evenVBand="0" w:oddHBand="0" w:evenHBand="0" w:firstRowFirstColumn="0" w:firstRowLastColumn="0" w:lastRowFirstColumn="0" w:lastRowLastColumn="0"/>
              <w:rPr>
                <w:rFonts w:cstheme="minorHAnsi"/>
              </w:rPr>
            </w:pPr>
          </w:p>
        </w:tc>
        <w:tc>
          <w:tcPr>
            <w:tcW w:w="2586" w:type="dxa"/>
          </w:tcPr>
          <w:p w14:paraId="4FA1C74A" w14:textId="77777777" w:rsidR="003F2804" w:rsidRDefault="009D7FA8" w:rsidP="003F280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Methods: Qualitative</w:t>
            </w:r>
          </w:p>
          <w:p w14:paraId="2CFA773B" w14:textId="29DB7B90" w:rsidR="009D7FA8" w:rsidRDefault="009D7FA8" w:rsidP="003F280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Tools: Literature Review</w:t>
            </w:r>
          </w:p>
        </w:tc>
        <w:tc>
          <w:tcPr>
            <w:tcW w:w="2586" w:type="dxa"/>
          </w:tcPr>
          <w:p w14:paraId="1FBCE395" w14:textId="08BB8695" w:rsidR="003F2804" w:rsidRDefault="002B67EB" w:rsidP="003F280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Thematic Analysis: </w:t>
            </w:r>
            <w:r w:rsidRPr="002B67EB">
              <w:rPr>
                <w:rFonts w:cstheme="minorHAnsi"/>
              </w:rPr>
              <w:t xml:space="preserve">Identifies, </w:t>
            </w:r>
            <w:proofErr w:type="spellStart"/>
            <w:r w:rsidRPr="002B67EB">
              <w:rPr>
                <w:rFonts w:cstheme="minorHAnsi"/>
              </w:rPr>
              <w:t>analyzes</w:t>
            </w:r>
            <w:proofErr w:type="spellEnd"/>
            <w:r w:rsidRPr="002B67EB">
              <w:rPr>
                <w:rFonts w:cstheme="minorHAnsi"/>
              </w:rPr>
              <w:t>, and reports patterns within data.</w:t>
            </w:r>
          </w:p>
        </w:tc>
        <w:tc>
          <w:tcPr>
            <w:tcW w:w="2586" w:type="dxa"/>
          </w:tcPr>
          <w:p w14:paraId="2C739A1B" w14:textId="72B1EF4E" w:rsidR="003F2804" w:rsidRDefault="002B67EB" w:rsidP="003F280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M</w:t>
            </w:r>
            <w:r w:rsidRPr="003F2804">
              <w:rPr>
                <w:rFonts w:cstheme="minorHAnsi"/>
              </w:rPr>
              <w:t xml:space="preserve">obile applications and IoT technologies for smart prepaid energy </w:t>
            </w:r>
            <w:r>
              <w:rPr>
                <w:rFonts w:cstheme="minorHAnsi"/>
              </w:rPr>
              <w:t>meters' security features.</w:t>
            </w:r>
          </w:p>
        </w:tc>
      </w:tr>
      <w:tr w:rsidR="003F2804" w14:paraId="5F744BE6" w14:textId="77777777" w:rsidTr="003F2804">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2586" w:type="dxa"/>
          </w:tcPr>
          <w:p w14:paraId="14923173" w14:textId="261677AC" w:rsidR="003F2804" w:rsidRPr="003F2804" w:rsidRDefault="003F2804" w:rsidP="003F2804">
            <w:pPr>
              <w:rPr>
                <w:rFonts w:cstheme="minorHAnsi"/>
                <w:b w:val="0"/>
                <w:bCs w:val="0"/>
              </w:rPr>
            </w:pPr>
            <w:r w:rsidRPr="003F2804">
              <w:rPr>
                <w:rFonts w:cstheme="minorHAnsi"/>
                <w:b w:val="0"/>
                <w:bCs w:val="0"/>
              </w:rPr>
              <w:t>Design a secure mobile application for smart prepaid energy meters.</w:t>
            </w:r>
          </w:p>
        </w:tc>
        <w:tc>
          <w:tcPr>
            <w:tcW w:w="2871" w:type="dxa"/>
          </w:tcPr>
          <w:p w14:paraId="477FC70B" w14:textId="73C34AB8" w:rsidR="003F2804" w:rsidRDefault="003F2804" w:rsidP="003F2804">
            <w:pPr>
              <w:cnfStyle w:val="000000100000" w:firstRow="0" w:lastRow="0" w:firstColumn="0" w:lastColumn="0" w:oddVBand="0" w:evenVBand="0" w:oddHBand="1" w:evenHBand="0" w:firstRowFirstColumn="0" w:firstRowLastColumn="0" w:lastRowFirstColumn="0" w:lastRowLastColumn="0"/>
              <w:rPr>
                <w:rFonts w:cstheme="minorHAnsi"/>
              </w:rPr>
            </w:pPr>
            <w:r w:rsidRPr="003F2804">
              <w:rPr>
                <w:rFonts w:cstheme="minorHAnsi"/>
              </w:rPr>
              <w:t>How can we design a secure mobile application for smart prepaid energy meters?</w:t>
            </w:r>
          </w:p>
        </w:tc>
        <w:tc>
          <w:tcPr>
            <w:tcW w:w="2586" w:type="dxa"/>
          </w:tcPr>
          <w:p w14:paraId="29546A56" w14:textId="77777777" w:rsidR="009D7FA8" w:rsidRDefault="009D7FA8" w:rsidP="009D7FA8">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Methods: Qualitative</w:t>
            </w:r>
          </w:p>
          <w:p w14:paraId="0C03C8AA" w14:textId="7AE233BA" w:rsidR="003F2804" w:rsidRDefault="009D7FA8" w:rsidP="009D7FA8">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Tools: </w:t>
            </w:r>
            <w:r w:rsidR="002B67EB">
              <w:rPr>
                <w:rFonts w:cstheme="minorHAnsi"/>
              </w:rPr>
              <w:t>Literature Review</w:t>
            </w:r>
            <w:r w:rsidR="002B67EB" w:rsidRPr="0061448C">
              <w:rPr>
                <w:rFonts w:ascii="Calibri" w:hAnsi="Calibri" w:cs="Arial"/>
              </w:rPr>
              <w:t xml:space="preserve"> </w:t>
            </w:r>
            <w:r w:rsidR="002B67EB">
              <w:rPr>
                <w:rFonts w:ascii="Calibri" w:hAnsi="Calibri" w:cs="Arial"/>
              </w:rPr>
              <w:t xml:space="preserve">and </w:t>
            </w:r>
            <w:r w:rsidRPr="0061448C">
              <w:rPr>
                <w:rFonts w:ascii="Calibri" w:hAnsi="Calibri" w:cs="Arial"/>
              </w:rPr>
              <w:t>D</w:t>
            </w:r>
            <w:r>
              <w:rPr>
                <w:rFonts w:ascii="Calibri" w:hAnsi="Calibri" w:cs="Arial"/>
              </w:rPr>
              <w:t>esign-Based Research</w:t>
            </w:r>
          </w:p>
        </w:tc>
        <w:tc>
          <w:tcPr>
            <w:tcW w:w="2586" w:type="dxa"/>
          </w:tcPr>
          <w:p w14:paraId="0835E92B" w14:textId="2BA907DA" w:rsidR="003F2804" w:rsidRDefault="002B67EB" w:rsidP="003F2804">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Content Analysis: </w:t>
            </w:r>
            <w:r w:rsidRPr="002B67EB">
              <w:rPr>
                <w:rFonts w:cstheme="minorHAnsi"/>
              </w:rPr>
              <w:t>Systematically categorizes data</w:t>
            </w:r>
          </w:p>
        </w:tc>
        <w:tc>
          <w:tcPr>
            <w:tcW w:w="2586" w:type="dxa"/>
          </w:tcPr>
          <w:p w14:paraId="173ECE12" w14:textId="1BD6923C" w:rsidR="003F2804" w:rsidRDefault="002B67EB" w:rsidP="003F2804">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Prototype mobile application.</w:t>
            </w:r>
          </w:p>
        </w:tc>
      </w:tr>
      <w:tr w:rsidR="003F2804" w14:paraId="3A334562" w14:textId="77777777" w:rsidTr="003F2804">
        <w:trPr>
          <w:trHeight w:val="405"/>
        </w:trPr>
        <w:tc>
          <w:tcPr>
            <w:cnfStyle w:val="001000000000" w:firstRow="0" w:lastRow="0" w:firstColumn="1" w:lastColumn="0" w:oddVBand="0" w:evenVBand="0" w:oddHBand="0" w:evenHBand="0" w:firstRowFirstColumn="0" w:firstRowLastColumn="0" w:lastRowFirstColumn="0" w:lastRowLastColumn="0"/>
            <w:tcW w:w="2586" w:type="dxa"/>
          </w:tcPr>
          <w:p w14:paraId="0B909BB6" w14:textId="2A46A8B7" w:rsidR="003F2804" w:rsidRPr="003F2804" w:rsidRDefault="003F2804" w:rsidP="003F2804">
            <w:pPr>
              <w:rPr>
                <w:rFonts w:cstheme="minorHAnsi"/>
                <w:b w:val="0"/>
                <w:bCs w:val="0"/>
              </w:rPr>
            </w:pPr>
            <w:r w:rsidRPr="003F2804">
              <w:rPr>
                <w:rFonts w:cstheme="minorHAnsi"/>
                <w:b w:val="0"/>
                <w:bCs w:val="0"/>
              </w:rPr>
              <w:t>Evaluate the security of the designed mobile application for smart prepaid energy meters against identified existing threats.</w:t>
            </w:r>
          </w:p>
        </w:tc>
        <w:tc>
          <w:tcPr>
            <w:tcW w:w="2871" w:type="dxa"/>
          </w:tcPr>
          <w:p w14:paraId="6A35208C" w14:textId="77777777" w:rsidR="003F2804" w:rsidRPr="003F2804" w:rsidRDefault="003F2804" w:rsidP="003F2804">
            <w:pPr>
              <w:cnfStyle w:val="000000000000" w:firstRow="0" w:lastRow="0" w:firstColumn="0" w:lastColumn="0" w:oddVBand="0" w:evenVBand="0" w:oddHBand="0" w:evenHBand="0" w:firstRowFirstColumn="0" w:firstRowLastColumn="0" w:lastRowFirstColumn="0" w:lastRowLastColumn="0"/>
              <w:rPr>
                <w:rFonts w:cstheme="minorHAnsi"/>
                <w:color w:val="0070C0"/>
              </w:rPr>
            </w:pPr>
            <w:r w:rsidRPr="003F2804">
              <w:rPr>
                <w:rFonts w:cstheme="minorHAnsi"/>
              </w:rPr>
              <w:t xml:space="preserve">What is the security level of the designed mobile application for smart prepaid energy meters against identified existing threats? </w:t>
            </w:r>
          </w:p>
          <w:p w14:paraId="45B250D6" w14:textId="77777777" w:rsidR="003F2804" w:rsidRDefault="003F2804" w:rsidP="003F2804">
            <w:pPr>
              <w:cnfStyle w:val="000000000000" w:firstRow="0" w:lastRow="0" w:firstColumn="0" w:lastColumn="0" w:oddVBand="0" w:evenVBand="0" w:oddHBand="0" w:evenHBand="0" w:firstRowFirstColumn="0" w:firstRowLastColumn="0" w:lastRowFirstColumn="0" w:lastRowLastColumn="0"/>
              <w:rPr>
                <w:rFonts w:cstheme="minorHAnsi"/>
              </w:rPr>
            </w:pPr>
          </w:p>
        </w:tc>
        <w:tc>
          <w:tcPr>
            <w:tcW w:w="2586" w:type="dxa"/>
          </w:tcPr>
          <w:p w14:paraId="5B927208" w14:textId="77777777" w:rsidR="009D7FA8" w:rsidRDefault="009D7FA8" w:rsidP="009D7FA8">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Methods: Qualitative</w:t>
            </w:r>
          </w:p>
          <w:p w14:paraId="64D3F2AA" w14:textId="747A5930" w:rsidR="003F2804" w:rsidRDefault="009D7FA8" w:rsidP="009D7FA8">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Tools: </w:t>
            </w:r>
            <w:r w:rsidRPr="0061448C">
              <w:rPr>
                <w:rFonts w:ascii="Calibri" w:hAnsi="Calibri" w:cs="Arial"/>
              </w:rPr>
              <w:t>D</w:t>
            </w:r>
            <w:r>
              <w:rPr>
                <w:rFonts w:ascii="Calibri" w:hAnsi="Calibri" w:cs="Arial"/>
              </w:rPr>
              <w:t>esign-Based Research and semi-structured interviews</w:t>
            </w:r>
          </w:p>
        </w:tc>
        <w:tc>
          <w:tcPr>
            <w:tcW w:w="2586" w:type="dxa"/>
          </w:tcPr>
          <w:p w14:paraId="7A6230C7" w14:textId="472CE405" w:rsidR="003F2804" w:rsidRDefault="002B67EB" w:rsidP="003F280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Grounded Theory Analysis: </w:t>
            </w:r>
            <w:r w:rsidRPr="002B67EB">
              <w:rPr>
                <w:rFonts w:cstheme="minorHAnsi"/>
              </w:rPr>
              <w:t>Us</w:t>
            </w:r>
            <w:r>
              <w:rPr>
                <w:rFonts w:cstheme="minorHAnsi"/>
              </w:rPr>
              <w:t>ing</w:t>
            </w:r>
            <w:r w:rsidRPr="002B67EB">
              <w:rPr>
                <w:rFonts w:cstheme="minorHAnsi"/>
              </w:rPr>
              <w:t xml:space="preserve"> interviews and observations as primary data sources</w:t>
            </w:r>
            <w:r>
              <w:rPr>
                <w:rFonts w:cstheme="minorHAnsi"/>
              </w:rPr>
              <w:t>.</w:t>
            </w:r>
          </w:p>
          <w:p w14:paraId="52FADAF1" w14:textId="77777777" w:rsidR="002B67EB" w:rsidRDefault="002B67EB" w:rsidP="003F280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And </w:t>
            </w:r>
          </w:p>
          <w:p w14:paraId="32114431" w14:textId="4F35FC0D" w:rsidR="002B67EB" w:rsidRDefault="002B67EB" w:rsidP="003F280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Content Analysis: </w:t>
            </w:r>
            <w:r w:rsidRPr="002B67EB">
              <w:rPr>
                <w:rFonts w:cstheme="minorHAnsi"/>
              </w:rPr>
              <w:t>Systematically categorizes data</w:t>
            </w:r>
          </w:p>
        </w:tc>
        <w:tc>
          <w:tcPr>
            <w:tcW w:w="2586" w:type="dxa"/>
          </w:tcPr>
          <w:p w14:paraId="5B71DCDF" w14:textId="1C14FA37" w:rsidR="003F2804" w:rsidRDefault="002B67EB" w:rsidP="003F2804">
            <w:pPr>
              <w:cnfStyle w:val="000000000000" w:firstRow="0" w:lastRow="0" w:firstColumn="0" w:lastColumn="0" w:oddVBand="0" w:evenVBand="0" w:oddHBand="0" w:evenHBand="0" w:firstRowFirstColumn="0" w:firstRowLastColumn="0" w:lastRowFirstColumn="0" w:lastRowLastColumn="0"/>
              <w:rPr>
                <w:rFonts w:cstheme="minorHAnsi"/>
              </w:rPr>
            </w:pPr>
            <w:r w:rsidRPr="00B73E98">
              <w:rPr>
                <w:rFonts w:cstheme="minorHAnsi"/>
                <w:color w:val="FF0000"/>
              </w:rPr>
              <w:t>Prototype mobile application test results.</w:t>
            </w:r>
          </w:p>
        </w:tc>
      </w:tr>
    </w:tbl>
    <w:p w14:paraId="5BF9896E" w14:textId="77777777" w:rsidR="003F2804" w:rsidRDefault="003F2804" w:rsidP="003F2804">
      <w:pPr>
        <w:rPr>
          <w:rFonts w:cstheme="minorHAnsi"/>
        </w:rPr>
      </w:pPr>
    </w:p>
    <w:p w14:paraId="50E9CB1B" w14:textId="77777777" w:rsidR="003F2804" w:rsidRDefault="003F2804" w:rsidP="00D47D5C">
      <w:pPr>
        <w:jc w:val="both"/>
        <w:rPr>
          <w:rFonts w:cstheme="minorHAnsi"/>
          <w:color w:val="FF0000"/>
        </w:rPr>
        <w:sectPr w:rsidR="003F2804" w:rsidSect="00907F28">
          <w:pgSz w:w="15840" w:h="12240" w:orient="landscape"/>
          <w:pgMar w:top="1440" w:right="1440" w:bottom="1440" w:left="1440" w:header="720" w:footer="720" w:gutter="0"/>
          <w:cols w:space="720"/>
          <w:docGrid w:linePitch="360"/>
        </w:sectPr>
      </w:pPr>
    </w:p>
    <w:p w14:paraId="0B994041" w14:textId="36E62CB8" w:rsidR="001B679A" w:rsidRDefault="001203B9" w:rsidP="001B679A">
      <w:pPr>
        <w:pStyle w:val="Heading1"/>
      </w:pPr>
      <w:bookmarkStart w:id="291" w:name="_Toc225524928"/>
      <w:r>
        <w:lastRenderedPageBreak/>
        <w:t xml:space="preserve">System </w:t>
      </w:r>
      <w:r w:rsidR="001B679A">
        <w:t>Design</w:t>
      </w:r>
      <w:r>
        <w:t xml:space="preserve"> </w:t>
      </w:r>
      <w:bookmarkEnd w:id="291"/>
      <w:r w:rsidR="001B679A">
        <w:t xml:space="preserve">  </w:t>
      </w:r>
    </w:p>
    <w:p w14:paraId="50244811" w14:textId="77777777" w:rsidR="00580504" w:rsidRDefault="00580504" w:rsidP="00580504">
      <w:pPr>
        <w:pStyle w:val="Heading2"/>
      </w:pPr>
      <w:bookmarkStart w:id="292" w:name="_Toc225524929"/>
      <w:r w:rsidRPr="00496047">
        <w:t>Overview</w:t>
      </w:r>
      <w:bookmarkEnd w:id="292"/>
    </w:p>
    <w:p w14:paraId="573D3456" w14:textId="53548C9E" w:rsidR="0087777B" w:rsidRPr="003923E2" w:rsidRDefault="0087777B" w:rsidP="0087777B">
      <w:pPr>
        <w:jc w:val="both"/>
        <w:rPr>
          <w:rFonts w:cstheme="minorHAnsi"/>
        </w:rPr>
      </w:pPr>
      <w:bookmarkStart w:id="293" w:name="_Hlk165913158"/>
      <w:r w:rsidRPr="003923E2">
        <w:rPr>
          <w:rFonts w:cstheme="minorHAnsi"/>
        </w:rPr>
        <w:t xml:space="preserve">In this chapter, we defined and documented the requirements of the </w:t>
      </w:r>
      <w:r w:rsidR="001D53A0">
        <w:rPr>
          <w:rFonts w:cstheme="minorHAnsi"/>
        </w:rPr>
        <w:t>prototype</w:t>
      </w:r>
      <w:r w:rsidRPr="003923E2">
        <w:rPr>
          <w:rFonts w:cstheme="minorHAnsi"/>
        </w:rPr>
        <w:t xml:space="preserve"> mobile application for smart prepaid meters. The chapter describe</w:t>
      </w:r>
      <w:r w:rsidR="001D53A0">
        <w:rPr>
          <w:rFonts w:cstheme="minorHAnsi"/>
        </w:rPr>
        <w:t>d</w:t>
      </w:r>
      <w:r w:rsidRPr="003923E2">
        <w:rPr>
          <w:rFonts w:cstheme="minorHAnsi"/>
        </w:rPr>
        <w:t xml:space="preserve"> the specifications and features of the mobile application and </w:t>
      </w:r>
      <w:r w:rsidR="001D53A0">
        <w:rPr>
          <w:rFonts w:cstheme="minorHAnsi"/>
        </w:rPr>
        <w:t>served</w:t>
      </w:r>
      <w:r w:rsidRPr="003923E2">
        <w:rPr>
          <w:rFonts w:cstheme="minorHAnsi"/>
        </w:rPr>
        <w:t xml:space="preserve"> as a guideline</w:t>
      </w:r>
      <w:r w:rsidR="001D53A0">
        <w:rPr>
          <w:rFonts w:cstheme="minorHAnsi"/>
        </w:rPr>
        <w:t xml:space="preserve"> for the development phase.</w:t>
      </w:r>
      <w:r w:rsidRPr="003923E2">
        <w:rPr>
          <w:rFonts w:cstheme="minorHAnsi"/>
        </w:rPr>
        <w:t xml:space="preserve"> The specifications and features are essential for </w:t>
      </w:r>
      <w:r w:rsidR="001D53A0">
        <w:rPr>
          <w:rFonts w:cstheme="minorHAnsi"/>
        </w:rPr>
        <w:t xml:space="preserve">the </w:t>
      </w:r>
      <w:r w:rsidRPr="003923E2">
        <w:rPr>
          <w:rFonts w:cstheme="minorHAnsi"/>
        </w:rPr>
        <w:t>testing</w:t>
      </w:r>
      <w:r w:rsidR="001D53A0">
        <w:rPr>
          <w:rFonts w:cstheme="minorHAnsi"/>
        </w:rPr>
        <w:t xml:space="preserve"> phase</w:t>
      </w:r>
      <w:r w:rsidRPr="003923E2">
        <w:rPr>
          <w:rFonts w:cstheme="minorHAnsi"/>
        </w:rPr>
        <w:t xml:space="preserve"> to ensure that the application is fit for purpose and fit for use. One of the main objectives of this project was to design a secure mobile application for smart energy meters. To achieve this, the mobile application requirements were divided into two categories, namely </w:t>
      </w:r>
      <w:r>
        <w:rPr>
          <w:rFonts w:cstheme="minorHAnsi"/>
        </w:rPr>
        <w:t>F</w:t>
      </w:r>
      <w:r w:rsidRPr="003923E2">
        <w:rPr>
          <w:rFonts w:cstheme="minorHAnsi"/>
        </w:rPr>
        <w:t xml:space="preserve">unctional requirements and </w:t>
      </w:r>
      <w:r>
        <w:rPr>
          <w:rFonts w:cstheme="minorHAnsi"/>
        </w:rPr>
        <w:t>N</w:t>
      </w:r>
      <w:r w:rsidRPr="003923E2">
        <w:rPr>
          <w:rFonts w:cstheme="minorHAnsi"/>
        </w:rPr>
        <w:t>on-</w:t>
      </w:r>
      <w:r>
        <w:rPr>
          <w:rFonts w:cstheme="minorHAnsi"/>
        </w:rPr>
        <w:t>F</w:t>
      </w:r>
      <w:r w:rsidRPr="003923E2">
        <w:rPr>
          <w:rFonts w:cstheme="minorHAnsi"/>
        </w:rPr>
        <w:t xml:space="preserve">unctional requirements.  </w:t>
      </w:r>
      <w:r w:rsidR="0002716A">
        <w:rPr>
          <w:rFonts w:cstheme="minorHAnsi"/>
        </w:rPr>
        <w:t xml:space="preserve">These requirements were </w:t>
      </w:r>
      <w:r w:rsidR="0002716A" w:rsidRPr="007606F8">
        <w:rPr>
          <w:rFonts w:cstheme="minorHAnsi"/>
        </w:rPr>
        <w:t>transform</w:t>
      </w:r>
      <w:r w:rsidR="0002716A">
        <w:rPr>
          <w:rFonts w:cstheme="minorHAnsi"/>
        </w:rPr>
        <w:t>ed</w:t>
      </w:r>
      <w:r w:rsidR="0002716A" w:rsidRPr="007606F8">
        <w:rPr>
          <w:rFonts w:cstheme="minorHAnsi"/>
        </w:rPr>
        <w:t xml:space="preserve"> into a structured design using UML</w:t>
      </w:r>
      <w:r w:rsidR="0002716A">
        <w:rPr>
          <w:rFonts w:cstheme="minorHAnsi"/>
        </w:rPr>
        <w:t xml:space="preserve"> </w:t>
      </w:r>
      <w:r w:rsidR="0002716A" w:rsidRPr="007606F8">
        <w:rPr>
          <w:rFonts w:cstheme="minorHAnsi"/>
        </w:rPr>
        <w:t xml:space="preserve">diagrams. </w:t>
      </w:r>
      <w:r w:rsidR="009542F0">
        <w:rPr>
          <w:rFonts w:cstheme="minorHAnsi"/>
        </w:rPr>
        <w:t>Data</w:t>
      </w:r>
      <w:r w:rsidR="0002716A">
        <w:rPr>
          <w:rFonts w:cstheme="minorHAnsi"/>
        </w:rPr>
        <w:t xml:space="preserve"> from the F</w:t>
      </w:r>
      <w:r w:rsidR="0002716A" w:rsidRPr="003923E2">
        <w:rPr>
          <w:rFonts w:cstheme="minorHAnsi"/>
        </w:rPr>
        <w:t xml:space="preserve">unctional requirements and </w:t>
      </w:r>
      <w:r w:rsidR="0002716A">
        <w:rPr>
          <w:rFonts w:cstheme="minorHAnsi"/>
        </w:rPr>
        <w:t>N</w:t>
      </w:r>
      <w:r w:rsidR="0002716A" w:rsidRPr="003923E2">
        <w:rPr>
          <w:rFonts w:cstheme="minorHAnsi"/>
        </w:rPr>
        <w:t>on-</w:t>
      </w:r>
      <w:r w:rsidR="0002716A">
        <w:rPr>
          <w:rFonts w:cstheme="minorHAnsi"/>
        </w:rPr>
        <w:t>F</w:t>
      </w:r>
      <w:r w:rsidR="0002716A" w:rsidRPr="003923E2">
        <w:rPr>
          <w:rFonts w:cstheme="minorHAnsi"/>
        </w:rPr>
        <w:t>unctional requirements</w:t>
      </w:r>
      <w:r w:rsidR="0002716A">
        <w:rPr>
          <w:rFonts w:cstheme="minorHAnsi"/>
        </w:rPr>
        <w:t xml:space="preserve"> was </w:t>
      </w:r>
      <w:r w:rsidR="0002716A" w:rsidRPr="007606F8">
        <w:rPr>
          <w:rFonts w:cstheme="minorHAnsi"/>
        </w:rPr>
        <w:t>transform</w:t>
      </w:r>
      <w:r w:rsidR="0002716A">
        <w:rPr>
          <w:rFonts w:cstheme="minorHAnsi"/>
        </w:rPr>
        <w:t>ed</w:t>
      </w:r>
      <w:r w:rsidR="0002716A" w:rsidRPr="007606F8">
        <w:rPr>
          <w:rFonts w:cstheme="minorHAnsi"/>
        </w:rPr>
        <w:t xml:space="preserve"> into a structured design using UML</w:t>
      </w:r>
      <w:r w:rsidR="0002716A">
        <w:rPr>
          <w:rFonts w:cstheme="minorHAnsi"/>
        </w:rPr>
        <w:t xml:space="preserve"> </w:t>
      </w:r>
      <w:r w:rsidR="0002716A" w:rsidRPr="007606F8">
        <w:rPr>
          <w:rFonts w:cstheme="minorHAnsi"/>
        </w:rPr>
        <w:t>diagrams</w:t>
      </w:r>
      <w:r w:rsidR="0002716A">
        <w:rPr>
          <w:rFonts w:cstheme="minorHAnsi"/>
        </w:rPr>
        <w:t xml:space="preserve"> </w:t>
      </w:r>
      <w:r w:rsidR="0002716A" w:rsidRPr="007606F8">
        <w:rPr>
          <w:rFonts w:cstheme="minorHAnsi"/>
        </w:rPr>
        <w:t>to model workflows and business processes</w:t>
      </w:r>
      <w:r w:rsidR="0002716A">
        <w:rPr>
          <w:rFonts w:cstheme="minorHAnsi"/>
        </w:rPr>
        <w:t>.</w:t>
      </w:r>
    </w:p>
    <w:p w14:paraId="7E03D5B2" w14:textId="77777777" w:rsidR="0087777B" w:rsidRDefault="0087777B" w:rsidP="0087777B">
      <w:pPr>
        <w:pStyle w:val="Heading2"/>
      </w:pPr>
      <w:bookmarkStart w:id="294" w:name="_Toc225524925"/>
      <w:bookmarkStart w:id="295" w:name="_Hlk163645223"/>
      <w:bookmarkStart w:id="296" w:name="_Toc225524930"/>
      <w:bookmarkEnd w:id="293"/>
      <w:r>
        <w:t>Functional Requirements</w:t>
      </w:r>
      <w:bookmarkEnd w:id="294"/>
      <w:r>
        <w:t xml:space="preserve"> </w:t>
      </w:r>
      <w:r w:rsidRPr="00AE26B9">
        <w:t xml:space="preserve"> </w:t>
      </w:r>
    </w:p>
    <w:p w14:paraId="742A1C66" w14:textId="425AC97B" w:rsidR="0087777B" w:rsidRPr="003B495A" w:rsidRDefault="0087777B" w:rsidP="0087777B">
      <w:pPr>
        <w:jc w:val="both"/>
        <w:rPr>
          <w:rFonts w:cstheme="minorHAnsi"/>
        </w:rPr>
      </w:pPr>
      <w:bookmarkStart w:id="297" w:name="_Hlk163900613"/>
      <w:bookmarkEnd w:id="295"/>
      <w:r w:rsidRPr="003B495A">
        <w:rPr>
          <w:rFonts w:cstheme="minorHAnsi"/>
        </w:rPr>
        <w:t>Functional requirements are product features or functions that developers must implement to enable users to accomplish their tasks. Requirements such as transaction handling, password complexity</w:t>
      </w:r>
      <w:r w:rsidR="0040460E">
        <w:rPr>
          <w:rFonts w:cstheme="minorHAnsi"/>
        </w:rPr>
        <w:t>,</w:t>
      </w:r>
      <w:r w:rsidRPr="003B495A">
        <w:rPr>
          <w:rFonts w:cstheme="minorHAnsi"/>
        </w:rPr>
        <w:t xml:space="preserve"> user interface, authentication, </w:t>
      </w:r>
      <w:r>
        <w:rPr>
          <w:rFonts w:cstheme="minorHAnsi"/>
        </w:rPr>
        <w:t>d</w:t>
      </w:r>
      <w:r w:rsidRPr="003B495A">
        <w:rPr>
          <w:rFonts w:cstheme="minorHAnsi"/>
        </w:rPr>
        <w:t xml:space="preserve">ata processing, and </w:t>
      </w:r>
      <w:r>
        <w:rPr>
          <w:rFonts w:cstheme="minorHAnsi"/>
        </w:rPr>
        <w:t>t</w:t>
      </w:r>
      <w:r w:rsidRPr="003B495A">
        <w:rPr>
          <w:rFonts w:cstheme="minorHAnsi"/>
        </w:rPr>
        <w:t xml:space="preserve">ransaction handling. Below is a list of the functional requirements of the secure mobile application for smart prepaid meters. </w:t>
      </w:r>
    </w:p>
    <w:p w14:paraId="0E90764F" w14:textId="77777777" w:rsidR="0087777B" w:rsidRDefault="0087777B" w:rsidP="0087777B">
      <w:pPr>
        <w:jc w:val="both"/>
        <w:rPr>
          <w:rFonts w:cstheme="minorHAnsi"/>
        </w:rPr>
      </w:pPr>
    </w:p>
    <w:p w14:paraId="571774E9" w14:textId="7DFB8C2F" w:rsidR="0087777B" w:rsidRPr="00C63C61" w:rsidRDefault="0087777B" w:rsidP="0087777B">
      <w:pPr>
        <w:pStyle w:val="ListParagraph"/>
        <w:numPr>
          <w:ilvl w:val="0"/>
          <w:numId w:val="19"/>
        </w:numPr>
        <w:spacing w:line="360" w:lineRule="auto"/>
        <w:rPr>
          <w:rFonts w:asciiTheme="minorHAnsi" w:hAnsiTheme="minorHAnsi" w:cstheme="minorHAnsi"/>
          <w:sz w:val="22"/>
          <w:szCs w:val="22"/>
        </w:rPr>
      </w:pPr>
      <w:r w:rsidRPr="00C63C61">
        <w:rPr>
          <w:rFonts w:asciiTheme="minorHAnsi" w:hAnsiTheme="minorHAnsi" w:cstheme="minorHAnsi"/>
          <w:sz w:val="22"/>
          <w:szCs w:val="22"/>
        </w:rPr>
        <w:t xml:space="preserve">The application </w:t>
      </w:r>
      <w:r w:rsidR="00E41CD7">
        <w:rPr>
          <w:rFonts w:asciiTheme="minorHAnsi" w:hAnsiTheme="minorHAnsi" w:cstheme="minorHAnsi"/>
          <w:sz w:val="22"/>
          <w:szCs w:val="22"/>
        </w:rPr>
        <w:t>should</w:t>
      </w:r>
      <w:r w:rsidRPr="00C63C61">
        <w:rPr>
          <w:rFonts w:asciiTheme="minorHAnsi" w:hAnsiTheme="minorHAnsi" w:cstheme="minorHAnsi"/>
          <w:sz w:val="22"/>
          <w:szCs w:val="22"/>
        </w:rPr>
        <w:t xml:space="preserve"> </w:t>
      </w:r>
      <w:r>
        <w:rPr>
          <w:rFonts w:asciiTheme="minorHAnsi" w:hAnsiTheme="minorHAnsi" w:cstheme="minorHAnsi"/>
          <w:sz w:val="22"/>
          <w:szCs w:val="22"/>
        </w:rPr>
        <w:t>allow</w:t>
      </w:r>
      <w:r w:rsidRPr="00C63C61">
        <w:rPr>
          <w:rFonts w:asciiTheme="minorHAnsi" w:hAnsiTheme="minorHAnsi" w:cstheme="minorHAnsi"/>
          <w:sz w:val="22"/>
          <w:szCs w:val="22"/>
        </w:rPr>
        <w:t xml:space="preserve"> users</w:t>
      </w:r>
      <w:r>
        <w:rPr>
          <w:rFonts w:asciiTheme="minorHAnsi" w:hAnsiTheme="minorHAnsi" w:cstheme="minorHAnsi"/>
          <w:sz w:val="22"/>
          <w:szCs w:val="22"/>
        </w:rPr>
        <w:t xml:space="preserve"> (customers)</w:t>
      </w:r>
      <w:r w:rsidRPr="00C63C61">
        <w:rPr>
          <w:rFonts w:asciiTheme="minorHAnsi" w:hAnsiTheme="minorHAnsi" w:cstheme="minorHAnsi"/>
          <w:sz w:val="22"/>
          <w:szCs w:val="22"/>
        </w:rPr>
        <w:t xml:space="preserve"> to register, thus creating their accounts.</w:t>
      </w:r>
    </w:p>
    <w:p w14:paraId="39ED0209" w14:textId="64E8E649" w:rsidR="0087777B" w:rsidRPr="00C63C61" w:rsidRDefault="0087777B" w:rsidP="0087777B">
      <w:pPr>
        <w:pStyle w:val="ListParagraph"/>
        <w:numPr>
          <w:ilvl w:val="0"/>
          <w:numId w:val="19"/>
        </w:numPr>
        <w:spacing w:line="360" w:lineRule="auto"/>
        <w:rPr>
          <w:rFonts w:asciiTheme="minorHAnsi" w:hAnsiTheme="minorHAnsi" w:cstheme="minorHAnsi"/>
          <w:sz w:val="22"/>
          <w:szCs w:val="22"/>
        </w:rPr>
      </w:pPr>
      <w:r w:rsidRPr="00C63C61">
        <w:rPr>
          <w:rFonts w:asciiTheme="minorHAnsi" w:hAnsiTheme="minorHAnsi" w:cstheme="minorHAnsi"/>
          <w:sz w:val="22"/>
          <w:szCs w:val="22"/>
        </w:rPr>
        <w:t xml:space="preserve">The application </w:t>
      </w:r>
      <w:r w:rsidR="00E41CD7">
        <w:rPr>
          <w:rFonts w:asciiTheme="minorHAnsi" w:hAnsiTheme="minorHAnsi" w:cstheme="minorHAnsi"/>
          <w:sz w:val="22"/>
          <w:szCs w:val="22"/>
        </w:rPr>
        <w:t>should</w:t>
      </w:r>
      <w:r w:rsidRPr="00C63C61">
        <w:rPr>
          <w:rFonts w:asciiTheme="minorHAnsi" w:hAnsiTheme="minorHAnsi" w:cstheme="minorHAnsi"/>
          <w:sz w:val="22"/>
          <w:szCs w:val="22"/>
        </w:rPr>
        <w:t xml:space="preserve"> be able to verify if the details (username, email) </w:t>
      </w:r>
      <w:r w:rsidR="0040460E">
        <w:rPr>
          <w:rFonts w:asciiTheme="minorHAnsi" w:hAnsiTheme="minorHAnsi" w:cstheme="minorHAnsi"/>
          <w:sz w:val="22"/>
          <w:szCs w:val="22"/>
        </w:rPr>
        <w:t xml:space="preserve">provided </w:t>
      </w:r>
      <w:r w:rsidRPr="00C63C61">
        <w:rPr>
          <w:rFonts w:asciiTheme="minorHAnsi" w:hAnsiTheme="minorHAnsi" w:cstheme="minorHAnsi"/>
          <w:sz w:val="22"/>
          <w:szCs w:val="22"/>
        </w:rPr>
        <w:t>by the user during registration are correct.</w:t>
      </w:r>
    </w:p>
    <w:p w14:paraId="5473E29E" w14:textId="0C6723BA" w:rsidR="0087777B" w:rsidRDefault="0087777B" w:rsidP="0087777B">
      <w:pPr>
        <w:pStyle w:val="ListParagraph"/>
        <w:numPr>
          <w:ilvl w:val="0"/>
          <w:numId w:val="19"/>
        </w:numPr>
        <w:spacing w:line="360" w:lineRule="auto"/>
        <w:rPr>
          <w:rFonts w:asciiTheme="minorHAnsi" w:hAnsiTheme="minorHAnsi" w:cstheme="minorHAnsi"/>
          <w:sz w:val="22"/>
          <w:szCs w:val="22"/>
        </w:rPr>
      </w:pPr>
      <w:r w:rsidRPr="00C63C61">
        <w:rPr>
          <w:rFonts w:asciiTheme="minorHAnsi" w:hAnsiTheme="minorHAnsi" w:cstheme="minorHAnsi"/>
          <w:sz w:val="22"/>
          <w:szCs w:val="22"/>
        </w:rPr>
        <w:t xml:space="preserve">The application </w:t>
      </w:r>
      <w:r w:rsidR="00E41CD7">
        <w:rPr>
          <w:rFonts w:asciiTheme="minorHAnsi" w:hAnsiTheme="minorHAnsi" w:cstheme="minorHAnsi"/>
          <w:sz w:val="22"/>
          <w:szCs w:val="22"/>
        </w:rPr>
        <w:t>should</w:t>
      </w:r>
      <w:r w:rsidRPr="00C63C61">
        <w:rPr>
          <w:rFonts w:asciiTheme="minorHAnsi" w:hAnsiTheme="minorHAnsi" w:cstheme="minorHAnsi"/>
          <w:sz w:val="22"/>
          <w:szCs w:val="22"/>
        </w:rPr>
        <w:t xml:space="preserve"> only accept user passwords that meet the length, complexity, and history requirements. </w:t>
      </w:r>
    </w:p>
    <w:p w14:paraId="7CC9AEF2" w14:textId="6BD254AF" w:rsidR="0087777B" w:rsidRDefault="0087777B" w:rsidP="0087777B">
      <w:pPr>
        <w:pStyle w:val="ListParagraph"/>
        <w:numPr>
          <w:ilvl w:val="0"/>
          <w:numId w:val="19"/>
        </w:numPr>
        <w:spacing w:line="360" w:lineRule="auto"/>
        <w:rPr>
          <w:rFonts w:asciiTheme="minorHAnsi" w:hAnsiTheme="minorHAnsi" w:cstheme="minorHAnsi"/>
          <w:sz w:val="22"/>
          <w:szCs w:val="22"/>
        </w:rPr>
      </w:pPr>
      <w:r>
        <w:rPr>
          <w:rFonts w:asciiTheme="minorHAnsi" w:hAnsiTheme="minorHAnsi" w:cstheme="minorHAnsi"/>
          <w:sz w:val="22"/>
          <w:szCs w:val="22"/>
        </w:rPr>
        <w:t>The application data must be encrypted.</w:t>
      </w:r>
    </w:p>
    <w:p w14:paraId="60497B2A" w14:textId="720A53D4" w:rsidR="0087777B" w:rsidRDefault="0087777B" w:rsidP="0087777B">
      <w:pPr>
        <w:pStyle w:val="ListParagraph"/>
        <w:numPr>
          <w:ilvl w:val="0"/>
          <w:numId w:val="19"/>
        </w:numPr>
        <w:spacing w:line="360" w:lineRule="auto"/>
        <w:rPr>
          <w:rFonts w:asciiTheme="minorHAnsi" w:hAnsiTheme="minorHAnsi" w:cstheme="minorHAnsi"/>
          <w:sz w:val="22"/>
          <w:szCs w:val="22"/>
        </w:rPr>
      </w:pPr>
      <w:r>
        <w:rPr>
          <w:rFonts w:asciiTheme="minorHAnsi" w:hAnsiTheme="minorHAnsi" w:cstheme="minorHAnsi"/>
          <w:sz w:val="22"/>
          <w:szCs w:val="22"/>
        </w:rPr>
        <w:t xml:space="preserve">The application </w:t>
      </w:r>
      <w:r w:rsidR="00E41CD7">
        <w:rPr>
          <w:rFonts w:asciiTheme="minorHAnsi" w:hAnsiTheme="minorHAnsi" w:cstheme="minorHAnsi"/>
          <w:sz w:val="22"/>
          <w:szCs w:val="22"/>
        </w:rPr>
        <w:t>should</w:t>
      </w:r>
      <w:r>
        <w:rPr>
          <w:rFonts w:asciiTheme="minorHAnsi" w:hAnsiTheme="minorHAnsi" w:cstheme="minorHAnsi"/>
          <w:sz w:val="22"/>
          <w:szCs w:val="22"/>
        </w:rPr>
        <w:t xml:space="preserve"> provide the users with the ability to add or remove their smart meters by registering and unregistering the devices.</w:t>
      </w:r>
    </w:p>
    <w:p w14:paraId="7E06E0D5" w14:textId="4BC5194F" w:rsidR="0087777B" w:rsidRDefault="0087777B" w:rsidP="0087777B">
      <w:pPr>
        <w:pStyle w:val="ListParagraph"/>
        <w:numPr>
          <w:ilvl w:val="0"/>
          <w:numId w:val="19"/>
        </w:numPr>
        <w:spacing w:line="360" w:lineRule="auto"/>
        <w:rPr>
          <w:rFonts w:asciiTheme="minorHAnsi" w:hAnsiTheme="minorHAnsi" w:cstheme="minorHAnsi"/>
          <w:sz w:val="22"/>
          <w:szCs w:val="22"/>
        </w:rPr>
      </w:pPr>
      <w:r>
        <w:rPr>
          <w:rFonts w:asciiTheme="minorHAnsi" w:hAnsiTheme="minorHAnsi" w:cstheme="minorHAnsi"/>
          <w:sz w:val="22"/>
          <w:szCs w:val="22"/>
        </w:rPr>
        <w:t xml:space="preserve">The application </w:t>
      </w:r>
      <w:r w:rsidR="00E41CD7">
        <w:rPr>
          <w:rFonts w:asciiTheme="minorHAnsi" w:hAnsiTheme="minorHAnsi" w:cstheme="minorHAnsi"/>
          <w:sz w:val="22"/>
          <w:szCs w:val="22"/>
        </w:rPr>
        <w:t>should</w:t>
      </w:r>
      <w:r>
        <w:rPr>
          <w:rFonts w:asciiTheme="minorHAnsi" w:hAnsiTheme="minorHAnsi" w:cstheme="minorHAnsi"/>
          <w:sz w:val="22"/>
          <w:szCs w:val="22"/>
        </w:rPr>
        <w:t xml:space="preserve"> provide the users with the ability to contact support via incident logging. </w:t>
      </w:r>
    </w:p>
    <w:p w14:paraId="68EC3EC4" w14:textId="463237BA" w:rsidR="0087777B" w:rsidRPr="00A04288" w:rsidRDefault="0087777B" w:rsidP="0087777B">
      <w:pPr>
        <w:pStyle w:val="ListParagraph"/>
        <w:numPr>
          <w:ilvl w:val="0"/>
          <w:numId w:val="19"/>
        </w:numPr>
        <w:spacing w:line="360" w:lineRule="auto"/>
        <w:rPr>
          <w:rFonts w:asciiTheme="minorHAnsi" w:hAnsiTheme="minorHAnsi" w:cstheme="minorHAnsi"/>
          <w:sz w:val="22"/>
          <w:szCs w:val="22"/>
        </w:rPr>
      </w:pPr>
      <w:r w:rsidRPr="00A04288">
        <w:rPr>
          <w:rFonts w:asciiTheme="minorHAnsi" w:hAnsiTheme="minorHAnsi" w:cstheme="minorHAnsi"/>
          <w:sz w:val="22"/>
          <w:szCs w:val="22"/>
        </w:rPr>
        <w:t xml:space="preserve">The application </w:t>
      </w:r>
      <w:r w:rsidR="00E41CD7">
        <w:rPr>
          <w:rFonts w:asciiTheme="minorHAnsi" w:hAnsiTheme="minorHAnsi" w:cstheme="minorHAnsi"/>
          <w:sz w:val="22"/>
          <w:szCs w:val="22"/>
        </w:rPr>
        <w:t>should</w:t>
      </w:r>
      <w:r w:rsidRPr="00A04288">
        <w:rPr>
          <w:rFonts w:asciiTheme="minorHAnsi" w:hAnsiTheme="minorHAnsi" w:cstheme="minorHAnsi"/>
          <w:sz w:val="22"/>
          <w:szCs w:val="22"/>
        </w:rPr>
        <w:t xml:space="preserve"> provide the users with the ability to </w:t>
      </w:r>
      <w:r>
        <w:rPr>
          <w:rFonts w:asciiTheme="minorHAnsi" w:hAnsiTheme="minorHAnsi" w:cstheme="minorHAnsi"/>
          <w:sz w:val="22"/>
          <w:szCs w:val="22"/>
        </w:rPr>
        <w:t>set notifications and alarms.</w:t>
      </w:r>
      <w:r w:rsidRPr="00A04288">
        <w:rPr>
          <w:rFonts w:asciiTheme="minorHAnsi" w:hAnsiTheme="minorHAnsi" w:cstheme="minorHAnsi"/>
          <w:sz w:val="22"/>
          <w:szCs w:val="22"/>
        </w:rPr>
        <w:t xml:space="preserve"> </w:t>
      </w:r>
    </w:p>
    <w:p w14:paraId="4A30DAEA" w14:textId="0FB9A4C5" w:rsidR="0087777B" w:rsidRDefault="0087777B" w:rsidP="0087777B">
      <w:pPr>
        <w:pStyle w:val="ListParagraph"/>
        <w:numPr>
          <w:ilvl w:val="0"/>
          <w:numId w:val="19"/>
        </w:numPr>
        <w:spacing w:line="360" w:lineRule="auto"/>
        <w:rPr>
          <w:rFonts w:asciiTheme="minorHAnsi" w:hAnsiTheme="minorHAnsi" w:cstheme="minorHAnsi"/>
          <w:sz w:val="22"/>
          <w:szCs w:val="22"/>
        </w:rPr>
      </w:pPr>
      <w:r>
        <w:rPr>
          <w:rFonts w:asciiTheme="minorHAnsi" w:hAnsiTheme="minorHAnsi" w:cstheme="minorHAnsi"/>
          <w:sz w:val="22"/>
          <w:szCs w:val="22"/>
        </w:rPr>
        <w:t xml:space="preserve">The application </w:t>
      </w:r>
      <w:r w:rsidR="00E41CD7">
        <w:rPr>
          <w:rFonts w:asciiTheme="minorHAnsi" w:hAnsiTheme="minorHAnsi" w:cstheme="minorHAnsi"/>
          <w:sz w:val="22"/>
          <w:szCs w:val="22"/>
        </w:rPr>
        <w:t>should</w:t>
      </w:r>
      <w:r>
        <w:rPr>
          <w:rFonts w:asciiTheme="minorHAnsi" w:hAnsiTheme="minorHAnsi" w:cstheme="minorHAnsi"/>
          <w:sz w:val="22"/>
          <w:szCs w:val="22"/>
        </w:rPr>
        <w:t xml:space="preserve"> provide the users with the ability to display electricity units in real</w:t>
      </w:r>
      <w:r w:rsidR="00E41CD7">
        <w:rPr>
          <w:rFonts w:asciiTheme="minorHAnsi" w:hAnsiTheme="minorHAnsi" w:cstheme="minorHAnsi"/>
          <w:sz w:val="22"/>
          <w:szCs w:val="22"/>
        </w:rPr>
        <w:t>-</w:t>
      </w:r>
      <w:r>
        <w:rPr>
          <w:rFonts w:asciiTheme="minorHAnsi" w:hAnsiTheme="minorHAnsi" w:cstheme="minorHAnsi"/>
          <w:sz w:val="22"/>
          <w:szCs w:val="22"/>
        </w:rPr>
        <w:t>time.</w:t>
      </w:r>
    </w:p>
    <w:p w14:paraId="4F4B2A8F" w14:textId="044B8202" w:rsidR="0087777B" w:rsidRDefault="0087777B" w:rsidP="0087777B">
      <w:pPr>
        <w:pStyle w:val="ListParagraph"/>
        <w:numPr>
          <w:ilvl w:val="0"/>
          <w:numId w:val="19"/>
        </w:numPr>
        <w:spacing w:line="360" w:lineRule="auto"/>
        <w:rPr>
          <w:rFonts w:asciiTheme="minorHAnsi" w:hAnsiTheme="minorHAnsi" w:cstheme="minorHAnsi"/>
          <w:sz w:val="22"/>
          <w:szCs w:val="22"/>
        </w:rPr>
      </w:pPr>
      <w:r>
        <w:rPr>
          <w:rFonts w:asciiTheme="minorHAnsi" w:hAnsiTheme="minorHAnsi" w:cstheme="minorHAnsi"/>
          <w:sz w:val="22"/>
          <w:szCs w:val="22"/>
        </w:rPr>
        <w:lastRenderedPageBreak/>
        <w:t xml:space="preserve">The application </w:t>
      </w:r>
      <w:r w:rsidR="00E41CD7">
        <w:rPr>
          <w:rFonts w:asciiTheme="minorHAnsi" w:hAnsiTheme="minorHAnsi" w:cstheme="minorHAnsi"/>
          <w:sz w:val="22"/>
          <w:szCs w:val="22"/>
        </w:rPr>
        <w:t>should</w:t>
      </w:r>
      <w:r>
        <w:rPr>
          <w:rFonts w:asciiTheme="minorHAnsi" w:hAnsiTheme="minorHAnsi" w:cstheme="minorHAnsi"/>
          <w:sz w:val="22"/>
          <w:szCs w:val="22"/>
        </w:rPr>
        <w:t xml:space="preserve"> provide the users with the ability to update their electricity units by sending the token remotely. </w:t>
      </w:r>
    </w:p>
    <w:p w14:paraId="11AC8AD7" w14:textId="2A6AD725" w:rsidR="0087777B" w:rsidRDefault="00E41CD7" w:rsidP="0087777B">
      <w:pPr>
        <w:pStyle w:val="ListParagraph"/>
        <w:numPr>
          <w:ilvl w:val="0"/>
          <w:numId w:val="19"/>
        </w:numPr>
        <w:spacing w:line="360" w:lineRule="auto"/>
        <w:rPr>
          <w:rFonts w:asciiTheme="minorHAnsi" w:hAnsiTheme="minorHAnsi" w:cstheme="minorHAnsi"/>
          <w:sz w:val="22"/>
          <w:szCs w:val="22"/>
        </w:rPr>
      </w:pPr>
      <w:r>
        <w:rPr>
          <w:rFonts w:asciiTheme="minorHAnsi" w:hAnsiTheme="minorHAnsi" w:cstheme="minorHAnsi"/>
          <w:sz w:val="22"/>
          <w:szCs w:val="22"/>
        </w:rPr>
        <w:t>T</w:t>
      </w:r>
      <w:r w:rsidR="0087777B">
        <w:rPr>
          <w:rFonts w:asciiTheme="minorHAnsi" w:hAnsiTheme="minorHAnsi" w:cstheme="minorHAnsi"/>
          <w:sz w:val="22"/>
          <w:szCs w:val="22"/>
        </w:rPr>
        <w:t xml:space="preserve">he application </w:t>
      </w:r>
      <w:r>
        <w:rPr>
          <w:rFonts w:asciiTheme="minorHAnsi" w:hAnsiTheme="minorHAnsi" w:cstheme="minorHAnsi"/>
          <w:sz w:val="22"/>
          <w:szCs w:val="22"/>
        </w:rPr>
        <w:t>should</w:t>
      </w:r>
      <w:r w:rsidR="0087777B">
        <w:rPr>
          <w:rFonts w:asciiTheme="minorHAnsi" w:hAnsiTheme="minorHAnsi" w:cstheme="minorHAnsi"/>
          <w:sz w:val="22"/>
          <w:szCs w:val="22"/>
        </w:rPr>
        <w:t xml:space="preserve"> validate user identity using M</w:t>
      </w:r>
      <w:r w:rsidR="0087777B" w:rsidRPr="00E20F8C">
        <w:rPr>
          <w:rFonts w:asciiTheme="minorHAnsi" w:hAnsiTheme="minorHAnsi" w:cstheme="minorHAnsi"/>
          <w:sz w:val="22"/>
          <w:szCs w:val="22"/>
        </w:rPr>
        <w:t xml:space="preserve">ultifactor </w:t>
      </w:r>
      <w:r w:rsidR="0087777B">
        <w:rPr>
          <w:rFonts w:asciiTheme="minorHAnsi" w:hAnsiTheme="minorHAnsi" w:cstheme="minorHAnsi"/>
          <w:sz w:val="22"/>
          <w:szCs w:val="22"/>
        </w:rPr>
        <w:t>Authentication services.</w:t>
      </w:r>
    </w:p>
    <w:p w14:paraId="23571A3F" w14:textId="2872C8F5" w:rsidR="0087777B" w:rsidRDefault="0087777B" w:rsidP="0087777B">
      <w:pPr>
        <w:pStyle w:val="ListParagraph"/>
        <w:numPr>
          <w:ilvl w:val="0"/>
          <w:numId w:val="19"/>
        </w:numPr>
        <w:spacing w:line="360" w:lineRule="auto"/>
        <w:rPr>
          <w:rFonts w:asciiTheme="minorHAnsi" w:hAnsiTheme="minorHAnsi" w:cstheme="minorHAnsi"/>
          <w:sz w:val="22"/>
          <w:szCs w:val="22"/>
        </w:rPr>
      </w:pPr>
      <w:r>
        <w:rPr>
          <w:rFonts w:asciiTheme="minorHAnsi" w:hAnsiTheme="minorHAnsi" w:cstheme="minorHAnsi"/>
          <w:sz w:val="22"/>
          <w:szCs w:val="22"/>
        </w:rPr>
        <w:t xml:space="preserve">The application </w:t>
      </w:r>
      <w:r w:rsidR="00E41CD7">
        <w:rPr>
          <w:rFonts w:asciiTheme="minorHAnsi" w:hAnsiTheme="minorHAnsi" w:cstheme="minorHAnsi"/>
          <w:sz w:val="22"/>
          <w:szCs w:val="22"/>
        </w:rPr>
        <w:t>should</w:t>
      </w:r>
      <w:r>
        <w:rPr>
          <w:rFonts w:asciiTheme="minorHAnsi" w:hAnsiTheme="minorHAnsi" w:cstheme="minorHAnsi"/>
          <w:sz w:val="22"/>
          <w:szCs w:val="22"/>
        </w:rPr>
        <w:t xml:space="preserve"> automatically sign out idle users. </w:t>
      </w:r>
    </w:p>
    <w:p w14:paraId="5F96A8F1" w14:textId="4EC77407" w:rsidR="0087777B" w:rsidRDefault="0087777B" w:rsidP="0087777B">
      <w:pPr>
        <w:pStyle w:val="ListParagraph"/>
        <w:numPr>
          <w:ilvl w:val="0"/>
          <w:numId w:val="19"/>
        </w:numPr>
        <w:spacing w:line="360" w:lineRule="auto"/>
        <w:rPr>
          <w:rFonts w:asciiTheme="minorHAnsi" w:hAnsiTheme="minorHAnsi" w:cstheme="minorHAnsi"/>
          <w:sz w:val="22"/>
          <w:szCs w:val="22"/>
        </w:rPr>
      </w:pPr>
      <w:r>
        <w:rPr>
          <w:rFonts w:asciiTheme="minorHAnsi" w:hAnsiTheme="minorHAnsi" w:cstheme="minorHAnsi"/>
          <w:sz w:val="22"/>
          <w:szCs w:val="22"/>
        </w:rPr>
        <w:t xml:space="preserve">The application </w:t>
      </w:r>
      <w:r w:rsidR="00E41CD7">
        <w:rPr>
          <w:rFonts w:asciiTheme="minorHAnsi" w:hAnsiTheme="minorHAnsi" w:cstheme="minorHAnsi"/>
          <w:sz w:val="22"/>
          <w:szCs w:val="22"/>
        </w:rPr>
        <w:t>should</w:t>
      </w:r>
      <w:r>
        <w:rPr>
          <w:rFonts w:asciiTheme="minorHAnsi" w:hAnsiTheme="minorHAnsi" w:cstheme="minorHAnsi"/>
          <w:sz w:val="22"/>
          <w:szCs w:val="22"/>
        </w:rPr>
        <w:t xml:space="preserve"> provide the administrator with the ability to approve or reject users’ registration, reset </w:t>
      </w:r>
      <w:r w:rsidR="0040460E">
        <w:rPr>
          <w:rFonts w:asciiTheme="minorHAnsi" w:hAnsiTheme="minorHAnsi" w:cstheme="minorHAnsi"/>
          <w:sz w:val="22"/>
          <w:szCs w:val="22"/>
        </w:rPr>
        <w:t>users’</w:t>
      </w:r>
      <w:r>
        <w:rPr>
          <w:rFonts w:asciiTheme="minorHAnsi" w:hAnsiTheme="minorHAnsi" w:cstheme="minorHAnsi"/>
          <w:sz w:val="22"/>
          <w:szCs w:val="22"/>
        </w:rPr>
        <w:t xml:space="preserve"> passwords, disable inactive accounts, remove meters, manage incidents, and delete accounts.</w:t>
      </w:r>
    </w:p>
    <w:p w14:paraId="75C3740B" w14:textId="77777777" w:rsidR="0087777B" w:rsidRDefault="0087777B" w:rsidP="0087777B">
      <w:pPr>
        <w:pStyle w:val="Heading2"/>
      </w:pPr>
      <w:bookmarkStart w:id="298" w:name="_Toc225524926"/>
      <w:bookmarkEnd w:id="297"/>
      <w:r>
        <w:t>Non-Functional Requirements</w:t>
      </w:r>
      <w:bookmarkEnd w:id="298"/>
      <w:r>
        <w:t xml:space="preserve"> </w:t>
      </w:r>
      <w:r w:rsidRPr="00AE26B9">
        <w:t xml:space="preserve"> </w:t>
      </w:r>
    </w:p>
    <w:p w14:paraId="6647D30A" w14:textId="56936DA4" w:rsidR="0087777B" w:rsidRPr="000B33DD" w:rsidRDefault="0087777B" w:rsidP="0087777B">
      <w:pPr>
        <w:jc w:val="both"/>
        <w:rPr>
          <w:rFonts w:cstheme="minorHAnsi"/>
          <w:color w:val="FF0000"/>
        </w:rPr>
      </w:pPr>
      <w:bookmarkStart w:id="299" w:name="_Hlk163916629"/>
      <w:r w:rsidRPr="007D5FC8">
        <w:rPr>
          <w:rFonts w:cstheme="minorHAnsi"/>
        </w:rPr>
        <w:t>Non-functional requirements (NFR)</w:t>
      </w:r>
      <w:r>
        <w:rPr>
          <w:rFonts w:cstheme="minorHAnsi"/>
        </w:rPr>
        <w:t xml:space="preserve"> </w:t>
      </w:r>
      <w:r w:rsidRPr="007D5FC8">
        <w:rPr>
          <w:rFonts w:cstheme="minorHAnsi"/>
        </w:rPr>
        <w:t>are the criteria or parameters</w:t>
      </w:r>
      <w:r w:rsidR="0040460E">
        <w:rPr>
          <w:rFonts w:cstheme="minorHAnsi"/>
        </w:rPr>
        <w:t>,</w:t>
      </w:r>
      <w:r>
        <w:rPr>
          <w:rFonts w:cstheme="minorHAnsi"/>
        </w:rPr>
        <w:t xml:space="preserve"> such as </w:t>
      </w:r>
      <w:r w:rsidR="0040460E">
        <w:rPr>
          <w:rFonts w:cstheme="minorHAnsi"/>
        </w:rPr>
        <w:t>a</w:t>
      </w:r>
      <w:r w:rsidRPr="007D5FC8">
        <w:rPr>
          <w:rFonts w:cstheme="minorHAnsi"/>
        </w:rPr>
        <w:t xml:space="preserve">ccessibility, </w:t>
      </w:r>
      <w:r w:rsidR="0040460E">
        <w:rPr>
          <w:rFonts w:cstheme="minorHAnsi"/>
        </w:rPr>
        <w:t>a</w:t>
      </w:r>
      <w:r w:rsidRPr="007D5FC8">
        <w:rPr>
          <w:rFonts w:cstheme="minorHAnsi"/>
        </w:rPr>
        <w:t xml:space="preserve">daptability, </w:t>
      </w:r>
      <w:r w:rsidR="0040460E">
        <w:rPr>
          <w:rFonts w:cstheme="minorHAnsi"/>
        </w:rPr>
        <w:t>a</w:t>
      </w:r>
      <w:r w:rsidRPr="007D5FC8">
        <w:rPr>
          <w:rFonts w:cstheme="minorHAnsi"/>
        </w:rPr>
        <w:t>vailability,</w:t>
      </w:r>
      <w:r>
        <w:rPr>
          <w:rFonts w:cstheme="minorHAnsi"/>
        </w:rPr>
        <w:t xml:space="preserve"> </w:t>
      </w:r>
      <w:r w:rsidR="0040460E">
        <w:rPr>
          <w:rFonts w:cstheme="minorHAnsi"/>
        </w:rPr>
        <w:t>c</w:t>
      </w:r>
      <w:r w:rsidRPr="007D5FC8">
        <w:rPr>
          <w:rFonts w:cstheme="minorHAnsi"/>
        </w:rPr>
        <w:t xml:space="preserve">ompliance, </w:t>
      </w:r>
      <w:r w:rsidR="0040460E">
        <w:rPr>
          <w:rFonts w:cstheme="minorHAnsi"/>
        </w:rPr>
        <w:t>i</w:t>
      </w:r>
      <w:r w:rsidRPr="007D5FC8">
        <w:rPr>
          <w:rFonts w:cstheme="minorHAnsi"/>
        </w:rPr>
        <w:t xml:space="preserve">ntegrity, </w:t>
      </w:r>
      <w:r w:rsidR="0040460E">
        <w:rPr>
          <w:rFonts w:cstheme="minorHAnsi"/>
        </w:rPr>
        <w:t>d</w:t>
      </w:r>
      <w:r w:rsidRPr="007D5FC8">
        <w:rPr>
          <w:rFonts w:cstheme="minorHAnsi"/>
        </w:rPr>
        <w:t xml:space="preserve">ata </w:t>
      </w:r>
      <w:r w:rsidR="0040460E">
        <w:rPr>
          <w:rFonts w:cstheme="minorHAnsi"/>
        </w:rPr>
        <w:t>r</w:t>
      </w:r>
      <w:r w:rsidRPr="007D5FC8">
        <w:rPr>
          <w:rFonts w:cstheme="minorHAnsi"/>
        </w:rPr>
        <w:t xml:space="preserve">etention, </w:t>
      </w:r>
      <w:r w:rsidR="0040460E">
        <w:rPr>
          <w:rFonts w:cstheme="minorHAnsi"/>
        </w:rPr>
        <w:t>d</w:t>
      </w:r>
      <w:r w:rsidRPr="007D5FC8">
        <w:rPr>
          <w:rFonts w:cstheme="minorHAnsi"/>
        </w:rPr>
        <w:t xml:space="preserve">eployment, </w:t>
      </w:r>
      <w:r w:rsidR="0040460E">
        <w:rPr>
          <w:rFonts w:cstheme="minorHAnsi"/>
        </w:rPr>
        <w:t>e</w:t>
      </w:r>
      <w:r w:rsidRPr="007D5FC8">
        <w:rPr>
          <w:rFonts w:cstheme="minorHAnsi"/>
        </w:rPr>
        <w:t xml:space="preserve">fficiency, </w:t>
      </w:r>
      <w:r w:rsidR="0040460E">
        <w:rPr>
          <w:rFonts w:cstheme="minorHAnsi"/>
        </w:rPr>
        <w:t>p</w:t>
      </w:r>
      <w:r w:rsidRPr="007D5FC8">
        <w:rPr>
          <w:rFonts w:cstheme="minorHAnsi"/>
        </w:rPr>
        <w:t xml:space="preserve">rivacy, </w:t>
      </w:r>
      <w:r w:rsidR="0040460E">
        <w:rPr>
          <w:rFonts w:cstheme="minorHAnsi"/>
        </w:rPr>
        <w:t>r</w:t>
      </w:r>
      <w:r w:rsidRPr="007D5FC8">
        <w:rPr>
          <w:rFonts w:cstheme="minorHAnsi"/>
        </w:rPr>
        <w:t>eporting</w:t>
      </w:r>
      <w:r>
        <w:rPr>
          <w:rFonts w:cstheme="minorHAnsi"/>
        </w:rPr>
        <w:t xml:space="preserve">, </w:t>
      </w:r>
      <w:r w:rsidRPr="007D5FC8">
        <w:rPr>
          <w:rFonts w:cstheme="minorHAnsi"/>
        </w:rPr>
        <w:t xml:space="preserve"> </w:t>
      </w:r>
      <w:r w:rsidR="0040460E">
        <w:rPr>
          <w:rFonts w:cstheme="minorHAnsi"/>
        </w:rPr>
        <w:t>m</w:t>
      </w:r>
      <w:r w:rsidRPr="007D5FC8">
        <w:rPr>
          <w:rFonts w:cstheme="minorHAnsi"/>
        </w:rPr>
        <w:t xml:space="preserve">onitoring, </w:t>
      </w:r>
      <w:r w:rsidR="0040460E">
        <w:rPr>
          <w:rFonts w:cstheme="minorHAnsi"/>
        </w:rPr>
        <w:t>s</w:t>
      </w:r>
      <w:r w:rsidRPr="007D5FC8">
        <w:rPr>
          <w:rFonts w:cstheme="minorHAnsi"/>
        </w:rPr>
        <w:t>ecurity</w:t>
      </w:r>
      <w:r>
        <w:rPr>
          <w:rFonts w:cstheme="minorHAnsi"/>
        </w:rPr>
        <w:t xml:space="preserve">, </w:t>
      </w:r>
      <w:r w:rsidR="0040460E">
        <w:rPr>
          <w:rFonts w:cstheme="minorHAnsi"/>
        </w:rPr>
        <w:t>s</w:t>
      </w:r>
      <w:r>
        <w:rPr>
          <w:rFonts w:cstheme="minorHAnsi"/>
        </w:rPr>
        <w:t>calability, and</w:t>
      </w:r>
      <w:r w:rsidRPr="007D5FC8">
        <w:rPr>
          <w:rFonts w:cstheme="minorHAnsi"/>
        </w:rPr>
        <w:t xml:space="preserve"> </w:t>
      </w:r>
      <w:r w:rsidR="0040460E">
        <w:rPr>
          <w:rFonts w:cstheme="minorHAnsi"/>
        </w:rPr>
        <w:t>u</w:t>
      </w:r>
      <w:r w:rsidRPr="007D5FC8">
        <w:rPr>
          <w:rFonts w:cstheme="minorHAnsi"/>
        </w:rPr>
        <w:t>sability</w:t>
      </w:r>
      <w:r>
        <w:rPr>
          <w:rFonts w:cstheme="minorHAnsi"/>
        </w:rPr>
        <w:t xml:space="preserve"> </w:t>
      </w:r>
      <w:sdt>
        <w:sdtPr>
          <w:rPr>
            <w:rFonts w:cstheme="minorHAnsi"/>
            <w:color w:val="000000"/>
          </w:rPr>
          <w:tag w:val="MENDELEY_CITATION_v3_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"/>
          <w:id w:val="982743797"/>
          <w:placeholder>
            <w:docPart w:val="B218ADBFD4E447329867C59062AFACF9"/>
          </w:placeholder>
        </w:sdtPr>
        <w:sdtContent>
          <w:r w:rsidRPr="00752357">
            <w:rPr>
              <w:rFonts w:cstheme="minorHAnsi"/>
              <w:color w:val="000000"/>
            </w:rPr>
            <w:t>(Gedam, 2023)</w:t>
          </w:r>
        </w:sdtContent>
      </w:sdt>
      <w:r>
        <w:rPr>
          <w:rFonts w:cstheme="minorHAnsi"/>
        </w:rPr>
        <w:t xml:space="preserve">. These are quality attributes that </w:t>
      </w:r>
      <w:r w:rsidRPr="004B2554">
        <w:rPr>
          <w:rFonts w:cstheme="minorHAnsi"/>
        </w:rPr>
        <w:t>specif</w:t>
      </w:r>
      <w:r>
        <w:rPr>
          <w:rFonts w:cstheme="minorHAnsi"/>
        </w:rPr>
        <w:t>y</w:t>
      </w:r>
      <w:r w:rsidRPr="004B2554">
        <w:rPr>
          <w:rFonts w:cstheme="minorHAnsi"/>
        </w:rPr>
        <w:t xml:space="preserve"> criteria that can be used to judge the operation of a system</w:t>
      </w:r>
      <w:r>
        <w:rPr>
          <w:rFonts w:cstheme="minorHAnsi"/>
        </w:rPr>
        <w:t>. An NFR</w:t>
      </w:r>
      <w:r w:rsidR="0040460E">
        <w:rPr>
          <w:rFonts w:cstheme="minorHAnsi"/>
        </w:rPr>
        <w:t>,</w:t>
      </w:r>
      <w:r>
        <w:rPr>
          <w:rFonts w:cstheme="minorHAnsi"/>
        </w:rPr>
        <w:t xml:space="preserve"> such as reliability</w:t>
      </w:r>
      <w:r w:rsidR="0040460E">
        <w:rPr>
          <w:rFonts w:cstheme="minorHAnsi"/>
        </w:rPr>
        <w:t>,</w:t>
      </w:r>
      <w:r>
        <w:rPr>
          <w:rFonts w:cstheme="minorHAnsi"/>
        </w:rPr>
        <w:t xml:space="preserve"> ensures that users continue to use the mobile application and are likely to recommend it to others. Unlike Functional Requirements, NFRs are difficult to test</w:t>
      </w:r>
      <w:r w:rsidR="0040460E">
        <w:rPr>
          <w:rFonts w:cstheme="minorHAnsi"/>
        </w:rPr>
        <w:t>,</w:t>
      </w:r>
      <w:r>
        <w:rPr>
          <w:rFonts w:cstheme="minorHAnsi"/>
        </w:rPr>
        <w:t xml:space="preserve"> they are evaluated subjectively. The following </w:t>
      </w:r>
      <w:r w:rsidRPr="007D5FC8">
        <w:rPr>
          <w:rFonts w:cstheme="minorHAnsi"/>
        </w:rPr>
        <w:t>N</w:t>
      </w:r>
      <w:r>
        <w:rPr>
          <w:rFonts w:cstheme="minorHAnsi"/>
        </w:rPr>
        <w:t>FR’s</w:t>
      </w:r>
      <w:r w:rsidRPr="007D5FC8">
        <w:rPr>
          <w:rFonts w:cstheme="minorHAnsi"/>
        </w:rPr>
        <w:t xml:space="preserve"> requirements</w:t>
      </w:r>
      <w:r>
        <w:rPr>
          <w:rFonts w:cstheme="minorHAnsi"/>
        </w:rPr>
        <w:t xml:space="preserve"> were considered for th</w:t>
      </w:r>
      <w:r w:rsidR="0040460E">
        <w:rPr>
          <w:rFonts w:cstheme="minorHAnsi"/>
        </w:rPr>
        <w:t>e prototype mobile application</w:t>
      </w:r>
      <w:r>
        <w:rPr>
          <w:rFonts w:cstheme="minorHAnsi"/>
        </w:rPr>
        <w:t xml:space="preserve">. </w:t>
      </w:r>
    </w:p>
    <w:bookmarkEnd w:id="299"/>
    <w:p w14:paraId="6C780903" w14:textId="77777777" w:rsidR="0087777B" w:rsidRDefault="0087777B" w:rsidP="0087777B">
      <w:pPr>
        <w:rPr>
          <w:rFonts w:cstheme="minorHAnsi"/>
        </w:rPr>
      </w:pPr>
    </w:p>
    <w:p w14:paraId="53FEA4E3" w14:textId="54BB0EBA" w:rsidR="0087777B" w:rsidRDefault="0087777B" w:rsidP="0087777B">
      <w:pPr>
        <w:pStyle w:val="ListParagraph"/>
        <w:numPr>
          <w:ilvl w:val="0"/>
          <w:numId w:val="20"/>
        </w:numPr>
        <w:spacing w:line="360" w:lineRule="auto"/>
        <w:rPr>
          <w:rFonts w:asciiTheme="minorHAnsi" w:hAnsiTheme="minorHAnsi" w:cstheme="minorHAnsi"/>
          <w:sz w:val="22"/>
          <w:szCs w:val="22"/>
        </w:rPr>
      </w:pPr>
      <w:bookmarkStart w:id="300" w:name="_Hlk163916716"/>
      <w:r>
        <w:rPr>
          <w:rFonts w:asciiTheme="minorHAnsi" w:hAnsiTheme="minorHAnsi" w:cstheme="minorHAnsi"/>
          <w:sz w:val="22"/>
          <w:szCs w:val="22"/>
        </w:rPr>
        <w:t xml:space="preserve">Availability: </w:t>
      </w:r>
      <w:r w:rsidR="0040460E">
        <w:rPr>
          <w:rFonts w:asciiTheme="minorHAnsi" w:hAnsiTheme="minorHAnsi" w:cstheme="minorHAnsi"/>
          <w:sz w:val="22"/>
          <w:szCs w:val="22"/>
        </w:rPr>
        <w:t>T</w:t>
      </w:r>
      <w:r>
        <w:rPr>
          <w:rFonts w:asciiTheme="minorHAnsi" w:hAnsiTheme="minorHAnsi" w:cstheme="minorHAnsi"/>
          <w:sz w:val="22"/>
          <w:szCs w:val="22"/>
        </w:rPr>
        <w:t>he application should always be available (100% uptime).</w:t>
      </w:r>
    </w:p>
    <w:p w14:paraId="6B086869" w14:textId="2730DBC6" w:rsidR="0087777B" w:rsidRPr="004B2554" w:rsidRDefault="0087777B" w:rsidP="0087777B">
      <w:pPr>
        <w:pStyle w:val="ListParagraph"/>
        <w:numPr>
          <w:ilvl w:val="0"/>
          <w:numId w:val="20"/>
        </w:numPr>
        <w:spacing w:line="360" w:lineRule="auto"/>
        <w:rPr>
          <w:rFonts w:asciiTheme="minorHAnsi" w:hAnsiTheme="minorHAnsi" w:cstheme="minorHAnsi"/>
          <w:sz w:val="22"/>
          <w:szCs w:val="22"/>
        </w:rPr>
      </w:pPr>
      <w:r w:rsidRPr="004B2554">
        <w:rPr>
          <w:rFonts w:asciiTheme="minorHAnsi" w:hAnsiTheme="minorHAnsi" w:cstheme="minorHAnsi"/>
          <w:sz w:val="22"/>
          <w:szCs w:val="22"/>
        </w:rPr>
        <w:t xml:space="preserve">Performance: </w:t>
      </w:r>
      <w:r w:rsidR="0040460E">
        <w:rPr>
          <w:rFonts w:asciiTheme="minorHAnsi" w:hAnsiTheme="minorHAnsi" w:cstheme="minorHAnsi"/>
          <w:sz w:val="22"/>
          <w:szCs w:val="22"/>
        </w:rPr>
        <w:t>T</w:t>
      </w:r>
      <w:r>
        <w:rPr>
          <w:rFonts w:asciiTheme="minorHAnsi" w:hAnsiTheme="minorHAnsi" w:cstheme="minorHAnsi"/>
          <w:sz w:val="22"/>
          <w:szCs w:val="22"/>
        </w:rPr>
        <w:t xml:space="preserve">he application screens should </w:t>
      </w:r>
      <w:r w:rsidRPr="00C43431">
        <w:rPr>
          <w:rFonts w:asciiTheme="minorHAnsi" w:hAnsiTheme="minorHAnsi" w:cstheme="minorHAnsi"/>
          <w:sz w:val="22"/>
          <w:szCs w:val="22"/>
        </w:rPr>
        <w:t>load within 3 seconds</w:t>
      </w:r>
      <w:r>
        <w:rPr>
          <w:rFonts w:asciiTheme="minorHAnsi" w:hAnsiTheme="minorHAnsi" w:cstheme="minorHAnsi"/>
          <w:sz w:val="22"/>
          <w:szCs w:val="22"/>
        </w:rPr>
        <w:t xml:space="preserve"> and support up to 100 concurrent users. </w:t>
      </w:r>
    </w:p>
    <w:p w14:paraId="3C9A7D14" w14:textId="186C0B7B" w:rsidR="0087777B" w:rsidRPr="004B2554" w:rsidRDefault="0087777B" w:rsidP="0087777B">
      <w:pPr>
        <w:pStyle w:val="ListParagraph"/>
        <w:numPr>
          <w:ilvl w:val="0"/>
          <w:numId w:val="20"/>
        </w:numPr>
        <w:spacing w:line="360" w:lineRule="auto"/>
        <w:rPr>
          <w:rFonts w:asciiTheme="minorHAnsi" w:hAnsiTheme="minorHAnsi" w:cstheme="minorHAnsi"/>
          <w:sz w:val="22"/>
          <w:szCs w:val="22"/>
        </w:rPr>
      </w:pPr>
      <w:r w:rsidRPr="0067083B">
        <w:rPr>
          <w:rFonts w:asciiTheme="minorHAnsi" w:hAnsiTheme="minorHAnsi" w:cstheme="minorHAnsi"/>
          <w:sz w:val="22"/>
          <w:szCs w:val="22"/>
        </w:rPr>
        <w:t>Adaptability</w:t>
      </w:r>
      <w:r w:rsidRPr="004B2554">
        <w:rPr>
          <w:rFonts w:asciiTheme="minorHAnsi" w:hAnsiTheme="minorHAnsi" w:cstheme="minorHAnsi"/>
          <w:sz w:val="22"/>
          <w:szCs w:val="22"/>
        </w:rPr>
        <w:t>:</w:t>
      </w:r>
      <w:r>
        <w:rPr>
          <w:rFonts w:asciiTheme="minorHAnsi" w:hAnsiTheme="minorHAnsi" w:cstheme="minorHAnsi"/>
          <w:sz w:val="22"/>
          <w:szCs w:val="22"/>
        </w:rPr>
        <w:t xml:space="preserve"> </w:t>
      </w:r>
      <w:r w:rsidR="00E41CD7">
        <w:rPr>
          <w:rFonts w:asciiTheme="minorHAnsi" w:hAnsiTheme="minorHAnsi" w:cstheme="minorHAnsi"/>
          <w:sz w:val="22"/>
          <w:szCs w:val="22"/>
        </w:rPr>
        <w:t>A</w:t>
      </w:r>
      <w:r>
        <w:rPr>
          <w:rFonts w:asciiTheme="minorHAnsi" w:hAnsiTheme="minorHAnsi" w:cstheme="minorHAnsi"/>
          <w:sz w:val="22"/>
          <w:szCs w:val="22"/>
        </w:rPr>
        <w:t>gile project management was adopted for this study</w:t>
      </w:r>
      <w:r w:rsidR="00E41CD7">
        <w:rPr>
          <w:rFonts w:asciiTheme="minorHAnsi" w:hAnsiTheme="minorHAnsi" w:cstheme="minorHAnsi"/>
          <w:sz w:val="22"/>
          <w:szCs w:val="22"/>
        </w:rPr>
        <w:t>;</w:t>
      </w:r>
      <w:r>
        <w:rPr>
          <w:rFonts w:asciiTheme="minorHAnsi" w:hAnsiTheme="minorHAnsi" w:cstheme="minorHAnsi"/>
          <w:sz w:val="22"/>
          <w:szCs w:val="22"/>
        </w:rPr>
        <w:t xml:space="preserve"> the application should adjust to the changing requirements during the iteration process</w:t>
      </w:r>
      <w:r w:rsidR="0040460E">
        <w:rPr>
          <w:rFonts w:asciiTheme="minorHAnsi" w:hAnsiTheme="minorHAnsi" w:cstheme="minorHAnsi"/>
          <w:sz w:val="22"/>
          <w:szCs w:val="22"/>
        </w:rPr>
        <w:t>,</w:t>
      </w:r>
      <w:r>
        <w:rPr>
          <w:rFonts w:asciiTheme="minorHAnsi" w:hAnsiTheme="minorHAnsi" w:cstheme="minorHAnsi"/>
          <w:sz w:val="22"/>
          <w:szCs w:val="22"/>
        </w:rPr>
        <w:t xml:space="preserve"> as well as for future work.  </w:t>
      </w:r>
    </w:p>
    <w:p w14:paraId="0DBD48B4" w14:textId="04012B47" w:rsidR="0087777B" w:rsidRDefault="0087777B" w:rsidP="0087777B">
      <w:pPr>
        <w:pStyle w:val="ListParagraph"/>
        <w:numPr>
          <w:ilvl w:val="0"/>
          <w:numId w:val="20"/>
        </w:numPr>
        <w:spacing w:line="360" w:lineRule="auto"/>
        <w:rPr>
          <w:rFonts w:asciiTheme="minorHAnsi" w:hAnsiTheme="minorHAnsi" w:cstheme="minorHAnsi"/>
          <w:sz w:val="22"/>
          <w:szCs w:val="22"/>
        </w:rPr>
      </w:pPr>
      <w:r w:rsidRPr="004B2554">
        <w:rPr>
          <w:rFonts w:asciiTheme="minorHAnsi" w:hAnsiTheme="minorHAnsi" w:cstheme="minorHAnsi"/>
          <w:sz w:val="22"/>
          <w:szCs w:val="22"/>
        </w:rPr>
        <w:t xml:space="preserve">Security: </w:t>
      </w:r>
      <w:r w:rsidR="0040460E">
        <w:rPr>
          <w:rFonts w:asciiTheme="minorHAnsi" w:hAnsiTheme="minorHAnsi" w:cstheme="minorHAnsi"/>
          <w:sz w:val="22"/>
          <w:szCs w:val="22"/>
        </w:rPr>
        <w:t>The</w:t>
      </w:r>
      <w:r>
        <w:rPr>
          <w:rFonts w:asciiTheme="minorHAnsi" w:hAnsiTheme="minorHAnsi" w:cstheme="minorHAnsi"/>
          <w:sz w:val="22"/>
          <w:szCs w:val="22"/>
        </w:rPr>
        <w:t xml:space="preserve"> application should </w:t>
      </w:r>
      <w:r w:rsidRPr="004B2554">
        <w:rPr>
          <w:rFonts w:asciiTheme="minorHAnsi" w:hAnsiTheme="minorHAnsi" w:cstheme="minorHAnsi"/>
          <w:sz w:val="22"/>
          <w:szCs w:val="22"/>
        </w:rPr>
        <w:t>protect against unauthorized access and data breaches</w:t>
      </w:r>
      <w:r>
        <w:rPr>
          <w:rFonts w:asciiTheme="minorHAnsi" w:hAnsiTheme="minorHAnsi" w:cstheme="minorHAnsi"/>
          <w:sz w:val="22"/>
          <w:szCs w:val="22"/>
        </w:rPr>
        <w:t>. Security is a big part of this study</w:t>
      </w:r>
      <w:r w:rsidR="0040460E">
        <w:rPr>
          <w:rFonts w:asciiTheme="minorHAnsi" w:hAnsiTheme="minorHAnsi" w:cstheme="minorHAnsi"/>
          <w:sz w:val="22"/>
          <w:szCs w:val="22"/>
        </w:rPr>
        <w:t>;</w:t>
      </w:r>
      <w:r>
        <w:rPr>
          <w:rFonts w:asciiTheme="minorHAnsi" w:hAnsiTheme="minorHAnsi" w:cstheme="minorHAnsi"/>
          <w:sz w:val="22"/>
          <w:szCs w:val="22"/>
        </w:rPr>
        <w:t xml:space="preserve"> therefore</w:t>
      </w:r>
      <w:r w:rsidR="0040460E">
        <w:rPr>
          <w:rFonts w:asciiTheme="minorHAnsi" w:hAnsiTheme="minorHAnsi" w:cstheme="minorHAnsi"/>
          <w:sz w:val="22"/>
          <w:szCs w:val="22"/>
        </w:rPr>
        <w:t>,</w:t>
      </w:r>
      <w:r>
        <w:rPr>
          <w:rFonts w:asciiTheme="minorHAnsi" w:hAnsiTheme="minorHAnsi" w:cstheme="minorHAnsi"/>
          <w:sz w:val="22"/>
          <w:szCs w:val="22"/>
        </w:rPr>
        <w:t xml:space="preserve"> authentication, authorization, encryption, and logging should be considered. </w:t>
      </w:r>
    </w:p>
    <w:p w14:paraId="319ACC1A" w14:textId="3BE6021C" w:rsidR="0087777B" w:rsidRPr="004B2554" w:rsidRDefault="0087777B" w:rsidP="0087777B">
      <w:pPr>
        <w:pStyle w:val="ListParagraph"/>
        <w:numPr>
          <w:ilvl w:val="0"/>
          <w:numId w:val="20"/>
        </w:numPr>
        <w:spacing w:line="360" w:lineRule="auto"/>
        <w:rPr>
          <w:rFonts w:asciiTheme="minorHAnsi" w:hAnsiTheme="minorHAnsi" w:cstheme="minorHAnsi"/>
          <w:sz w:val="22"/>
          <w:szCs w:val="22"/>
        </w:rPr>
      </w:pPr>
      <w:bookmarkStart w:id="301" w:name="_Hlk163917937"/>
      <w:r>
        <w:rPr>
          <w:rFonts w:asciiTheme="minorHAnsi" w:hAnsiTheme="minorHAnsi" w:cstheme="minorHAnsi"/>
          <w:sz w:val="22"/>
          <w:szCs w:val="22"/>
        </w:rPr>
        <w:t xml:space="preserve">Scalability: </w:t>
      </w:r>
      <w:r w:rsidR="00E41CD7">
        <w:rPr>
          <w:rFonts w:asciiTheme="minorHAnsi" w:hAnsiTheme="minorHAnsi" w:cstheme="minorHAnsi"/>
          <w:sz w:val="22"/>
          <w:szCs w:val="22"/>
        </w:rPr>
        <w:t>T</w:t>
      </w:r>
      <w:r>
        <w:rPr>
          <w:rFonts w:asciiTheme="minorHAnsi" w:hAnsiTheme="minorHAnsi" w:cstheme="minorHAnsi"/>
          <w:sz w:val="22"/>
          <w:szCs w:val="22"/>
        </w:rPr>
        <w:t xml:space="preserve">he application should be able to handle increasing demands without compromising performance. </w:t>
      </w:r>
    </w:p>
    <w:p w14:paraId="1A94C974" w14:textId="01EBB24F" w:rsidR="0087777B" w:rsidRPr="004B2554" w:rsidRDefault="0087777B" w:rsidP="0087777B">
      <w:pPr>
        <w:pStyle w:val="ListParagraph"/>
        <w:numPr>
          <w:ilvl w:val="0"/>
          <w:numId w:val="20"/>
        </w:numPr>
        <w:spacing w:line="360" w:lineRule="auto"/>
        <w:rPr>
          <w:rFonts w:asciiTheme="minorHAnsi" w:hAnsiTheme="minorHAnsi" w:cstheme="minorHAnsi"/>
          <w:sz w:val="22"/>
          <w:szCs w:val="22"/>
        </w:rPr>
      </w:pPr>
      <w:bookmarkStart w:id="302" w:name="_Hlk163918022"/>
      <w:r w:rsidRPr="004B2554">
        <w:rPr>
          <w:rFonts w:asciiTheme="minorHAnsi" w:hAnsiTheme="minorHAnsi" w:cstheme="minorHAnsi"/>
          <w:sz w:val="22"/>
          <w:szCs w:val="22"/>
        </w:rPr>
        <w:t xml:space="preserve">Usability: </w:t>
      </w:r>
      <w:r w:rsidR="0040460E">
        <w:rPr>
          <w:rFonts w:asciiTheme="minorHAnsi" w:hAnsiTheme="minorHAnsi" w:cstheme="minorHAnsi"/>
          <w:sz w:val="22"/>
          <w:szCs w:val="22"/>
        </w:rPr>
        <w:t>The</w:t>
      </w:r>
      <w:r>
        <w:rPr>
          <w:rFonts w:asciiTheme="minorHAnsi" w:hAnsiTheme="minorHAnsi" w:cstheme="minorHAnsi"/>
          <w:sz w:val="22"/>
          <w:szCs w:val="22"/>
        </w:rPr>
        <w:t xml:space="preserve"> application should be simple and </w:t>
      </w:r>
      <w:r w:rsidRPr="004B2554">
        <w:rPr>
          <w:rFonts w:asciiTheme="minorHAnsi" w:hAnsiTheme="minorHAnsi" w:cstheme="minorHAnsi"/>
          <w:sz w:val="22"/>
          <w:szCs w:val="22"/>
        </w:rPr>
        <w:t>easy to use</w:t>
      </w:r>
      <w:r>
        <w:rPr>
          <w:rFonts w:asciiTheme="minorHAnsi" w:hAnsiTheme="minorHAnsi" w:cstheme="minorHAnsi"/>
          <w:sz w:val="22"/>
          <w:szCs w:val="22"/>
        </w:rPr>
        <w:t>.</w:t>
      </w:r>
    </w:p>
    <w:p w14:paraId="59012FF8" w14:textId="4A2434C6" w:rsidR="0087777B" w:rsidRDefault="0087777B" w:rsidP="0087777B">
      <w:pPr>
        <w:pStyle w:val="ListParagraph"/>
        <w:numPr>
          <w:ilvl w:val="0"/>
          <w:numId w:val="20"/>
        </w:numPr>
        <w:spacing w:line="360" w:lineRule="auto"/>
        <w:rPr>
          <w:rFonts w:asciiTheme="minorHAnsi" w:hAnsiTheme="minorHAnsi" w:cstheme="minorHAnsi"/>
          <w:sz w:val="22"/>
          <w:szCs w:val="22"/>
        </w:rPr>
      </w:pPr>
      <w:r>
        <w:rPr>
          <w:rFonts w:asciiTheme="minorHAnsi" w:hAnsiTheme="minorHAnsi" w:cstheme="minorHAnsi"/>
          <w:sz w:val="22"/>
          <w:szCs w:val="22"/>
        </w:rPr>
        <w:t>Reliability</w:t>
      </w:r>
      <w:r w:rsidRPr="004B2554">
        <w:rPr>
          <w:rFonts w:asciiTheme="minorHAnsi" w:hAnsiTheme="minorHAnsi" w:cstheme="minorHAnsi"/>
          <w:sz w:val="22"/>
          <w:szCs w:val="22"/>
        </w:rPr>
        <w:t xml:space="preserve">: </w:t>
      </w:r>
      <w:r w:rsidR="0040460E">
        <w:rPr>
          <w:rFonts w:asciiTheme="minorHAnsi" w:hAnsiTheme="minorHAnsi" w:cstheme="minorHAnsi"/>
          <w:sz w:val="22"/>
          <w:szCs w:val="22"/>
        </w:rPr>
        <w:t>T</w:t>
      </w:r>
      <w:r>
        <w:rPr>
          <w:rFonts w:asciiTheme="minorHAnsi" w:hAnsiTheme="minorHAnsi" w:cstheme="minorHAnsi"/>
          <w:sz w:val="22"/>
          <w:szCs w:val="22"/>
        </w:rPr>
        <w:t xml:space="preserve">he application should be free from bugs and errors. </w:t>
      </w:r>
    </w:p>
    <w:p w14:paraId="1D9A2C37" w14:textId="3636C70F" w:rsidR="0087777B" w:rsidRPr="00622CF4" w:rsidRDefault="0040460E" w:rsidP="0087777B">
      <w:pPr>
        <w:pStyle w:val="ListParagraph"/>
        <w:numPr>
          <w:ilvl w:val="0"/>
          <w:numId w:val="20"/>
        </w:numPr>
        <w:spacing w:line="360" w:lineRule="auto"/>
        <w:rPr>
          <w:rFonts w:asciiTheme="minorHAnsi" w:hAnsiTheme="minorHAnsi" w:cstheme="minorHAnsi"/>
          <w:sz w:val="22"/>
          <w:szCs w:val="22"/>
        </w:rPr>
      </w:pPr>
      <w:r>
        <w:rPr>
          <w:rFonts w:asciiTheme="minorHAnsi" w:hAnsiTheme="minorHAnsi" w:cstheme="minorHAnsi"/>
          <w:sz w:val="22"/>
          <w:szCs w:val="22"/>
        </w:rPr>
        <w:t xml:space="preserve">The </w:t>
      </w:r>
      <w:r w:rsidR="0087777B" w:rsidRPr="00622CF4">
        <w:rPr>
          <w:rFonts w:asciiTheme="minorHAnsi" w:hAnsiTheme="minorHAnsi" w:cstheme="minorHAnsi"/>
          <w:sz w:val="22"/>
          <w:szCs w:val="22"/>
        </w:rPr>
        <w:t>Android platform</w:t>
      </w:r>
      <w:r>
        <w:rPr>
          <w:rFonts w:asciiTheme="minorHAnsi" w:hAnsiTheme="minorHAnsi" w:cstheme="minorHAnsi"/>
          <w:sz w:val="22"/>
          <w:szCs w:val="22"/>
        </w:rPr>
        <w:t xml:space="preserve"> was</w:t>
      </w:r>
      <w:r w:rsidR="0087777B" w:rsidRPr="00622CF4">
        <w:rPr>
          <w:rFonts w:asciiTheme="minorHAnsi" w:hAnsiTheme="minorHAnsi" w:cstheme="minorHAnsi"/>
          <w:sz w:val="22"/>
          <w:szCs w:val="22"/>
        </w:rPr>
        <w:t xml:space="preserve"> the adopted platform for this study</w:t>
      </w:r>
      <w:r w:rsidR="004D7348">
        <w:rPr>
          <w:rFonts w:asciiTheme="minorHAnsi" w:hAnsiTheme="minorHAnsi" w:cstheme="minorHAnsi"/>
          <w:sz w:val="22"/>
          <w:szCs w:val="22"/>
        </w:rPr>
        <w:t>.</w:t>
      </w:r>
    </w:p>
    <w:bookmarkEnd w:id="300"/>
    <w:bookmarkEnd w:id="301"/>
    <w:bookmarkEnd w:id="302"/>
    <w:p w14:paraId="0AF04FBE" w14:textId="170470B1" w:rsidR="00774AFC" w:rsidRDefault="00580504" w:rsidP="00774AFC">
      <w:pPr>
        <w:pStyle w:val="Heading2"/>
      </w:pPr>
      <w:r>
        <w:lastRenderedPageBreak/>
        <w:t>Use Case Diagram</w:t>
      </w:r>
      <w:bookmarkEnd w:id="296"/>
      <w:r w:rsidR="00774AFC" w:rsidRPr="00AE26B9">
        <w:t xml:space="preserve"> </w:t>
      </w:r>
    </w:p>
    <w:p w14:paraId="1577D6C0" w14:textId="3AD63CFD" w:rsidR="00CE7E92" w:rsidRDefault="005E6774" w:rsidP="006B658D">
      <w:pPr>
        <w:jc w:val="both"/>
        <w:rPr>
          <w:rFonts w:cstheme="minorHAnsi"/>
        </w:rPr>
      </w:pPr>
      <w:r>
        <w:rPr>
          <w:rFonts w:cstheme="minorHAnsi"/>
        </w:rPr>
        <w:t>W</w:t>
      </w:r>
      <w:r w:rsidR="007F3F41">
        <w:rPr>
          <w:rFonts w:cstheme="minorHAnsi"/>
        </w:rPr>
        <w:t>e express</w:t>
      </w:r>
      <w:r w:rsidR="004D7348">
        <w:rPr>
          <w:rFonts w:cstheme="minorHAnsi"/>
        </w:rPr>
        <w:t>ed</w:t>
      </w:r>
      <w:r w:rsidR="007F3F41">
        <w:rPr>
          <w:rFonts w:cstheme="minorHAnsi"/>
        </w:rPr>
        <w:t xml:space="preserve"> the </w:t>
      </w:r>
      <w:commentRangeStart w:id="303"/>
      <w:r w:rsidR="007F3F41">
        <w:rPr>
          <w:rFonts w:cstheme="minorHAnsi"/>
        </w:rPr>
        <w:t>functional</w:t>
      </w:r>
      <w:commentRangeEnd w:id="303"/>
      <w:r w:rsidR="009034A8">
        <w:rPr>
          <w:rStyle w:val="CommentReference"/>
          <w:rFonts w:cstheme="minorHAnsi"/>
          <w:szCs w:val="22"/>
        </w:rPr>
        <w:commentReference w:id="303"/>
      </w:r>
      <w:r w:rsidR="007F3F41">
        <w:rPr>
          <w:rFonts w:cstheme="minorHAnsi"/>
        </w:rPr>
        <w:t xml:space="preserve"> requirements as </w:t>
      </w:r>
      <w:r w:rsidR="00A15E3D">
        <w:rPr>
          <w:rFonts w:cstheme="minorHAnsi"/>
        </w:rPr>
        <w:t>a u</w:t>
      </w:r>
      <w:r w:rsidR="007F3F41">
        <w:rPr>
          <w:rFonts w:cstheme="minorHAnsi"/>
        </w:rPr>
        <w:t xml:space="preserve">se </w:t>
      </w:r>
      <w:r w:rsidR="00A15E3D">
        <w:rPr>
          <w:rFonts w:cstheme="minorHAnsi"/>
        </w:rPr>
        <w:t>c</w:t>
      </w:r>
      <w:r w:rsidR="007F3F41">
        <w:rPr>
          <w:rFonts w:cstheme="minorHAnsi"/>
        </w:rPr>
        <w:t>ase</w:t>
      </w:r>
      <w:r w:rsidR="00A15E3D">
        <w:rPr>
          <w:rFonts w:cstheme="minorHAnsi"/>
        </w:rPr>
        <w:t xml:space="preserve"> diagram. A use case diagram</w:t>
      </w:r>
      <w:r w:rsidR="007F3F41">
        <w:rPr>
          <w:rFonts w:cstheme="minorHAnsi"/>
        </w:rPr>
        <w:t xml:space="preserve"> is a high-level description of how the </w:t>
      </w:r>
      <w:r w:rsidR="009A64E4">
        <w:rPr>
          <w:rFonts w:cstheme="minorHAnsi"/>
        </w:rPr>
        <w:t xml:space="preserve">users interact with the </w:t>
      </w:r>
      <w:r w:rsidR="007F3F41">
        <w:rPr>
          <w:rFonts w:cstheme="minorHAnsi"/>
        </w:rPr>
        <w:t>system</w:t>
      </w:r>
      <w:r w:rsidR="009A64E4">
        <w:rPr>
          <w:rFonts w:cstheme="minorHAnsi"/>
        </w:rPr>
        <w:t>.</w:t>
      </w:r>
      <w:r w:rsidR="00A15E3D">
        <w:rPr>
          <w:rFonts w:cstheme="minorHAnsi"/>
        </w:rPr>
        <w:t xml:space="preserve"> It </w:t>
      </w:r>
      <w:r w:rsidR="001A5061">
        <w:rPr>
          <w:rFonts w:cstheme="minorHAnsi"/>
        </w:rPr>
        <w:t>specifies</w:t>
      </w:r>
      <w:r w:rsidR="007F3F41">
        <w:rPr>
          <w:rFonts w:cstheme="minorHAnsi"/>
        </w:rPr>
        <w:t xml:space="preserve"> the expected behaviour of the system and help</w:t>
      </w:r>
      <w:r w:rsidR="00226B59">
        <w:rPr>
          <w:rFonts w:cstheme="minorHAnsi"/>
        </w:rPr>
        <w:t>s</w:t>
      </w:r>
      <w:r w:rsidR="007F3F41">
        <w:rPr>
          <w:rFonts w:cstheme="minorHAnsi"/>
        </w:rPr>
        <w:t xml:space="preserve"> to capture the requirements of the system.</w:t>
      </w:r>
      <w:r w:rsidR="001E0832">
        <w:rPr>
          <w:rFonts w:cstheme="minorHAnsi"/>
        </w:rPr>
        <w:t xml:space="preserve"> </w:t>
      </w:r>
      <w:r w:rsidR="00797FCC">
        <w:rPr>
          <w:rFonts w:cstheme="minorHAnsi"/>
        </w:rPr>
        <w:t xml:space="preserve">Figure 15 shows the </w:t>
      </w:r>
      <w:r w:rsidR="00797FCC" w:rsidRPr="007F49FC">
        <w:t xml:space="preserve">Use Case Diagram </w:t>
      </w:r>
      <w:r w:rsidR="00797FCC">
        <w:t xml:space="preserve">for the </w:t>
      </w:r>
      <w:r w:rsidR="004D7348">
        <w:t>prototype</w:t>
      </w:r>
      <w:r w:rsidR="00797FCC" w:rsidRPr="007F49FC">
        <w:t xml:space="preserve"> </w:t>
      </w:r>
      <w:r w:rsidR="00797FCC">
        <w:t>m</w:t>
      </w:r>
      <w:r w:rsidR="00797FCC" w:rsidRPr="007F49FC">
        <w:t xml:space="preserve">obile </w:t>
      </w:r>
      <w:r w:rsidR="00797FCC">
        <w:t>a</w:t>
      </w:r>
      <w:r w:rsidR="00797FCC" w:rsidRPr="007F49FC">
        <w:t>pplication</w:t>
      </w:r>
      <w:r w:rsidR="004D7348">
        <w:t>.</w:t>
      </w:r>
    </w:p>
    <w:p w14:paraId="0F32FF6C" w14:textId="77777777" w:rsidR="006B658D" w:rsidRDefault="006B658D" w:rsidP="006B658D">
      <w:pPr>
        <w:jc w:val="both"/>
        <w:rPr>
          <w:rFonts w:cstheme="minorHAnsi"/>
          <w:color w:val="FF0000"/>
        </w:rPr>
      </w:pPr>
    </w:p>
    <w:p w14:paraId="210608AA" w14:textId="5E9A07C3" w:rsidR="00CE7E92" w:rsidRDefault="00CE7E92" w:rsidP="00CE5CFD">
      <w:pPr>
        <w:rPr>
          <w:rFonts w:cstheme="minorHAnsi"/>
          <w:color w:val="FF0000"/>
        </w:rPr>
      </w:pPr>
      <w:r>
        <w:rPr>
          <w:noProof/>
          <w14:ligatures w14:val="standardContextual"/>
        </w:rPr>
        <w:drawing>
          <wp:inline distT="0" distB="0" distL="0" distR="0" wp14:anchorId="5628AEB0" wp14:editId="169047B2">
            <wp:extent cx="5991225" cy="4552950"/>
            <wp:effectExtent l="0" t="0" r="9525" b="0"/>
            <wp:docPr id="194120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07258" name=""/>
                    <pic:cNvPicPr/>
                  </pic:nvPicPr>
                  <pic:blipFill>
                    <a:blip r:embed="rId24"/>
                    <a:stretch>
                      <a:fillRect/>
                    </a:stretch>
                  </pic:blipFill>
                  <pic:spPr>
                    <a:xfrm>
                      <a:off x="0" y="0"/>
                      <a:ext cx="5991225" cy="4552950"/>
                    </a:xfrm>
                    <a:prstGeom prst="rect">
                      <a:avLst/>
                    </a:prstGeom>
                  </pic:spPr>
                </pic:pic>
              </a:graphicData>
            </a:graphic>
          </wp:inline>
        </w:drawing>
      </w:r>
    </w:p>
    <w:p w14:paraId="7CB9AF3F" w14:textId="60701ACD" w:rsidR="001A72E8" w:rsidRPr="007F49FC" w:rsidRDefault="001A72E8" w:rsidP="001A72E8">
      <w:pPr>
        <w:pStyle w:val="Caption"/>
        <w:ind w:left="284"/>
        <w:rPr>
          <w:sz w:val="22"/>
          <w:szCs w:val="22"/>
        </w:rPr>
      </w:pPr>
      <w:bookmarkStart w:id="304" w:name="_Toc177034961"/>
      <w:r w:rsidRPr="007F49FC">
        <w:rPr>
          <w:sz w:val="22"/>
          <w:szCs w:val="22"/>
        </w:rPr>
        <w:t xml:space="preserve">Figure </w:t>
      </w:r>
      <w:r w:rsidRPr="007F49FC">
        <w:rPr>
          <w:sz w:val="22"/>
          <w:szCs w:val="22"/>
        </w:rPr>
        <w:fldChar w:fldCharType="begin"/>
      </w:r>
      <w:r w:rsidRPr="007F49FC">
        <w:rPr>
          <w:sz w:val="22"/>
          <w:szCs w:val="22"/>
        </w:rPr>
        <w:instrText xml:space="preserve"> SEQ Figure \* ARABIC </w:instrText>
      </w:r>
      <w:r w:rsidRPr="007F49FC">
        <w:rPr>
          <w:sz w:val="22"/>
          <w:szCs w:val="22"/>
        </w:rPr>
        <w:fldChar w:fldCharType="separate"/>
      </w:r>
      <w:r w:rsidR="00DA7B00">
        <w:rPr>
          <w:noProof/>
          <w:sz w:val="22"/>
          <w:szCs w:val="22"/>
        </w:rPr>
        <w:t>11</w:t>
      </w:r>
      <w:r w:rsidRPr="007F49FC">
        <w:rPr>
          <w:sz w:val="22"/>
          <w:szCs w:val="22"/>
        </w:rPr>
        <w:fldChar w:fldCharType="end"/>
      </w:r>
      <w:r w:rsidRPr="007F49FC">
        <w:rPr>
          <w:sz w:val="22"/>
          <w:szCs w:val="22"/>
        </w:rPr>
        <w:t>: Use Case Diagram – Secure Mobile Application for Smart Prepaid Meters</w:t>
      </w:r>
      <w:bookmarkEnd w:id="304"/>
    </w:p>
    <w:p w14:paraId="690BD482" w14:textId="77777777" w:rsidR="005E6774" w:rsidRDefault="005E6774" w:rsidP="002D45AF">
      <w:pPr>
        <w:jc w:val="both"/>
        <w:rPr>
          <w:rFonts w:cstheme="minorHAnsi"/>
        </w:rPr>
      </w:pPr>
    </w:p>
    <w:p w14:paraId="2D044E1E" w14:textId="47EE8BDA" w:rsidR="002D45AF" w:rsidRPr="007606F8" w:rsidRDefault="002D45AF" w:rsidP="002D45AF">
      <w:pPr>
        <w:jc w:val="both"/>
        <w:rPr>
          <w:rFonts w:cstheme="minorHAnsi"/>
        </w:rPr>
      </w:pPr>
      <w:bookmarkStart w:id="305" w:name="_Hlk165962403"/>
      <w:r w:rsidRPr="007606F8">
        <w:rPr>
          <w:rFonts w:cstheme="minorHAnsi"/>
        </w:rPr>
        <w:t>The mobile application users (c</w:t>
      </w:r>
      <w:r w:rsidR="00D40F33">
        <w:rPr>
          <w:rFonts w:cstheme="minorHAnsi"/>
        </w:rPr>
        <w:t>ustomer</w:t>
      </w:r>
      <w:r w:rsidRPr="007606F8">
        <w:rPr>
          <w:rFonts w:cstheme="minorHAnsi"/>
        </w:rPr>
        <w:t xml:space="preserve">s and administrators) are denoted as actors. </w:t>
      </w:r>
      <w:r w:rsidR="005D1233" w:rsidRPr="007606F8">
        <w:rPr>
          <w:rFonts w:cstheme="minorHAnsi"/>
        </w:rPr>
        <w:t>Actors</w:t>
      </w:r>
      <w:r w:rsidR="005E6774" w:rsidRPr="007606F8">
        <w:rPr>
          <w:rFonts w:cstheme="minorHAnsi"/>
        </w:rPr>
        <w:t xml:space="preserve"> are external entities that interact with the system</w:t>
      </w:r>
      <w:r w:rsidR="004D7348">
        <w:rPr>
          <w:rFonts w:cstheme="minorHAnsi"/>
        </w:rPr>
        <w:t>,</w:t>
      </w:r>
      <w:r w:rsidR="005D1233" w:rsidRPr="007606F8">
        <w:rPr>
          <w:rFonts w:cstheme="minorHAnsi"/>
        </w:rPr>
        <w:t xml:space="preserve"> while a use case </w:t>
      </w:r>
      <w:r w:rsidR="007606F8" w:rsidRPr="007606F8">
        <w:rPr>
          <w:rFonts w:cstheme="minorHAnsi"/>
        </w:rPr>
        <w:t>re</w:t>
      </w:r>
      <w:r w:rsidR="005D1233" w:rsidRPr="007606F8">
        <w:rPr>
          <w:rFonts w:cstheme="minorHAnsi"/>
        </w:rPr>
        <w:t>present</w:t>
      </w:r>
      <w:r w:rsidR="007606F8" w:rsidRPr="007606F8">
        <w:rPr>
          <w:rFonts w:cstheme="minorHAnsi"/>
        </w:rPr>
        <w:t>s</w:t>
      </w:r>
      <w:r w:rsidR="005D1233" w:rsidRPr="007606F8">
        <w:rPr>
          <w:rFonts w:cstheme="minorHAnsi"/>
        </w:rPr>
        <w:t xml:space="preserve"> a function that the system can perform</w:t>
      </w:r>
      <w:r w:rsidR="005E6774" w:rsidRPr="007606F8">
        <w:rPr>
          <w:rFonts w:cstheme="minorHAnsi"/>
        </w:rPr>
        <w:t xml:space="preserve">. Table 8 </w:t>
      </w:r>
      <w:r w:rsidR="005D1233" w:rsidRPr="007606F8">
        <w:rPr>
          <w:rFonts w:cstheme="minorHAnsi"/>
        </w:rPr>
        <w:t>describes the relationship between the actors and the use cases in the secure mobile for smart prepaid energy meters.</w:t>
      </w:r>
    </w:p>
    <w:bookmarkEnd w:id="305"/>
    <w:p w14:paraId="450567C9" w14:textId="77777777" w:rsidR="00AE4343" w:rsidRDefault="00AE4343" w:rsidP="00AE4343">
      <w:pPr>
        <w:rPr>
          <w:rFonts w:cstheme="minorHAnsi"/>
        </w:rPr>
      </w:pPr>
    </w:p>
    <w:p w14:paraId="7B6B5312" w14:textId="189228DE" w:rsidR="00AE4343" w:rsidRDefault="00AE4343" w:rsidP="00AE4343">
      <w:pPr>
        <w:pStyle w:val="Caption"/>
      </w:pPr>
      <w:bookmarkStart w:id="306" w:name="_Toc177034975"/>
      <w:r>
        <w:lastRenderedPageBreak/>
        <w:t xml:space="preserve">Table </w:t>
      </w:r>
      <w:r w:rsidR="00171AD6">
        <w:fldChar w:fldCharType="begin"/>
      </w:r>
      <w:r w:rsidR="00171AD6">
        <w:instrText xml:space="preserve"> SEQ Table \* ARABIC </w:instrText>
      </w:r>
      <w:r w:rsidR="00171AD6">
        <w:fldChar w:fldCharType="separate"/>
      </w:r>
      <w:r w:rsidR="00B94AE3">
        <w:rPr>
          <w:noProof/>
        </w:rPr>
        <w:t>10</w:t>
      </w:r>
      <w:r w:rsidR="00171AD6">
        <w:rPr>
          <w:noProof/>
        </w:rPr>
        <w:fldChar w:fldCharType="end"/>
      </w:r>
      <w:r>
        <w:t xml:space="preserve">: Use </w:t>
      </w:r>
      <w:r w:rsidR="00226B59">
        <w:t>Case</w:t>
      </w:r>
      <w:r>
        <w:t xml:space="preserve"> Description</w:t>
      </w:r>
      <w:bookmarkEnd w:id="306"/>
    </w:p>
    <w:tbl>
      <w:tblPr>
        <w:tblStyle w:val="PlainTable2"/>
        <w:tblW w:w="0" w:type="auto"/>
        <w:tblLook w:val="04A0" w:firstRow="1" w:lastRow="0" w:firstColumn="1" w:lastColumn="0" w:noHBand="0" w:noVBand="1"/>
      </w:tblPr>
      <w:tblGrid>
        <w:gridCol w:w="1630"/>
        <w:gridCol w:w="2056"/>
        <w:gridCol w:w="5674"/>
      </w:tblGrid>
      <w:tr w:rsidR="005D1233" w14:paraId="60DDA138" w14:textId="77777777" w:rsidTr="00760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5F5EDD90" w14:textId="77777777" w:rsidR="005D1233" w:rsidRPr="007D6C89" w:rsidRDefault="005D1233" w:rsidP="005D1233">
            <w:r w:rsidRPr="007D6C89">
              <w:t>Actor</w:t>
            </w:r>
          </w:p>
        </w:tc>
        <w:tc>
          <w:tcPr>
            <w:tcW w:w="2056" w:type="dxa"/>
          </w:tcPr>
          <w:p w14:paraId="2DD3265F" w14:textId="48288A89" w:rsidR="005D1233" w:rsidRDefault="005D1233" w:rsidP="005D1233">
            <w:pPr>
              <w:cnfStyle w:val="100000000000" w:firstRow="1" w:lastRow="0" w:firstColumn="0" w:lastColumn="0" w:oddVBand="0" w:evenVBand="0" w:oddHBand="0" w:evenHBand="0" w:firstRowFirstColumn="0" w:firstRowLastColumn="0" w:lastRowFirstColumn="0" w:lastRowLastColumn="0"/>
            </w:pPr>
            <w:r>
              <w:t xml:space="preserve">Use case </w:t>
            </w:r>
          </w:p>
        </w:tc>
        <w:tc>
          <w:tcPr>
            <w:tcW w:w="5674" w:type="dxa"/>
          </w:tcPr>
          <w:p w14:paraId="5566B940" w14:textId="6BC9A24D" w:rsidR="005D1233" w:rsidRPr="007D6C89" w:rsidRDefault="00EC01F2" w:rsidP="005D1233">
            <w:pPr>
              <w:cnfStyle w:val="100000000000" w:firstRow="1" w:lastRow="0" w:firstColumn="0" w:lastColumn="0" w:oddVBand="0" w:evenVBand="0" w:oddHBand="0" w:evenHBand="0" w:firstRowFirstColumn="0" w:firstRowLastColumn="0" w:lastRowFirstColumn="0" w:lastRowLastColumn="0"/>
            </w:pPr>
            <w:r>
              <w:t>Role</w:t>
            </w:r>
          </w:p>
        </w:tc>
      </w:tr>
      <w:tr w:rsidR="005D1233" w14:paraId="06D814E0" w14:textId="77777777" w:rsidTr="00760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vMerge w:val="restart"/>
          </w:tcPr>
          <w:p w14:paraId="317EBA6F" w14:textId="31CE96FE" w:rsidR="005D1233" w:rsidRPr="007D6C89" w:rsidRDefault="005D1233" w:rsidP="005D1233">
            <w:pPr>
              <w:rPr>
                <w:b w:val="0"/>
                <w:bCs w:val="0"/>
              </w:rPr>
            </w:pPr>
            <w:bookmarkStart w:id="307" w:name="_Hlk177379820"/>
            <w:bookmarkStart w:id="308" w:name="_Hlk177379907"/>
            <w:r w:rsidRPr="007D6C89">
              <w:rPr>
                <w:b w:val="0"/>
                <w:bCs w:val="0"/>
              </w:rPr>
              <w:t>C</w:t>
            </w:r>
            <w:r w:rsidR="009A6965">
              <w:rPr>
                <w:b w:val="0"/>
                <w:bCs w:val="0"/>
              </w:rPr>
              <w:t>u</w:t>
            </w:r>
            <w:r w:rsidRPr="007D6C89">
              <w:rPr>
                <w:b w:val="0"/>
                <w:bCs w:val="0"/>
              </w:rPr>
              <w:t>s</w:t>
            </w:r>
            <w:r w:rsidR="009A6965">
              <w:rPr>
                <w:b w:val="0"/>
                <w:bCs w:val="0"/>
              </w:rPr>
              <w:t>tomer</w:t>
            </w:r>
          </w:p>
        </w:tc>
        <w:tc>
          <w:tcPr>
            <w:tcW w:w="2056" w:type="dxa"/>
          </w:tcPr>
          <w:p w14:paraId="2F48D6AC" w14:textId="13732E6D" w:rsidR="005D1233" w:rsidRPr="009773B6" w:rsidRDefault="005D1233" w:rsidP="005D1233">
            <w:pPr>
              <w:cnfStyle w:val="000000100000" w:firstRow="0" w:lastRow="0" w:firstColumn="0" w:lastColumn="0" w:oddVBand="0" w:evenVBand="0" w:oddHBand="1" w:evenHBand="0" w:firstRowFirstColumn="0" w:firstRowLastColumn="0" w:lastRowFirstColumn="0" w:lastRowLastColumn="0"/>
              <w:rPr>
                <w:rFonts w:cstheme="minorHAnsi"/>
              </w:rPr>
            </w:pPr>
            <w:r w:rsidRPr="009773B6">
              <w:rPr>
                <w:rFonts w:cstheme="minorHAnsi"/>
              </w:rPr>
              <w:t>Registration</w:t>
            </w:r>
          </w:p>
        </w:tc>
        <w:tc>
          <w:tcPr>
            <w:tcW w:w="5674" w:type="dxa"/>
          </w:tcPr>
          <w:p w14:paraId="65C30D0A" w14:textId="611F8981" w:rsidR="005D1233" w:rsidRPr="00C03233" w:rsidRDefault="00EC01F2" w:rsidP="00EE31AF">
            <w:pPr>
              <w:cnfStyle w:val="000000100000" w:firstRow="0" w:lastRow="0" w:firstColumn="0" w:lastColumn="0" w:oddVBand="0" w:evenVBand="0" w:oddHBand="1" w:evenHBand="0" w:firstRowFirstColumn="0" w:firstRowLastColumn="0" w:lastRowFirstColumn="0" w:lastRowLastColumn="0"/>
            </w:pPr>
            <w:r w:rsidRPr="00C03233">
              <w:t>Can register</w:t>
            </w:r>
            <w:r w:rsidR="004067B9" w:rsidRPr="00C03233">
              <w:t xml:space="preserve"> an</w:t>
            </w:r>
            <w:r w:rsidR="00EE31AF" w:rsidRPr="00C03233">
              <w:t xml:space="preserve"> account with </w:t>
            </w:r>
            <w:r w:rsidR="004067B9" w:rsidRPr="00C03233">
              <w:t xml:space="preserve">an </w:t>
            </w:r>
            <w:r w:rsidR="00EE31AF" w:rsidRPr="00C03233">
              <w:t xml:space="preserve">email and </w:t>
            </w:r>
            <w:r w:rsidR="004D7348">
              <w:t xml:space="preserve">a </w:t>
            </w:r>
            <w:r w:rsidR="00EE31AF" w:rsidRPr="00C03233">
              <w:t xml:space="preserve">password. These data will be stored </w:t>
            </w:r>
            <w:r w:rsidR="004067B9" w:rsidRPr="00C03233">
              <w:t>in</w:t>
            </w:r>
            <w:r w:rsidR="00EE31AF" w:rsidRPr="00C03233">
              <w:t xml:space="preserve"> the database and retrieved in the future.</w:t>
            </w:r>
            <w:r w:rsidR="007C7545" w:rsidRPr="00C03233">
              <w:t xml:space="preserve"> </w:t>
            </w:r>
          </w:p>
        </w:tc>
      </w:tr>
      <w:tr w:rsidR="007606F8" w14:paraId="16192674" w14:textId="77777777" w:rsidTr="007606F8">
        <w:tc>
          <w:tcPr>
            <w:cnfStyle w:val="001000000000" w:firstRow="0" w:lastRow="0" w:firstColumn="1" w:lastColumn="0" w:oddVBand="0" w:evenVBand="0" w:oddHBand="0" w:evenHBand="0" w:firstRowFirstColumn="0" w:firstRowLastColumn="0" w:lastRowFirstColumn="0" w:lastRowLastColumn="0"/>
            <w:tcW w:w="1630" w:type="dxa"/>
            <w:vMerge/>
          </w:tcPr>
          <w:p w14:paraId="2AA5797E" w14:textId="77777777" w:rsidR="007606F8" w:rsidRPr="007D6C89" w:rsidRDefault="007606F8" w:rsidP="007606F8">
            <w:pPr>
              <w:rPr>
                <w:b w:val="0"/>
                <w:bCs w:val="0"/>
              </w:rPr>
            </w:pPr>
          </w:p>
        </w:tc>
        <w:tc>
          <w:tcPr>
            <w:tcW w:w="2056" w:type="dxa"/>
          </w:tcPr>
          <w:p w14:paraId="4337D186" w14:textId="2EF1C898" w:rsidR="007606F8" w:rsidRDefault="00E97953" w:rsidP="007606F8">
            <w:pPr>
              <w:cnfStyle w:val="000000000000" w:firstRow="0" w:lastRow="0" w:firstColumn="0" w:lastColumn="0" w:oddVBand="0" w:evenVBand="0" w:oddHBand="0" w:evenHBand="0" w:firstRowFirstColumn="0" w:firstRowLastColumn="0" w:lastRowFirstColumn="0" w:lastRowLastColumn="0"/>
            </w:pPr>
            <w:r>
              <w:rPr>
                <w:rFonts w:cstheme="minorHAnsi"/>
              </w:rPr>
              <w:t>Register</w:t>
            </w:r>
            <w:r w:rsidR="007606F8" w:rsidRPr="009773B6">
              <w:rPr>
                <w:rFonts w:cstheme="minorHAnsi"/>
              </w:rPr>
              <w:t xml:space="preserve"> Meter</w:t>
            </w:r>
          </w:p>
        </w:tc>
        <w:tc>
          <w:tcPr>
            <w:tcW w:w="5674" w:type="dxa"/>
          </w:tcPr>
          <w:p w14:paraId="29329F61" w14:textId="6CAD6BE4" w:rsidR="007606F8" w:rsidRPr="00C03233" w:rsidRDefault="00EC01F2" w:rsidP="007606F8">
            <w:pPr>
              <w:cnfStyle w:val="000000000000" w:firstRow="0" w:lastRow="0" w:firstColumn="0" w:lastColumn="0" w:oddVBand="0" w:evenVBand="0" w:oddHBand="0" w:evenHBand="0" w:firstRowFirstColumn="0" w:firstRowLastColumn="0" w:lastRowFirstColumn="0" w:lastRowLastColumn="0"/>
            </w:pPr>
            <w:r w:rsidRPr="00C03233">
              <w:t>Can register the smart meter. Once authorized by the administrator, the meter will be added to the customer’s profile.</w:t>
            </w:r>
          </w:p>
        </w:tc>
      </w:tr>
      <w:tr w:rsidR="007606F8" w14:paraId="4D642B01" w14:textId="77777777" w:rsidTr="00760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vMerge/>
          </w:tcPr>
          <w:p w14:paraId="5DE4FE4A" w14:textId="77777777" w:rsidR="007606F8" w:rsidRPr="007D6C89" w:rsidRDefault="007606F8" w:rsidP="007606F8">
            <w:pPr>
              <w:rPr>
                <w:b w:val="0"/>
                <w:bCs w:val="0"/>
              </w:rPr>
            </w:pPr>
          </w:p>
        </w:tc>
        <w:tc>
          <w:tcPr>
            <w:tcW w:w="2056" w:type="dxa"/>
          </w:tcPr>
          <w:p w14:paraId="44CD6C04" w14:textId="036588E6" w:rsidR="007606F8" w:rsidRDefault="007606F8" w:rsidP="007606F8">
            <w:pPr>
              <w:cnfStyle w:val="000000100000" w:firstRow="0" w:lastRow="0" w:firstColumn="0" w:lastColumn="0" w:oddVBand="0" w:evenVBand="0" w:oddHBand="1" w:evenHBand="0" w:firstRowFirstColumn="0" w:firstRowLastColumn="0" w:lastRowFirstColumn="0" w:lastRowLastColumn="0"/>
              <w:rPr>
                <w:rFonts w:cstheme="minorHAnsi"/>
              </w:rPr>
            </w:pPr>
            <w:r w:rsidRPr="009773B6">
              <w:rPr>
                <w:rFonts w:cstheme="minorHAnsi"/>
              </w:rPr>
              <w:t>Edit Details</w:t>
            </w:r>
          </w:p>
        </w:tc>
        <w:tc>
          <w:tcPr>
            <w:tcW w:w="5674" w:type="dxa"/>
          </w:tcPr>
          <w:p w14:paraId="34FC4808" w14:textId="51259E09" w:rsidR="007606F8" w:rsidRPr="00C03233" w:rsidRDefault="00EC01F2" w:rsidP="007606F8">
            <w:pPr>
              <w:cnfStyle w:val="000000100000" w:firstRow="0" w:lastRow="0" w:firstColumn="0" w:lastColumn="0" w:oddVBand="0" w:evenVBand="0" w:oddHBand="1" w:evenHBand="0" w:firstRowFirstColumn="0" w:firstRowLastColumn="0" w:lastRowFirstColumn="0" w:lastRowLastColumn="0"/>
            </w:pPr>
            <w:r w:rsidRPr="00C03233">
              <w:t>Can amend profile information</w:t>
            </w:r>
            <w:r w:rsidR="00C03233" w:rsidRPr="00C03233">
              <w:t>.</w:t>
            </w:r>
          </w:p>
        </w:tc>
      </w:tr>
      <w:tr w:rsidR="007606F8" w14:paraId="6303C0F8" w14:textId="77777777" w:rsidTr="007606F8">
        <w:tc>
          <w:tcPr>
            <w:cnfStyle w:val="001000000000" w:firstRow="0" w:lastRow="0" w:firstColumn="1" w:lastColumn="0" w:oddVBand="0" w:evenVBand="0" w:oddHBand="0" w:evenHBand="0" w:firstRowFirstColumn="0" w:firstRowLastColumn="0" w:lastRowFirstColumn="0" w:lastRowLastColumn="0"/>
            <w:tcW w:w="1630" w:type="dxa"/>
            <w:vMerge/>
          </w:tcPr>
          <w:p w14:paraId="16D2A5E0" w14:textId="77777777" w:rsidR="007606F8" w:rsidRPr="007D6C89" w:rsidRDefault="007606F8" w:rsidP="007606F8">
            <w:pPr>
              <w:rPr>
                <w:b w:val="0"/>
                <w:bCs w:val="0"/>
              </w:rPr>
            </w:pPr>
          </w:p>
        </w:tc>
        <w:tc>
          <w:tcPr>
            <w:tcW w:w="2056" w:type="dxa"/>
          </w:tcPr>
          <w:p w14:paraId="2D4CA1DD" w14:textId="698CC1AC" w:rsidR="007606F8" w:rsidRPr="009773B6" w:rsidRDefault="007606F8" w:rsidP="007606F8">
            <w:pPr>
              <w:cnfStyle w:val="000000000000" w:firstRow="0" w:lastRow="0" w:firstColumn="0" w:lastColumn="0" w:oddVBand="0" w:evenVBand="0" w:oddHBand="0" w:evenHBand="0" w:firstRowFirstColumn="0" w:firstRowLastColumn="0" w:lastRowFirstColumn="0" w:lastRowLastColumn="0"/>
              <w:rPr>
                <w:rFonts w:cstheme="minorHAnsi"/>
              </w:rPr>
            </w:pPr>
            <w:r w:rsidRPr="009773B6">
              <w:rPr>
                <w:rFonts w:cstheme="minorHAnsi"/>
              </w:rPr>
              <w:t>Send Token</w:t>
            </w:r>
          </w:p>
        </w:tc>
        <w:tc>
          <w:tcPr>
            <w:tcW w:w="5674" w:type="dxa"/>
          </w:tcPr>
          <w:p w14:paraId="2A32340E" w14:textId="34383B16" w:rsidR="007606F8" w:rsidRPr="00C03233" w:rsidRDefault="00EC01F2" w:rsidP="007606F8">
            <w:pPr>
              <w:cnfStyle w:val="000000000000" w:firstRow="0" w:lastRow="0" w:firstColumn="0" w:lastColumn="0" w:oddVBand="0" w:evenVBand="0" w:oddHBand="0" w:evenHBand="0" w:firstRowFirstColumn="0" w:firstRowLastColumn="0" w:lastRowFirstColumn="0" w:lastRowLastColumn="0"/>
            </w:pPr>
            <w:r w:rsidRPr="00C03233">
              <w:t>Can send the token numbers to the smart meter</w:t>
            </w:r>
          </w:p>
        </w:tc>
      </w:tr>
      <w:tr w:rsidR="007606F8" w14:paraId="4028CAD2" w14:textId="77777777" w:rsidTr="00760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vMerge/>
          </w:tcPr>
          <w:p w14:paraId="220ED9AA" w14:textId="77777777" w:rsidR="007606F8" w:rsidRPr="007D6C89" w:rsidRDefault="007606F8" w:rsidP="007606F8">
            <w:pPr>
              <w:rPr>
                <w:b w:val="0"/>
                <w:bCs w:val="0"/>
              </w:rPr>
            </w:pPr>
          </w:p>
        </w:tc>
        <w:tc>
          <w:tcPr>
            <w:tcW w:w="2056" w:type="dxa"/>
          </w:tcPr>
          <w:p w14:paraId="0DDBDDFC" w14:textId="5C8FDB70" w:rsidR="007606F8" w:rsidRPr="009773B6" w:rsidRDefault="00E97953" w:rsidP="007606F8">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Deregister</w:t>
            </w:r>
            <w:r w:rsidR="007606F8" w:rsidRPr="009773B6">
              <w:rPr>
                <w:rFonts w:cstheme="minorHAnsi"/>
              </w:rPr>
              <w:t xml:space="preserve"> Meter</w:t>
            </w:r>
          </w:p>
        </w:tc>
        <w:tc>
          <w:tcPr>
            <w:tcW w:w="5674" w:type="dxa"/>
          </w:tcPr>
          <w:p w14:paraId="2EC113FE" w14:textId="5825D2C2" w:rsidR="007606F8" w:rsidRPr="00C03233" w:rsidRDefault="00EC01F2" w:rsidP="007606F8">
            <w:pPr>
              <w:cnfStyle w:val="000000100000" w:firstRow="0" w:lastRow="0" w:firstColumn="0" w:lastColumn="0" w:oddVBand="0" w:evenVBand="0" w:oddHBand="1" w:evenHBand="0" w:firstRowFirstColumn="0" w:firstRowLastColumn="0" w:lastRowFirstColumn="0" w:lastRowLastColumn="0"/>
            </w:pPr>
            <w:r w:rsidRPr="00C03233">
              <w:t>Can unregister the smart meter. Once authorized by the administrator, the meter will be removed from the customer’s profile.</w:t>
            </w:r>
          </w:p>
        </w:tc>
      </w:tr>
      <w:tr w:rsidR="005D1233" w14:paraId="3C2D2FED" w14:textId="77777777" w:rsidTr="007606F8">
        <w:tc>
          <w:tcPr>
            <w:cnfStyle w:val="001000000000" w:firstRow="0" w:lastRow="0" w:firstColumn="1" w:lastColumn="0" w:oddVBand="0" w:evenVBand="0" w:oddHBand="0" w:evenHBand="0" w:firstRowFirstColumn="0" w:firstRowLastColumn="0" w:lastRowFirstColumn="0" w:lastRowLastColumn="0"/>
            <w:tcW w:w="1630" w:type="dxa"/>
            <w:vMerge/>
          </w:tcPr>
          <w:p w14:paraId="4ECD619D" w14:textId="77777777" w:rsidR="005D1233" w:rsidRPr="007D6C89" w:rsidRDefault="005D1233" w:rsidP="005D1233">
            <w:pPr>
              <w:rPr>
                <w:b w:val="0"/>
                <w:bCs w:val="0"/>
              </w:rPr>
            </w:pPr>
          </w:p>
        </w:tc>
        <w:tc>
          <w:tcPr>
            <w:tcW w:w="2056" w:type="dxa"/>
          </w:tcPr>
          <w:p w14:paraId="04B66DC8" w14:textId="4574B13F" w:rsidR="005D1233" w:rsidRDefault="005D1233" w:rsidP="005D1233">
            <w:pPr>
              <w:cnfStyle w:val="000000000000" w:firstRow="0" w:lastRow="0" w:firstColumn="0" w:lastColumn="0" w:oddVBand="0" w:evenVBand="0" w:oddHBand="0" w:evenHBand="0" w:firstRowFirstColumn="0" w:firstRowLastColumn="0" w:lastRowFirstColumn="0" w:lastRowLastColumn="0"/>
              <w:rPr>
                <w:rFonts w:cstheme="minorHAnsi"/>
              </w:rPr>
            </w:pPr>
          </w:p>
        </w:tc>
        <w:tc>
          <w:tcPr>
            <w:tcW w:w="5674" w:type="dxa"/>
          </w:tcPr>
          <w:p w14:paraId="38269BA1" w14:textId="616355DF" w:rsidR="005D1233" w:rsidRPr="00EE31AF" w:rsidRDefault="005D1233" w:rsidP="005D1233">
            <w:pPr>
              <w:cnfStyle w:val="000000000000" w:firstRow="0" w:lastRow="0" w:firstColumn="0" w:lastColumn="0" w:oddVBand="0" w:evenVBand="0" w:oddHBand="0" w:evenHBand="0" w:firstRowFirstColumn="0" w:firstRowLastColumn="0" w:lastRowFirstColumn="0" w:lastRowLastColumn="0"/>
              <w:rPr>
                <w:rFonts w:cstheme="minorHAnsi"/>
                <w:color w:val="4472C4" w:themeColor="accent1"/>
              </w:rPr>
            </w:pPr>
          </w:p>
        </w:tc>
      </w:tr>
      <w:tr w:rsidR="005D1233" w14:paraId="66871580" w14:textId="77777777" w:rsidTr="00760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vMerge w:val="restart"/>
          </w:tcPr>
          <w:p w14:paraId="2C947908" w14:textId="77777777" w:rsidR="005D1233" w:rsidRPr="007D6C89" w:rsidRDefault="005D1233" w:rsidP="005D1233">
            <w:pPr>
              <w:rPr>
                <w:b w:val="0"/>
                <w:bCs w:val="0"/>
              </w:rPr>
            </w:pPr>
            <w:r w:rsidRPr="007D6C89">
              <w:rPr>
                <w:b w:val="0"/>
                <w:bCs w:val="0"/>
              </w:rPr>
              <w:t>Administrator</w:t>
            </w:r>
          </w:p>
        </w:tc>
        <w:tc>
          <w:tcPr>
            <w:tcW w:w="2056" w:type="dxa"/>
          </w:tcPr>
          <w:p w14:paraId="033981C1" w14:textId="47814053" w:rsidR="005D1233" w:rsidRPr="009773B6" w:rsidRDefault="005D1233" w:rsidP="005D123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Authorization</w:t>
            </w:r>
          </w:p>
        </w:tc>
        <w:tc>
          <w:tcPr>
            <w:tcW w:w="5674" w:type="dxa"/>
          </w:tcPr>
          <w:p w14:paraId="56F3EAE4" w14:textId="5355E8D6" w:rsidR="005D1233" w:rsidRPr="00C03233" w:rsidRDefault="00EC01F2" w:rsidP="005D1233">
            <w:pPr>
              <w:cnfStyle w:val="000000100000" w:firstRow="0" w:lastRow="0" w:firstColumn="0" w:lastColumn="0" w:oddVBand="0" w:evenVBand="0" w:oddHBand="1" w:evenHBand="0" w:firstRowFirstColumn="0" w:firstRowLastColumn="0" w:lastRowFirstColumn="0" w:lastRowLastColumn="0"/>
              <w:rPr>
                <w:rFonts w:cstheme="minorHAnsi"/>
              </w:rPr>
            </w:pPr>
            <w:r w:rsidRPr="00C03233">
              <w:rPr>
                <w:rFonts w:cstheme="minorHAnsi"/>
              </w:rPr>
              <w:t>Can authorised customer and smart meter registration.</w:t>
            </w:r>
            <w:r w:rsidR="007C7545" w:rsidRPr="00C03233">
              <w:rPr>
                <w:rFonts w:cstheme="minorHAnsi"/>
              </w:rPr>
              <w:t xml:space="preserve"> </w:t>
            </w:r>
            <w:r w:rsidR="007C7545" w:rsidRPr="00C03233">
              <w:t>The system will send an email upon successful registration.</w:t>
            </w:r>
          </w:p>
        </w:tc>
      </w:tr>
      <w:tr w:rsidR="005D1233" w14:paraId="63FCFD16" w14:textId="77777777" w:rsidTr="007606F8">
        <w:tc>
          <w:tcPr>
            <w:cnfStyle w:val="001000000000" w:firstRow="0" w:lastRow="0" w:firstColumn="1" w:lastColumn="0" w:oddVBand="0" w:evenVBand="0" w:oddHBand="0" w:evenHBand="0" w:firstRowFirstColumn="0" w:firstRowLastColumn="0" w:lastRowFirstColumn="0" w:lastRowLastColumn="0"/>
            <w:tcW w:w="1630" w:type="dxa"/>
            <w:vMerge/>
          </w:tcPr>
          <w:p w14:paraId="6750C62F" w14:textId="77777777" w:rsidR="005D1233" w:rsidRDefault="005D1233" w:rsidP="005D1233"/>
        </w:tc>
        <w:tc>
          <w:tcPr>
            <w:tcW w:w="2056" w:type="dxa"/>
          </w:tcPr>
          <w:p w14:paraId="5FCCDAB9" w14:textId="2BDFE5D7" w:rsidR="005D1233" w:rsidRDefault="005D1233" w:rsidP="005D1233">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Delete Account</w:t>
            </w:r>
          </w:p>
        </w:tc>
        <w:tc>
          <w:tcPr>
            <w:tcW w:w="5674" w:type="dxa"/>
          </w:tcPr>
          <w:p w14:paraId="20CFEE7D" w14:textId="17FF1298" w:rsidR="005D1233" w:rsidRPr="00C03233" w:rsidRDefault="00EC01F2" w:rsidP="005D1233">
            <w:pPr>
              <w:cnfStyle w:val="000000000000" w:firstRow="0" w:lastRow="0" w:firstColumn="0" w:lastColumn="0" w:oddVBand="0" w:evenVBand="0" w:oddHBand="0" w:evenHBand="0" w:firstRowFirstColumn="0" w:firstRowLastColumn="0" w:lastRowFirstColumn="0" w:lastRowLastColumn="0"/>
              <w:rPr>
                <w:rFonts w:cstheme="minorHAnsi"/>
              </w:rPr>
            </w:pPr>
            <w:r w:rsidRPr="00C03233">
              <w:rPr>
                <w:rFonts w:cstheme="minorHAnsi"/>
              </w:rPr>
              <w:t xml:space="preserve">Can delete </w:t>
            </w:r>
            <w:r w:rsidR="004D7348">
              <w:rPr>
                <w:rFonts w:cstheme="minorHAnsi"/>
              </w:rPr>
              <w:t xml:space="preserve">the </w:t>
            </w:r>
            <w:r w:rsidRPr="00C03233">
              <w:rPr>
                <w:rFonts w:cstheme="minorHAnsi"/>
              </w:rPr>
              <w:t>customer account</w:t>
            </w:r>
            <w:r w:rsidR="007C7545" w:rsidRPr="00C03233">
              <w:rPr>
                <w:rFonts w:cstheme="minorHAnsi"/>
              </w:rPr>
              <w:t xml:space="preserve">. </w:t>
            </w:r>
            <w:r w:rsidR="007C7545" w:rsidRPr="00C03233">
              <w:t>The system will send an email upon successful deletion.</w:t>
            </w:r>
          </w:p>
        </w:tc>
      </w:tr>
      <w:bookmarkEnd w:id="307"/>
      <w:tr w:rsidR="005D1233" w14:paraId="51513D87" w14:textId="77777777" w:rsidTr="00760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vMerge/>
          </w:tcPr>
          <w:p w14:paraId="7B86205C" w14:textId="77777777" w:rsidR="005D1233" w:rsidRDefault="005D1233" w:rsidP="005D1233"/>
        </w:tc>
        <w:tc>
          <w:tcPr>
            <w:tcW w:w="2056" w:type="dxa"/>
          </w:tcPr>
          <w:p w14:paraId="196FCEA5" w14:textId="3AD420B2" w:rsidR="005D1233" w:rsidRDefault="007606F8" w:rsidP="005D1233">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Manage Users</w:t>
            </w:r>
          </w:p>
        </w:tc>
        <w:tc>
          <w:tcPr>
            <w:tcW w:w="5674" w:type="dxa"/>
          </w:tcPr>
          <w:p w14:paraId="639474C9" w14:textId="2E92F43E" w:rsidR="005D1233" w:rsidRPr="00C03233" w:rsidRDefault="00EC01F2" w:rsidP="005D1233">
            <w:pPr>
              <w:cnfStyle w:val="000000100000" w:firstRow="0" w:lastRow="0" w:firstColumn="0" w:lastColumn="0" w:oddVBand="0" w:evenVBand="0" w:oddHBand="1" w:evenHBand="0" w:firstRowFirstColumn="0" w:firstRowLastColumn="0" w:lastRowFirstColumn="0" w:lastRowLastColumn="0"/>
              <w:rPr>
                <w:rFonts w:cstheme="minorHAnsi"/>
              </w:rPr>
            </w:pPr>
            <w:r w:rsidRPr="00C03233">
              <w:rPr>
                <w:rFonts w:cstheme="minorHAnsi"/>
              </w:rPr>
              <w:t xml:space="preserve">Can reset </w:t>
            </w:r>
            <w:r w:rsidR="004D7348">
              <w:rPr>
                <w:rFonts w:cstheme="minorHAnsi"/>
              </w:rPr>
              <w:t>the customer's</w:t>
            </w:r>
            <w:r w:rsidRPr="00C03233">
              <w:rPr>
                <w:rFonts w:cstheme="minorHAnsi"/>
              </w:rPr>
              <w:t xml:space="preserve"> password</w:t>
            </w:r>
            <w:r w:rsidR="007C7545" w:rsidRPr="00C03233">
              <w:rPr>
                <w:rFonts w:cstheme="minorHAnsi"/>
              </w:rPr>
              <w:t xml:space="preserve">. </w:t>
            </w:r>
            <w:r w:rsidR="007C7545" w:rsidRPr="00C03233">
              <w:t>The system will send an email upon successful reset.</w:t>
            </w:r>
          </w:p>
        </w:tc>
      </w:tr>
      <w:tr w:rsidR="005D1233" w14:paraId="5288FC7D" w14:textId="77777777" w:rsidTr="007606F8">
        <w:tc>
          <w:tcPr>
            <w:cnfStyle w:val="001000000000" w:firstRow="0" w:lastRow="0" w:firstColumn="1" w:lastColumn="0" w:oddVBand="0" w:evenVBand="0" w:oddHBand="0" w:evenHBand="0" w:firstRowFirstColumn="0" w:firstRowLastColumn="0" w:lastRowFirstColumn="0" w:lastRowLastColumn="0"/>
            <w:tcW w:w="1630" w:type="dxa"/>
            <w:vMerge w:val="restart"/>
          </w:tcPr>
          <w:p w14:paraId="1265FABD" w14:textId="2D4BC180" w:rsidR="005D1233" w:rsidRDefault="005D1233" w:rsidP="005D1233">
            <w:bookmarkStart w:id="309" w:name="_Hlk177380034"/>
            <w:bookmarkEnd w:id="308"/>
            <w:r>
              <w:rPr>
                <w:b w:val="0"/>
                <w:bCs w:val="0"/>
              </w:rPr>
              <w:t>C</w:t>
            </w:r>
            <w:r w:rsidR="009A6965">
              <w:rPr>
                <w:b w:val="0"/>
                <w:bCs w:val="0"/>
              </w:rPr>
              <w:t>u</w:t>
            </w:r>
            <w:r>
              <w:rPr>
                <w:b w:val="0"/>
                <w:bCs w:val="0"/>
              </w:rPr>
              <w:t>s</w:t>
            </w:r>
            <w:r w:rsidR="009A6965">
              <w:rPr>
                <w:b w:val="0"/>
                <w:bCs w:val="0"/>
              </w:rPr>
              <w:t>tomer</w:t>
            </w:r>
            <w:r>
              <w:rPr>
                <w:b w:val="0"/>
                <w:bCs w:val="0"/>
              </w:rPr>
              <w:t xml:space="preserve"> and </w:t>
            </w:r>
            <w:r w:rsidRPr="007D6C89">
              <w:rPr>
                <w:b w:val="0"/>
                <w:bCs w:val="0"/>
              </w:rPr>
              <w:t>Administrator</w:t>
            </w:r>
          </w:p>
        </w:tc>
        <w:tc>
          <w:tcPr>
            <w:tcW w:w="2056" w:type="dxa"/>
          </w:tcPr>
          <w:p w14:paraId="51E5625D" w14:textId="76F71F3B" w:rsidR="005D1233" w:rsidRDefault="005D1233" w:rsidP="005D1233">
            <w:pPr>
              <w:cnfStyle w:val="000000000000" w:firstRow="0" w:lastRow="0" w:firstColumn="0" w:lastColumn="0" w:oddVBand="0" w:evenVBand="0" w:oddHBand="0" w:evenHBand="0" w:firstRowFirstColumn="0" w:firstRowLastColumn="0" w:lastRowFirstColumn="0" w:lastRowLastColumn="0"/>
              <w:rPr>
                <w:rFonts w:cstheme="minorHAnsi"/>
              </w:rPr>
            </w:pPr>
            <w:r w:rsidRPr="009773B6">
              <w:rPr>
                <w:rFonts w:cstheme="minorHAnsi"/>
              </w:rPr>
              <w:t>Sign-in</w:t>
            </w:r>
          </w:p>
        </w:tc>
        <w:tc>
          <w:tcPr>
            <w:tcW w:w="5674" w:type="dxa"/>
          </w:tcPr>
          <w:p w14:paraId="6D50DF07" w14:textId="283949CF" w:rsidR="005D1233" w:rsidRPr="00C03233" w:rsidRDefault="00EC01F2" w:rsidP="005D1233">
            <w:pPr>
              <w:cnfStyle w:val="000000000000" w:firstRow="0" w:lastRow="0" w:firstColumn="0" w:lastColumn="0" w:oddVBand="0" w:evenVBand="0" w:oddHBand="0" w:evenHBand="0" w:firstRowFirstColumn="0" w:firstRowLastColumn="0" w:lastRowFirstColumn="0" w:lastRowLastColumn="0"/>
              <w:rPr>
                <w:rFonts w:cstheme="minorHAnsi"/>
              </w:rPr>
            </w:pPr>
            <w:r w:rsidRPr="00C03233">
              <w:rPr>
                <w:rFonts w:cstheme="minorHAnsi"/>
              </w:rPr>
              <w:t>Can log</w:t>
            </w:r>
            <w:r w:rsidR="00C03233" w:rsidRPr="00C03233">
              <w:rPr>
                <w:rFonts w:cstheme="minorHAnsi"/>
              </w:rPr>
              <w:t xml:space="preserve"> </w:t>
            </w:r>
            <w:r w:rsidRPr="00C03233">
              <w:rPr>
                <w:rFonts w:cstheme="minorHAnsi"/>
              </w:rPr>
              <w:t xml:space="preserve">in using </w:t>
            </w:r>
            <w:r w:rsidR="00C03233" w:rsidRPr="00C03233">
              <w:rPr>
                <w:rFonts w:cstheme="minorHAnsi"/>
              </w:rPr>
              <w:t xml:space="preserve">a </w:t>
            </w:r>
            <w:r w:rsidRPr="00C03233">
              <w:rPr>
                <w:rFonts w:cstheme="minorHAnsi"/>
              </w:rPr>
              <w:t xml:space="preserve">unique </w:t>
            </w:r>
            <w:r w:rsidR="00C03233" w:rsidRPr="00C03233">
              <w:rPr>
                <w:rFonts w:cstheme="minorHAnsi"/>
              </w:rPr>
              <w:t>ID</w:t>
            </w:r>
            <w:r w:rsidR="00F21558" w:rsidRPr="00C03233">
              <w:rPr>
                <w:rFonts w:cstheme="minorHAnsi"/>
              </w:rPr>
              <w:t xml:space="preserve"> (email)</w:t>
            </w:r>
            <w:r w:rsidRPr="00C03233">
              <w:rPr>
                <w:rFonts w:cstheme="minorHAnsi"/>
              </w:rPr>
              <w:t xml:space="preserve"> and </w:t>
            </w:r>
            <w:r w:rsidR="00F21558" w:rsidRPr="00C03233">
              <w:rPr>
                <w:rFonts w:cstheme="minorHAnsi"/>
              </w:rPr>
              <w:t>p</w:t>
            </w:r>
            <w:r w:rsidRPr="00C03233">
              <w:rPr>
                <w:rFonts w:cstheme="minorHAnsi"/>
              </w:rPr>
              <w:t>assword</w:t>
            </w:r>
            <w:r w:rsidR="004D7348">
              <w:rPr>
                <w:rFonts w:cstheme="minorHAnsi"/>
              </w:rPr>
              <w:t>,</w:t>
            </w:r>
            <w:r w:rsidR="00EE31AF" w:rsidRPr="00C03233">
              <w:rPr>
                <w:rFonts w:cstheme="minorHAnsi"/>
              </w:rPr>
              <w:t xml:space="preserve"> which will then be validated by the application.</w:t>
            </w:r>
            <w:r w:rsidRPr="00C03233">
              <w:rPr>
                <w:rFonts w:cstheme="minorHAnsi"/>
              </w:rPr>
              <w:t xml:space="preserve"> </w:t>
            </w:r>
            <w:r w:rsidR="00EE31AF" w:rsidRPr="00C03233">
              <w:rPr>
                <w:rFonts w:cstheme="minorHAnsi"/>
              </w:rPr>
              <w:t>If</w:t>
            </w:r>
            <w:r w:rsidR="00C03233" w:rsidRPr="00C03233">
              <w:rPr>
                <w:rFonts w:cstheme="minorHAnsi"/>
              </w:rPr>
              <w:t xml:space="preserve"> the</w:t>
            </w:r>
            <w:r w:rsidR="00EE31AF" w:rsidRPr="00C03233">
              <w:rPr>
                <w:rFonts w:cstheme="minorHAnsi"/>
              </w:rPr>
              <w:t xml:space="preserve"> unique </w:t>
            </w:r>
            <w:r w:rsidR="00C03233" w:rsidRPr="00C03233">
              <w:rPr>
                <w:rFonts w:cstheme="minorHAnsi"/>
              </w:rPr>
              <w:t>ID</w:t>
            </w:r>
            <w:r w:rsidR="00EE31AF" w:rsidRPr="00C03233">
              <w:rPr>
                <w:rFonts w:cstheme="minorHAnsi"/>
              </w:rPr>
              <w:t xml:space="preserve"> and password match the database</w:t>
            </w:r>
            <w:r w:rsidR="007C7545" w:rsidRPr="00C03233">
              <w:rPr>
                <w:rFonts w:cstheme="minorHAnsi"/>
              </w:rPr>
              <w:t xml:space="preserve">, the system will then send </w:t>
            </w:r>
            <w:r w:rsidR="004D7348">
              <w:rPr>
                <w:rFonts w:cstheme="minorHAnsi"/>
              </w:rPr>
              <w:t>an</w:t>
            </w:r>
            <w:r w:rsidR="007C7545" w:rsidRPr="00C03233">
              <w:rPr>
                <w:rFonts w:cstheme="minorHAnsi"/>
              </w:rPr>
              <w:t xml:space="preserve"> MFA token to the user. </w:t>
            </w:r>
            <w:r w:rsidR="00C03233" w:rsidRPr="00C03233">
              <w:rPr>
                <w:rFonts w:cstheme="minorHAnsi"/>
              </w:rPr>
              <w:t xml:space="preserve">After </w:t>
            </w:r>
            <w:r w:rsidR="007C7545" w:rsidRPr="00C03233">
              <w:rPr>
                <w:rFonts w:cstheme="minorHAnsi"/>
              </w:rPr>
              <w:t>successful</w:t>
            </w:r>
            <w:r w:rsidR="00C03233" w:rsidRPr="00C03233">
              <w:rPr>
                <w:rFonts w:cstheme="minorHAnsi"/>
              </w:rPr>
              <w:t>ly</w:t>
            </w:r>
            <w:r w:rsidR="007C7545" w:rsidRPr="00C03233">
              <w:rPr>
                <w:rFonts w:cstheme="minorHAnsi"/>
              </w:rPr>
              <w:t xml:space="preserve"> entering the token</w:t>
            </w:r>
            <w:r w:rsidR="00EE31AF" w:rsidRPr="00C03233">
              <w:rPr>
                <w:rFonts w:cstheme="minorHAnsi"/>
              </w:rPr>
              <w:t xml:space="preserve">, </w:t>
            </w:r>
            <w:r w:rsidR="004D7348">
              <w:rPr>
                <w:rFonts w:cstheme="minorHAnsi"/>
              </w:rPr>
              <w:t xml:space="preserve">the </w:t>
            </w:r>
            <w:r w:rsidR="00EE31AF" w:rsidRPr="00C03233">
              <w:rPr>
                <w:rFonts w:cstheme="minorHAnsi"/>
              </w:rPr>
              <w:t xml:space="preserve">system </w:t>
            </w:r>
            <w:r w:rsidR="007C7545" w:rsidRPr="00C03233">
              <w:rPr>
                <w:rFonts w:cstheme="minorHAnsi"/>
              </w:rPr>
              <w:t>will</w:t>
            </w:r>
            <w:r w:rsidR="00EE31AF" w:rsidRPr="00C03233">
              <w:rPr>
                <w:rFonts w:cstheme="minorHAnsi"/>
              </w:rPr>
              <w:t xml:space="preserve"> show their profile.</w:t>
            </w:r>
          </w:p>
        </w:tc>
      </w:tr>
      <w:tr w:rsidR="005D1233" w14:paraId="1825B1C2" w14:textId="77777777" w:rsidTr="00760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vMerge/>
          </w:tcPr>
          <w:p w14:paraId="357A57E0" w14:textId="77777777" w:rsidR="005D1233" w:rsidRDefault="005D1233" w:rsidP="005D1233">
            <w:pPr>
              <w:rPr>
                <w:b w:val="0"/>
                <w:bCs w:val="0"/>
              </w:rPr>
            </w:pPr>
          </w:p>
        </w:tc>
        <w:tc>
          <w:tcPr>
            <w:tcW w:w="2056" w:type="dxa"/>
          </w:tcPr>
          <w:p w14:paraId="30AE53DE" w14:textId="01762115" w:rsidR="005D1233" w:rsidRPr="009773B6" w:rsidRDefault="005D1233" w:rsidP="005D1233">
            <w:pPr>
              <w:cnfStyle w:val="000000100000" w:firstRow="0" w:lastRow="0" w:firstColumn="0" w:lastColumn="0" w:oddVBand="0" w:evenVBand="0" w:oddHBand="1" w:evenHBand="0" w:firstRowFirstColumn="0" w:firstRowLastColumn="0" w:lastRowFirstColumn="0" w:lastRowLastColumn="0"/>
              <w:rPr>
                <w:rFonts w:cstheme="minorHAnsi"/>
              </w:rPr>
            </w:pPr>
            <w:r w:rsidRPr="009773B6">
              <w:rPr>
                <w:rFonts w:cstheme="minorHAnsi"/>
              </w:rPr>
              <w:t>Incidents</w:t>
            </w:r>
          </w:p>
        </w:tc>
        <w:tc>
          <w:tcPr>
            <w:tcW w:w="5674" w:type="dxa"/>
          </w:tcPr>
          <w:p w14:paraId="318A0D1C" w14:textId="67E667D9" w:rsidR="005D1233" w:rsidRPr="00C03233" w:rsidRDefault="00EC01F2" w:rsidP="005D1233">
            <w:pPr>
              <w:cnfStyle w:val="000000100000" w:firstRow="0" w:lastRow="0" w:firstColumn="0" w:lastColumn="0" w:oddVBand="0" w:evenVBand="0" w:oddHBand="1" w:evenHBand="0" w:firstRowFirstColumn="0" w:firstRowLastColumn="0" w:lastRowFirstColumn="0" w:lastRowLastColumn="0"/>
              <w:rPr>
                <w:rFonts w:cstheme="minorHAnsi"/>
              </w:rPr>
            </w:pPr>
            <w:r w:rsidRPr="00C03233">
              <w:t xml:space="preserve">Customers can log </w:t>
            </w:r>
            <w:r w:rsidR="004D7348">
              <w:t xml:space="preserve">in </w:t>
            </w:r>
            <w:r w:rsidRPr="00C03233">
              <w:t>and view incidents</w:t>
            </w:r>
            <w:r w:rsidR="004D7348">
              <w:t>,</w:t>
            </w:r>
            <w:r w:rsidRPr="00C03233">
              <w:t xml:space="preserve"> while </w:t>
            </w:r>
            <w:r w:rsidR="00EE31AF" w:rsidRPr="00C03233">
              <w:t>a</w:t>
            </w:r>
            <w:r w:rsidRPr="00C03233">
              <w:t>dministrators can update incidents and close</w:t>
            </w:r>
            <w:r w:rsidR="00C03233" w:rsidRPr="00C03233">
              <w:t xml:space="preserve"> them</w:t>
            </w:r>
            <w:r w:rsidRPr="00C03233">
              <w:t>.</w:t>
            </w:r>
          </w:p>
        </w:tc>
      </w:tr>
      <w:tr w:rsidR="005D1233" w14:paraId="2CD463FA" w14:textId="77777777" w:rsidTr="007606F8">
        <w:tc>
          <w:tcPr>
            <w:cnfStyle w:val="001000000000" w:firstRow="0" w:lastRow="0" w:firstColumn="1" w:lastColumn="0" w:oddVBand="0" w:evenVBand="0" w:oddHBand="0" w:evenHBand="0" w:firstRowFirstColumn="0" w:firstRowLastColumn="0" w:lastRowFirstColumn="0" w:lastRowLastColumn="0"/>
            <w:tcW w:w="1630" w:type="dxa"/>
            <w:vMerge/>
          </w:tcPr>
          <w:p w14:paraId="0607FD9A" w14:textId="77777777" w:rsidR="005D1233" w:rsidRDefault="005D1233" w:rsidP="005D1233"/>
        </w:tc>
        <w:tc>
          <w:tcPr>
            <w:tcW w:w="2056" w:type="dxa"/>
          </w:tcPr>
          <w:p w14:paraId="2D71D2F6" w14:textId="499A0770" w:rsidR="005D1233" w:rsidRPr="009773B6" w:rsidRDefault="005D1233" w:rsidP="005D1233">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Sign-out</w:t>
            </w:r>
          </w:p>
        </w:tc>
        <w:tc>
          <w:tcPr>
            <w:tcW w:w="5674" w:type="dxa"/>
          </w:tcPr>
          <w:p w14:paraId="7B98B7E9" w14:textId="01992BBB" w:rsidR="005D1233" w:rsidRPr="00C03233" w:rsidRDefault="00EC01F2" w:rsidP="005D1233">
            <w:pPr>
              <w:cnfStyle w:val="000000000000" w:firstRow="0" w:lastRow="0" w:firstColumn="0" w:lastColumn="0" w:oddVBand="0" w:evenVBand="0" w:oddHBand="0" w:evenHBand="0" w:firstRowFirstColumn="0" w:firstRowLastColumn="0" w:lastRowFirstColumn="0" w:lastRowLastColumn="0"/>
              <w:rPr>
                <w:rFonts w:cstheme="minorHAnsi"/>
              </w:rPr>
            </w:pPr>
            <w:r w:rsidRPr="00C03233">
              <w:rPr>
                <w:rFonts w:cstheme="minorHAnsi"/>
              </w:rPr>
              <w:t xml:space="preserve">Can </w:t>
            </w:r>
            <w:r w:rsidR="00EE31AF" w:rsidRPr="00C03233">
              <w:rPr>
                <w:rFonts w:cstheme="minorHAnsi"/>
              </w:rPr>
              <w:t>sign out</w:t>
            </w:r>
            <w:r w:rsidRPr="00C03233">
              <w:rPr>
                <w:rFonts w:cstheme="minorHAnsi"/>
              </w:rPr>
              <w:t xml:space="preserve"> of their account after which the system shall show the landing page.</w:t>
            </w:r>
          </w:p>
        </w:tc>
      </w:tr>
      <w:bookmarkEnd w:id="309"/>
      <w:tr w:rsidR="005D1233" w14:paraId="5BC72465" w14:textId="77777777" w:rsidTr="00760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vMerge/>
          </w:tcPr>
          <w:p w14:paraId="02851228" w14:textId="77777777" w:rsidR="005D1233" w:rsidRDefault="005D1233" w:rsidP="00F727DC"/>
        </w:tc>
        <w:tc>
          <w:tcPr>
            <w:tcW w:w="2056" w:type="dxa"/>
          </w:tcPr>
          <w:p w14:paraId="4046307B" w14:textId="77777777" w:rsidR="005D1233" w:rsidRDefault="005D1233" w:rsidP="00F727DC">
            <w:pPr>
              <w:cnfStyle w:val="000000100000" w:firstRow="0" w:lastRow="0" w:firstColumn="0" w:lastColumn="0" w:oddVBand="0" w:evenVBand="0" w:oddHBand="1" w:evenHBand="0" w:firstRowFirstColumn="0" w:firstRowLastColumn="0" w:lastRowFirstColumn="0" w:lastRowLastColumn="0"/>
              <w:rPr>
                <w:rFonts w:cstheme="minorHAnsi"/>
              </w:rPr>
            </w:pPr>
          </w:p>
        </w:tc>
        <w:tc>
          <w:tcPr>
            <w:tcW w:w="5674" w:type="dxa"/>
          </w:tcPr>
          <w:p w14:paraId="46162CF2" w14:textId="54923D99" w:rsidR="005D1233" w:rsidRDefault="005D1233" w:rsidP="00F727DC">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11A46A3A" w14:textId="77777777" w:rsidR="00AE4343" w:rsidRDefault="00AE4343" w:rsidP="00AE4343"/>
    <w:p w14:paraId="5FDC9DFD" w14:textId="6DE3DAF0" w:rsidR="00580504" w:rsidRDefault="00455F13" w:rsidP="00580504">
      <w:pPr>
        <w:pStyle w:val="Heading2"/>
      </w:pPr>
      <w:bookmarkStart w:id="310" w:name="_Toc225524931"/>
      <w:r>
        <w:lastRenderedPageBreak/>
        <w:t>Activity</w:t>
      </w:r>
      <w:r w:rsidR="00580504">
        <w:t xml:space="preserve"> Diagram</w:t>
      </w:r>
      <w:bookmarkEnd w:id="310"/>
      <w:r w:rsidR="00580504" w:rsidRPr="00AE26B9">
        <w:t xml:space="preserve"> </w:t>
      </w:r>
    </w:p>
    <w:p w14:paraId="6B8BE725" w14:textId="4D15747E" w:rsidR="00AE4343" w:rsidRPr="00C03233" w:rsidRDefault="00AB6C8B" w:rsidP="00E74927">
      <w:pPr>
        <w:jc w:val="both"/>
      </w:pPr>
      <w:bookmarkStart w:id="311" w:name="_Hlk177380496"/>
      <w:r w:rsidRPr="00C03233">
        <w:t>An a</w:t>
      </w:r>
      <w:r w:rsidR="007E63AD" w:rsidRPr="00C03233">
        <w:t xml:space="preserve">ctivity diagram was used to </w:t>
      </w:r>
      <w:r w:rsidR="00DA1017" w:rsidRPr="00C03233">
        <w:t>illustrate</w:t>
      </w:r>
      <w:r w:rsidR="00D06B32" w:rsidRPr="00C03233">
        <w:t xml:space="preserve"> the flow of activities through a system. Activity diagrams are UML diagrams that are used </w:t>
      </w:r>
      <w:r w:rsidR="00C03233" w:rsidRPr="00C03233">
        <w:t>in</w:t>
      </w:r>
      <w:r w:rsidR="00D06B32" w:rsidRPr="00C03233">
        <w:t xml:space="preserve"> the system workflows. Figure </w:t>
      </w:r>
      <w:r w:rsidR="00C03233" w:rsidRPr="00C03233">
        <w:t>18</w:t>
      </w:r>
      <w:r w:rsidR="00D06B32" w:rsidRPr="00C03233">
        <w:t xml:space="preserve"> shows the Activity diagram for the sec</w:t>
      </w:r>
      <w:r w:rsidR="008D22CD" w:rsidRPr="00C03233">
        <w:t>ure mobile application.</w:t>
      </w:r>
      <w:r w:rsidR="00D06B32" w:rsidRPr="00C03233">
        <w:t xml:space="preserve"> </w:t>
      </w:r>
    </w:p>
    <w:bookmarkEnd w:id="311"/>
    <w:p w14:paraId="5FBB2342" w14:textId="77777777" w:rsidR="00AE4343" w:rsidRDefault="00AE4343" w:rsidP="00CE5CFD">
      <w:pPr>
        <w:rPr>
          <w:rFonts w:cstheme="minorHAnsi"/>
          <w:color w:val="FF0000"/>
        </w:rPr>
      </w:pPr>
    </w:p>
    <w:p w14:paraId="39E4E6CC" w14:textId="5AF8C463" w:rsidR="00F73994" w:rsidRDefault="008C76D2" w:rsidP="00CE5CFD">
      <w:pPr>
        <w:rPr>
          <w:rFonts w:cstheme="minorHAnsi"/>
          <w:color w:val="FF0000"/>
        </w:rPr>
      </w:pPr>
      <w:r>
        <w:rPr>
          <w:noProof/>
          <w14:ligatures w14:val="standardContextual"/>
        </w:rPr>
        <w:drawing>
          <wp:inline distT="0" distB="0" distL="0" distR="0" wp14:anchorId="1492EBAD" wp14:editId="02C9C324">
            <wp:extent cx="5943600" cy="4772025"/>
            <wp:effectExtent l="0" t="0" r="0" b="9525"/>
            <wp:docPr id="24985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8013" name=""/>
                    <pic:cNvPicPr/>
                  </pic:nvPicPr>
                  <pic:blipFill>
                    <a:blip r:embed="rId25"/>
                    <a:stretch>
                      <a:fillRect/>
                    </a:stretch>
                  </pic:blipFill>
                  <pic:spPr>
                    <a:xfrm>
                      <a:off x="0" y="0"/>
                      <a:ext cx="5943600" cy="4772025"/>
                    </a:xfrm>
                    <a:prstGeom prst="rect">
                      <a:avLst/>
                    </a:prstGeom>
                  </pic:spPr>
                </pic:pic>
              </a:graphicData>
            </a:graphic>
          </wp:inline>
        </w:drawing>
      </w:r>
    </w:p>
    <w:p w14:paraId="21A343C1" w14:textId="7D092305" w:rsidR="00784697" w:rsidRDefault="007F49FC" w:rsidP="007F49FC">
      <w:pPr>
        <w:pStyle w:val="Caption"/>
        <w:rPr>
          <w:sz w:val="22"/>
          <w:szCs w:val="22"/>
        </w:rPr>
      </w:pPr>
      <w:bookmarkStart w:id="312" w:name="_Toc177034962"/>
      <w:r w:rsidRPr="007F49FC">
        <w:rPr>
          <w:sz w:val="22"/>
          <w:szCs w:val="22"/>
        </w:rPr>
        <w:t xml:space="preserve">Figure </w:t>
      </w:r>
      <w:r w:rsidRPr="007F49FC">
        <w:rPr>
          <w:sz w:val="22"/>
          <w:szCs w:val="22"/>
        </w:rPr>
        <w:fldChar w:fldCharType="begin"/>
      </w:r>
      <w:r w:rsidRPr="007F49FC">
        <w:rPr>
          <w:sz w:val="22"/>
          <w:szCs w:val="22"/>
        </w:rPr>
        <w:instrText xml:space="preserve"> SEQ Figure \* ARABIC </w:instrText>
      </w:r>
      <w:r w:rsidRPr="007F49FC">
        <w:rPr>
          <w:sz w:val="22"/>
          <w:szCs w:val="22"/>
        </w:rPr>
        <w:fldChar w:fldCharType="separate"/>
      </w:r>
      <w:r w:rsidR="00DA7B00">
        <w:rPr>
          <w:noProof/>
          <w:sz w:val="22"/>
          <w:szCs w:val="22"/>
        </w:rPr>
        <w:t>12</w:t>
      </w:r>
      <w:r w:rsidRPr="007F49FC">
        <w:rPr>
          <w:sz w:val="22"/>
          <w:szCs w:val="22"/>
        </w:rPr>
        <w:fldChar w:fldCharType="end"/>
      </w:r>
      <w:r w:rsidRPr="007F49FC">
        <w:rPr>
          <w:sz w:val="22"/>
          <w:szCs w:val="22"/>
        </w:rPr>
        <w:t>: Activity Diagram</w:t>
      </w:r>
      <w:r>
        <w:rPr>
          <w:sz w:val="22"/>
          <w:szCs w:val="22"/>
        </w:rPr>
        <w:t xml:space="preserve"> - </w:t>
      </w:r>
      <w:r w:rsidRPr="007F49FC">
        <w:rPr>
          <w:sz w:val="22"/>
          <w:szCs w:val="22"/>
        </w:rPr>
        <w:t>Secure Mobile Application for Smart Prepaid Meters</w:t>
      </w:r>
      <w:bookmarkEnd w:id="312"/>
    </w:p>
    <w:p w14:paraId="45BB78C1" w14:textId="77777777" w:rsidR="00083923" w:rsidRDefault="00083923" w:rsidP="00083923"/>
    <w:p w14:paraId="5C87A9C2" w14:textId="77777777" w:rsidR="00083923" w:rsidRDefault="00083923" w:rsidP="00083923"/>
    <w:p w14:paraId="06A2AA86" w14:textId="77777777" w:rsidR="00083923" w:rsidRDefault="00083923" w:rsidP="00083923"/>
    <w:p w14:paraId="040EB1E8" w14:textId="77777777" w:rsidR="00083923" w:rsidRPr="00083923" w:rsidRDefault="00083923" w:rsidP="00083923"/>
    <w:p w14:paraId="288DAAE2" w14:textId="26B667D8" w:rsidR="00580504" w:rsidRDefault="000A64F9" w:rsidP="00580504">
      <w:pPr>
        <w:pStyle w:val="Heading2"/>
      </w:pPr>
      <w:bookmarkStart w:id="313" w:name="_Toc225524933"/>
      <w:r>
        <w:lastRenderedPageBreak/>
        <w:t>System Architecture</w:t>
      </w:r>
      <w:bookmarkEnd w:id="313"/>
      <w:r w:rsidR="00580504" w:rsidRPr="00AE26B9">
        <w:t xml:space="preserve"> </w:t>
      </w:r>
    </w:p>
    <w:p w14:paraId="3CA3B1C9" w14:textId="5D7FF30B" w:rsidR="00266071" w:rsidRDefault="00B07726" w:rsidP="00B07726">
      <w:pPr>
        <w:jc w:val="both"/>
        <w:rPr>
          <w:rFonts w:cstheme="minorHAnsi"/>
          <w:color w:val="4472C4" w:themeColor="accent1"/>
        </w:rPr>
      </w:pPr>
      <w:bookmarkStart w:id="314" w:name="_Hlk177380790"/>
      <w:r w:rsidRPr="00B07726">
        <w:rPr>
          <w:rFonts w:cstheme="minorHAnsi"/>
          <w:color w:val="4472C4" w:themeColor="accent1"/>
        </w:rPr>
        <w:t xml:space="preserve">The system architecture provides a visual illustration of the system’s various components and how they communicate and interact with each other. To ensure confidentiality, integrity, and availability, it was important to consider the system </w:t>
      </w:r>
      <w:r w:rsidR="00A111D6">
        <w:rPr>
          <w:rFonts w:cstheme="minorHAnsi"/>
          <w:color w:val="4472C4" w:themeColor="accent1"/>
        </w:rPr>
        <w:t>holistically</w:t>
      </w:r>
      <w:r w:rsidRPr="00B07726">
        <w:rPr>
          <w:rFonts w:cstheme="minorHAnsi"/>
          <w:color w:val="4472C4" w:themeColor="accent1"/>
        </w:rPr>
        <w:t xml:space="preserve"> (end-to-end, from the fielded devices to the servers, to the end-user on the mobile application. This approach ensures that the data remains inaccessible to unauthorised individuals throughout the entire system. </w:t>
      </w:r>
    </w:p>
    <w:p w14:paraId="33385E83" w14:textId="77777777" w:rsidR="002B5E87" w:rsidRDefault="002B5E87" w:rsidP="00B07726">
      <w:pPr>
        <w:jc w:val="both"/>
        <w:rPr>
          <w:rFonts w:cstheme="minorHAnsi"/>
          <w:color w:val="4472C4" w:themeColor="accent1"/>
        </w:rPr>
      </w:pPr>
    </w:p>
    <w:p w14:paraId="2E790FB6" w14:textId="04924363" w:rsidR="00B07726" w:rsidRDefault="002B5E87" w:rsidP="004D7114">
      <w:pPr>
        <w:jc w:val="both"/>
        <w:rPr>
          <w:rFonts w:cstheme="minorHAnsi"/>
        </w:rPr>
      </w:pPr>
      <w:r w:rsidRPr="002B5E87">
        <w:rPr>
          <w:rFonts w:cstheme="minorHAnsi"/>
        </w:rPr>
        <w:drawing>
          <wp:inline distT="0" distB="0" distL="0" distR="0" wp14:anchorId="7A2FE250" wp14:editId="17537412">
            <wp:extent cx="5943600" cy="2127885"/>
            <wp:effectExtent l="0" t="0" r="0" b="5715"/>
            <wp:docPr id="194489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98038" name=""/>
                    <pic:cNvPicPr/>
                  </pic:nvPicPr>
                  <pic:blipFill>
                    <a:blip r:embed="rId26"/>
                    <a:stretch>
                      <a:fillRect/>
                    </a:stretch>
                  </pic:blipFill>
                  <pic:spPr>
                    <a:xfrm>
                      <a:off x="0" y="0"/>
                      <a:ext cx="5943600" cy="2127885"/>
                    </a:xfrm>
                    <a:prstGeom prst="rect">
                      <a:avLst/>
                    </a:prstGeom>
                  </pic:spPr>
                </pic:pic>
              </a:graphicData>
            </a:graphic>
          </wp:inline>
        </w:drawing>
      </w:r>
    </w:p>
    <w:p w14:paraId="446BFCAE" w14:textId="06707E7E" w:rsidR="009D6DAB" w:rsidRDefault="007F49FC" w:rsidP="007F49FC">
      <w:pPr>
        <w:pStyle w:val="Caption"/>
        <w:rPr>
          <w:sz w:val="22"/>
          <w:szCs w:val="22"/>
        </w:rPr>
      </w:pPr>
      <w:bookmarkStart w:id="315" w:name="_Toc177034963"/>
      <w:bookmarkEnd w:id="314"/>
      <w:r w:rsidRPr="007F49FC">
        <w:rPr>
          <w:sz w:val="22"/>
          <w:szCs w:val="22"/>
        </w:rPr>
        <w:t xml:space="preserve">Figure </w:t>
      </w:r>
      <w:r w:rsidRPr="007F49FC">
        <w:rPr>
          <w:sz w:val="22"/>
          <w:szCs w:val="22"/>
        </w:rPr>
        <w:fldChar w:fldCharType="begin"/>
      </w:r>
      <w:r w:rsidRPr="007F49FC">
        <w:rPr>
          <w:sz w:val="22"/>
          <w:szCs w:val="22"/>
        </w:rPr>
        <w:instrText xml:space="preserve"> SEQ Figure \* ARABIC </w:instrText>
      </w:r>
      <w:r w:rsidRPr="007F49FC">
        <w:rPr>
          <w:sz w:val="22"/>
          <w:szCs w:val="22"/>
        </w:rPr>
        <w:fldChar w:fldCharType="separate"/>
      </w:r>
      <w:r w:rsidR="002B5E87">
        <w:rPr>
          <w:noProof/>
          <w:sz w:val="22"/>
          <w:szCs w:val="22"/>
        </w:rPr>
        <w:t>13</w:t>
      </w:r>
      <w:r w:rsidRPr="007F49FC">
        <w:rPr>
          <w:sz w:val="22"/>
          <w:szCs w:val="22"/>
        </w:rPr>
        <w:fldChar w:fldCharType="end"/>
      </w:r>
      <w:r w:rsidRPr="007F49FC">
        <w:rPr>
          <w:sz w:val="22"/>
          <w:szCs w:val="22"/>
        </w:rPr>
        <w:t xml:space="preserve">: System Architecture </w:t>
      </w:r>
      <w:r w:rsidR="00146DBD">
        <w:rPr>
          <w:sz w:val="22"/>
          <w:szCs w:val="22"/>
        </w:rPr>
        <w:t>–</w:t>
      </w:r>
      <w:r w:rsidRPr="007F49FC">
        <w:rPr>
          <w:sz w:val="22"/>
          <w:szCs w:val="22"/>
        </w:rPr>
        <w:t xml:space="preserve"> </w:t>
      </w:r>
      <w:r w:rsidR="00146DBD">
        <w:rPr>
          <w:sz w:val="22"/>
          <w:szCs w:val="22"/>
        </w:rPr>
        <w:t xml:space="preserve">Prototype </w:t>
      </w:r>
      <w:r w:rsidRPr="007F49FC">
        <w:rPr>
          <w:sz w:val="22"/>
          <w:szCs w:val="22"/>
        </w:rPr>
        <w:t>Mobile Application for Smart Prepaid Meters</w:t>
      </w:r>
      <w:bookmarkEnd w:id="315"/>
    </w:p>
    <w:p w14:paraId="3BEB2385" w14:textId="77777777" w:rsidR="007F49FC" w:rsidRPr="007F49FC" w:rsidRDefault="007F49FC" w:rsidP="007F49FC"/>
    <w:p w14:paraId="3A897A5A" w14:textId="410F6E8E" w:rsidR="004D7114" w:rsidRPr="00B07726" w:rsidRDefault="00546496" w:rsidP="00546496">
      <w:pPr>
        <w:jc w:val="both"/>
        <w:rPr>
          <w:rFonts w:cstheme="minorHAnsi"/>
          <w:color w:val="4472C4" w:themeColor="accent1"/>
        </w:rPr>
      </w:pPr>
      <w:bookmarkStart w:id="316" w:name="_Hlk177380923"/>
      <w:r w:rsidRPr="00B07726">
        <w:rPr>
          <w:rFonts w:cstheme="minorHAnsi"/>
          <w:color w:val="4472C4" w:themeColor="accent1"/>
        </w:rPr>
        <w:t xml:space="preserve">Figure </w:t>
      </w:r>
      <w:r w:rsidR="007F49FC" w:rsidRPr="00B07726">
        <w:rPr>
          <w:rFonts w:cstheme="minorHAnsi"/>
          <w:color w:val="4472C4" w:themeColor="accent1"/>
        </w:rPr>
        <w:t>1</w:t>
      </w:r>
      <w:r w:rsidR="002B5E87">
        <w:rPr>
          <w:rFonts w:cstheme="minorHAnsi"/>
          <w:color w:val="4472C4" w:themeColor="accent1"/>
        </w:rPr>
        <w:t>3</w:t>
      </w:r>
      <w:r w:rsidRPr="00B07726">
        <w:rPr>
          <w:rFonts w:cstheme="minorHAnsi"/>
          <w:color w:val="4472C4" w:themeColor="accent1"/>
        </w:rPr>
        <w:t xml:space="preserve"> displays the system architecture for the </w:t>
      </w:r>
      <w:r w:rsidR="00B74BB4">
        <w:rPr>
          <w:rFonts w:cstheme="minorHAnsi"/>
          <w:color w:val="4472C4" w:themeColor="accent1"/>
        </w:rPr>
        <w:t xml:space="preserve">prototype </w:t>
      </w:r>
      <w:r w:rsidRPr="00B07726">
        <w:rPr>
          <w:rFonts w:cstheme="minorHAnsi"/>
          <w:color w:val="4472C4" w:themeColor="accent1"/>
        </w:rPr>
        <w:t xml:space="preserve">mobile application for smart energy meters. The components are explained in detail below. </w:t>
      </w:r>
    </w:p>
    <w:p w14:paraId="3A147802" w14:textId="2C51702C" w:rsidR="009D6DAB" w:rsidRPr="00B07726" w:rsidRDefault="009D6DAB" w:rsidP="00F21558">
      <w:pPr>
        <w:pStyle w:val="ListParagraph"/>
        <w:numPr>
          <w:ilvl w:val="0"/>
          <w:numId w:val="41"/>
        </w:numPr>
        <w:spacing w:line="360" w:lineRule="auto"/>
        <w:rPr>
          <w:rFonts w:asciiTheme="minorHAnsi" w:hAnsiTheme="minorHAnsi" w:cstheme="minorHAnsi"/>
          <w:color w:val="4472C4" w:themeColor="accent1"/>
          <w:sz w:val="22"/>
          <w:szCs w:val="22"/>
        </w:rPr>
      </w:pPr>
      <w:bookmarkStart w:id="317" w:name="_Hlk177382586"/>
      <w:bookmarkEnd w:id="316"/>
      <w:r w:rsidRPr="00B07726">
        <w:rPr>
          <w:rFonts w:asciiTheme="minorHAnsi" w:hAnsiTheme="minorHAnsi" w:cstheme="minorHAnsi"/>
          <w:color w:val="4472C4" w:themeColor="accent1"/>
          <w:sz w:val="22"/>
          <w:szCs w:val="22"/>
        </w:rPr>
        <w:t xml:space="preserve">Smart Energy Meter: </w:t>
      </w:r>
      <w:r w:rsidR="00D50BA2" w:rsidRPr="00B07726">
        <w:rPr>
          <w:rFonts w:asciiTheme="minorHAnsi" w:hAnsiTheme="minorHAnsi" w:cstheme="minorHAnsi"/>
          <w:color w:val="4472C4" w:themeColor="accent1"/>
          <w:sz w:val="22"/>
          <w:szCs w:val="22"/>
        </w:rPr>
        <w:t xml:space="preserve">NamPower’s </w:t>
      </w:r>
      <w:proofErr w:type="spellStart"/>
      <w:r w:rsidR="00D50BA2" w:rsidRPr="00B07726">
        <w:rPr>
          <w:rFonts w:asciiTheme="minorHAnsi" w:hAnsiTheme="minorHAnsi" w:cstheme="minorHAnsi"/>
          <w:color w:val="4472C4" w:themeColor="accent1"/>
          <w:sz w:val="22"/>
          <w:szCs w:val="22"/>
        </w:rPr>
        <w:t>Landis+Gyr</w:t>
      </w:r>
      <w:proofErr w:type="spellEnd"/>
      <w:r w:rsidR="00D50BA2" w:rsidRPr="00B07726">
        <w:rPr>
          <w:rFonts w:asciiTheme="minorHAnsi" w:hAnsiTheme="minorHAnsi" w:cstheme="minorHAnsi"/>
          <w:color w:val="4472C4" w:themeColor="accent1"/>
          <w:sz w:val="22"/>
          <w:szCs w:val="22"/>
        </w:rPr>
        <w:t xml:space="preserve"> smart energy meters.</w:t>
      </w:r>
    </w:p>
    <w:p w14:paraId="3AA919B2" w14:textId="393B4B0C" w:rsidR="009D6DAB" w:rsidRPr="00B07726" w:rsidRDefault="009D6DAB" w:rsidP="009D6DAB">
      <w:pPr>
        <w:pStyle w:val="ListParagraph"/>
        <w:numPr>
          <w:ilvl w:val="0"/>
          <w:numId w:val="6"/>
        </w:numPr>
        <w:spacing w:line="360" w:lineRule="auto"/>
        <w:rPr>
          <w:rFonts w:asciiTheme="minorHAnsi" w:hAnsiTheme="minorHAnsi" w:cstheme="minorHAnsi"/>
          <w:color w:val="4472C4" w:themeColor="accent1"/>
          <w:sz w:val="22"/>
          <w:szCs w:val="22"/>
        </w:rPr>
      </w:pPr>
      <w:r w:rsidRPr="00B07726">
        <w:rPr>
          <w:rFonts w:asciiTheme="minorHAnsi" w:hAnsiTheme="minorHAnsi" w:cstheme="minorHAnsi"/>
          <w:color w:val="4472C4" w:themeColor="accent1"/>
          <w:sz w:val="22"/>
          <w:szCs w:val="22"/>
        </w:rPr>
        <w:t>APN (Access Point Network):</w:t>
      </w:r>
      <w:r w:rsidR="00D50BA2" w:rsidRPr="00B07726">
        <w:rPr>
          <w:rFonts w:asciiTheme="minorHAnsi" w:hAnsiTheme="minorHAnsi" w:cstheme="minorHAnsi"/>
          <w:color w:val="4472C4" w:themeColor="accent1"/>
          <w:sz w:val="22"/>
          <w:szCs w:val="22"/>
        </w:rPr>
        <w:t xml:space="preserve"> Connects the smart meter to</w:t>
      </w:r>
      <w:r w:rsidR="00240529" w:rsidRPr="00B07726">
        <w:rPr>
          <w:rFonts w:asciiTheme="minorHAnsi" w:hAnsiTheme="minorHAnsi" w:cstheme="minorHAnsi"/>
          <w:color w:val="4472C4" w:themeColor="accent1"/>
          <w:sz w:val="22"/>
          <w:szCs w:val="22"/>
        </w:rPr>
        <w:t xml:space="preserve"> the corporate</w:t>
      </w:r>
      <w:r w:rsidR="00D50BA2" w:rsidRPr="00B07726">
        <w:rPr>
          <w:rFonts w:asciiTheme="minorHAnsi" w:hAnsiTheme="minorHAnsi" w:cstheme="minorHAnsi"/>
          <w:color w:val="4472C4" w:themeColor="accent1"/>
          <w:sz w:val="22"/>
          <w:szCs w:val="22"/>
        </w:rPr>
        <w:t xml:space="preserve"> network via mobile data</w:t>
      </w:r>
      <w:r w:rsidR="00240529" w:rsidRPr="00B07726">
        <w:rPr>
          <w:rFonts w:asciiTheme="minorHAnsi" w:hAnsiTheme="minorHAnsi" w:cstheme="minorHAnsi"/>
          <w:color w:val="4472C4" w:themeColor="accent1"/>
          <w:sz w:val="22"/>
          <w:szCs w:val="22"/>
        </w:rPr>
        <w:t>.</w:t>
      </w:r>
    </w:p>
    <w:p w14:paraId="6C2C359C" w14:textId="2699F810" w:rsidR="009D6DAB" w:rsidRPr="00B07726" w:rsidRDefault="009D6DAB" w:rsidP="009D6DAB">
      <w:pPr>
        <w:pStyle w:val="ListParagraph"/>
        <w:numPr>
          <w:ilvl w:val="0"/>
          <w:numId w:val="6"/>
        </w:numPr>
        <w:spacing w:line="360" w:lineRule="auto"/>
        <w:rPr>
          <w:rFonts w:asciiTheme="minorHAnsi" w:hAnsiTheme="minorHAnsi" w:cstheme="minorHAnsi"/>
          <w:color w:val="4472C4" w:themeColor="accent1"/>
          <w:sz w:val="22"/>
          <w:szCs w:val="22"/>
        </w:rPr>
      </w:pPr>
      <w:r w:rsidRPr="00B07726">
        <w:rPr>
          <w:rFonts w:asciiTheme="minorHAnsi" w:hAnsiTheme="minorHAnsi" w:cstheme="minorHAnsi"/>
          <w:color w:val="4472C4" w:themeColor="accent1"/>
          <w:sz w:val="22"/>
          <w:szCs w:val="22"/>
        </w:rPr>
        <w:t>Internal Firewall:</w:t>
      </w:r>
      <w:r w:rsidR="00D50BA2" w:rsidRPr="00B07726">
        <w:rPr>
          <w:rFonts w:asciiTheme="minorHAnsi" w:hAnsiTheme="minorHAnsi" w:cstheme="minorHAnsi"/>
          <w:color w:val="4472C4" w:themeColor="accent1"/>
          <w:sz w:val="22"/>
          <w:szCs w:val="22"/>
        </w:rPr>
        <w:t xml:space="preserve"> Protects the smart meters from attacks that have already entered the network.</w:t>
      </w:r>
    </w:p>
    <w:p w14:paraId="4D51C91F" w14:textId="46FA0DA4" w:rsidR="009D6DAB" w:rsidRPr="00B07726" w:rsidRDefault="009D6DAB" w:rsidP="009D6DAB">
      <w:pPr>
        <w:pStyle w:val="ListParagraph"/>
        <w:numPr>
          <w:ilvl w:val="0"/>
          <w:numId w:val="6"/>
        </w:numPr>
        <w:spacing w:line="360" w:lineRule="auto"/>
        <w:rPr>
          <w:rFonts w:asciiTheme="minorHAnsi" w:hAnsiTheme="minorHAnsi" w:cstheme="minorHAnsi"/>
          <w:color w:val="4472C4" w:themeColor="accent1"/>
          <w:sz w:val="22"/>
          <w:szCs w:val="22"/>
        </w:rPr>
      </w:pPr>
      <w:r w:rsidRPr="00B07726">
        <w:rPr>
          <w:rFonts w:asciiTheme="minorHAnsi" w:hAnsiTheme="minorHAnsi" w:cstheme="minorHAnsi"/>
          <w:color w:val="4472C4" w:themeColor="accent1"/>
          <w:sz w:val="22"/>
          <w:szCs w:val="22"/>
        </w:rPr>
        <w:t>SCADA system:</w:t>
      </w:r>
      <w:r w:rsidR="00D50BA2" w:rsidRPr="00B07726">
        <w:rPr>
          <w:rFonts w:asciiTheme="minorHAnsi" w:hAnsiTheme="minorHAnsi" w:cstheme="minorHAnsi"/>
          <w:color w:val="4472C4" w:themeColor="accent1"/>
          <w:sz w:val="22"/>
          <w:szCs w:val="22"/>
        </w:rPr>
        <w:t xml:space="preserve"> Used for controlling, monitoring, and analysing energy meters within the </w:t>
      </w:r>
    </w:p>
    <w:p w14:paraId="7CA23882" w14:textId="1778BBF4" w:rsidR="001C45C3" w:rsidRPr="00B07726" w:rsidRDefault="001C45C3" w:rsidP="001C45C3">
      <w:pPr>
        <w:pStyle w:val="ListParagraph"/>
        <w:numPr>
          <w:ilvl w:val="0"/>
          <w:numId w:val="6"/>
        </w:numPr>
        <w:spacing w:line="360" w:lineRule="auto"/>
        <w:rPr>
          <w:rFonts w:asciiTheme="minorHAnsi" w:hAnsiTheme="minorHAnsi" w:cstheme="minorHAnsi"/>
          <w:color w:val="4472C4" w:themeColor="accent1"/>
          <w:sz w:val="22"/>
          <w:szCs w:val="22"/>
        </w:rPr>
      </w:pPr>
      <w:r w:rsidRPr="00B07726">
        <w:rPr>
          <w:rFonts w:asciiTheme="minorHAnsi" w:hAnsiTheme="minorHAnsi" w:cstheme="minorHAnsi"/>
          <w:color w:val="4472C4" w:themeColor="accent1"/>
          <w:sz w:val="22"/>
          <w:szCs w:val="22"/>
        </w:rPr>
        <w:t>MV90 xi: is the MDMS (Meter Data Management System)</w:t>
      </w:r>
      <w:r w:rsidR="00F82B36" w:rsidRPr="00B07726">
        <w:rPr>
          <w:rFonts w:asciiTheme="minorHAnsi" w:hAnsiTheme="minorHAnsi" w:cstheme="minorHAnsi"/>
          <w:color w:val="4472C4" w:themeColor="accent1"/>
          <w:sz w:val="22"/>
          <w:szCs w:val="22"/>
        </w:rPr>
        <w:t xml:space="preserve"> </w:t>
      </w:r>
      <w:r w:rsidR="00240529" w:rsidRPr="00B07726">
        <w:rPr>
          <w:rFonts w:asciiTheme="minorHAnsi" w:hAnsiTheme="minorHAnsi" w:cstheme="minorHAnsi"/>
          <w:color w:val="4472C4" w:themeColor="accent1"/>
          <w:sz w:val="22"/>
          <w:szCs w:val="22"/>
        </w:rPr>
        <w:t>that</w:t>
      </w:r>
      <w:r w:rsidR="00F82B36" w:rsidRPr="00B07726">
        <w:rPr>
          <w:rFonts w:asciiTheme="minorHAnsi" w:hAnsiTheme="minorHAnsi" w:cstheme="minorHAnsi"/>
          <w:color w:val="4472C4" w:themeColor="accent1"/>
          <w:sz w:val="22"/>
          <w:szCs w:val="22"/>
        </w:rPr>
        <w:t xml:space="preserve"> imports, verifies, edits</w:t>
      </w:r>
      <w:r w:rsidR="00240529" w:rsidRPr="00B07726">
        <w:rPr>
          <w:rFonts w:asciiTheme="minorHAnsi" w:hAnsiTheme="minorHAnsi" w:cstheme="minorHAnsi"/>
          <w:color w:val="4472C4" w:themeColor="accent1"/>
          <w:sz w:val="22"/>
          <w:szCs w:val="22"/>
        </w:rPr>
        <w:t>,</w:t>
      </w:r>
      <w:r w:rsidR="00F82B36" w:rsidRPr="00B07726">
        <w:rPr>
          <w:rFonts w:asciiTheme="minorHAnsi" w:hAnsiTheme="minorHAnsi" w:cstheme="minorHAnsi"/>
          <w:color w:val="4472C4" w:themeColor="accent1"/>
          <w:sz w:val="22"/>
          <w:szCs w:val="22"/>
        </w:rPr>
        <w:t xml:space="preserve"> and process</w:t>
      </w:r>
      <w:r w:rsidR="00240529" w:rsidRPr="00B07726">
        <w:rPr>
          <w:rFonts w:asciiTheme="minorHAnsi" w:hAnsiTheme="minorHAnsi" w:cstheme="minorHAnsi"/>
          <w:color w:val="4472C4" w:themeColor="accent1"/>
          <w:sz w:val="22"/>
          <w:szCs w:val="22"/>
        </w:rPr>
        <w:t>es</w:t>
      </w:r>
      <w:r w:rsidR="00131156" w:rsidRPr="00B07726">
        <w:rPr>
          <w:rFonts w:asciiTheme="minorHAnsi" w:hAnsiTheme="minorHAnsi" w:cstheme="minorHAnsi"/>
          <w:color w:val="4472C4" w:themeColor="accent1"/>
          <w:sz w:val="22"/>
          <w:szCs w:val="22"/>
        </w:rPr>
        <w:t xml:space="preserve"> energy meter data before making it available for billing.</w:t>
      </w:r>
      <w:r w:rsidR="00F82B36" w:rsidRPr="00B07726">
        <w:rPr>
          <w:rFonts w:asciiTheme="minorHAnsi" w:hAnsiTheme="minorHAnsi" w:cstheme="minorHAnsi"/>
          <w:color w:val="4472C4" w:themeColor="accent1"/>
          <w:sz w:val="22"/>
          <w:szCs w:val="22"/>
        </w:rPr>
        <w:t xml:space="preserve"> </w:t>
      </w:r>
    </w:p>
    <w:p w14:paraId="59AFA306" w14:textId="0A206ABC" w:rsidR="009D6DAB" w:rsidRDefault="001C45C3" w:rsidP="009D6DAB">
      <w:pPr>
        <w:pStyle w:val="ListParagraph"/>
        <w:numPr>
          <w:ilvl w:val="0"/>
          <w:numId w:val="6"/>
        </w:numPr>
        <w:spacing w:line="360" w:lineRule="auto"/>
        <w:rPr>
          <w:rFonts w:asciiTheme="minorHAnsi" w:hAnsiTheme="minorHAnsi" w:cstheme="minorHAnsi"/>
          <w:color w:val="4472C4" w:themeColor="accent1"/>
          <w:sz w:val="22"/>
          <w:szCs w:val="22"/>
        </w:rPr>
      </w:pPr>
      <w:r w:rsidRPr="00B07726">
        <w:rPr>
          <w:rFonts w:asciiTheme="minorHAnsi" w:hAnsiTheme="minorHAnsi" w:cstheme="minorHAnsi"/>
          <w:color w:val="4472C4" w:themeColor="accent1"/>
          <w:sz w:val="22"/>
          <w:szCs w:val="22"/>
        </w:rPr>
        <w:t>Backend (</w:t>
      </w:r>
      <w:r w:rsidR="009D6DAB" w:rsidRPr="00B07726">
        <w:rPr>
          <w:rFonts w:asciiTheme="minorHAnsi" w:hAnsiTheme="minorHAnsi" w:cstheme="minorHAnsi"/>
          <w:color w:val="4472C4" w:themeColor="accent1"/>
          <w:sz w:val="22"/>
          <w:szCs w:val="22"/>
        </w:rPr>
        <w:t>SAP HANA</w:t>
      </w:r>
      <w:r w:rsidRPr="00B07726">
        <w:rPr>
          <w:rFonts w:asciiTheme="minorHAnsi" w:hAnsiTheme="minorHAnsi" w:cstheme="minorHAnsi"/>
          <w:color w:val="4472C4" w:themeColor="accent1"/>
          <w:sz w:val="22"/>
          <w:szCs w:val="22"/>
        </w:rPr>
        <w:t>)</w:t>
      </w:r>
      <w:r w:rsidR="009D6DAB" w:rsidRPr="00B07726">
        <w:rPr>
          <w:rFonts w:asciiTheme="minorHAnsi" w:hAnsiTheme="minorHAnsi" w:cstheme="minorHAnsi"/>
          <w:color w:val="4472C4" w:themeColor="accent1"/>
          <w:sz w:val="22"/>
          <w:szCs w:val="22"/>
        </w:rPr>
        <w:t>:</w:t>
      </w:r>
      <w:r w:rsidR="00131156" w:rsidRPr="00B07726">
        <w:rPr>
          <w:rFonts w:asciiTheme="minorHAnsi" w:hAnsiTheme="minorHAnsi" w:cstheme="minorHAnsi"/>
          <w:color w:val="4472C4" w:themeColor="accent1"/>
          <w:sz w:val="22"/>
          <w:szCs w:val="22"/>
        </w:rPr>
        <w:t xml:space="preserve"> NamPower’s database that stores data imported from the MV90 system.</w:t>
      </w:r>
    </w:p>
    <w:p w14:paraId="141A374B" w14:textId="77777777" w:rsidR="00E753FA" w:rsidRDefault="00E753FA" w:rsidP="00E753FA">
      <w:pPr>
        <w:pStyle w:val="ListParagraph"/>
        <w:spacing w:line="360" w:lineRule="auto"/>
        <w:rPr>
          <w:rFonts w:asciiTheme="minorHAnsi" w:hAnsiTheme="minorHAnsi" w:cstheme="minorHAnsi"/>
          <w:color w:val="4472C4" w:themeColor="accent1"/>
          <w:sz w:val="22"/>
          <w:szCs w:val="22"/>
        </w:rPr>
      </w:pPr>
    </w:p>
    <w:p w14:paraId="02F05BE7" w14:textId="0CE72041" w:rsidR="00E753FA" w:rsidRDefault="00E753FA" w:rsidP="00E753FA">
      <w:pPr>
        <w:jc w:val="both"/>
        <w:rPr>
          <w:rFonts w:cstheme="minorHAnsi"/>
        </w:rPr>
      </w:pPr>
    </w:p>
    <w:p w14:paraId="298EE4FA" w14:textId="77777777" w:rsidR="00E753FA" w:rsidRDefault="00E753FA" w:rsidP="00E753FA">
      <w:pPr>
        <w:pStyle w:val="ListParagraph"/>
        <w:ind w:left="644"/>
        <w:rPr>
          <w:rFonts w:asciiTheme="minorHAnsi" w:eastAsiaTheme="minorHAnsi" w:hAnsiTheme="minorHAnsi" w:cstheme="minorHAnsi"/>
          <w:sz w:val="22"/>
          <w:szCs w:val="22"/>
        </w:rPr>
      </w:pPr>
    </w:p>
    <w:p w14:paraId="346FDD0B" w14:textId="77777777" w:rsidR="00E753FA" w:rsidRPr="00B07726" w:rsidRDefault="00E753FA" w:rsidP="00E753FA">
      <w:pPr>
        <w:pStyle w:val="ListParagraph"/>
        <w:spacing w:line="360" w:lineRule="auto"/>
        <w:rPr>
          <w:rFonts w:asciiTheme="minorHAnsi" w:hAnsiTheme="minorHAnsi" w:cstheme="minorHAnsi"/>
          <w:color w:val="4472C4" w:themeColor="accent1"/>
          <w:sz w:val="22"/>
          <w:szCs w:val="22"/>
        </w:rPr>
      </w:pPr>
    </w:p>
    <w:p w14:paraId="5DEBF4E1" w14:textId="77777777" w:rsidR="0087777B" w:rsidRDefault="0087777B" w:rsidP="0087777B">
      <w:pPr>
        <w:pStyle w:val="Heading2"/>
      </w:pPr>
      <w:bookmarkStart w:id="318" w:name="_Toc225524927"/>
      <w:bookmarkStart w:id="319" w:name="_Toc225524935"/>
      <w:bookmarkEnd w:id="317"/>
      <w:r>
        <w:lastRenderedPageBreak/>
        <w:t>Summary</w:t>
      </w:r>
      <w:bookmarkEnd w:id="318"/>
    </w:p>
    <w:p w14:paraId="27069C65" w14:textId="0CF750D1" w:rsidR="00580504" w:rsidRPr="00083923" w:rsidRDefault="0087777B" w:rsidP="006B3BB4">
      <w:pPr>
        <w:jc w:val="both"/>
      </w:pPr>
      <w:r w:rsidRPr="00083923">
        <w:rPr>
          <w:rFonts w:cstheme="minorHAnsi"/>
        </w:rPr>
        <w:t>Functional requirements are mandatory for every mobile application</w:t>
      </w:r>
      <w:r w:rsidR="006D1610" w:rsidRPr="00083923">
        <w:rPr>
          <w:rFonts w:cstheme="minorHAnsi"/>
        </w:rPr>
        <w:t>,</w:t>
      </w:r>
      <w:r w:rsidRPr="00083923">
        <w:rPr>
          <w:rFonts w:cstheme="minorHAnsi"/>
        </w:rPr>
        <w:t xml:space="preserve"> and without them, it would be unclear what a system should do.</w:t>
      </w:r>
      <w:r w:rsidR="0002716A" w:rsidRPr="00083923">
        <w:rPr>
          <w:rFonts w:cstheme="minorHAnsi"/>
        </w:rPr>
        <w:t xml:space="preserve"> Twelve (12) Functional requirements and eight (8) Non-Functional requirements were identified for the secure mobile application</w:t>
      </w:r>
      <w:r w:rsidR="00AE3C77">
        <w:rPr>
          <w:rFonts w:cstheme="minorHAnsi"/>
        </w:rPr>
        <w:t xml:space="preserve">. </w:t>
      </w:r>
      <w:r w:rsidR="00AE3C77" w:rsidRPr="00AE3C77">
        <w:rPr>
          <w:rFonts w:cstheme="minorHAnsi"/>
        </w:rPr>
        <w:t xml:space="preserve">These requirements were translated into comprehensive and detailed Use </w:t>
      </w:r>
      <w:r w:rsidR="00AE3C77">
        <w:rPr>
          <w:rFonts w:cstheme="minorHAnsi"/>
        </w:rPr>
        <w:t>Cases</w:t>
      </w:r>
      <w:r w:rsidR="00AE3C77" w:rsidRPr="00AE3C77">
        <w:rPr>
          <w:rFonts w:cstheme="minorHAnsi"/>
        </w:rPr>
        <w:t xml:space="preserve"> and Activity Diagrams to effectively illustrate the design and behaviour of the mobile application.</w:t>
      </w:r>
      <w:r w:rsidR="0052701B" w:rsidRPr="00083923">
        <w:rPr>
          <w:rFonts w:cstheme="minorHAnsi"/>
        </w:rPr>
        <w:t xml:space="preserve"> Draw.io to create a system architecture diagram that defines how various components, subsystems, and modules within a system interact with each other. </w:t>
      </w:r>
      <w:bookmarkEnd w:id="319"/>
      <w:r w:rsidR="001B657A" w:rsidRPr="00083923">
        <w:rPr>
          <w:rFonts w:cstheme="minorHAnsi"/>
        </w:rPr>
        <w:t xml:space="preserve">The </w:t>
      </w:r>
      <w:r w:rsidR="008F45E9" w:rsidRPr="00083923">
        <w:rPr>
          <w:rFonts w:cstheme="minorHAnsi"/>
        </w:rPr>
        <w:t xml:space="preserve">deliverables (system design documents) </w:t>
      </w:r>
      <w:r w:rsidR="0052701B" w:rsidRPr="00083923">
        <w:rPr>
          <w:rFonts w:cstheme="minorHAnsi"/>
        </w:rPr>
        <w:t>were</w:t>
      </w:r>
      <w:r w:rsidR="008F45E9" w:rsidRPr="00083923">
        <w:rPr>
          <w:rFonts w:cstheme="minorHAnsi"/>
        </w:rPr>
        <w:t xml:space="preserve"> used to design and test the </w:t>
      </w:r>
      <w:r w:rsidR="001B657A" w:rsidRPr="00083923">
        <w:rPr>
          <w:rFonts w:cstheme="minorHAnsi"/>
        </w:rPr>
        <w:t>prototype</w:t>
      </w:r>
      <w:r w:rsidR="008F45E9" w:rsidRPr="00083923">
        <w:rPr>
          <w:rFonts w:cstheme="minorHAnsi"/>
        </w:rPr>
        <w:t xml:space="preserve"> mobile application. </w:t>
      </w:r>
      <w:r w:rsidR="001B657A" w:rsidRPr="00083923">
        <w:rPr>
          <w:rFonts w:cstheme="minorHAnsi"/>
        </w:rPr>
        <w:t xml:space="preserve"> </w:t>
      </w:r>
    </w:p>
    <w:p w14:paraId="712B00F8" w14:textId="77777777" w:rsidR="00580504" w:rsidRDefault="00580504" w:rsidP="00CE5CFD">
      <w:pPr>
        <w:rPr>
          <w:rFonts w:cstheme="minorHAnsi"/>
        </w:rPr>
      </w:pPr>
    </w:p>
    <w:p w14:paraId="7A4F9DC6" w14:textId="5036596D" w:rsidR="00A95C17" w:rsidRDefault="00A95C17" w:rsidP="00A95C17">
      <w:pPr>
        <w:pStyle w:val="Heading1"/>
      </w:pPr>
      <w:bookmarkStart w:id="320" w:name="_Toc225524936"/>
      <w:r>
        <w:lastRenderedPageBreak/>
        <w:t xml:space="preserve">Implementation </w:t>
      </w:r>
      <w:r w:rsidR="003056D4">
        <w:t>and Testing</w:t>
      </w:r>
      <w:bookmarkEnd w:id="320"/>
    </w:p>
    <w:p w14:paraId="59D32C1C" w14:textId="77777777" w:rsidR="00CE7E92" w:rsidRDefault="00CE7E92" w:rsidP="00CE7E92">
      <w:pPr>
        <w:pStyle w:val="Heading2"/>
      </w:pPr>
      <w:bookmarkStart w:id="321" w:name="_Toc225524937"/>
      <w:r w:rsidRPr="00496047">
        <w:t>Overview</w:t>
      </w:r>
      <w:bookmarkEnd w:id="321"/>
    </w:p>
    <w:p w14:paraId="5A0ADB5B" w14:textId="461BA32E" w:rsidR="009E7B4B" w:rsidRDefault="00E0427C" w:rsidP="00E0427C">
      <w:pPr>
        <w:jc w:val="both"/>
        <w:rPr>
          <w:rFonts w:cstheme="minorHAnsi"/>
          <w:color w:val="4472C4" w:themeColor="accent1"/>
        </w:rPr>
      </w:pPr>
      <w:r w:rsidRPr="00E0427C">
        <w:rPr>
          <w:rFonts w:cstheme="minorHAnsi"/>
          <w:color w:val="4472C4" w:themeColor="accent1"/>
        </w:rPr>
        <w:t xml:space="preserve">During the Implementation phase, a prototype mobile application for smart prepaid energy meters was developed using information </w:t>
      </w:r>
      <w:r w:rsidR="0002425C">
        <w:rPr>
          <w:rFonts w:cstheme="minorHAnsi"/>
          <w:color w:val="4472C4" w:themeColor="accent1"/>
        </w:rPr>
        <w:t xml:space="preserve">gathered </w:t>
      </w:r>
      <w:r w:rsidRPr="00E0427C">
        <w:rPr>
          <w:rFonts w:cstheme="minorHAnsi"/>
          <w:color w:val="4472C4" w:themeColor="accent1"/>
        </w:rPr>
        <w:t xml:space="preserve">from the design phase. The phase started with the preparation of the SAP HANA database (creating tables and stored procedures). This led to the sketching of the mobile application user interface. A prototype mobile application was then developed using the Android Studio. The chapter concluded by highlighting the challenges experienced during the implementation phase. </w:t>
      </w:r>
    </w:p>
    <w:p w14:paraId="538173E1" w14:textId="2847708E" w:rsidR="009E7B4B" w:rsidRDefault="00E0427C" w:rsidP="00E0427C">
      <w:pPr>
        <w:jc w:val="both"/>
        <w:rPr>
          <w:rFonts w:cstheme="minorHAnsi"/>
          <w:color w:val="4472C4" w:themeColor="accent1"/>
        </w:rPr>
      </w:pPr>
      <w:r w:rsidRPr="00E0427C">
        <w:rPr>
          <w:rFonts w:cstheme="minorHAnsi"/>
          <w:color w:val="4472C4" w:themeColor="accent1"/>
        </w:rPr>
        <w:t xml:space="preserve">  </w:t>
      </w:r>
    </w:p>
    <w:p w14:paraId="3CC4619B" w14:textId="3C0B7800" w:rsidR="009E7B4B" w:rsidRDefault="00AB28D0" w:rsidP="009E7B4B">
      <w:pPr>
        <w:pStyle w:val="Heading2"/>
      </w:pPr>
      <w:bookmarkStart w:id="322" w:name="_Toc225524938"/>
      <w:r>
        <w:t>Smart Energy Meter</w:t>
      </w:r>
      <w:bookmarkEnd w:id="322"/>
    </w:p>
    <w:p w14:paraId="6199FFFE" w14:textId="73E3B2F5" w:rsidR="009E7B4B" w:rsidRDefault="009E7B4B" w:rsidP="009E7B4B">
      <w:pPr>
        <w:jc w:val="both"/>
        <w:rPr>
          <w:rFonts w:cstheme="minorHAnsi"/>
        </w:rPr>
      </w:pPr>
      <w:r w:rsidRPr="001232FA">
        <w:rPr>
          <w:rFonts w:cstheme="minorHAnsi"/>
        </w:rPr>
        <w:t xml:space="preserve">NamPower uses </w:t>
      </w:r>
      <w:proofErr w:type="spellStart"/>
      <w:r w:rsidRPr="001232FA">
        <w:rPr>
          <w:rFonts w:cstheme="minorHAnsi"/>
        </w:rPr>
        <w:t>Landis+Gyr</w:t>
      </w:r>
      <w:proofErr w:type="spellEnd"/>
      <w:r w:rsidRPr="001232FA">
        <w:rPr>
          <w:rFonts w:cstheme="minorHAnsi"/>
        </w:rPr>
        <w:t xml:space="preserve"> smart energy meters</w:t>
      </w:r>
      <w:r>
        <w:rPr>
          <w:rFonts w:cstheme="minorHAnsi"/>
        </w:rPr>
        <w:t xml:space="preserve">. However, due to the vendor-lock constraint, we used the IAMMETER WEM3080-150A energy meter </w:t>
      </w:r>
      <w:r w:rsidRPr="001232FA">
        <w:rPr>
          <w:rFonts w:cstheme="minorHAnsi"/>
        </w:rPr>
        <w:t xml:space="preserve">for </w:t>
      </w:r>
      <w:r>
        <w:rPr>
          <w:rFonts w:cstheme="minorHAnsi"/>
        </w:rPr>
        <w:t>the prototype, Figure 13</w:t>
      </w:r>
      <w:r w:rsidRPr="001232FA">
        <w:rPr>
          <w:rFonts w:cstheme="minorHAnsi"/>
        </w:rPr>
        <w:t xml:space="preserve">. </w:t>
      </w:r>
      <w:r>
        <w:rPr>
          <w:rFonts w:cstheme="minorHAnsi"/>
        </w:rPr>
        <w:t>The IAMMETER WEM3080-150A energy meter was chosen for its ability to integrate with third-party servers</w:t>
      </w:r>
      <w:r w:rsidR="005D7BAD">
        <w:rPr>
          <w:rFonts w:cstheme="minorHAnsi"/>
        </w:rPr>
        <w:t xml:space="preserve"> such as </w:t>
      </w:r>
      <w:proofErr w:type="spellStart"/>
      <w:r w:rsidRPr="00081593">
        <w:rPr>
          <w:rFonts w:cstheme="minorHAnsi"/>
        </w:rPr>
        <w:t>PVoutput</w:t>
      </w:r>
      <w:proofErr w:type="spellEnd"/>
      <w:r>
        <w:rPr>
          <w:rFonts w:cstheme="minorHAnsi"/>
        </w:rPr>
        <w:t>,</w:t>
      </w:r>
      <w:r w:rsidRPr="00081593">
        <w:rPr>
          <w:rFonts w:cstheme="minorHAnsi"/>
        </w:rPr>
        <w:t xml:space="preserve"> and </w:t>
      </w:r>
      <w:proofErr w:type="spellStart"/>
      <w:r w:rsidRPr="00081593">
        <w:rPr>
          <w:rFonts w:cstheme="minorHAnsi"/>
        </w:rPr>
        <w:t>HomeAssistant</w:t>
      </w:r>
      <w:proofErr w:type="spellEnd"/>
      <w:r w:rsidRPr="00081593">
        <w:rPr>
          <w:rFonts w:cstheme="minorHAnsi"/>
        </w:rPr>
        <w:t xml:space="preserve"> (TCP/SSL interface)</w:t>
      </w:r>
      <w:r>
        <w:rPr>
          <w:rFonts w:cstheme="minorHAnsi"/>
        </w:rPr>
        <w:t>.</w:t>
      </w:r>
      <w:r w:rsidR="005D7BAD">
        <w:rPr>
          <w:rFonts w:cstheme="minorHAnsi"/>
        </w:rPr>
        <w:t xml:space="preserve"> The meter could also integrate private servers. B</w:t>
      </w:r>
      <w:r>
        <w:rPr>
          <w:rFonts w:cstheme="minorHAnsi"/>
        </w:rPr>
        <w:t xml:space="preserve">elow are the key features of the IAMMETER WEM3080-150A energy meter. </w:t>
      </w:r>
      <w:r w:rsidRPr="00081593">
        <w:rPr>
          <w:rFonts w:cstheme="minorHAnsi"/>
        </w:rPr>
        <w:t xml:space="preserve"> </w:t>
      </w:r>
    </w:p>
    <w:p w14:paraId="30945959" w14:textId="77777777" w:rsidR="005D7BAD" w:rsidRPr="001232FA" w:rsidRDefault="005D7BAD" w:rsidP="009E7B4B">
      <w:pPr>
        <w:jc w:val="both"/>
        <w:rPr>
          <w:rFonts w:cstheme="minorHAnsi"/>
        </w:rPr>
      </w:pPr>
    </w:p>
    <w:p w14:paraId="6BFEAED4" w14:textId="77777777" w:rsidR="009E7B4B" w:rsidRDefault="009E7B4B" w:rsidP="009E7B4B">
      <w:pPr>
        <w:pStyle w:val="ListParagraph"/>
        <w:numPr>
          <w:ilvl w:val="0"/>
          <w:numId w:val="48"/>
        </w:numPr>
        <w:spacing w:line="360" w:lineRule="auto"/>
        <w:rPr>
          <w:rFonts w:asciiTheme="minorHAnsi" w:eastAsiaTheme="minorHAnsi" w:hAnsiTheme="minorHAnsi" w:cstheme="minorHAnsi"/>
          <w:sz w:val="22"/>
          <w:szCs w:val="22"/>
        </w:rPr>
      </w:pPr>
      <w:r w:rsidRPr="00123F18">
        <w:rPr>
          <w:rFonts w:asciiTheme="minorHAnsi" w:eastAsiaTheme="minorHAnsi" w:hAnsiTheme="minorHAnsi" w:cstheme="minorHAnsi"/>
          <w:sz w:val="22"/>
          <w:szCs w:val="22"/>
        </w:rPr>
        <w:t>Real-time energy monitoring via your Wi-Fi network</w:t>
      </w:r>
      <w:r w:rsidRPr="000A0D55">
        <w:rPr>
          <w:rFonts w:asciiTheme="minorHAnsi" w:eastAsiaTheme="minorHAnsi" w:hAnsiTheme="minorHAnsi" w:cstheme="minorHAnsi"/>
          <w:sz w:val="22"/>
          <w:szCs w:val="22"/>
        </w:rPr>
        <w:t>.</w:t>
      </w:r>
    </w:p>
    <w:p w14:paraId="2485E903" w14:textId="77777777" w:rsidR="009E7B4B" w:rsidRDefault="009E7B4B" w:rsidP="009E7B4B">
      <w:pPr>
        <w:pStyle w:val="ListParagraph"/>
        <w:numPr>
          <w:ilvl w:val="0"/>
          <w:numId w:val="48"/>
        </w:numPr>
        <w:spacing w:line="360" w:lineRule="auto"/>
        <w:rPr>
          <w:rFonts w:asciiTheme="minorHAnsi" w:eastAsiaTheme="minorHAnsi" w:hAnsiTheme="minorHAnsi" w:cstheme="minorHAnsi"/>
          <w:sz w:val="22"/>
          <w:szCs w:val="22"/>
        </w:rPr>
      </w:pPr>
      <w:r w:rsidRPr="00123F18">
        <w:rPr>
          <w:rFonts w:asciiTheme="minorHAnsi" w:eastAsiaTheme="minorHAnsi" w:hAnsiTheme="minorHAnsi" w:cstheme="minorHAnsi"/>
          <w:sz w:val="22"/>
          <w:szCs w:val="22"/>
        </w:rPr>
        <w:t>Simply one-key Wi-Fi setup to connect to your Wi-Fi network</w:t>
      </w:r>
      <w:r>
        <w:rPr>
          <w:rFonts w:asciiTheme="minorHAnsi" w:eastAsiaTheme="minorHAnsi" w:hAnsiTheme="minorHAnsi" w:cstheme="minorHAnsi"/>
          <w:sz w:val="22"/>
          <w:szCs w:val="22"/>
        </w:rPr>
        <w:t>.</w:t>
      </w:r>
    </w:p>
    <w:p w14:paraId="4048E471" w14:textId="77777777" w:rsidR="009E7B4B" w:rsidRDefault="009E7B4B" w:rsidP="009E7B4B">
      <w:pPr>
        <w:pStyle w:val="ListParagraph"/>
        <w:numPr>
          <w:ilvl w:val="0"/>
          <w:numId w:val="48"/>
        </w:numPr>
        <w:spacing w:line="360" w:lineRule="auto"/>
        <w:rPr>
          <w:rFonts w:asciiTheme="minorHAnsi" w:eastAsiaTheme="minorHAnsi" w:hAnsiTheme="minorHAnsi" w:cstheme="minorHAnsi"/>
          <w:sz w:val="22"/>
          <w:szCs w:val="22"/>
        </w:rPr>
      </w:pPr>
      <w:r w:rsidRPr="00123F18">
        <w:rPr>
          <w:rFonts w:asciiTheme="minorHAnsi" w:eastAsiaTheme="minorHAnsi" w:hAnsiTheme="minorHAnsi" w:cstheme="minorHAnsi"/>
          <w:sz w:val="22"/>
          <w:szCs w:val="22"/>
        </w:rPr>
        <w:t xml:space="preserve">Enterprise-class performance, suitable for domestic, </w:t>
      </w:r>
      <w:r>
        <w:rPr>
          <w:rFonts w:asciiTheme="minorHAnsi" w:eastAsiaTheme="minorHAnsi" w:hAnsiTheme="minorHAnsi" w:cstheme="minorHAnsi"/>
          <w:sz w:val="22"/>
          <w:szCs w:val="22"/>
        </w:rPr>
        <w:t>commercial</w:t>
      </w:r>
      <w:r w:rsidRPr="00123F18">
        <w:rPr>
          <w:rFonts w:asciiTheme="minorHAnsi" w:eastAsiaTheme="minorHAnsi" w:hAnsiTheme="minorHAnsi" w:cstheme="minorHAnsi"/>
          <w:sz w:val="22"/>
          <w:szCs w:val="22"/>
        </w:rPr>
        <w:t xml:space="preserve">, </w:t>
      </w:r>
      <w:r>
        <w:rPr>
          <w:rFonts w:asciiTheme="minorHAnsi" w:eastAsiaTheme="minorHAnsi" w:hAnsiTheme="minorHAnsi" w:cstheme="minorHAnsi"/>
          <w:sz w:val="22"/>
          <w:szCs w:val="22"/>
        </w:rPr>
        <w:t xml:space="preserve">and </w:t>
      </w:r>
      <w:r w:rsidRPr="00123F18">
        <w:rPr>
          <w:rFonts w:asciiTheme="minorHAnsi" w:eastAsiaTheme="minorHAnsi" w:hAnsiTheme="minorHAnsi" w:cstheme="minorHAnsi"/>
          <w:sz w:val="22"/>
          <w:szCs w:val="22"/>
        </w:rPr>
        <w:t>industrial use</w:t>
      </w:r>
      <w:r>
        <w:rPr>
          <w:rFonts w:asciiTheme="minorHAnsi" w:eastAsiaTheme="minorHAnsi" w:hAnsiTheme="minorHAnsi" w:cstheme="minorHAnsi"/>
          <w:sz w:val="22"/>
          <w:szCs w:val="22"/>
        </w:rPr>
        <w:t>,</w:t>
      </w:r>
      <w:r w:rsidRPr="00123F18">
        <w:rPr>
          <w:rFonts w:asciiTheme="minorHAnsi" w:eastAsiaTheme="minorHAnsi" w:hAnsiTheme="minorHAnsi" w:cstheme="minorHAnsi"/>
          <w:sz w:val="22"/>
          <w:szCs w:val="22"/>
        </w:rPr>
        <w:t xml:space="preserve"> and solar </w:t>
      </w:r>
      <w:r>
        <w:rPr>
          <w:rFonts w:asciiTheme="minorHAnsi" w:eastAsiaTheme="minorHAnsi" w:hAnsiTheme="minorHAnsi" w:cstheme="minorHAnsi"/>
          <w:sz w:val="22"/>
          <w:szCs w:val="22"/>
        </w:rPr>
        <w:t>systems.</w:t>
      </w:r>
    </w:p>
    <w:p w14:paraId="4770A069" w14:textId="77777777" w:rsidR="009E7B4B" w:rsidRDefault="009E7B4B" w:rsidP="009E7B4B">
      <w:pPr>
        <w:pStyle w:val="ListParagraph"/>
        <w:numPr>
          <w:ilvl w:val="0"/>
          <w:numId w:val="48"/>
        </w:numPr>
        <w:spacing w:line="360" w:lineRule="auto"/>
        <w:rPr>
          <w:rFonts w:asciiTheme="minorHAnsi" w:eastAsiaTheme="minorHAnsi" w:hAnsiTheme="minorHAnsi" w:cstheme="minorHAnsi"/>
          <w:sz w:val="22"/>
          <w:szCs w:val="22"/>
        </w:rPr>
      </w:pPr>
      <w:r w:rsidRPr="00123F18">
        <w:rPr>
          <w:rFonts w:asciiTheme="minorHAnsi" w:eastAsiaTheme="minorHAnsi" w:hAnsiTheme="minorHAnsi" w:cstheme="minorHAnsi"/>
          <w:sz w:val="22"/>
          <w:szCs w:val="22"/>
        </w:rPr>
        <w:t xml:space="preserve">Cloud service and Mobile app </w:t>
      </w:r>
      <w:r>
        <w:rPr>
          <w:rFonts w:asciiTheme="minorHAnsi" w:eastAsiaTheme="minorHAnsi" w:hAnsiTheme="minorHAnsi" w:cstheme="minorHAnsi"/>
          <w:sz w:val="22"/>
          <w:szCs w:val="22"/>
        </w:rPr>
        <w:t>are</w:t>
      </w:r>
      <w:r w:rsidRPr="00123F18">
        <w:rPr>
          <w:rFonts w:asciiTheme="minorHAnsi" w:eastAsiaTheme="minorHAnsi" w:hAnsiTheme="minorHAnsi" w:cstheme="minorHAnsi"/>
          <w:sz w:val="22"/>
          <w:szCs w:val="22"/>
        </w:rPr>
        <w:t xml:space="preserve"> available</w:t>
      </w:r>
      <w:r>
        <w:rPr>
          <w:rFonts w:asciiTheme="minorHAnsi" w:eastAsiaTheme="minorHAnsi" w:hAnsiTheme="minorHAnsi" w:cstheme="minorHAnsi"/>
          <w:sz w:val="22"/>
          <w:szCs w:val="22"/>
        </w:rPr>
        <w:t>.</w:t>
      </w:r>
    </w:p>
    <w:p w14:paraId="46C6C26C" w14:textId="77777777" w:rsidR="009E7B4B" w:rsidRDefault="009E7B4B" w:rsidP="009E7B4B">
      <w:pPr>
        <w:pStyle w:val="ListParagraph"/>
        <w:numPr>
          <w:ilvl w:val="0"/>
          <w:numId w:val="48"/>
        </w:numPr>
        <w:spacing w:line="360" w:lineRule="auto"/>
        <w:rPr>
          <w:rFonts w:asciiTheme="minorHAnsi" w:eastAsiaTheme="minorHAnsi" w:hAnsiTheme="minorHAnsi" w:cstheme="minorHAnsi"/>
          <w:sz w:val="22"/>
          <w:szCs w:val="22"/>
        </w:rPr>
      </w:pPr>
      <w:r w:rsidRPr="00123F18">
        <w:rPr>
          <w:rFonts w:asciiTheme="minorHAnsi" w:eastAsiaTheme="minorHAnsi" w:hAnsiTheme="minorHAnsi" w:cstheme="minorHAnsi"/>
          <w:sz w:val="22"/>
          <w:szCs w:val="22"/>
        </w:rPr>
        <w:t xml:space="preserve">Support local monitoring via LAN or uploading the data to your </w:t>
      </w:r>
      <w:r>
        <w:rPr>
          <w:rFonts w:asciiTheme="minorHAnsi" w:eastAsiaTheme="minorHAnsi" w:hAnsiTheme="minorHAnsi" w:cstheme="minorHAnsi"/>
          <w:sz w:val="22"/>
          <w:szCs w:val="22"/>
        </w:rPr>
        <w:t>specified</w:t>
      </w:r>
      <w:r w:rsidRPr="00123F18">
        <w:rPr>
          <w:rFonts w:asciiTheme="minorHAnsi" w:eastAsiaTheme="minorHAnsi" w:hAnsiTheme="minorHAnsi" w:cstheme="minorHAnsi"/>
          <w:sz w:val="22"/>
          <w:szCs w:val="22"/>
        </w:rPr>
        <w:t xml:space="preserve"> server</w:t>
      </w:r>
    </w:p>
    <w:p w14:paraId="521D80C0" w14:textId="77777777" w:rsidR="009E7B4B" w:rsidRPr="000A0D55" w:rsidRDefault="009E7B4B" w:rsidP="009E7B4B">
      <w:pPr>
        <w:pStyle w:val="ListParagraph"/>
        <w:numPr>
          <w:ilvl w:val="0"/>
          <w:numId w:val="48"/>
        </w:numPr>
        <w:spacing w:line="360" w:lineRule="auto"/>
        <w:rPr>
          <w:rFonts w:asciiTheme="minorHAnsi" w:eastAsiaTheme="minorHAnsi" w:hAnsiTheme="minorHAnsi" w:cstheme="minorHAnsi"/>
          <w:sz w:val="22"/>
          <w:szCs w:val="22"/>
        </w:rPr>
      </w:pPr>
      <w:r w:rsidRPr="00123F18">
        <w:rPr>
          <w:rFonts w:asciiTheme="minorHAnsi" w:eastAsiaTheme="minorHAnsi" w:hAnsiTheme="minorHAnsi" w:cstheme="minorHAnsi"/>
          <w:sz w:val="22"/>
          <w:szCs w:val="22"/>
        </w:rPr>
        <w:t>2-pole DIN-rail mounting fits neatly in the meter box</w:t>
      </w:r>
      <w:r>
        <w:rPr>
          <w:rFonts w:asciiTheme="minorHAnsi" w:eastAsiaTheme="minorHAnsi" w:hAnsiTheme="minorHAnsi" w:cstheme="minorHAnsi"/>
          <w:sz w:val="22"/>
          <w:szCs w:val="22"/>
        </w:rPr>
        <w:t>.</w:t>
      </w:r>
    </w:p>
    <w:p w14:paraId="50E12595" w14:textId="77777777" w:rsidR="009E7B4B" w:rsidRPr="000A0D55" w:rsidRDefault="009E7B4B" w:rsidP="009E7B4B">
      <w:pPr>
        <w:pStyle w:val="ListParagraph"/>
        <w:spacing w:line="360" w:lineRule="auto"/>
        <w:rPr>
          <w:rFonts w:asciiTheme="minorHAnsi" w:eastAsiaTheme="minorHAnsi" w:hAnsiTheme="minorHAnsi" w:cstheme="minorHAnsi"/>
          <w:sz w:val="22"/>
          <w:szCs w:val="22"/>
        </w:rPr>
      </w:pPr>
    </w:p>
    <w:p w14:paraId="686BAB2E" w14:textId="77777777" w:rsidR="009E7B4B" w:rsidRDefault="009E7B4B" w:rsidP="009E7B4B">
      <w:pPr>
        <w:jc w:val="center"/>
        <w:rPr>
          <w:rFonts w:cstheme="minorHAnsi"/>
          <w:color w:val="4472C4" w:themeColor="accent1"/>
        </w:rPr>
      </w:pPr>
      <w:r w:rsidRPr="00123F18">
        <w:rPr>
          <w:rFonts w:cstheme="minorHAnsi"/>
          <w:noProof/>
          <w:color w:val="4472C4" w:themeColor="accent1"/>
        </w:rPr>
        <w:lastRenderedPageBreak/>
        <w:drawing>
          <wp:inline distT="0" distB="0" distL="0" distR="0" wp14:anchorId="00900064" wp14:editId="46E8E622">
            <wp:extent cx="4572000" cy="2533650"/>
            <wp:effectExtent l="0" t="0" r="0" b="0"/>
            <wp:docPr id="146521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44928" name=""/>
                    <pic:cNvPicPr/>
                  </pic:nvPicPr>
                  <pic:blipFill>
                    <a:blip r:embed="rId27"/>
                    <a:stretch>
                      <a:fillRect/>
                    </a:stretch>
                  </pic:blipFill>
                  <pic:spPr>
                    <a:xfrm>
                      <a:off x="0" y="0"/>
                      <a:ext cx="4572639" cy="2534004"/>
                    </a:xfrm>
                    <a:prstGeom prst="rect">
                      <a:avLst/>
                    </a:prstGeom>
                  </pic:spPr>
                </pic:pic>
              </a:graphicData>
            </a:graphic>
          </wp:inline>
        </w:drawing>
      </w:r>
    </w:p>
    <w:p w14:paraId="0592ECB0" w14:textId="24E88984" w:rsidR="009E7B4B" w:rsidRPr="00DC2925" w:rsidRDefault="009E7B4B" w:rsidP="009E7B4B">
      <w:pPr>
        <w:pStyle w:val="Caption"/>
        <w:rPr>
          <w:rFonts w:cstheme="minorHAnsi"/>
          <w:color w:val="4472C4" w:themeColor="accent1"/>
          <w:sz w:val="24"/>
          <w:szCs w:val="24"/>
          <w:lang w:val="en-US"/>
        </w:rPr>
      </w:pPr>
      <w:r w:rsidRPr="00DA7B00">
        <w:rPr>
          <w:sz w:val="22"/>
          <w:szCs w:val="22"/>
          <w:lang w:val="en-US"/>
        </w:rPr>
        <w:t xml:space="preserve">Figure </w:t>
      </w:r>
      <w:r w:rsidRPr="00DA7B00">
        <w:rPr>
          <w:sz w:val="22"/>
          <w:szCs w:val="22"/>
        </w:rPr>
        <w:fldChar w:fldCharType="begin"/>
      </w:r>
      <w:r w:rsidRPr="00DA7B00">
        <w:rPr>
          <w:sz w:val="22"/>
          <w:szCs w:val="22"/>
          <w:lang w:val="en-US"/>
        </w:rPr>
        <w:instrText xml:space="preserve"> SEQ Figure \* ARABIC </w:instrText>
      </w:r>
      <w:r w:rsidRPr="00DA7B00">
        <w:rPr>
          <w:sz w:val="22"/>
          <w:szCs w:val="22"/>
        </w:rPr>
        <w:fldChar w:fldCharType="separate"/>
      </w:r>
      <w:r w:rsidR="00906336">
        <w:rPr>
          <w:noProof/>
          <w:sz w:val="22"/>
          <w:szCs w:val="22"/>
          <w:lang w:val="en-US"/>
        </w:rPr>
        <w:t>15</w:t>
      </w:r>
      <w:r w:rsidRPr="00DA7B00">
        <w:rPr>
          <w:sz w:val="22"/>
          <w:szCs w:val="22"/>
        </w:rPr>
        <w:fldChar w:fldCharType="end"/>
      </w:r>
      <w:r w:rsidRPr="00DA7B00">
        <w:rPr>
          <w:sz w:val="22"/>
          <w:szCs w:val="22"/>
          <w:lang w:val="en-US"/>
        </w:rPr>
        <w:t xml:space="preserve">: </w:t>
      </w:r>
      <w:r w:rsidRPr="00DA7B00">
        <w:rPr>
          <w:rFonts w:cstheme="minorHAnsi"/>
          <w:sz w:val="22"/>
          <w:szCs w:val="22"/>
          <w:lang w:val="en-US"/>
        </w:rPr>
        <w:t xml:space="preserve">IAMMETER WEM3080-150A </w:t>
      </w:r>
      <w:r w:rsidR="00EE2891" w:rsidRPr="00DA7B00">
        <w:rPr>
          <w:rFonts w:cstheme="minorHAnsi"/>
          <w:sz w:val="22"/>
          <w:szCs w:val="22"/>
          <w:lang w:val="en-US"/>
        </w:rPr>
        <w:t>from</w:t>
      </w:r>
      <w:r w:rsidR="00EE2891">
        <w:rPr>
          <w:rFonts w:cstheme="minorHAnsi"/>
          <w:lang w:val="en-US"/>
        </w:rPr>
        <w:t xml:space="preserve"> </w:t>
      </w:r>
      <w:hyperlink r:id="rId28" w:history="1">
        <w:r w:rsidR="00EE2891" w:rsidRPr="002A2786">
          <w:rPr>
            <w:rStyle w:val="Hyperlink"/>
            <w:rFonts w:cstheme="minorHAnsi"/>
            <w:lang w:val="en-US"/>
          </w:rPr>
          <w:t>https://store.iammeter.com/wem3080-150a</w:t>
        </w:r>
      </w:hyperlink>
      <w:r w:rsidR="00EE2891">
        <w:rPr>
          <w:rFonts w:cstheme="minorHAnsi"/>
          <w:lang w:val="en-US"/>
        </w:rPr>
        <w:t xml:space="preserve"> </w:t>
      </w:r>
    </w:p>
    <w:p w14:paraId="708EE1C5" w14:textId="77777777" w:rsidR="009E7B4B" w:rsidRPr="00DC2925" w:rsidRDefault="009E7B4B" w:rsidP="009E7B4B">
      <w:pPr>
        <w:jc w:val="both"/>
        <w:rPr>
          <w:rFonts w:cstheme="minorHAnsi"/>
          <w:color w:val="4472C4" w:themeColor="accent1"/>
          <w:lang w:val="en-US"/>
        </w:rPr>
      </w:pPr>
    </w:p>
    <w:p w14:paraId="3478277F" w14:textId="583A56BB" w:rsidR="009E7B4B" w:rsidRDefault="009E7B4B" w:rsidP="009E7B4B">
      <w:pPr>
        <w:jc w:val="both"/>
        <w:rPr>
          <w:rFonts w:cstheme="minorHAnsi"/>
        </w:rPr>
      </w:pPr>
      <w:r>
        <w:rPr>
          <w:rFonts w:cstheme="minorHAnsi"/>
        </w:rPr>
        <w:t xml:space="preserve">The IAMMETER WEM3080-150A energy meter was installed </w:t>
      </w:r>
      <w:r w:rsidR="005D7BAD">
        <w:rPr>
          <w:rFonts w:cstheme="minorHAnsi"/>
        </w:rPr>
        <w:t xml:space="preserve">by certified electricians </w:t>
      </w:r>
      <w:r>
        <w:rPr>
          <w:rFonts w:cstheme="minorHAnsi"/>
        </w:rPr>
        <w:t xml:space="preserve">at the </w:t>
      </w:r>
      <w:r w:rsidR="00EE2891">
        <w:rPr>
          <w:rFonts w:cstheme="minorHAnsi"/>
        </w:rPr>
        <w:t>researchers' residences</w:t>
      </w:r>
      <w:r>
        <w:rPr>
          <w:rFonts w:cstheme="minorHAnsi"/>
        </w:rPr>
        <w:t xml:space="preserve"> located in Wanaheda, Windhoek. The meter was connected to Home Wi-Fi (MTC Spectra 25</w:t>
      </w:r>
      <w:r w:rsidR="00881F9C">
        <w:rPr>
          <w:rFonts w:cstheme="minorHAnsi"/>
        </w:rPr>
        <w:t>Mbps</w:t>
      </w:r>
      <w:r>
        <w:rPr>
          <w:rFonts w:cstheme="minorHAnsi"/>
        </w:rPr>
        <w:t>) using a username and password</w:t>
      </w:r>
      <w:r w:rsidR="00DA7B00">
        <w:rPr>
          <w:rFonts w:cstheme="minorHAnsi"/>
        </w:rPr>
        <w:t xml:space="preserve"> as shown in Figure 1</w:t>
      </w:r>
      <w:r w:rsidR="00E753FA">
        <w:rPr>
          <w:rFonts w:cstheme="minorHAnsi"/>
        </w:rPr>
        <w:t>5</w:t>
      </w:r>
      <w:r w:rsidR="00DA7B00">
        <w:rPr>
          <w:rFonts w:cstheme="minorHAnsi"/>
        </w:rPr>
        <w:t>.</w:t>
      </w:r>
    </w:p>
    <w:p w14:paraId="0698EBF2" w14:textId="77777777" w:rsidR="00851327" w:rsidRDefault="00851327" w:rsidP="009E7B4B">
      <w:pPr>
        <w:jc w:val="both"/>
        <w:rPr>
          <w:rFonts w:cstheme="minorHAnsi"/>
        </w:rPr>
      </w:pPr>
    </w:p>
    <w:p w14:paraId="55C4CBBA" w14:textId="6BCB6A5B" w:rsidR="00DA7B00" w:rsidRDefault="00DA7B00" w:rsidP="00906336">
      <w:pPr>
        <w:jc w:val="center"/>
        <w:rPr>
          <w:rFonts w:cstheme="minorHAnsi"/>
        </w:rPr>
      </w:pPr>
      <w:r>
        <w:rPr>
          <w:noProof/>
        </w:rPr>
        <w:drawing>
          <wp:inline distT="0" distB="0" distL="0" distR="0" wp14:anchorId="7B2479C8" wp14:editId="52A3AA5C">
            <wp:extent cx="5267325" cy="2667000"/>
            <wp:effectExtent l="0" t="0" r="9525" b="0"/>
            <wp:docPr id="107838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267325" cy="2667000"/>
                    </a:xfrm>
                    <a:prstGeom prst="rect">
                      <a:avLst/>
                    </a:prstGeom>
                    <a:noFill/>
                    <a:ln>
                      <a:noFill/>
                    </a:ln>
                  </pic:spPr>
                </pic:pic>
              </a:graphicData>
            </a:graphic>
          </wp:inline>
        </w:drawing>
      </w:r>
    </w:p>
    <w:p w14:paraId="17AFFEAD" w14:textId="0B35CCDE" w:rsidR="00DA7B00" w:rsidRPr="00DA7B00" w:rsidRDefault="00DA7B00" w:rsidP="00DA7B00">
      <w:pPr>
        <w:pStyle w:val="Caption"/>
        <w:rPr>
          <w:rFonts w:cstheme="minorHAnsi"/>
          <w:sz w:val="22"/>
          <w:szCs w:val="22"/>
        </w:rPr>
      </w:pPr>
      <w:r w:rsidRPr="00DA7B00">
        <w:rPr>
          <w:sz w:val="22"/>
          <w:szCs w:val="22"/>
        </w:rPr>
        <w:t xml:space="preserve">Figure </w:t>
      </w:r>
      <w:r w:rsidRPr="00DA7B00">
        <w:rPr>
          <w:sz w:val="22"/>
          <w:szCs w:val="22"/>
        </w:rPr>
        <w:fldChar w:fldCharType="begin"/>
      </w:r>
      <w:r w:rsidRPr="00DA7B00">
        <w:rPr>
          <w:sz w:val="22"/>
          <w:szCs w:val="22"/>
        </w:rPr>
        <w:instrText xml:space="preserve"> SEQ Figure \* ARABIC </w:instrText>
      </w:r>
      <w:r w:rsidRPr="00DA7B00">
        <w:rPr>
          <w:sz w:val="22"/>
          <w:szCs w:val="22"/>
        </w:rPr>
        <w:fldChar w:fldCharType="separate"/>
      </w:r>
      <w:r w:rsidR="00906336">
        <w:rPr>
          <w:noProof/>
          <w:sz w:val="22"/>
          <w:szCs w:val="22"/>
        </w:rPr>
        <w:t>16</w:t>
      </w:r>
      <w:r w:rsidRPr="00DA7B00">
        <w:rPr>
          <w:sz w:val="22"/>
          <w:szCs w:val="22"/>
        </w:rPr>
        <w:fldChar w:fldCharType="end"/>
      </w:r>
      <w:r w:rsidRPr="00DA7B00">
        <w:rPr>
          <w:sz w:val="22"/>
          <w:szCs w:val="22"/>
        </w:rPr>
        <w:t>: IAMMETER Wi-Fi settings</w:t>
      </w:r>
    </w:p>
    <w:p w14:paraId="4155E4A1" w14:textId="77777777" w:rsidR="00DA7B00" w:rsidRDefault="00DA7B00" w:rsidP="009E7B4B">
      <w:pPr>
        <w:jc w:val="both"/>
        <w:rPr>
          <w:rFonts w:cstheme="minorHAnsi"/>
        </w:rPr>
      </w:pPr>
    </w:p>
    <w:p w14:paraId="59C79615" w14:textId="347640DB" w:rsidR="00851327" w:rsidRDefault="00851327" w:rsidP="00851327">
      <w:pPr>
        <w:pStyle w:val="Heading2"/>
      </w:pPr>
      <w:r>
        <w:lastRenderedPageBreak/>
        <w:t>Server</w:t>
      </w:r>
      <w:r w:rsidRPr="00AE26B9">
        <w:t xml:space="preserve"> </w:t>
      </w:r>
    </w:p>
    <w:p w14:paraId="11E572D9" w14:textId="3479E0FD" w:rsidR="00881F9C" w:rsidRPr="00336AB2" w:rsidRDefault="00C075BA" w:rsidP="00881F9C">
      <w:pPr>
        <w:jc w:val="both"/>
        <w:rPr>
          <w:rFonts w:cstheme="minorHAnsi"/>
        </w:rPr>
      </w:pPr>
      <w:r>
        <w:t>A droplet was created from DigitalOcean to host the prototype backend services. Droplets are Linux-based virtual machines that function as scalable virtual private servers in the cloud, allowing users to run application services, databases, and supporting middleware. For this study, an Ubuntu Linux 24.04 LTS x64 droplet was created with the filesystem specification shown in Figure 17.</w:t>
      </w:r>
    </w:p>
    <w:p w14:paraId="280AF7E3" w14:textId="77777777" w:rsidR="00881F9C" w:rsidRDefault="00881F9C" w:rsidP="00851327">
      <w:pPr>
        <w:jc w:val="both"/>
        <w:rPr>
          <w:rFonts w:cstheme="minorHAnsi"/>
        </w:rPr>
      </w:pPr>
    </w:p>
    <w:p w14:paraId="1A27824A" w14:textId="404BEB54" w:rsidR="00881F9C" w:rsidRDefault="00BC2448" w:rsidP="00906336">
      <w:pPr>
        <w:jc w:val="center"/>
        <w:rPr>
          <w:rFonts w:cstheme="minorHAnsi"/>
        </w:rPr>
      </w:pPr>
      <w:r w:rsidRPr="00BC2448">
        <w:rPr>
          <w:rFonts w:cstheme="minorHAnsi"/>
        </w:rPr>
        <w:drawing>
          <wp:inline distT="0" distB="0" distL="0" distR="0" wp14:anchorId="08389C93" wp14:editId="3B8FBD5F">
            <wp:extent cx="5496692" cy="4182059"/>
            <wp:effectExtent l="0" t="0" r="0" b="9525"/>
            <wp:docPr id="25615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57191" name=""/>
                    <pic:cNvPicPr/>
                  </pic:nvPicPr>
                  <pic:blipFill>
                    <a:blip r:embed="rId31"/>
                    <a:stretch>
                      <a:fillRect/>
                    </a:stretch>
                  </pic:blipFill>
                  <pic:spPr>
                    <a:xfrm>
                      <a:off x="0" y="0"/>
                      <a:ext cx="5496692" cy="4182059"/>
                    </a:xfrm>
                    <a:prstGeom prst="rect">
                      <a:avLst/>
                    </a:prstGeom>
                  </pic:spPr>
                </pic:pic>
              </a:graphicData>
            </a:graphic>
          </wp:inline>
        </w:drawing>
      </w:r>
    </w:p>
    <w:p w14:paraId="78BE143D" w14:textId="7FBD8998" w:rsidR="00881F9C" w:rsidRPr="009D6005" w:rsidRDefault="00881F9C" w:rsidP="00881F9C">
      <w:pPr>
        <w:pStyle w:val="Caption"/>
        <w:rPr>
          <w:rFonts w:cstheme="minorHAnsi"/>
          <w:sz w:val="22"/>
          <w:szCs w:val="22"/>
        </w:rPr>
      </w:pPr>
      <w:bookmarkStart w:id="324" w:name="_Toc177034957"/>
      <w:r w:rsidRPr="009D6005">
        <w:rPr>
          <w:sz w:val="22"/>
          <w:szCs w:val="22"/>
        </w:rPr>
        <w:t xml:space="preserve">Figure </w:t>
      </w:r>
      <w:r w:rsidRPr="009D6005">
        <w:rPr>
          <w:sz w:val="22"/>
          <w:szCs w:val="22"/>
        </w:rPr>
        <w:fldChar w:fldCharType="begin"/>
      </w:r>
      <w:r w:rsidRPr="009D6005">
        <w:rPr>
          <w:sz w:val="22"/>
          <w:szCs w:val="22"/>
        </w:rPr>
        <w:instrText xml:space="preserve"> SEQ Figure \* ARABIC </w:instrText>
      </w:r>
      <w:r w:rsidRPr="009D6005">
        <w:rPr>
          <w:sz w:val="22"/>
          <w:szCs w:val="22"/>
        </w:rPr>
        <w:fldChar w:fldCharType="separate"/>
      </w:r>
      <w:r w:rsidR="00BC2448">
        <w:rPr>
          <w:noProof/>
          <w:sz w:val="22"/>
          <w:szCs w:val="22"/>
        </w:rPr>
        <w:t>17</w:t>
      </w:r>
      <w:r w:rsidRPr="009D6005">
        <w:rPr>
          <w:sz w:val="22"/>
          <w:szCs w:val="22"/>
        </w:rPr>
        <w:fldChar w:fldCharType="end"/>
      </w:r>
      <w:r w:rsidRPr="009D6005">
        <w:rPr>
          <w:sz w:val="22"/>
          <w:szCs w:val="22"/>
        </w:rPr>
        <w:t xml:space="preserve">: </w:t>
      </w:r>
      <w:r w:rsidR="0011266D">
        <w:rPr>
          <w:sz w:val="22"/>
          <w:szCs w:val="22"/>
        </w:rPr>
        <w:t>Ubuntu</w:t>
      </w:r>
      <w:r w:rsidRPr="009D6005">
        <w:rPr>
          <w:sz w:val="22"/>
          <w:szCs w:val="22"/>
        </w:rPr>
        <w:t xml:space="preserve"> Linux </w:t>
      </w:r>
      <w:r w:rsidR="0011266D">
        <w:rPr>
          <w:sz w:val="22"/>
          <w:szCs w:val="22"/>
        </w:rPr>
        <w:t>Server</w:t>
      </w:r>
      <w:bookmarkEnd w:id="324"/>
    </w:p>
    <w:p w14:paraId="41B6BAC2" w14:textId="77777777" w:rsidR="00881F9C" w:rsidRPr="00DF382A" w:rsidRDefault="00881F9C" w:rsidP="00851327">
      <w:pPr>
        <w:jc w:val="both"/>
        <w:rPr>
          <w:rFonts w:cstheme="minorHAnsi"/>
        </w:rPr>
      </w:pPr>
    </w:p>
    <w:p w14:paraId="38ED2BE9" w14:textId="11661E26" w:rsidR="00991C1C" w:rsidRDefault="00A92A75" w:rsidP="00991C1C">
      <w:pPr>
        <w:jc w:val="both"/>
        <w:rPr>
          <w:rFonts w:cstheme="minorHAnsi"/>
        </w:rPr>
      </w:pPr>
      <w:r>
        <w:t>After the droplet was created, Docker was installed to package and run the backend services in a consistent environment. A Docker container is a lightweight and executable software package that includes the application code, runtime, system tools, libraries, and configuration required for the service to run. Containerising the MQTT broker and related services reduced deployment complexity and made it easier to restart or move the prototype environment if required. The Docker container was installed using the following steps.</w:t>
      </w:r>
    </w:p>
    <w:p w14:paraId="5FF1CBF3" w14:textId="4058A3D2" w:rsidR="00A9626A" w:rsidRPr="00991C1C" w:rsidRDefault="00B07352" w:rsidP="00A9626A">
      <w:pPr>
        <w:pStyle w:val="ListParagraph"/>
        <w:numPr>
          <w:ilvl w:val="3"/>
          <w:numId w:val="1"/>
        </w:numPr>
        <w:rPr>
          <w:rFonts w:asciiTheme="minorHAnsi" w:eastAsiaTheme="minorHAnsi" w:hAnsiTheme="minorHAnsi" w:cstheme="minorHAnsi"/>
          <w:sz w:val="22"/>
          <w:szCs w:val="22"/>
        </w:rPr>
      </w:pPr>
      <w:r>
        <w:rPr>
          <w:rFonts w:asciiTheme="minorHAnsi" w:eastAsiaTheme="minorHAnsi" w:hAnsiTheme="minorHAnsi" w:cstheme="minorHAnsi"/>
          <w:sz w:val="22"/>
          <w:szCs w:val="22"/>
        </w:rPr>
        <w:t>Logged onto the</w:t>
      </w:r>
      <w:r w:rsidRPr="00991C1C">
        <w:rPr>
          <w:rFonts w:asciiTheme="minorHAnsi" w:eastAsiaTheme="minorHAnsi" w:hAnsiTheme="minorHAnsi" w:cstheme="minorHAnsi"/>
          <w:sz w:val="22"/>
          <w:szCs w:val="22"/>
        </w:rPr>
        <w:t xml:space="preserve"> </w:t>
      </w:r>
      <w:r w:rsidR="00A9626A" w:rsidRPr="00991C1C">
        <w:rPr>
          <w:rFonts w:asciiTheme="minorHAnsi" w:eastAsiaTheme="minorHAnsi" w:hAnsiTheme="minorHAnsi" w:cstheme="minorHAnsi"/>
          <w:sz w:val="22"/>
          <w:szCs w:val="22"/>
        </w:rPr>
        <w:t xml:space="preserve">Droplet via SSH and </w:t>
      </w:r>
      <w:r>
        <w:rPr>
          <w:rFonts w:asciiTheme="minorHAnsi" w:eastAsiaTheme="minorHAnsi" w:hAnsiTheme="minorHAnsi" w:cstheme="minorHAnsi"/>
          <w:sz w:val="22"/>
          <w:szCs w:val="22"/>
        </w:rPr>
        <w:t>refreshed</w:t>
      </w:r>
      <w:r w:rsidR="00A9626A" w:rsidRPr="00A9626A">
        <w:rPr>
          <w:rFonts w:asciiTheme="minorHAnsi" w:eastAsiaTheme="minorHAnsi" w:hAnsiTheme="minorHAnsi" w:cstheme="minorHAnsi"/>
          <w:sz w:val="22"/>
          <w:szCs w:val="22"/>
        </w:rPr>
        <w:t xml:space="preserve"> the local database of available software packages on Ubuntu</w:t>
      </w:r>
      <w:r w:rsidR="00A9626A">
        <w:rPr>
          <w:rFonts w:asciiTheme="minorHAnsi" w:eastAsiaTheme="minorHAnsi" w:hAnsiTheme="minorHAnsi" w:cstheme="minorHAnsi"/>
          <w:sz w:val="22"/>
          <w:szCs w:val="22"/>
        </w:rPr>
        <w:t xml:space="preserve">. </w:t>
      </w:r>
    </w:p>
    <w:p w14:paraId="5A2A012B" w14:textId="77777777" w:rsidR="00A9626A" w:rsidRPr="00991C1C" w:rsidRDefault="00A9626A" w:rsidP="00A9626A">
      <w:pPr>
        <w:pStyle w:val="ListParagraph"/>
        <w:ind w:left="644"/>
        <w:rPr>
          <w:rFonts w:cstheme="minorHAnsi"/>
        </w:rPr>
      </w:pPr>
    </w:p>
    <w:p w14:paraId="187BAAEF" w14:textId="402F011F" w:rsidR="00A9626A" w:rsidRDefault="00A9626A" w:rsidP="00A9626A">
      <w:pPr>
        <w:ind w:firstLine="644"/>
        <w:jc w:val="both"/>
        <w:rPr>
          <w:rFonts w:cstheme="minorHAnsi"/>
          <w:lang w:val="pt-PT"/>
        </w:rPr>
      </w:pPr>
      <w:r>
        <w:rPr>
          <w:rFonts w:cstheme="minorHAnsi"/>
          <w:lang w:val="pt-PT"/>
        </w:rPr>
        <w:t>#</w:t>
      </w:r>
      <w:proofErr w:type="spellStart"/>
      <w:r w:rsidRPr="00991C1C">
        <w:rPr>
          <w:rFonts w:cstheme="minorHAnsi"/>
        </w:rPr>
        <w:t>sudo</w:t>
      </w:r>
      <w:proofErr w:type="spellEnd"/>
      <w:r w:rsidRPr="00991C1C">
        <w:rPr>
          <w:rFonts w:cstheme="minorHAnsi"/>
        </w:rPr>
        <w:t xml:space="preserve"> apt update</w:t>
      </w:r>
    </w:p>
    <w:p w14:paraId="2F026E12" w14:textId="77777777" w:rsidR="00A9626A" w:rsidRDefault="00A9626A" w:rsidP="00A9626A">
      <w:pPr>
        <w:pStyle w:val="ListParagraph"/>
        <w:numPr>
          <w:ilvl w:val="3"/>
          <w:numId w:val="1"/>
        </w:numPr>
        <w:rPr>
          <w:rFonts w:asciiTheme="minorHAnsi" w:eastAsiaTheme="minorHAnsi" w:hAnsiTheme="minorHAnsi" w:cstheme="minorHAnsi"/>
          <w:sz w:val="22"/>
          <w:szCs w:val="22"/>
        </w:rPr>
      </w:pPr>
      <w:r>
        <w:rPr>
          <w:rFonts w:asciiTheme="minorHAnsi" w:eastAsiaTheme="minorHAnsi" w:hAnsiTheme="minorHAnsi" w:cstheme="minorHAnsi"/>
          <w:sz w:val="22"/>
          <w:szCs w:val="22"/>
        </w:rPr>
        <w:lastRenderedPageBreak/>
        <w:t>We</w:t>
      </w:r>
      <w:r w:rsidRPr="00A9626A">
        <w:rPr>
          <w:rFonts w:asciiTheme="minorHAnsi" w:eastAsiaTheme="minorHAnsi" w:hAnsiTheme="minorHAnsi" w:cstheme="minorHAnsi"/>
          <w:sz w:val="22"/>
          <w:szCs w:val="22"/>
        </w:rPr>
        <w:t xml:space="preserve"> used to use the following command to install </w:t>
      </w:r>
      <w:r>
        <w:rPr>
          <w:rFonts w:asciiTheme="minorHAnsi" w:eastAsiaTheme="minorHAnsi" w:hAnsiTheme="minorHAnsi" w:cstheme="minorHAnsi"/>
          <w:sz w:val="22"/>
          <w:szCs w:val="22"/>
        </w:rPr>
        <w:t>Docker</w:t>
      </w:r>
      <w:r w:rsidRPr="00A9626A">
        <w:rPr>
          <w:rFonts w:asciiTheme="minorHAnsi" w:eastAsiaTheme="minorHAnsi" w:hAnsiTheme="minorHAnsi" w:cstheme="minorHAnsi"/>
          <w:sz w:val="22"/>
          <w:szCs w:val="22"/>
        </w:rPr>
        <w:t xml:space="preserve"> packages in </w:t>
      </w:r>
      <w:r>
        <w:rPr>
          <w:rFonts w:asciiTheme="minorHAnsi" w:eastAsiaTheme="minorHAnsi" w:hAnsiTheme="minorHAnsi" w:cstheme="minorHAnsi"/>
          <w:sz w:val="22"/>
          <w:szCs w:val="22"/>
        </w:rPr>
        <w:t>the</w:t>
      </w:r>
      <w:r w:rsidRPr="00A9626A">
        <w:rPr>
          <w:rFonts w:asciiTheme="minorHAnsi" w:eastAsiaTheme="minorHAnsi" w:hAnsiTheme="minorHAnsi" w:cstheme="minorHAnsi"/>
          <w:sz w:val="22"/>
          <w:szCs w:val="22"/>
        </w:rPr>
        <w:t xml:space="preserve"> </w:t>
      </w:r>
      <w:r>
        <w:rPr>
          <w:rFonts w:asciiTheme="minorHAnsi" w:eastAsiaTheme="minorHAnsi" w:hAnsiTheme="minorHAnsi" w:cstheme="minorHAnsi"/>
          <w:sz w:val="22"/>
          <w:szCs w:val="22"/>
        </w:rPr>
        <w:t>Ubuntu</w:t>
      </w:r>
      <w:r w:rsidRPr="00A9626A">
        <w:rPr>
          <w:rFonts w:asciiTheme="minorHAnsi" w:eastAsiaTheme="minorHAnsi" w:hAnsiTheme="minorHAnsi" w:cstheme="minorHAnsi"/>
          <w:sz w:val="22"/>
          <w:szCs w:val="22"/>
        </w:rPr>
        <w:t xml:space="preserve"> system</w:t>
      </w:r>
      <w:r w:rsidRPr="00991C1C">
        <w:rPr>
          <w:rFonts w:asciiTheme="minorHAnsi" w:eastAsiaTheme="minorHAnsi" w:hAnsiTheme="minorHAnsi" w:cstheme="minorHAnsi"/>
          <w:sz w:val="22"/>
          <w:szCs w:val="22"/>
        </w:rPr>
        <w:t xml:space="preserve">. </w:t>
      </w:r>
    </w:p>
    <w:p w14:paraId="03FA98D0" w14:textId="5CB536C1" w:rsidR="00A9626A" w:rsidRPr="00991C1C" w:rsidRDefault="00A9626A" w:rsidP="00A9626A">
      <w:pPr>
        <w:pStyle w:val="ListParagraph"/>
        <w:ind w:left="644"/>
        <w:rPr>
          <w:rFonts w:asciiTheme="minorHAnsi" w:eastAsiaTheme="minorHAnsi" w:hAnsiTheme="minorHAnsi" w:cstheme="minorHAnsi"/>
          <w:sz w:val="22"/>
          <w:szCs w:val="22"/>
        </w:rPr>
      </w:pPr>
      <w:r w:rsidRPr="00991C1C">
        <w:rPr>
          <w:rFonts w:asciiTheme="minorHAnsi" w:eastAsiaTheme="minorHAnsi" w:hAnsiTheme="minorHAnsi" w:cstheme="minorHAnsi"/>
          <w:sz w:val="22"/>
          <w:szCs w:val="22"/>
        </w:rPr>
        <w:t xml:space="preserve">  </w:t>
      </w:r>
    </w:p>
    <w:p w14:paraId="537286CD" w14:textId="065D217B" w:rsidR="00991C1C" w:rsidRDefault="00991C1C" w:rsidP="00A9626A">
      <w:pPr>
        <w:spacing w:line="240" w:lineRule="auto"/>
        <w:ind w:firstLine="644"/>
        <w:jc w:val="both"/>
        <w:rPr>
          <w:rFonts w:cstheme="minorHAnsi"/>
        </w:rPr>
      </w:pPr>
      <w:r>
        <w:rPr>
          <w:rFonts w:cstheme="minorHAnsi"/>
        </w:rPr>
        <w:t>#</w:t>
      </w:r>
      <w:r w:rsidRPr="00991C1C">
        <w:rPr>
          <w:rFonts w:cstheme="minorHAnsi"/>
        </w:rPr>
        <w:t>sudo apt install docker.io docker-compose -y</w:t>
      </w:r>
    </w:p>
    <w:p w14:paraId="11B96ED1" w14:textId="77777777" w:rsidR="0011266D" w:rsidRDefault="0011266D" w:rsidP="00A9626A">
      <w:pPr>
        <w:spacing w:line="240" w:lineRule="auto"/>
        <w:ind w:firstLine="644"/>
        <w:jc w:val="both"/>
        <w:rPr>
          <w:rFonts w:cstheme="minorHAnsi"/>
        </w:rPr>
      </w:pPr>
    </w:p>
    <w:p w14:paraId="3478CB32" w14:textId="6B67430F" w:rsidR="00A9626A" w:rsidRDefault="00A9626A" w:rsidP="00A9626A">
      <w:pPr>
        <w:pStyle w:val="ListParagraph"/>
        <w:numPr>
          <w:ilvl w:val="3"/>
          <w:numId w:val="1"/>
        </w:numPr>
        <w:rPr>
          <w:rFonts w:asciiTheme="minorHAnsi" w:eastAsiaTheme="minorHAnsi" w:hAnsiTheme="minorHAnsi" w:cstheme="minorHAnsi"/>
          <w:sz w:val="22"/>
          <w:szCs w:val="22"/>
        </w:rPr>
      </w:pPr>
      <w:r>
        <w:rPr>
          <w:rFonts w:asciiTheme="minorHAnsi" w:eastAsiaTheme="minorHAnsi" w:hAnsiTheme="minorHAnsi" w:cstheme="minorHAnsi"/>
          <w:sz w:val="22"/>
          <w:szCs w:val="22"/>
        </w:rPr>
        <w:t>We</w:t>
      </w:r>
      <w:r>
        <w:rPr>
          <w:rFonts w:asciiTheme="minorHAnsi" w:eastAsiaTheme="minorHAnsi" w:hAnsiTheme="minorHAnsi" w:cstheme="minorHAnsi"/>
          <w:sz w:val="22"/>
          <w:szCs w:val="22"/>
        </w:rPr>
        <w:t xml:space="preserve"> then </w:t>
      </w:r>
      <w:r w:rsidRPr="00A9626A">
        <w:rPr>
          <w:rFonts w:asciiTheme="minorHAnsi" w:eastAsiaTheme="minorHAnsi" w:hAnsiTheme="minorHAnsi" w:cstheme="minorHAnsi"/>
          <w:sz w:val="22"/>
          <w:szCs w:val="22"/>
        </w:rPr>
        <w:t>configure</w:t>
      </w:r>
      <w:r w:rsidR="00E16B04">
        <w:rPr>
          <w:rFonts w:asciiTheme="minorHAnsi" w:eastAsiaTheme="minorHAnsi" w:hAnsiTheme="minorHAnsi" w:cstheme="minorHAnsi"/>
          <w:sz w:val="22"/>
          <w:szCs w:val="22"/>
        </w:rPr>
        <w:t>d</w:t>
      </w:r>
      <w:r w:rsidRPr="00A9626A">
        <w:rPr>
          <w:rFonts w:asciiTheme="minorHAnsi" w:eastAsiaTheme="minorHAnsi" w:hAnsiTheme="minorHAnsi" w:cstheme="minorHAnsi"/>
          <w:sz w:val="22"/>
          <w:szCs w:val="22"/>
        </w:rPr>
        <w:t xml:space="preserve"> the Docker service to automatically start whenever the system boots up</w:t>
      </w:r>
      <w:r>
        <w:rPr>
          <w:rFonts w:asciiTheme="minorHAnsi" w:eastAsiaTheme="minorHAnsi" w:hAnsiTheme="minorHAnsi" w:cstheme="minorHAnsi"/>
          <w:sz w:val="22"/>
          <w:szCs w:val="22"/>
        </w:rPr>
        <w:t xml:space="preserve"> and started </w:t>
      </w:r>
      <w:r w:rsidR="00E16B04">
        <w:rPr>
          <w:rFonts w:asciiTheme="minorHAnsi" w:eastAsiaTheme="minorHAnsi" w:hAnsiTheme="minorHAnsi" w:cstheme="minorHAnsi"/>
          <w:sz w:val="22"/>
          <w:szCs w:val="22"/>
        </w:rPr>
        <w:t>and</w:t>
      </w:r>
      <w:r>
        <w:rPr>
          <w:rFonts w:asciiTheme="minorHAnsi" w:eastAsiaTheme="minorHAnsi" w:hAnsiTheme="minorHAnsi" w:cstheme="minorHAnsi"/>
          <w:sz w:val="22"/>
          <w:szCs w:val="22"/>
        </w:rPr>
        <w:t xml:space="preserve"> </w:t>
      </w:r>
      <w:r w:rsidR="00E16B04" w:rsidRPr="00E16B04">
        <w:rPr>
          <w:rFonts w:asciiTheme="minorHAnsi" w:eastAsiaTheme="minorHAnsi" w:hAnsiTheme="minorHAnsi" w:cstheme="minorHAnsi"/>
          <w:sz w:val="22"/>
          <w:szCs w:val="22"/>
        </w:rPr>
        <w:t xml:space="preserve">manually </w:t>
      </w:r>
      <w:r w:rsidR="00E16B04">
        <w:rPr>
          <w:rFonts w:asciiTheme="minorHAnsi" w:eastAsiaTheme="minorHAnsi" w:hAnsiTheme="minorHAnsi" w:cstheme="minorHAnsi"/>
          <w:sz w:val="22"/>
          <w:szCs w:val="22"/>
        </w:rPr>
        <w:t>initiated</w:t>
      </w:r>
      <w:r w:rsidR="00E16B04" w:rsidRPr="00E16B04">
        <w:rPr>
          <w:rFonts w:asciiTheme="minorHAnsi" w:eastAsiaTheme="minorHAnsi" w:hAnsiTheme="minorHAnsi" w:cstheme="minorHAnsi"/>
          <w:sz w:val="22"/>
          <w:szCs w:val="22"/>
        </w:rPr>
        <w:t xml:space="preserve"> the Docker background service</w:t>
      </w:r>
      <w:r w:rsidR="00E16B04">
        <w:rPr>
          <w:rFonts w:asciiTheme="minorHAnsi" w:eastAsiaTheme="minorHAnsi" w:hAnsiTheme="minorHAnsi" w:cstheme="minorHAnsi"/>
          <w:sz w:val="22"/>
          <w:szCs w:val="22"/>
        </w:rPr>
        <w:t xml:space="preserve"> with the following two commands</w:t>
      </w:r>
      <w:r w:rsidR="00E16B04" w:rsidRPr="00E16B04">
        <w:rPr>
          <w:rFonts w:asciiTheme="minorHAnsi" w:eastAsiaTheme="minorHAnsi" w:hAnsiTheme="minorHAnsi" w:cstheme="minorHAnsi"/>
          <w:sz w:val="22"/>
          <w:szCs w:val="22"/>
        </w:rPr>
        <w:t xml:space="preserve">. </w:t>
      </w:r>
    </w:p>
    <w:p w14:paraId="1917FBBB" w14:textId="77777777" w:rsidR="00A9626A" w:rsidRPr="00991C1C" w:rsidRDefault="00A9626A" w:rsidP="00A9626A">
      <w:pPr>
        <w:pStyle w:val="ListParagraph"/>
        <w:ind w:left="644"/>
        <w:rPr>
          <w:rFonts w:asciiTheme="minorHAnsi" w:eastAsiaTheme="minorHAnsi" w:hAnsiTheme="minorHAnsi" w:cstheme="minorHAnsi"/>
          <w:sz w:val="22"/>
          <w:szCs w:val="22"/>
        </w:rPr>
      </w:pPr>
      <w:r w:rsidRPr="00991C1C">
        <w:rPr>
          <w:rFonts w:asciiTheme="minorHAnsi" w:eastAsiaTheme="minorHAnsi" w:hAnsiTheme="minorHAnsi" w:cstheme="minorHAnsi"/>
          <w:sz w:val="22"/>
          <w:szCs w:val="22"/>
        </w:rPr>
        <w:t xml:space="preserve">  </w:t>
      </w:r>
    </w:p>
    <w:p w14:paraId="745A5485" w14:textId="35BF01C4" w:rsidR="00991C1C" w:rsidRDefault="00991C1C" w:rsidP="00A9626A">
      <w:pPr>
        <w:spacing w:line="240" w:lineRule="auto"/>
        <w:ind w:firstLine="644"/>
        <w:jc w:val="both"/>
        <w:rPr>
          <w:rFonts w:cstheme="minorHAnsi"/>
        </w:rPr>
      </w:pPr>
      <w:r>
        <w:rPr>
          <w:rFonts w:cstheme="minorHAnsi"/>
        </w:rPr>
        <w:t>#</w:t>
      </w:r>
      <w:r w:rsidRPr="00991C1C">
        <w:rPr>
          <w:rFonts w:cstheme="minorHAnsi"/>
        </w:rPr>
        <w:t xml:space="preserve">sudo </w:t>
      </w:r>
      <w:proofErr w:type="spellStart"/>
      <w:r w:rsidRPr="00991C1C">
        <w:rPr>
          <w:rFonts w:cstheme="minorHAnsi"/>
        </w:rPr>
        <w:t>systemctl</w:t>
      </w:r>
      <w:proofErr w:type="spellEnd"/>
      <w:r w:rsidRPr="00991C1C">
        <w:rPr>
          <w:rFonts w:cstheme="minorHAnsi"/>
        </w:rPr>
        <w:t xml:space="preserve"> enable docker</w:t>
      </w:r>
    </w:p>
    <w:p w14:paraId="5155BAC5" w14:textId="24A1F2A7" w:rsidR="00991C1C" w:rsidRDefault="00991C1C" w:rsidP="00A9626A">
      <w:pPr>
        <w:spacing w:line="240" w:lineRule="auto"/>
        <w:ind w:firstLine="644"/>
        <w:jc w:val="both"/>
        <w:rPr>
          <w:rFonts w:cstheme="minorHAnsi"/>
        </w:rPr>
      </w:pPr>
      <w:r>
        <w:rPr>
          <w:rFonts w:cstheme="minorHAnsi"/>
        </w:rPr>
        <w:t>#</w:t>
      </w:r>
      <w:r w:rsidRPr="00991C1C">
        <w:rPr>
          <w:rFonts w:cstheme="minorHAnsi"/>
        </w:rPr>
        <w:t xml:space="preserve">sudo </w:t>
      </w:r>
      <w:proofErr w:type="spellStart"/>
      <w:r w:rsidRPr="00991C1C">
        <w:rPr>
          <w:rFonts w:cstheme="minorHAnsi"/>
        </w:rPr>
        <w:t>systemctl</w:t>
      </w:r>
      <w:proofErr w:type="spellEnd"/>
      <w:r w:rsidRPr="00991C1C">
        <w:rPr>
          <w:rFonts w:cstheme="minorHAnsi"/>
        </w:rPr>
        <w:t xml:space="preserve"> start docker</w:t>
      </w:r>
    </w:p>
    <w:p w14:paraId="07CC37D4" w14:textId="77777777" w:rsidR="00991C1C" w:rsidRPr="00991C1C" w:rsidRDefault="00991C1C" w:rsidP="00991C1C">
      <w:pPr>
        <w:pStyle w:val="ListParagraph"/>
        <w:ind w:left="644"/>
        <w:rPr>
          <w:rFonts w:cstheme="minorHAnsi"/>
        </w:rPr>
      </w:pPr>
    </w:p>
    <w:p w14:paraId="56929B63" w14:textId="166B030C" w:rsidR="009E7B4B" w:rsidRDefault="00142BE3" w:rsidP="009E7B4B">
      <w:pPr>
        <w:pStyle w:val="Heading2"/>
      </w:pPr>
      <w:bookmarkStart w:id="326" w:name="_Toc225524939"/>
      <w:r>
        <w:t xml:space="preserve">Eclipse </w:t>
      </w:r>
      <w:proofErr w:type="spellStart"/>
      <w:r>
        <w:t>Mosquitto</w:t>
      </w:r>
      <w:bookmarkEnd w:id="326"/>
      <w:proofErr w:type="spellEnd"/>
      <w:r w:rsidR="009E7B4B" w:rsidRPr="00AE26B9">
        <w:t xml:space="preserve"> </w:t>
      </w:r>
    </w:p>
    <w:p w14:paraId="45463FCE" w14:textId="3F7B7D01" w:rsidR="00991C1C" w:rsidRDefault="009E7B4B" w:rsidP="00991C1C">
      <w:pPr>
        <w:jc w:val="both"/>
        <w:rPr>
          <w:rFonts w:cstheme="minorHAnsi"/>
        </w:rPr>
      </w:pPr>
      <w:r>
        <w:t>Eclipse Mosquitto is an open-source message broker that implements the Message Queuing Telemetry Transport (MQTT) protocol versions 5.0, 3.1.1, and 3.1. Mosquitto is lightweight and suitable for deployments that range from low-power single-board computers to full servers. The MQTT protocol provides a lightweight publish/subscribe messaging model, making it suitable for Internet of Things messaging between smart meters, backend services, and mobile applications. In the prototype, Mosquitto received meter readings from the IAMMETER device and made them available to the backend bridge for processing and storage. The following steps were used to deploy Mosquitto on the droplet using a docker-compose.yml file.</w:t>
      </w:r>
    </w:p>
    <w:p w14:paraId="330AA6D7" w14:textId="2A7E60ED" w:rsidR="00991C1C" w:rsidRPr="00991C1C" w:rsidRDefault="00B07352" w:rsidP="00991C1C">
      <w:pPr>
        <w:pStyle w:val="ListParagraph"/>
        <w:numPr>
          <w:ilvl w:val="3"/>
          <w:numId w:val="1"/>
        </w:numPr>
        <w:rPr>
          <w:rFonts w:asciiTheme="minorHAnsi" w:eastAsiaTheme="minorHAnsi" w:hAnsiTheme="minorHAnsi" w:cstheme="minorHAnsi"/>
          <w:sz w:val="22"/>
          <w:szCs w:val="22"/>
        </w:rPr>
      </w:pPr>
      <w:r>
        <w:rPr>
          <w:rFonts w:asciiTheme="minorHAnsi" w:eastAsiaTheme="minorHAnsi" w:hAnsiTheme="minorHAnsi" w:cstheme="minorHAnsi"/>
          <w:sz w:val="22"/>
          <w:szCs w:val="22"/>
        </w:rPr>
        <w:t>Logged onto the</w:t>
      </w:r>
      <w:r w:rsidR="00991C1C" w:rsidRPr="00991C1C">
        <w:rPr>
          <w:rFonts w:asciiTheme="minorHAnsi" w:eastAsiaTheme="minorHAnsi" w:hAnsiTheme="minorHAnsi" w:cstheme="minorHAnsi"/>
          <w:sz w:val="22"/>
          <w:szCs w:val="22"/>
        </w:rPr>
        <w:t xml:space="preserve"> Droplet via SSH and </w:t>
      </w:r>
      <w:r>
        <w:rPr>
          <w:rFonts w:asciiTheme="minorHAnsi" w:eastAsiaTheme="minorHAnsi" w:hAnsiTheme="minorHAnsi" w:cstheme="minorHAnsi"/>
          <w:sz w:val="22"/>
          <w:szCs w:val="22"/>
        </w:rPr>
        <w:t>created</w:t>
      </w:r>
      <w:r w:rsidR="00991C1C" w:rsidRPr="00991C1C">
        <w:rPr>
          <w:rFonts w:asciiTheme="minorHAnsi" w:eastAsiaTheme="minorHAnsi" w:hAnsiTheme="minorHAnsi" w:cstheme="minorHAnsi"/>
          <w:sz w:val="22"/>
          <w:szCs w:val="22"/>
        </w:rPr>
        <w:t xml:space="preserve"> a </w:t>
      </w:r>
      <w:r>
        <w:rPr>
          <w:rFonts w:asciiTheme="minorHAnsi" w:eastAsiaTheme="minorHAnsi" w:hAnsiTheme="minorHAnsi" w:cstheme="minorHAnsi"/>
          <w:sz w:val="22"/>
          <w:szCs w:val="22"/>
        </w:rPr>
        <w:t xml:space="preserve">mosquito directory </w:t>
      </w:r>
      <w:r w:rsidR="00991C1C" w:rsidRPr="00991C1C">
        <w:rPr>
          <w:rFonts w:asciiTheme="minorHAnsi" w:eastAsiaTheme="minorHAnsi" w:hAnsiTheme="minorHAnsi" w:cstheme="minorHAnsi"/>
          <w:sz w:val="22"/>
          <w:szCs w:val="22"/>
        </w:rPr>
        <w:t>with the necessary subdirectories for configuration, data, and logs</w:t>
      </w:r>
    </w:p>
    <w:p w14:paraId="3AAF5A40" w14:textId="77777777" w:rsidR="00991C1C" w:rsidRPr="00991C1C" w:rsidRDefault="00991C1C" w:rsidP="00991C1C">
      <w:pPr>
        <w:pStyle w:val="ListParagraph"/>
        <w:ind w:left="644"/>
        <w:rPr>
          <w:rFonts w:cstheme="minorHAnsi"/>
        </w:rPr>
      </w:pPr>
    </w:p>
    <w:p w14:paraId="74262269" w14:textId="77777777" w:rsidR="00991C1C" w:rsidRDefault="00991C1C" w:rsidP="00991C1C">
      <w:pPr>
        <w:ind w:firstLine="644"/>
        <w:jc w:val="both"/>
        <w:rPr>
          <w:rFonts w:cstheme="minorHAnsi"/>
          <w:lang w:val="pt-PT"/>
        </w:rPr>
      </w:pPr>
      <w:r>
        <w:rPr>
          <w:rFonts w:cstheme="minorHAnsi"/>
          <w:lang w:val="pt-PT"/>
        </w:rPr>
        <w:t>#</w:t>
      </w:r>
      <w:r w:rsidRPr="00991C1C">
        <w:rPr>
          <w:rFonts w:cstheme="minorHAnsi"/>
          <w:lang w:val="pt-PT"/>
        </w:rPr>
        <w:t>mkdir -p /mosquitto/{config,data,log}</w:t>
      </w:r>
    </w:p>
    <w:p w14:paraId="705D5BFD" w14:textId="6C1DBFAD" w:rsidR="00991C1C" w:rsidRPr="00991C1C" w:rsidRDefault="00991C1C" w:rsidP="00991C1C">
      <w:pPr>
        <w:pStyle w:val="ListParagraph"/>
        <w:numPr>
          <w:ilvl w:val="3"/>
          <w:numId w:val="1"/>
        </w:numPr>
        <w:rPr>
          <w:rFonts w:asciiTheme="minorHAnsi" w:eastAsiaTheme="minorHAnsi" w:hAnsiTheme="minorHAnsi" w:cstheme="minorHAnsi"/>
          <w:sz w:val="22"/>
          <w:szCs w:val="22"/>
        </w:rPr>
      </w:pPr>
      <w:r w:rsidRPr="00991C1C">
        <w:rPr>
          <w:rFonts w:asciiTheme="minorHAnsi" w:eastAsiaTheme="minorHAnsi" w:hAnsiTheme="minorHAnsi" w:cstheme="minorHAnsi"/>
          <w:sz w:val="22"/>
          <w:szCs w:val="22"/>
        </w:rPr>
        <w:t>Create</w:t>
      </w:r>
      <w:r>
        <w:rPr>
          <w:rFonts w:asciiTheme="minorHAnsi" w:eastAsiaTheme="minorHAnsi" w:hAnsiTheme="minorHAnsi" w:cstheme="minorHAnsi"/>
          <w:sz w:val="22"/>
          <w:szCs w:val="22"/>
        </w:rPr>
        <w:t>d</w:t>
      </w:r>
      <w:r w:rsidRPr="00991C1C">
        <w:rPr>
          <w:rFonts w:asciiTheme="minorHAnsi" w:eastAsiaTheme="minorHAnsi" w:hAnsiTheme="minorHAnsi" w:cstheme="minorHAnsi"/>
          <w:sz w:val="22"/>
          <w:szCs w:val="22"/>
        </w:rPr>
        <w:t xml:space="preserve"> the configuration file to enable the listener and point to the password file</w:t>
      </w:r>
      <w:r>
        <w:rPr>
          <w:rFonts w:asciiTheme="minorHAnsi" w:eastAsiaTheme="minorHAnsi" w:hAnsiTheme="minorHAnsi" w:cstheme="minorHAnsi"/>
          <w:sz w:val="22"/>
          <w:szCs w:val="22"/>
        </w:rPr>
        <w:t xml:space="preserve">. </w:t>
      </w:r>
      <w:r w:rsidRPr="00991C1C">
        <w:rPr>
          <w:rFonts w:asciiTheme="minorHAnsi" w:eastAsiaTheme="minorHAnsi" w:hAnsiTheme="minorHAnsi" w:cstheme="minorHAnsi"/>
          <w:sz w:val="22"/>
          <w:szCs w:val="22"/>
        </w:rPr>
        <w:t>Password complexity was also enabled on the Linux server with the following parameters</w:t>
      </w:r>
      <w:r w:rsidR="00B07352">
        <w:rPr>
          <w:rFonts w:asciiTheme="minorHAnsi" w:eastAsiaTheme="minorHAnsi" w:hAnsiTheme="minorHAnsi" w:cstheme="minorHAnsi"/>
          <w:sz w:val="22"/>
          <w:szCs w:val="22"/>
        </w:rPr>
        <w:t>,</w:t>
      </w:r>
      <w:r w:rsidRPr="00991C1C">
        <w:rPr>
          <w:rFonts w:asciiTheme="minorHAnsi" w:eastAsiaTheme="minorHAnsi" w:hAnsiTheme="minorHAnsi" w:cstheme="minorHAnsi"/>
          <w:sz w:val="22"/>
          <w:szCs w:val="22"/>
        </w:rPr>
        <w:t xml:space="preserve"> as recommended by NIST Appendix X </w:t>
      </w:r>
      <w:sdt>
        <w:sdtPr>
          <w:rPr>
            <w:rFonts w:asciiTheme="minorHAnsi" w:eastAsiaTheme="minorHAnsi" w:hAnsiTheme="minorHAnsi" w:cstheme="minorHAnsi"/>
            <w:sz w:val="22"/>
            <w:szCs w:val="22"/>
          </w:rPr>
          <w:tag w:val="MENDELEY_CITATION_v3_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"/>
          <w:id w:val="-458187942"/>
          <w:placeholder>
            <w:docPart w:val="405E65F81FDB4BA0B8AF834ACFC3D25B"/>
          </w:placeholder>
        </w:sdtPr>
        <w:sdtContent>
          <w:r w:rsidRPr="00991C1C">
            <w:rPr>
              <w:rFonts w:asciiTheme="minorHAnsi" w:eastAsiaTheme="minorHAnsi" w:hAnsiTheme="minorHAnsi" w:cstheme="minorHAnsi"/>
              <w:sz w:val="22"/>
              <w:szCs w:val="22"/>
            </w:rPr>
            <w:t>(Dibley, 2024)</w:t>
          </w:r>
        </w:sdtContent>
      </w:sdt>
      <w:r w:rsidRPr="00991C1C">
        <w:rPr>
          <w:rFonts w:asciiTheme="minorHAnsi" w:eastAsiaTheme="minorHAnsi" w:hAnsiTheme="minorHAnsi" w:cstheme="minorHAnsi"/>
          <w:sz w:val="22"/>
          <w:szCs w:val="22"/>
        </w:rPr>
        <w:t xml:space="preserve">.   </w:t>
      </w:r>
    </w:p>
    <w:p w14:paraId="489EF12B" w14:textId="77777777" w:rsidR="00991C1C" w:rsidRPr="00991C1C" w:rsidRDefault="00991C1C" w:rsidP="00991C1C">
      <w:pPr>
        <w:jc w:val="both"/>
        <w:rPr>
          <w:rFonts w:cstheme="minorHAnsi"/>
        </w:rPr>
      </w:pPr>
    </w:p>
    <w:p w14:paraId="24BB6122" w14:textId="77777777" w:rsidR="00F44E14" w:rsidRPr="00F44E14" w:rsidRDefault="00F44E14" w:rsidP="00F44E14">
      <w:pPr>
        <w:spacing w:line="240" w:lineRule="auto"/>
        <w:ind w:firstLine="644"/>
        <w:jc w:val="both"/>
        <w:rPr>
          <w:rFonts w:cstheme="minorHAnsi"/>
        </w:rPr>
      </w:pPr>
      <w:proofErr w:type="spellStart"/>
      <w:r w:rsidRPr="00F44E14">
        <w:rPr>
          <w:rFonts w:cstheme="minorHAnsi"/>
        </w:rPr>
        <w:t>root@Adoven-PRJ</w:t>
      </w:r>
      <w:proofErr w:type="spellEnd"/>
      <w:r w:rsidRPr="00F44E14">
        <w:rPr>
          <w:rFonts w:cstheme="minorHAnsi"/>
        </w:rPr>
        <w:t>:~# more /</w:t>
      </w:r>
      <w:proofErr w:type="spellStart"/>
      <w:r w:rsidRPr="00F44E14">
        <w:rPr>
          <w:rFonts w:cstheme="minorHAnsi"/>
        </w:rPr>
        <w:t>mosquitto</w:t>
      </w:r>
      <w:proofErr w:type="spellEnd"/>
      <w:r w:rsidRPr="00F44E14">
        <w:rPr>
          <w:rFonts w:cstheme="minorHAnsi"/>
        </w:rPr>
        <w:t>/config/</w:t>
      </w:r>
      <w:proofErr w:type="spellStart"/>
      <w:r w:rsidRPr="00F44E14">
        <w:rPr>
          <w:rFonts w:cstheme="minorHAnsi"/>
        </w:rPr>
        <w:t>mosquitto.conf</w:t>
      </w:r>
      <w:proofErr w:type="spellEnd"/>
      <w:r w:rsidRPr="00F44E14">
        <w:rPr>
          <w:rFonts w:cstheme="minorHAnsi"/>
        </w:rPr>
        <w:t xml:space="preserve"> </w:t>
      </w:r>
    </w:p>
    <w:p w14:paraId="438A2693" w14:textId="77777777" w:rsidR="00F44E14" w:rsidRPr="00F44E14" w:rsidRDefault="00F44E14" w:rsidP="00F44E14">
      <w:pPr>
        <w:spacing w:line="240" w:lineRule="auto"/>
        <w:ind w:firstLine="644"/>
        <w:jc w:val="both"/>
        <w:rPr>
          <w:rFonts w:cstheme="minorHAnsi"/>
        </w:rPr>
      </w:pPr>
      <w:r w:rsidRPr="00F44E14">
        <w:rPr>
          <w:rFonts w:cstheme="minorHAnsi"/>
        </w:rPr>
        <w:t>listener 1883 0.0.0.0</w:t>
      </w:r>
    </w:p>
    <w:p w14:paraId="25F6AB59" w14:textId="77777777" w:rsidR="00F44E14" w:rsidRPr="00F44E14" w:rsidRDefault="00F44E14" w:rsidP="00F44E14">
      <w:pPr>
        <w:spacing w:line="240" w:lineRule="auto"/>
        <w:ind w:firstLine="644"/>
        <w:jc w:val="both"/>
        <w:rPr>
          <w:rFonts w:cstheme="minorHAnsi"/>
        </w:rPr>
      </w:pPr>
      <w:r w:rsidRPr="00F44E14">
        <w:rPr>
          <w:rFonts w:cstheme="minorHAnsi"/>
        </w:rPr>
        <w:t>persistence true</w:t>
      </w:r>
    </w:p>
    <w:p w14:paraId="031835ED" w14:textId="77777777" w:rsidR="00F44E14" w:rsidRPr="00F44E14" w:rsidRDefault="00F44E14" w:rsidP="00F44E14">
      <w:pPr>
        <w:spacing w:line="240" w:lineRule="auto"/>
        <w:ind w:firstLine="644"/>
        <w:jc w:val="both"/>
        <w:rPr>
          <w:rFonts w:cstheme="minorHAnsi"/>
        </w:rPr>
      </w:pPr>
      <w:proofErr w:type="spellStart"/>
      <w:r w:rsidRPr="00F44E14">
        <w:rPr>
          <w:rFonts w:cstheme="minorHAnsi"/>
        </w:rPr>
        <w:t>persistence_location</w:t>
      </w:r>
      <w:proofErr w:type="spellEnd"/>
      <w:r w:rsidRPr="00F44E14">
        <w:rPr>
          <w:rFonts w:cstheme="minorHAnsi"/>
        </w:rPr>
        <w:t xml:space="preserve"> /</w:t>
      </w:r>
      <w:proofErr w:type="spellStart"/>
      <w:r w:rsidRPr="00F44E14">
        <w:rPr>
          <w:rFonts w:cstheme="minorHAnsi"/>
        </w:rPr>
        <w:t>mosquitto</w:t>
      </w:r>
      <w:proofErr w:type="spellEnd"/>
      <w:r w:rsidRPr="00F44E14">
        <w:rPr>
          <w:rFonts w:cstheme="minorHAnsi"/>
        </w:rPr>
        <w:t>/data/</w:t>
      </w:r>
    </w:p>
    <w:p w14:paraId="52D9683D" w14:textId="77777777" w:rsidR="00F44E14" w:rsidRPr="00F44E14" w:rsidRDefault="00F44E14" w:rsidP="00F44E14">
      <w:pPr>
        <w:spacing w:line="240" w:lineRule="auto"/>
        <w:ind w:firstLine="644"/>
        <w:jc w:val="both"/>
        <w:rPr>
          <w:rFonts w:cstheme="minorHAnsi"/>
        </w:rPr>
      </w:pPr>
      <w:proofErr w:type="spellStart"/>
      <w:r w:rsidRPr="00F44E14">
        <w:rPr>
          <w:rFonts w:cstheme="minorHAnsi"/>
        </w:rPr>
        <w:t>log_dest</w:t>
      </w:r>
      <w:proofErr w:type="spellEnd"/>
      <w:r w:rsidRPr="00F44E14">
        <w:rPr>
          <w:rFonts w:cstheme="minorHAnsi"/>
        </w:rPr>
        <w:t xml:space="preserve"> file /</w:t>
      </w:r>
      <w:proofErr w:type="spellStart"/>
      <w:r w:rsidRPr="00F44E14">
        <w:rPr>
          <w:rFonts w:cstheme="minorHAnsi"/>
        </w:rPr>
        <w:t>mosquitto</w:t>
      </w:r>
      <w:proofErr w:type="spellEnd"/>
      <w:r w:rsidRPr="00F44E14">
        <w:rPr>
          <w:rFonts w:cstheme="minorHAnsi"/>
        </w:rPr>
        <w:t>/log/mosquitto.log</w:t>
      </w:r>
    </w:p>
    <w:p w14:paraId="5D4FAA21" w14:textId="77777777" w:rsidR="00F44E14" w:rsidRPr="00F44E14" w:rsidRDefault="00F44E14" w:rsidP="00F44E14">
      <w:pPr>
        <w:spacing w:line="240" w:lineRule="auto"/>
        <w:ind w:firstLine="644"/>
        <w:jc w:val="both"/>
        <w:rPr>
          <w:rFonts w:cstheme="minorHAnsi"/>
        </w:rPr>
      </w:pPr>
      <w:r w:rsidRPr="00F44E14">
        <w:rPr>
          <w:rFonts w:cstheme="minorHAnsi"/>
        </w:rPr>
        <w:t>## Authentication</w:t>
      </w:r>
    </w:p>
    <w:p w14:paraId="543E9AB7" w14:textId="24F1EEEC" w:rsidR="00F44E14" w:rsidRDefault="00F44E14" w:rsidP="00F44E14">
      <w:pPr>
        <w:spacing w:line="240" w:lineRule="auto"/>
        <w:ind w:firstLine="644"/>
        <w:jc w:val="both"/>
        <w:rPr>
          <w:rFonts w:cstheme="minorHAnsi"/>
        </w:rPr>
      </w:pPr>
      <w:proofErr w:type="spellStart"/>
      <w:r w:rsidRPr="00F44E14">
        <w:rPr>
          <w:rFonts w:cstheme="minorHAnsi"/>
        </w:rPr>
        <w:t>allow_anonymous</w:t>
      </w:r>
      <w:proofErr w:type="spellEnd"/>
      <w:r w:rsidRPr="00F44E14">
        <w:rPr>
          <w:rFonts w:cstheme="minorHAnsi"/>
        </w:rPr>
        <w:t xml:space="preserve"> </w:t>
      </w:r>
      <w:r>
        <w:rPr>
          <w:rFonts w:cstheme="minorHAnsi"/>
        </w:rPr>
        <w:t>false</w:t>
      </w:r>
    </w:p>
    <w:p w14:paraId="4EE3327A" w14:textId="13F02D74" w:rsidR="00F44E14" w:rsidRDefault="00F44E14" w:rsidP="00F44E14">
      <w:pPr>
        <w:spacing w:line="240" w:lineRule="auto"/>
        <w:ind w:firstLine="644"/>
        <w:jc w:val="both"/>
        <w:rPr>
          <w:rFonts w:cstheme="minorHAnsi"/>
        </w:rPr>
      </w:pPr>
      <w:proofErr w:type="spellStart"/>
      <w:r>
        <w:rPr>
          <w:rFonts w:cstheme="minorHAnsi"/>
        </w:rPr>
        <w:t>password_file</w:t>
      </w:r>
      <w:proofErr w:type="spellEnd"/>
      <w:r>
        <w:rPr>
          <w:rFonts w:cstheme="minorHAnsi"/>
        </w:rPr>
        <w:t xml:space="preserve"> /mosquito/config/passwd</w:t>
      </w:r>
    </w:p>
    <w:p w14:paraId="6EF23098" w14:textId="77777777" w:rsidR="00895690" w:rsidRDefault="00895690" w:rsidP="00F44E14">
      <w:pPr>
        <w:spacing w:line="240" w:lineRule="auto"/>
        <w:ind w:firstLine="644"/>
        <w:jc w:val="both"/>
        <w:rPr>
          <w:rFonts w:cstheme="minorHAnsi"/>
        </w:rPr>
      </w:pPr>
    </w:p>
    <w:p w14:paraId="0FC0AEBB" w14:textId="77777777" w:rsidR="00895690" w:rsidRDefault="00895690" w:rsidP="00F44E14">
      <w:pPr>
        <w:spacing w:line="240" w:lineRule="auto"/>
        <w:ind w:firstLine="644"/>
        <w:jc w:val="both"/>
        <w:rPr>
          <w:rFonts w:cstheme="minorHAnsi"/>
        </w:rPr>
      </w:pPr>
    </w:p>
    <w:p w14:paraId="78219E06" w14:textId="77777777" w:rsidR="00895690" w:rsidRDefault="00895690" w:rsidP="00F44E14">
      <w:pPr>
        <w:spacing w:line="240" w:lineRule="auto"/>
        <w:ind w:firstLine="644"/>
        <w:jc w:val="both"/>
        <w:rPr>
          <w:rFonts w:cstheme="minorHAnsi"/>
        </w:rPr>
      </w:pPr>
    </w:p>
    <w:p w14:paraId="05E11725" w14:textId="77777777" w:rsidR="00895690" w:rsidRDefault="00895690" w:rsidP="00F44E14">
      <w:pPr>
        <w:spacing w:line="240" w:lineRule="auto"/>
        <w:ind w:firstLine="644"/>
        <w:jc w:val="both"/>
        <w:rPr>
          <w:rFonts w:cstheme="minorHAnsi"/>
        </w:rPr>
      </w:pPr>
    </w:p>
    <w:p w14:paraId="1ACEBD24" w14:textId="77777777" w:rsidR="00895690" w:rsidRDefault="00895690" w:rsidP="00F44E14">
      <w:pPr>
        <w:spacing w:line="240" w:lineRule="auto"/>
        <w:ind w:firstLine="644"/>
        <w:jc w:val="both"/>
        <w:rPr>
          <w:rFonts w:cstheme="minorHAnsi"/>
        </w:rPr>
      </w:pPr>
    </w:p>
    <w:p w14:paraId="527C069C" w14:textId="77777777" w:rsidR="00895690" w:rsidRDefault="00895690" w:rsidP="00F44E14">
      <w:pPr>
        <w:spacing w:line="240" w:lineRule="auto"/>
        <w:ind w:firstLine="644"/>
        <w:jc w:val="both"/>
        <w:rPr>
          <w:rFonts w:cstheme="minorHAnsi"/>
        </w:rPr>
      </w:pPr>
    </w:p>
    <w:p w14:paraId="25A5DBE9" w14:textId="77777777" w:rsidR="00895690" w:rsidRPr="00F44E14" w:rsidRDefault="00895690" w:rsidP="00F44E14">
      <w:pPr>
        <w:spacing w:line="240" w:lineRule="auto"/>
        <w:ind w:firstLine="644"/>
        <w:jc w:val="both"/>
        <w:rPr>
          <w:rFonts w:cstheme="minorHAnsi"/>
        </w:rPr>
      </w:pPr>
    </w:p>
    <w:p w14:paraId="0F2B7D8B" w14:textId="497F18E9" w:rsidR="00991C1C" w:rsidRDefault="00991C1C" w:rsidP="00991C1C">
      <w:pPr>
        <w:pStyle w:val="ListParagraph"/>
        <w:numPr>
          <w:ilvl w:val="3"/>
          <w:numId w:val="1"/>
        </w:numPr>
        <w:rPr>
          <w:rFonts w:asciiTheme="minorHAnsi" w:eastAsiaTheme="minorHAnsi" w:hAnsiTheme="minorHAnsi" w:cstheme="minorHAnsi"/>
          <w:sz w:val="22"/>
          <w:szCs w:val="22"/>
        </w:rPr>
      </w:pPr>
      <w:r w:rsidRPr="00991C1C">
        <w:rPr>
          <w:rFonts w:asciiTheme="minorHAnsi" w:eastAsiaTheme="minorHAnsi" w:hAnsiTheme="minorHAnsi" w:cstheme="minorHAnsi"/>
          <w:sz w:val="22"/>
          <w:szCs w:val="22"/>
        </w:rPr>
        <w:lastRenderedPageBreak/>
        <w:t>Create</w:t>
      </w:r>
      <w:r w:rsidR="00190FBC">
        <w:rPr>
          <w:rFonts w:asciiTheme="minorHAnsi" w:eastAsiaTheme="minorHAnsi" w:hAnsiTheme="minorHAnsi" w:cstheme="minorHAnsi"/>
          <w:sz w:val="22"/>
          <w:szCs w:val="22"/>
        </w:rPr>
        <w:t>d</w:t>
      </w:r>
      <w:r w:rsidRPr="00991C1C">
        <w:rPr>
          <w:rFonts w:asciiTheme="minorHAnsi" w:eastAsiaTheme="minorHAnsi" w:hAnsiTheme="minorHAnsi" w:cstheme="minorHAnsi"/>
          <w:sz w:val="22"/>
          <w:szCs w:val="22"/>
        </w:rPr>
        <w:t xml:space="preserve"> the docker-</w:t>
      </w:r>
      <w:proofErr w:type="spellStart"/>
      <w:r w:rsidRPr="00991C1C">
        <w:rPr>
          <w:rFonts w:asciiTheme="minorHAnsi" w:eastAsiaTheme="minorHAnsi" w:hAnsiTheme="minorHAnsi" w:cstheme="minorHAnsi"/>
          <w:sz w:val="22"/>
          <w:szCs w:val="22"/>
        </w:rPr>
        <w:t>compose.yml</w:t>
      </w:r>
      <w:proofErr w:type="spellEnd"/>
      <w:r w:rsidRPr="00991C1C">
        <w:rPr>
          <w:rFonts w:asciiTheme="minorHAnsi" w:eastAsiaTheme="minorHAnsi" w:hAnsiTheme="minorHAnsi" w:cstheme="minorHAnsi"/>
          <w:sz w:val="22"/>
          <w:szCs w:val="22"/>
        </w:rPr>
        <w:t xml:space="preserve"> file to define the service</w:t>
      </w:r>
      <w:r w:rsidR="00190FBC">
        <w:rPr>
          <w:rFonts w:asciiTheme="minorHAnsi" w:eastAsiaTheme="minorHAnsi" w:hAnsiTheme="minorHAnsi" w:cstheme="minorHAnsi"/>
          <w:sz w:val="22"/>
          <w:szCs w:val="22"/>
        </w:rPr>
        <w:t>s</w:t>
      </w:r>
      <w:r w:rsidRPr="00991C1C">
        <w:rPr>
          <w:rFonts w:asciiTheme="minorHAnsi" w:eastAsiaTheme="minorHAnsi" w:hAnsiTheme="minorHAnsi" w:cstheme="minorHAnsi"/>
          <w:sz w:val="22"/>
          <w:szCs w:val="22"/>
        </w:rPr>
        <w:t xml:space="preserve"> and mount </w:t>
      </w:r>
      <w:r w:rsidR="00190FBC">
        <w:rPr>
          <w:rFonts w:asciiTheme="minorHAnsi" w:eastAsiaTheme="minorHAnsi" w:hAnsiTheme="minorHAnsi" w:cstheme="minorHAnsi"/>
          <w:sz w:val="22"/>
          <w:szCs w:val="22"/>
        </w:rPr>
        <w:t>the</w:t>
      </w:r>
      <w:r w:rsidRPr="00991C1C">
        <w:rPr>
          <w:rFonts w:asciiTheme="minorHAnsi" w:eastAsiaTheme="minorHAnsi" w:hAnsiTheme="minorHAnsi" w:cstheme="minorHAnsi"/>
          <w:sz w:val="22"/>
          <w:szCs w:val="22"/>
        </w:rPr>
        <w:t xml:space="preserve"> local directories</w:t>
      </w:r>
      <w:r w:rsidR="00190FBC">
        <w:rPr>
          <w:rFonts w:asciiTheme="minorHAnsi" w:eastAsiaTheme="minorHAnsi" w:hAnsiTheme="minorHAnsi" w:cstheme="minorHAnsi"/>
          <w:sz w:val="22"/>
          <w:szCs w:val="22"/>
        </w:rPr>
        <w:t>.</w:t>
      </w:r>
    </w:p>
    <w:p w14:paraId="2612A1AA" w14:textId="77777777" w:rsidR="00F44E14" w:rsidRDefault="00F44E14" w:rsidP="00F44E14">
      <w:pPr>
        <w:pStyle w:val="ListParagraph"/>
        <w:ind w:left="644"/>
        <w:rPr>
          <w:rFonts w:asciiTheme="minorHAnsi" w:eastAsiaTheme="minorHAnsi" w:hAnsiTheme="minorHAnsi" w:cstheme="minorHAnsi"/>
          <w:sz w:val="22"/>
          <w:szCs w:val="22"/>
        </w:rPr>
      </w:pPr>
    </w:p>
    <w:p w14:paraId="7715D964" w14:textId="77777777" w:rsidR="00F44E14" w:rsidRPr="00F44E14" w:rsidRDefault="00F44E14" w:rsidP="00F44E14">
      <w:pPr>
        <w:pStyle w:val="ListParagraph"/>
        <w:ind w:left="644"/>
        <w:rPr>
          <w:rFonts w:asciiTheme="minorHAnsi" w:eastAsiaTheme="minorHAnsi" w:hAnsiTheme="minorHAnsi" w:cstheme="minorHAnsi"/>
          <w:sz w:val="22"/>
          <w:szCs w:val="22"/>
        </w:rPr>
      </w:pPr>
      <w:proofErr w:type="spellStart"/>
      <w:r w:rsidRPr="00F44E14">
        <w:rPr>
          <w:rFonts w:asciiTheme="minorHAnsi" w:eastAsiaTheme="minorHAnsi" w:hAnsiTheme="minorHAnsi" w:cstheme="minorHAnsi"/>
          <w:sz w:val="22"/>
          <w:szCs w:val="22"/>
        </w:rPr>
        <w:t>root@Adoven-PRJ</w:t>
      </w:r>
      <w:proofErr w:type="spellEnd"/>
      <w:r w:rsidRPr="00F44E14">
        <w:rPr>
          <w:rFonts w:asciiTheme="minorHAnsi" w:eastAsiaTheme="minorHAnsi" w:hAnsiTheme="minorHAnsi" w:cstheme="minorHAnsi"/>
          <w:sz w:val="22"/>
          <w:szCs w:val="22"/>
        </w:rPr>
        <w:t>:/</w:t>
      </w:r>
      <w:proofErr w:type="spellStart"/>
      <w:r w:rsidRPr="00F44E14">
        <w:rPr>
          <w:rFonts w:asciiTheme="minorHAnsi" w:eastAsiaTheme="minorHAnsi" w:hAnsiTheme="minorHAnsi" w:cstheme="minorHAnsi"/>
          <w:sz w:val="22"/>
          <w:szCs w:val="22"/>
        </w:rPr>
        <w:t>mosquitto</w:t>
      </w:r>
      <w:proofErr w:type="spellEnd"/>
      <w:r w:rsidRPr="00F44E14">
        <w:rPr>
          <w:rFonts w:asciiTheme="minorHAnsi" w:eastAsiaTheme="minorHAnsi" w:hAnsiTheme="minorHAnsi" w:cstheme="minorHAnsi"/>
          <w:sz w:val="22"/>
          <w:szCs w:val="22"/>
        </w:rPr>
        <w:t># more docker-</w:t>
      </w:r>
      <w:proofErr w:type="spellStart"/>
      <w:r w:rsidRPr="00F44E14">
        <w:rPr>
          <w:rFonts w:asciiTheme="minorHAnsi" w:eastAsiaTheme="minorHAnsi" w:hAnsiTheme="minorHAnsi" w:cstheme="minorHAnsi"/>
          <w:sz w:val="22"/>
          <w:szCs w:val="22"/>
        </w:rPr>
        <w:t>compose.yml</w:t>
      </w:r>
      <w:proofErr w:type="spellEnd"/>
      <w:r w:rsidRPr="00F44E14">
        <w:rPr>
          <w:rFonts w:asciiTheme="minorHAnsi" w:eastAsiaTheme="minorHAnsi" w:hAnsiTheme="minorHAnsi" w:cstheme="minorHAnsi"/>
          <w:sz w:val="22"/>
          <w:szCs w:val="22"/>
        </w:rPr>
        <w:t xml:space="preserve"> </w:t>
      </w:r>
    </w:p>
    <w:p w14:paraId="1C41C4CC" w14:textId="77777777" w:rsidR="00F44E14" w:rsidRPr="00F44E14" w:rsidRDefault="00F44E14" w:rsidP="00F44E14">
      <w:pPr>
        <w:pStyle w:val="ListParagraph"/>
        <w:ind w:left="644"/>
        <w:rPr>
          <w:rFonts w:asciiTheme="minorHAnsi" w:eastAsiaTheme="minorHAnsi" w:hAnsiTheme="minorHAnsi" w:cstheme="minorHAnsi"/>
          <w:sz w:val="22"/>
          <w:szCs w:val="22"/>
        </w:rPr>
      </w:pPr>
      <w:r w:rsidRPr="00F44E14">
        <w:rPr>
          <w:rFonts w:asciiTheme="minorHAnsi" w:eastAsiaTheme="minorHAnsi" w:hAnsiTheme="minorHAnsi" w:cstheme="minorHAnsi"/>
          <w:sz w:val="22"/>
          <w:szCs w:val="22"/>
        </w:rPr>
        <w:t>version: '3.8'</w:t>
      </w:r>
    </w:p>
    <w:p w14:paraId="22277624" w14:textId="77777777" w:rsidR="00F44E14" w:rsidRPr="00F44E14" w:rsidRDefault="00F44E14" w:rsidP="00F44E14">
      <w:pPr>
        <w:pStyle w:val="ListParagraph"/>
        <w:ind w:left="644"/>
        <w:rPr>
          <w:rFonts w:asciiTheme="minorHAnsi" w:eastAsiaTheme="minorHAnsi" w:hAnsiTheme="minorHAnsi" w:cstheme="minorHAnsi"/>
          <w:sz w:val="22"/>
          <w:szCs w:val="22"/>
        </w:rPr>
      </w:pPr>
    </w:p>
    <w:p w14:paraId="5EEC071D" w14:textId="77777777" w:rsidR="00F44E14" w:rsidRPr="00F44E14" w:rsidRDefault="00F44E14" w:rsidP="00F44E14">
      <w:pPr>
        <w:pStyle w:val="ListParagraph"/>
        <w:ind w:left="644"/>
        <w:rPr>
          <w:rFonts w:asciiTheme="minorHAnsi" w:eastAsiaTheme="minorHAnsi" w:hAnsiTheme="minorHAnsi" w:cstheme="minorHAnsi"/>
          <w:sz w:val="22"/>
          <w:szCs w:val="22"/>
        </w:rPr>
      </w:pPr>
      <w:r w:rsidRPr="00F44E14">
        <w:rPr>
          <w:rFonts w:asciiTheme="minorHAnsi" w:eastAsiaTheme="minorHAnsi" w:hAnsiTheme="minorHAnsi" w:cstheme="minorHAnsi"/>
          <w:sz w:val="22"/>
          <w:szCs w:val="22"/>
        </w:rPr>
        <w:t>services:</w:t>
      </w:r>
    </w:p>
    <w:p w14:paraId="1FD9BAAE" w14:textId="77777777" w:rsidR="00F44E14" w:rsidRPr="00F44E14" w:rsidRDefault="00F44E14" w:rsidP="00F44E14">
      <w:pPr>
        <w:pStyle w:val="ListParagraph"/>
        <w:ind w:left="644"/>
        <w:rPr>
          <w:rFonts w:asciiTheme="minorHAnsi" w:eastAsiaTheme="minorHAnsi" w:hAnsiTheme="minorHAnsi" w:cstheme="minorHAnsi"/>
          <w:sz w:val="22"/>
          <w:szCs w:val="22"/>
        </w:rPr>
      </w:pPr>
      <w:r w:rsidRPr="00F44E14">
        <w:rPr>
          <w:rFonts w:asciiTheme="minorHAnsi" w:eastAsiaTheme="minorHAnsi" w:hAnsiTheme="minorHAnsi" w:cstheme="minorHAnsi"/>
          <w:sz w:val="22"/>
          <w:szCs w:val="22"/>
        </w:rPr>
        <w:t xml:space="preserve">  </w:t>
      </w:r>
      <w:proofErr w:type="spellStart"/>
      <w:r w:rsidRPr="00F44E14">
        <w:rPr>
          <w:rFonts w:asciiTheme="minorHAnsi" w:eastAsiaTheme="minorHAnsi" w:hAnsiTheme="minorHAnsi" w:cstheme="minorHAnsi"/>
          <w:sz w:val="22"/>
          <w:szCs w:val="22"/>
        </w:rPr>
        <w:t>mqtt</w:t>
      </w:r>
      <w:proofErr w:type="spellEnd"/>
      <w:r w:rsidRPr="00F44E14">
        <w:rPr>
          <w:rFonts w:asciiTheme="minorHAnsi" w:eastAsiaTheme="minorHAnsi" w:hAnsiTheme="minorHAnsi" w:cstheme="minorHAnsi"/>
          <w:sz w:val="22"/>
          <w:szCs w:val="22"/>
        </w:rPr>
        <w:t>:</w:t>
      </w:r>
    </w:p>
    <w:p w14:paraId="7EDB6233" w14:textId="77777777" w:rsidR="00F44E14" w:rsidRPr="00F44E14" w:rsidRDefault="00F44E14" w:rsidP="00F44E14">
      <w:pPr>
        <w:pStyle w:val="ListParagraph"/>
        <w:ind w:left="644"/>
        <w:rPr>
          <w:rFonts w:asciiTheme="minorHAnsi" w:eastAsiaTheme="minorHAnsi" w:hAnsiTheme="minorHAnsi" w:cstheme="minorHAnsi"/>
          <w:sz w:val="22"/>
          <w:szCs w:val="22"/>
        </w:rPr>
      </w:pPr>
      <w:r w:rsidRPr="00F44E14">
        <w:rPr>
          <w:rFonts w:asciiTheme="minorHAnsi" w:eastAsiaTheme="minorHAnsi" w:hAnsiTheme="minorHAnsi" w:cstheme="minorHAnsi"/>
          <w:sz w:val="22"/>
          <w:szCs w:val="22"/>
        </w:rPr>
        <w:t xml:space="preserve">    image: </w:t>
      </w:r>
      <w:proofErr w:type="spellStart"/>
      <w:r w:rsidRPr="00F44E14">
        <w:rPr>
          <w:rFonts w:asciiTheme="minorHAnsi" w:eastAsiaTheme="minorHAnsi" w:hAnsiTheme="minorHAnsi" w:cstheme="minorHAnsi"/>
          <w:sz w:val="22"/>
          <w:szCs w:val="22"/>
        </w:rPr>
        <w:t>eclipse-mosquitto:latest</w:t>
      </w:r>
      <w:proofErr w:type="spellEnd"/>
    </w:p>
    <w:p w14:paraId="4153392F" w14:textId="77777777" w:rsidR="00F44E14" w:rsidRPr="00F44E14" w:rsidRDefault="00F44E14" w:rsidP="00F44E14">
      <w:pPr>
        <w:pStyle w:val="ListParagraph"/>
        <w:ind w:left="644"/>
        <w:rPr>
          <w:rFonts w:asciiTheme="minorHAnsi" w:eastAsiaTheme="minorHAnsi" w:hAnsiTheme="minorHAnsi" w:cstheme="minorHAnsi"/>
          <w:sz w:val="22"/>
          <w:szCs w:val="22"/>
        </w:rPr>
      </w:pPr>
      <w:r w:rsidRPr="00F44E14">
        <w:rPr>
          <w:rFonts w:asciiTheme="minorHAnsi" w:eastAsiaTheme="minorHAnsi" w:hAnsiTheme="minorHAnsi" w:cstheme="minorHAnsi"/>
          <w:sz w:val="22"/>
          <w:szCs w:val="22"/>
        </w:rPr>
        <w:t xml:space="preserve">    </w:t>
      </w:r>
      <w:proofErr w:type="spellStart"/>
      <w:r w:rsidRPr="00F44E14">
        <w:rPr>
          <w:rFonts w:asciiTheme="minorHAnsi" w:eastAsiaTheme="minorHAnsi" w:hAnsiTheme="minorHAnsi" w:cstheme="minorHAnsi"/>
          <w:sz w:val="22"/>
          <w:szCs w:val="22"/>
        </w:rPr>
        <w:t>container_name</w:t>
      </w:r>
      <w:proofErr w:type="spellEnd"/>
      <w:r w:rsidRPr="00F44E14">
        <w:rPr>
          <w:rFonts w:asciiTheme="minorHAnsi" w:eastAsiaTheme="minorHAnsi" w:hAnsiTheme="minorHAnsi" w:cstheme="minorHAnsi"/>
          <w:sz w:val="22"/>
          <w:szCs w:val="22"/>
        </w:rPr>
        <w:t xml:space="preserve">: </w:t>
      </w:r>
      <w:proofErr w:type="spellStart"/>
      <w:r w:rsidRPr="00F44E14">
        <w:rPr>
          <w:rFonts w:asciiTheme="minorHAnsi" w:eastAsiaTheme="minorHAnsi" w:hAnsiTheme="minorHAnsi" w:cstheme="minorHAnsi"/>
          <w:sz w:val="22"/>
          <w:szCs w:val="22"/>
        </w:rPr>
        <w:t>mqtt</w:t>
      </w:r>
      <w:proofErr w:type="spellEnd"/>
    </w:p>
    <w:p w14:paraId="30C5A740" w14:textId="77777777" w:rsidR="00F44E14" w:rsidRPr="00F44E14" w:rsidRDefault="00F44E14" w:rsidP="00F44E14">
      <w:pPr>
        <w:pStyle w:val="ListParagraph"/>
        <w:ind w:left="644"/>
        <w:rPr>
          <w:rFonts w:asciiTheme="minorHAnsi" w:eastAsiaTheme="minorHAnsi" w:hAnsiTheme="minorHAnsi" w:cstheme="minorHAnsi"/>
          <w:sz w:val="22"/>
          <w:szCs w:val="22"/>
          <w:lang w:val="pt-PT"/>
        </w:rPr>
      </w:pPr>
      <w:r w:rsidRPr="00F44E14">
        <w:rPr>
          <w:rFonts w:asciiTheme="minorHAnsi" w:eastAsiaTheme="minorHAnsi" w:hAnsiTheme="minorHAnsi" w:cstheme="minorHAnsi"/>
          <w:sz w:val="22"/>
          <w:szCs w:val="22"/>
        </w:rPr>
        <w:t xml:space="preserve">    </w:t>
      </w:r>
      <w:r w:rsidRPr="00F44E14">
        <w:rPr>
          <w:rFonts w:asciiTheme="minorHAnsi" w:eastAsiaTheme="minorHAnsi" w:hAnsiTheme="minorHAnsi" w:cstheme="minorHAnsi"/>
          <w:sz w:val="22"/>
          <w:szCs w:val="22"/>
          <w:lang w:val="pt-PT"/>
        </w:rPr>
        <w:t>ports:</w:t>
      </w:r>
    </w:p>
    <w:p w14:paraId="29AE20A9" w14:textId="77777777" w:rsidR="00F44E14" w:rsidRPr="00F44E14" w:rsidRDefault="00F44E14" w:rsidP="00F44E14">
      <w:pPr>
        <w:pStyle w:val="ListParagraph"/>
        <w:ind w:left="644"/>
        <w:rPr>
          <w:rFonts w:asciiTheme="minorHAnsi" w:eastAsiaTheme="minorHAnsi" w:hAnsiTheme="minorHAnsi" w:cstheme="minorHAnsi"/>
          <w:sz w:val="22"/>
          <w:szCs w:val="22"/>
          <w:lang w:val="pt-PT"/>
        </w:rPr>
      </w:pPr>
      <w:r w:rsidRPr="00F44E14">
        <w:rPr>
          <w:rFonts w:asciiTheme="minorHAnsi" w:eastAsiaTheme="minorHAnsi" w:hAnsiTheme="minorHAnsi" w:cstheme="minorHAnsi"/>
          <w:sz w:val="22"/>
          <w:szCs w:val="22"/>
          <w:lang w:val="pt-PT"/>
        </w:rPr>
        <w:t xml:space="preserve">      - "1883:1883"</w:t>
      </w:r>
    </w:p>
    <w:p w14:paraId="1827C824" w14:textId="77777777" w:rsidR="00F44E14" w:rsidRPr="00F44E14" w:rsidRDefault="00F44E14" w:rsidP="00F44E14">
      <w:pPr>
        <w:pStyle w:val="ListParagraph"/>
        <w:ind w:left="644"/>
        <w:rPr>
          <w:rFonts w:asciiTheme="minorHAnsi" w:eastAsiaTheme="minorHAnsi" w:hAnsiTheme="minorHAnsi" w:cstheme="minorHAnsi"/>
          <w:sz w:val="22"/>
          <w:szCs w:val="22"/>
          <w:lang w:val="pt-PT"/>
        </w:rPr>
      </w:pPr>
      <w:r w:rsidRPr="00F44E14">
        <w:rPr>
          <w:rFonts w:asciiTheme="minorHAnsi" w:eastAsiaTheme="minorHAnsi" w:hAnsiTheme="minorHAnsi" w:cstheme="minorHAnsi"/>
          <w:sz w:val="22"/>
          <w:szCs w:val="22"/>
          <w:lang w:val="pt-PT"/>
        </w:rPr>
        <w:t xml:space="preserve">      - "9001:9001"</w:t>
      </w:r>
    </w:p>
    <w:p w14:paraId="4935D143" w14:textId="77777777" w:rsidR="00F44E14" w:rsidRPr="00F44E14" w:rsidRDefault="00F44E14" w:rsidP="00F44E14">
      <w:pPr>
        <w:pStyle w:val="ListParagraph"/>
        <w:ind w:left="644"/>
        <w:rPr>
          <w:rFonts w:asciiTheme="minorHAnsi" w:eastAsiaTheme="minorHAnsi" w:hAnsiTheme="minorHAnsi" w:cstheme="minorHAnsi"/>
          <w:sz w:val="22"/>
          <w:szCs w:val="22"/>
          <w:lang w:val="pt-PT"/>
        </w:rPr>
      </w:pPr>
      <w:r w:rsidRPr="00F44E14">
        <w:rPr>
          <w:rFonts w:asciiTheme="minorHAnsi" w:eastAsiaTheme="minorHAnsi" w:hAnsiTheme="minorHAnsi" w:cstheme="minorHAnsi"/>
          <w:sz w:val="22"/>
          <w:szCs w:val="22"/>
          <w:lang w:val="pt-PT"/>
        </w:rPr>
        <w:t xml:space="preserve">    volumes:</w:t>
      </w:r>
    </w:p>
    <w:p w14:paraId="30A9DC6B" w14:textId="77777777" w:rsidR="00F44E14" w:rsidRPr="00F44E14" w:rsidRDefault="00F44E14" w:rsidP="00F44E14">
      <w:pPr>
        <w:pStyle w:val="ListParagraph"/>
        <w:ind w:left="644"/>
        <w:rPr>
          <w:rFonts w:asciiTheme="minorHAnsi" w:eastAsiaTheme="minorHAnsi" w:hAnsiTheme="minorHAnsi" w:cstheme="minorHAnsi"/>
          <w:sz w:val="22"/>
          <w:szCs w:val="22"/>
          <w:lang w:val="pt-PT"/>
        </w:rPr>
      </w:pPr>
      <w:r w:rsidRPr="00F44E14">
        <w:rPr>
          <w:rFonts w:asciiTheme="minorHAnsi" w:eastAsiaTheme="minorHAnsi" w:hAnsiTheme="minorHAnsi" w:cstheme="minorHAnsi"/>
          <w:sz w:val="22"/>
          <w:szCs w:val="22"/>
          <w:lang w:val="pt-PT"/>
        </w:rPr>
        <w:t xml:space="preserve">      - /mosquitto/config:/mosquitto/config</w:t>
      </w:r>
    </w:p>
    <w:p w14:paraId="7F79CFFB" w14:textId="77777777" w:rsidR="00F44E14" w:rsidRPr="00F44E14" w:rsidRDefault="00F44E14" w:rsidP="00F44E14">
      <w:pPr>
        <w:pStyle w:val="ListParagraph"/>
        <w:ind w:left="644"/>
        <w:rPr>
          <w:rFonts w:asciiTheme="minorHAnsi" w:eastAsiaTheme="minorHAnsi" w:hAnsiTheme="minorHAnsi" w:cstheme="minorHAnsi"/>
          <w:sz w:val="22"/>
          <w:szCs w:val="22"/>
          <w:lang w:val="pt-PT"/>
        </w:rPr>
      </w:pPr>
      <w:r w:rsidRPr="00F44E14">
        <w:rPr>
          <w:rFonts w:asciiTheme="minorHAnsi" w:eastAsiaTheme="minorHAnsi" w:hAnsiTheme="minorHAnsi" w:cstheme="minorHAnsi"/>
          <w:sz w:val="22"/>
          <w:szCs w:val="22"/>
          <w:lang w:val="pt-PT"/>
        </w:rPr>
        <w:t xml:space="preserve">      - /mosquitto/data:/mosquitto/data</w:t>
      </w:r>
    </w:p>
    <w:p w14:paraId="7F2CCB96" w14:textId="77777777" w:rsidR="00F44E14" w:rsidRPr="00F44E14" w:rsidRDefault="00F44E14" w:rsidP="00F44E14">
      <w:pPr>
        <w:pStyle w:val="ListParagraph"/>
        <w:ind w:left="644"/>
        <w:rPr>
          <w:rFonts w:asciiTheme="minorHAnsi" w:eastAsiaTheme="minorHAnsi" w:hAnsiTheme="minorHAnsi" w:cstheme="minorHAnsi"/>
          <w:sz w:val="22"/>
          <w:szCs w:val="22"/>
          <w:lang w:val="pt-PT"/>
        </w:rPr>
      </w:pPr>
      <w:r w:rsidRPr="00F44E14">
        <w:rPr>
          <w:rFonts w:asciiTheme="minorHAnsi" w:eastAsiaTheme="minorHAnsi" w:hAnsiTheme="minorHAnsi" w:cstheme="minorHAnsi"/>
          <w:sz w:val="22"/>
          <w:szCs w:val="22"/>
          <w:lang w:val="pt-PT"/>
        </w:rPr>
        <w:t xml:space="preserve">      - /mosquitto/log:/mosquitto/log</w:t>
      </w:r>
    </w:p>
    <w:p w14:paraId="6875A214" w14:textId="748B3FFC" w:rsidR="00F44E14" w:rsidRPr="00991C1C" w:rsidRDefault="00F44E14" w:rsidP="00F44E14">
      <w:pPr>
        <w:pStyle w:val="ListParagraph"/>
        <w:ind w:left="644"/>
        <w:rPr>
          <w:rFonts w:asciiTheme="minorHAnsi" w:eastAsiaTheme="minorHAnsi" w:hAnsiTheme="minorHAnsi" w:cstheme="minorHAnsi"/>
          <w:sz w:val="22"/>
          <w:szCs w:val="22"/>
        </w:rPr>
      </w:pPr>
      <w:r w:rsidRPr="00F44E14">
        <w:rPr>
          <w:rFonts w:asciiTheme="minorHAnsi" w:eastAsiaTheme="minorHAnsi" w:hAnsiTheme="minorHAnsi" w:cstheme="minorHAnsi"/>
          <w:sz w:val="22"/>
          <w:szCs w:val="22"/>
          <w:lang w:val="pt-PT"/>
        </w:rPr>
        <w:t xml:space="preserve">    </w:t>
      </w:r>
      <w:r w:rsidRPr="00F44E14">
        <w:rPr>
          <w:rFonts w:asciiTheme="minorHAnsi" w:eastAsiaTheme="minorHAnsi" w:hAnsiTheme="minorHAnsi" w:cstheme="minorHAnsi"/>
          <w:sz w:val="22"/>
          <w:szCs w:val="22"/>
        </w:rPr>
        <w:t>restart: always</w:t>
      </w:r>
    </w:p>
    <w:p w14:paraId="127BE403" w14:textId="77777777" w:rsidR="00991C1C" w:rsidRDefault="00991C1C" w:rsidP="00991C1C">
      <w:pPr>
        <w:pStyle w:val="ListParagraph"/>
        <w:ind w:left="644"/>
        <w:rPr>
          <w:rFonts w:cstheme="minorHAnsi"/>
        </w:rPr>
      </w:pPr>
    </w:p>
    <w:p w14:paraId="7FB0ADF8" w14:textId="35756FB1" w:rsidR="00946AE1" w:rsidRDefault="00946AE1" w:rsidP="00946AE1">
      <w:pPr>
        <w:pStyle w:val="ListParagraph"/>
        <w:numPr>
          <w:ilvl w:val="3"/>
          <w:numId w:val="1"/>
        </w:numPr>
        <w:rPr>
          <w:rFonts w:asciiTheme="minorHAnsi" w:eastAsiaTheme="minorHAnsi" w:hAnsiTheme="minorHAnsi" w:cstheme="minorHAnsi"/>
          <w:sz w:val="22"/>
          <w:szCs w:val="22"/>
        </w:rPr>
      </w:pPr>
      <w:r>
        <w:rPr>
          <w:rFonts w:asciiTheme="minorHAnsi" w:eastAsiaTheme="minorHAnsi" w:hAnsiTheme="minorHAnsi" w:cstheme="minorHAnsi"/>
          <w:sz w:val="22"/>
          <w:szCs w:val="22"/>
        </w:rPr>
        <w:t>Created the user account and the password</w:t>
      </w:r>
      <w:r>
        <w:rPr>
          <w:rFonts w:asciiTheme="minorHAnsi" w:eastAsiaTheme="minorHAnsi" w:hAnsiTheme="minorHAnsi" w:cstheme="minorHAnsi"/>
          <w:sz w:val="22"/>
          <w:szCs w:val="22"/>
        </w:rPr>
        <w:t xml:space="preserve"> file</w:t>
      </w:r>
      <w:r>
        <w:rPr>
          <w:rFonts w:asciiTheme="minorHAnsi" w:eastAsiaTheme="minorHAnsi" w:hAnsiTheme="minorHAnsi" w:cstheme="minorHAnsi"/>
          <w:sz w:val="22"/>
          <w:szCs w:val="22"/>
        </w:rPr>
        <w:t xml:space="preserve">. </w:t>
      </w:r>
    </w:p>
    <w:p w14:paraId="380EF8E2" w14:textId="77777777" w:rsidR="00946AE1" w:rsidRDefault="00946AE1" w:rsidP="00946AE1">
      <w:pPr>
        <w:pStyle w:val="ListParagraph"/>
        <w:ind w:left="644"/>
        <w:rPr>
          <w:rFonts w:asciiTheme="minorHAnsi" w:eastAsiaTheme="minorHAnsi" w:hAnsiTheme="minorHAnsi" w:cstheme="minorHAnsi"/>
          <w:sz w:val="22"/>
          <w:szCs w:val="22"/>
        </w:rPr>
      </w:pPr>
    </w:p>
    <w:p w14:paraId="316EBE42" w14:textId="77777777" w:rsidR="00946AE1" w:rsidRDefault="00946AE1" w:rsidP="00946AE1">
      <w:pPr>
        <w:pStyle w:val="ListParagraph"/>
        <w:ind w:left="644"/>
        <w:rPr>
          <w:rFonts w:asciiTheme="minorHAnsi" w:eastAsiaTheme="minorHAnsi" w:hAnsiTheme="minorHAnsi" w:cstheme="minorHAnsi"/>
          <w:sz w:val="22"/>
          <w:szCs w:val="22"/>
        </w:rPr>
      </w:pPr>
      <w:proofErr w:type="spellStart"/>
      <w:r w:rsidRPr="00F44E14">
        <w:rPr>
          <w:rFonts w:asciiTheme="minorHAnsi" w:eastAsiaTheme="minorHAnsi" w:hAnsiTheme="minorHAnsi" w:cstheme="minorHAnsi"/>
          <w:sz w:val="22"/>
          <w:szCs w:val="22"/>
        </w:rPr>
        <w:t>root@Adoven-PRJ</w:t>
      </w:r>
      <w:proofErr w:type="spellEnd"/>
      <w:r w:rsidRPr="00F44E14">
        <w:rPr>
          <w:rFonts w:asciiTheme="minorHAnsi" w:eastAsiaTheme="minorHAnsi" w:hAnsiTheme="minorHAnsi" w:cstheme="minorHAnsi"/>
          <w:sz w:val="22"/>
          <w:szCs w:val="22"/>
        </w:rPr>
        <w:t>:/</w:t>
      </w:r>
      <w:proofErr w:type="spellStart"/>
      <w:r w:rsidRPr="00F44E14">
        <w:rPr>
          <w:rFonts w:asciiTheme="minorHAnsi" w:eastAsiaTheme="minorHAnsi" w:hAnsiTheme="minorHAnsi" w:cstheme="minorHAnsi"/>
          <w:sz w:val="22"/>
          <w:szCs w:val="22"/>
        </w:rPr>
        <w:t>mosquitto#</w:t>
      </w:r>
      <w:r w:rsidRPr="00991C1C">
        <w:rPr>
          <w:rFonts w:asciiTheme="minorHAnsi" w:eastAsiaTheme="minorHAnsi" w:hAnsiTheme="minorHAnsi" w:cstheme="minorHAnsi"/>
          <w:sz w:val="22"/>
          <w:szCs w:val="22"/>
        </w:rPr>
        <w:t>docker</w:t>
      </w:r>
      <w:proofErr w:type="spellEnd"/>
      <w:r w:rsidRPr="00991C1C">
        <w:rPr>
          <w:rFonts w:asciiTheme="minorHAnsi" w:eastAsiaTheme="minorHAnsi" w:hAnsiTheme="minorHAnsi" w:cstheme="minorHAnsi"/>
          <w:sz w:val="22"/>
          <w:szCs w:val="22"/>
        </w:rPr>
        <w:t xml:space="preserve"> exec -it </w:t>
      </w:r>
      <w:proofErr w:type="spellStart"/>
      <w:r w:rsidRPr="00991C1C">
        <w:rPr>
          <w:rFonts w:asciiTheme="minorHAnsi" w:eastAsiaTheme="minorHAnsi" w:hAnsiTheme="minorHAnsi" w:cstheme="minorHAnsi"/>
          <w:sz w:val="22"/>
          <w:szCs w:val="22"/>
        </w:rPr>
        <w:t>mosquitto</w:t>
      </w:r>
      <w:proofErr w:type="spellEnd"/>
      <w:r w:rsidRPr="00991C1C">
        <w:rPr>
          <w:rFonts w:asciiTheme="minorHAnsi" w:eastAsiaTheme="minorHAnsi" w:hAnsiTheme="minorHAnsi" w:cstheme="minorHAnsi"/>
          <w:sz w:val="22"/>
          <w:szCs w:val="22"/>
        </w:rPr>
        <w:t xml:space="preserve"> </w:t>
      </w:r>
      <w:proofErr w:type="spellStart"/>
      <w:r w:rsidRPr="00991C1C">
        <w:rPr>
          <w:rFonts w:asciiTheme="minorHAnsi" w:eastAsiaTheme="minorHAnsi" w:hAnsiTheme="minorHAnsi" w:cstheme="minorHAnsi"/>
          <w:sz w:val="22"/>
          <w:szCs w:val="22"/>
        </w:rPr>
        <w:t>mosquitto_passwd</w:t>
      </w:r>
      <w:proofErr w:type="spellEnd"/>
      <w:r w:rsidRPr="00991C1C">
        <w:rPr>
          <w:rFonts w:asciiTheme="minorHAnsi" w:eastAsiaTheme="minorHAnsi" w:hAnsiTheme="minorHAnsi" w:cstheme="minorHAnsi"/>
          <w:sz w:val="22"/>
          <w:szCs w:val="22"/>
        </w:rPr>
        <w:t xml:space="preserve"> -b /</w:t>
      </w:r>
      <w:proofErr w:type="spellStart"/>
      <w:r w:rsidRPr="00991C1C">
        <w:rPr>
          <w:rFonts w:asciiTheme="minorHAnsi" w:eastAsiaTheme="minorHAnsi" w:hAnsiTheme="minorHAnsi" w:cstheme="minorHAnsi"/>
          <w:sz w:val="22"/>
          <w:szCs w:val="22"/>
        </w:rPr>
        <w:t>mosquitto</w:t>
      </w:r>
      <w:proofErr w:type="spellEnd"/>
      <w:r w:rsidRPr="00991C1C">
        <w:rPr>
          <w:rFonts w:asciiTheme="minorHAnsi" w:eastAsiaTheme="minorHAnsi" w:hAnsiTheme="minorHAnsi" w:cstheme="minorHAnsi"/>
          <w:sz w:val="22"/>
          <w:szCs w:val="22"/>
        </w:rPr>
        <w:t xml:space="preserve">/config/passwd </w:t>
      </w:r>
      <w:proofErr w:type="spellStart"/>
      <w:r w:rsidRPr="00991C1C">
        <w:rPr>
          <w:rFonts w:asciiTheme="minorHAnsi" w:eastAsiaTheme="minorHAnsi" w:hAnsiTheme="minorHAnsi" w:cstheme="minorHAnsi"/>
          <w:sz w:val="22"/>
          <w:szCs w:val="22"/>
        </w:rPr>
        <w:t>adoven</w:t>
      </w:r>
      <w:proofErr w:type="spellEnd"/>
      <w:r w:rsidRPr="00991C1C">
        <w:rPr>
          <w:rFonts w:asciiTheme="minorHAnsi" w:eastAsiaTheme="minorHAnsi" w:hAnsiTheme="minorHAnsi" w:cstheme="minorHAnsi"/>
          <w:sz w:val="22"/>
          <w:szCs w:val="22"/>
        </w:rPr>
        <w:t xml:space="preserve"> @EdenEmily2026</w:t>
      </w:r>
    </w:p>
    <w:p w14:paraId="2A869D69" w14:textId="77777777" w:rsidR="00946AE1" w:rsidRDefault="00946AE1" w:rsidP="00991C1C">
      <w:pPr>
        <w:pStyle w:val="ListParagraph"/>
        <w:ind w:left="644"/>
        <w:rPr>
          <w:rFonts w:cstheme="minorHAnsi"/>
        </w:rPr>
      </w:pPr>
    </w:p>
    <w:p w14:paraId="17E32289" w14:textId="77777777" w:rsidR="00946AE1" w:rsidRDefault="00946AE1" w:rsidP="00991C1C">
      <w:pPr>
        <w:pStyle w:val="ListParagraph"/>
        <w:ind w:left="644"/>
        <w:rPr>
          <w:rFonts w:cstheme="minorHAnsi"/>
        </w:rPr>
      </w:pPr>
    </w:p>
    <w:p w14:paraId="1C8C140B" w14:textId="1DC65F2C" w:rsidR="00547161" w:rsidRPr="00547161" w:rsidRDefault="00E3131B" w:rsidP="00547161">
      <w:pPr>
        <w:pStyle w:val="ListParagraph"/>
        <w:numPr>
          <w:ilvl w:val="3"/>
          <w:numId w:val="1"/>
        </w:numPr>
        <w:rPr>
          <w:rFonts w:asciiTheme="minorHAnsi" w:eastAsiaTheme="minorHAnsi" w:hAnsiTheme="minorHAnsi" w:cstheme="minorHAnsi"/>
          <w:sz w:val="22"/>
          <w:szCs w:val="22"/>
        </w:rPr>
      </w:pPr>
      <w:r>
        <w:rPr>
          <w:rFonts w:asciiTheme="minorHAnsi" w:eastAsiaTheme="minorHAnsi" w:hAnsiTheme="minorHAnsi" w:cstheme="minorHAnsi"/>
          <w:sz w:val="22"/>
          <w:szCs w:val="22"/>
        </w:rPr>
        <w:t>Started</w:t>
      </w:r>
      <w:r w:rsidR="00547161" w:rsidRPr="00E04D90">
        <w:rPr>
          <w:rFonts w:asciiTheme="minorHAnsi" w:eastAsiaTheme="minorHAnsi" w:hAnsiTheme="minorHAnsi" w:cstheme="minorHAnsi"/>
          <w:sz w:val="22"/>
          <w:szCs w:val="22"/>
        </w:rPr>
        <w:t xml:space="preserve"> the </w:t>
      </w:r>
      <w:r w:rsidR="00547161">
        <w:rPr>
          <w:rFonts w:cstheme="minorHAnsi"/>
        </w:rPr>
        <w:t>e</w:t>
      </w:r>
      <w:r w:rsidR="00547161" w:rsidRPr="00612E89">
        <w:rPr>
          <w:rFonts w:cstheme="minorHAnsi"/>
        </w:rPr>
        <w:t>clipse-</w:t>
      </w:r>
      <w:proofErr w:type="spellStart"/>
      <w:r w:rsidR="00547161" w:rsidRPr="00612E89">
        <w:rPr>
          <w:rFonts w:cstheme="minorHAnsi"/>
        </w:rPr>
        <w:t>mosquitto</w:t>
      </w:r>
      <w:proofErr w:type="spellEnd"/>
      <w:r w:rsidR="00547161" w:rsidRPr="00612E89">
        <w:rPr>
          <w:rFonts w:cstheme="minorHAnsi"/>
        </w:rPr>
        <w:t xml:space="preserve"> </w:t>
      </w:r>
      <w:r w:rsidR="00341A8F">
        <w:rPr>
          <w:rFonts w:cstheme="minorHAnsi"/>
        </w:rPr>
        <w:t>Docker</w:t>
      </w:r>
      <w:r w:rsidR="00547161" w:rsidRPr="00612E89">
        <w:rPr>
          <w:rFonts w:cstheme="minorHAnsi"/>
        </w:rPr>
        <w:t xml:space="preserve"> image</w:t>
      </w:r>
      <w:r w:rsidR="00547161">
        <w:rPr>
          <w:rFonts w:cstheme="minorHAnsi"/>
        </w:rPr>
        <w:t xml:space="preserve"> container.</w:t>
      </w:r>
    </w:p>
    <w:p w14:paraId="63B4074D" w14:textId="77777777" w:rsidR="00547161" w:rsidRDefault="00547161" w:rsidP="00547161">
      <w:pPr>
        <w:pStyle w:val="ListParagraph"/>
        <w:ind w:left="644"/>
        <w:rPr>
          <w:rFonts w:cstheme="minorHAnsi"/>
        </w:rPr>
      </w:pPr>
    </w:p>
    <w:p w14:paraId="14DB1C49" w14:textId="3FB4343C" w:rsidR="00190FBC" w:rsidRPr="00F44E14" w:rsidRDefault="00F44E14" w:rsidP="00547161">
      <w:pPr>
        <w:pStyle w:val="ListParagraph"/>
        <w:ind w:left="644"/>
        <w:rPr>
          <w:rFonts w:asciiTheme="minorHAnsi" w:eastAsiaTheme="minorHAnsi" w:hAnsiTheme="minorHAnsi" w:cstheme="minorHAnsi"/>
          <w:sz w:val="22"/>
          <w:szCs w:val="22"/>
        </w:rPr>
      </w:pPr>
      <w:proofErr w:type="spellStart"/>
      <w:r w:rsidRPr="00F44E14">
        <w:rPr>
          <w:rFonts w:asciiTheme="minorHAnsi" w:eastAsiaTheme="minorHAnsi" w:hAnsiTheme="minorHAnsi" w:cstheme="minorHAnsi"/>
          <w:sz w:val="22"/>
          <w:szCs w:val="22"/>
        </w:rPr>
        <w:t>root@Adoven-PRJ</w:t>
      </w:r>
      <w:proofErr w:type="spellEnd"/>
      <w:r w:rsidRPr="00F44E14">
        <w:rPr>
          <w:rFonts w:asciiTheme="minorHAnsi" w:eastAsiaTheme="minorHAnsi" w:hAnsiTheme="minorHAnsi" w:cstheme="minorHAnsi"/>
          <w:sz w:val="22"/>
          <w:szCs w:val="22"/>
        </w:rPr>
        <w:t>:/</w:t>
      </w:r>
      <w:proofErr w:type="spellStart"/>
      <w:r w:rsidRPr="00F44E14">
        <w:rPr>
          <w:rFonts w:asciiTheme="minorHAnsi" w:eastAsiaTheme="minorHAnsi" w:hAnsiTheme="minorHAnsi" w:cstheme="minorHAnsi"/>
          <w:sz w:val="22"/>
          <w:szCs w:val="22"/>
        </w:rPr>
        <w:t>mosquitto</w:t>
      </w:r>
      <w:proofErr w:type="spellEnd"/>
      <w:r w:rsidRPr="00F44E14">
        <w:rPr>
          <w:rFonts w:asciiTheme="minorHAnsi" w:eastAsiaTheme="minorHAnsi" w:hAnsiTheme="minorHAnsi" w:cstheme="minorHAnsi"/>
          <w:sz w:val="22"/>
          <w:szCs w:val="22"/>
        </w:rPr>
        <w:t xml:space="preserve"># </w:t>
      </w:r>
      <w:r w:rsidRPr="00F44E14">
        <w:rPr>
          <w:rFonts w:asciiTheme="minorHAnsi" w:eastAsiaTheme="minorHAnsi" w:hAnsiTheme="minorHAnsi" w:cstheme="minorHAnsi"/>
          <w:sz w:val="22"/>
          <w:szCs w:val="22"/>
        </w:rPr>
        <w:t>docker-compose u</w:t>
      </w:r>
      <w:r>
        <w:rPr>
          <w:rFonts w:asciiTheme="minorHAnsi" w:eastAsiaTheme="minorHAnsi" w:hAnsiTheme="minorHAnsi" w:cstheme="minorHAnsi"/>
          <w:sz w:val="22"/>
          <w:szCs w:val="22"/>
        </w:rPr>
        <w:t>p -d</w:t>
      </w:r>
    </w:p>
    <w:p w14:paraId="46CE1436" w14:textId="77777777" w:rsidR="00F44E14" w:rsidRDefault="00F44E14" w:rsidP="00F44E14">
      <w:pPr>
        <w:pStyle w:val="ListParagraph"/>
        <w:ind w:left="644"/>
        <w:rPr>
          <w:rFonts w:asciiTheme="minorHAnsi" w:eastAsiaTheme="minorHAnsi" w:hAnsiTheme="minorHAnsi" w:cstheme="minorHAnsi"/>
          <w:sz w:val="22"/>
          <w:szCs w:val="22"/>
        </w:rPr>
      </w:pPr>
      <w:proofErr w:type="spellStart"/>
      <w:r w:rsidRPr="00F44E14">
        <w:rPr>
          <w:rFonts w:asciiTheme="minorHAnsi" w:eastAsiaTheme="minorHAnsi" w:hAnsiTheme="minorHAnsi" w:cstheme="minorHAnsi"/>
          <w:sz w:val="22"/>
          <w:szCs w:val="22"/>
        </w:rPr>
        <w:t>root@Adoven-PRJ</w:t>
      </w:r>
      <w:proofErr w:type="spellEnd"/>
      <w:r w:rsidRPr="00F44E14">
        <w:rPr>
          <w:rFonts w:asciiTheme="minorHAnsi" w:eastAsiaTheme="minorHAnsi" w:hAnsiTheme="minorHAnsi" w:cstheme="minorHAnsi"/>
          <w:sz w:val="22"/>
          <w:szCs w:val="22"/>
        </w:rPr>
        <w:t>:/</w:t>
      </w:r>
      <w:proofErr w:type="spellStart"/>
      <w:r w:rsidRPr="00F44E14">
        <w:rPr>
          <w:rFonts w:asciiTheme="minorHAnsi" w:eastAsiaTheme="minorHAnsi" w:hAnsiTheme="minorHAnsi" w:cstheme="minorHAnsi"/>
          <w:sz w:val="22"/>
          <w:szCs w:val="22"/>
        </w:rPr>
        <w:t>mosquitto</w:t>
      </w:r>
      <w:proofErr w:type="spellEnd"/>
      <w:r w:rsidRPr="00F44E14">
        <w:rPr>
          <w:rFonts w:asciiTheme="minorHAnsi" w:eastAsiaTheme="minorHAnsi" w:hAnsiTheme="minorHAnsi" w:cstheme="minorHAnsi"/>
          <w:sz w:val="22"/>
          <w:szCs w:val="22"/>
        </w:rPr>
        <w:t xml:space="preserve"># docker-compose </w:t>
      </w:r>
      <w:proofErr w:type="spellStart"/>
      <w:r w:rsidRPr="00F44E14">
        <w:rPr>
          <w:rFonts w:asciiTheme="minorHAnsi" w:eastAsiaTheme="minorHAnsi" w:hAnsiTheme="minorHAnsi" w:cstheme="minorHAnsi"/>
          <w:sz w:val="22"/>
          <w:szCs w:val="22"/>
        </w:rPr>
        <w:t>ps</w:t>
      </w:r>
      <w:proofErr w:type="spellEnd"/>
    </w:p>
    <w:p w14:paraId="6828FB99" w14:textId="77777777" w:rsidR="00F44E14" w:rsidRPr="00F44E14" w:rsidRDefault="00F44E14" w:rsidP="00F44E14">
      <w:pPr>
        <w:pStyle w:val="ListParagraph"/>
        <w:ind w:left="644"/>
        <w:rPr>
          <w:rFonts w:asciiTheme="minorHAnsi" w:eastAsiaTheme="minorHAnsi" w:hAnsiTheme="minorHAnsi" w:cstheme="minorHAnsi"/>
          <w:sz w:val="22"/>
          <w:szCs w:val="22"/>
        </w:rPr>
      </w:pPr>
    </w:p>
    <w:p w14:paraId="6AEA25B8" w14:textId="77777777" w:rsidR="00F44E14" w:rsidRPr="00F44E14" w:rsidRDefault="00F44E14" w:rsidP="00F44E14">
      <w:pPr>
        <w:pStyle w:val="ListParagraph"/>
        <w:ind w:left="644"/>
        <w:rPr>
          <w:rFonts w:asciiTheme="minorHAnsi" w:eastAsiaTheme="minorHAnsi" w:hAnsiTheme="minorHAnsi" w:cstheme="minorHAnsi"/>
          <w:sz w:val="22"/>
          <w:szCs w:val="22"/>
        </w:rPr>
      </w:pPr>
      <w:r w:rsidRPr="00F44E14">
        <w:rPr>
          <w:rFonts w:asciiTheme="minorHAnsi" w:eastAsiaTheme="minorHAnsi" w:hAnsiTheme="minorHAnsi" w:cstheme="minorHAnsi"/>
          <w:sz w:val="22"/>
          <w:szCs w:val="22"/>
        </w:rPr>
        <w:t xml:space="preserve">Name               Command               State                                         Ports                                       </w:t>
      </w:r>
    </w:p>
    <w:p w14:paraId="33B5F656" w14:textId="77777777" w:rsidR="00F44E14" w:rsidRPr="00F44E14" w:rsidRDefault="00F44E14" w:rsidP="00F44E14">
      <w:pPr>
        <w:pStyle w:val="ListParagraph"/>
        <w:ind w:left="644"/>
        <w:rPr>
          <w:rFonts w:asciiTheme="minorHAnsi" w:eastAsiaTheme="minorHAnsi" w:hAnsiTheme="minorHAnsi" w:cstheme="minorHAnsi"/>
          <w:sz w:val="22"/>
          <w:szCs w:val="22"/>
          <w:lang w:val="de-DE"/>
        </w:rPr>
      </w:pPr>
      <w:r w:rsidRPr="00F44E14">
        <w:rPr>
          <w:rFonts w:asciiTheme="minorHAnsi" w:eastAsiaTheme="minorHAnsi" w:hAnsiTheme="minorHAnsi" w:cstheme="minorHAnsi"/>
          <w:sz w:val="22"/>
          <w:szCs w:val="22"/>
          <w:lang w:val="de-DE"/>
        </w:rPr>
        <w:t>-----------------------------------------------------------------------------------------------------------------------------------</w:t>
      </w:r>
    </w:p>
    <w:p w14:paraId="2F9C71E1" w14:textId="66B809B2" w:rsidR="00F44E14" w:rsidRPr="00E04D90" w:rsidRDefault="00F44E14" w:rsidP="00F44E14">
      <w:pPr>
        <w:pStyle w:val="ListParagraph"/>
        <w:ind w:left="644"/>
        <w:rPr>
          <w:rFonts w:asciiTheme="minorHAnsi" w:eastAsiaTheme="minorHAnsi" w:hAnsiTheme="minorHAnsi" w:cstheme="minorHAnsi"/>
          <w:sz w:val="22"/>
          <w:szCs w:val="22"/>
        </w:rPr>
      </w:pPr>
      <w:r w:rsidRPr="00F44E14">
        <w:rPr>
          <w:rFonts w:asciiTheme="minorHAnsi" w:eastAsiaTheme="minorHAnsi" w:hAnsiTheme="minorHAnsi" w:cstheme="minorHAnsi"/>
          <w:sz w:val="22"/>
          <w:szCs w:val="22"/>
          <w:lang w:val="de-DE"/>
        </w:rPr>
        <w:t xml:space="preserve">mqtt    /docker-entrypoint.sh /usr ...   </w:t>
      </w:r>
      <w:r w:rsidRPr="00F44E14">
        <w:rPr>
          <w:rFonts w:asciiTheme="minorHAnsi" w:eastAsiaTheme="minorHAnsi" w:hAnsiTheme="minorHAnsi" w:cstheme="minorHAnsi"/>
          <w:sz w:val="22"/>
          <w:szCs w:val="22"/>
        </w:rPr>
        <w:t>Up      0.0.0.0:1883-&gt;1883/</w:t>
      </w:r>
      <w:proofErr w:type="spellStart"/>
      <w:r w:rsidRPr="00F44E14">
        <w:rPr>
          <w:rFonts w:asciiTheme="minorHAnsi" w:eastAsiaTheme="minorHAnsi" w:hAnsiTheme="minorHAnsi" w:cstheme="minorHAnsi"/>
          <w:sz w:val="22"/>
          <w:szCs w:val="22"/>
        </w:rPr>
        <w:t>tcp</w:t>
      </w:r>
      <w:proofErr w:type="spellEnd"/>
      <w:r w:rsidRPr="00F44E14">
        <w:rPr>
          <w:rFonts w:asciiTheme="minorHAnsi" w:eastAsiaTheme="minorHAnsi" w:hAnsiTheme="minorHAnsi" w:cstheme="minorHAnsi"/>
          <w:sz w:val="22"/>
          <w:szCs w:val="22"/>
        </w:rPr>
        <w:t>,:::1883-&gt;1883/</w:t>
      </w:r>
      <w:proofErr w:type="spellStart"/>
      <w:r w:rsidRPr="00F44E14">
        <w:rPr>
          <w:rFonts w:asciiTheme="minorHAnsi" w:eastAsiaTheme="minorHAnsi" w:hAnsiTheme="minorHAnsi" w:cstheme="minorHAnsi"/>
          <w:sz w:val="22"/>
          <w:szCs w:val="22"/>
        </w:rPr>
        <w:t>tcp</w:t>
      </w:r>
      <w:proofErr w:type="spellEnd"/>
      <w:r w:rsidRPr="00F44E14">
        <w:rPr>
          <w:rFonts w:asciiTheme="minorHAnsi" w:eastAsiaTheme="minorHAnsi" w:hAnsiTheme="minorHAnsi" w:cstheme="minorHAnsi"/>
          <w:sz w:val="22"/>
          <w:szCs w:val="22"/>
        </w:rPr>
        <w:t>, 0.0.0.0:9001-&gt;9001/</w:t>
      </w:r>
      <w:proofErr w:type="spellStart"/>
      <w:r w:rsidRPr="00F44E14">
        <w:rPr>
          <w:rFonts w:asciiTheme="minorHAnsi" w:eastAsiaTheme="minorHAnsi" w:hAnsiTheme="minorHAnsi" w:cstheme="minorHAnsi"/>
          <w:sz w:val="22"/>
          <w:szCs w:val="22"/>
        </w:rPr>
        <w:t>tcp</w:t>
      </w:r>
      <w:proofErr w:type="spellEnd"/>
      <w:r w:rsidRPr="00F44E14">
        <w:rPr>
          <w:rFonts w:asciiTheme="minorHAnsi" w:eastAsiaTheme="minorHAnsi" w:hAnsiTheme="minorHAnsi" w:cstheme="minorHAnsi"/>
          <w:sz w:val="22"/>
          <w:szCs w:val="22"/>
        </w:rPr>
        <w:t>,:::9001-&gt;9001/</w:t>
      </w:r>
      <w:proofErr w:type="spellStart"/>
      <w:r w:rsidRPr="00F44E14">
        <w:rPr>
          <w:rFonts w:asciiTheme="minorHAnsi" w:eastAsiaTheme="minorHAnsi" w:hAnsiTheme="minorHAnsi" w:cstheme="minorHAnsi"/>
          <w:sz w:val="22"/>
          <w:szCs w:val="22"/>
        </w:rPr>
        <w:t>tcp</w:t>
      </w:r>
      <w:proofErr w:type="spellEnd"/>
    </w:p>
    <w:p w14:paraId="23480247" w14:textId="77777777" w:rsidR="00547161" w:rsidRDefault="00547161" w:rsidP="00547161">
      <w:pPr>
        <w:pStyle w:val="ListParagraph"/>
        <w:ind w:left="644"/>
        <w:rPr>
          <w:rFonts w:asciiTheme="minorHAnsi" w:eastAsiaTheme="minorHAnsi" w:hAnsiTheme="minorHAnsi" w:cstheme="minorHAnsi"/>
          <w:sz w:val="22"/>
          <w:szCs w:val="22"/>
        </w:rPr>
      </w:pPr>
    </w:p>
    <w:p w14:paraId="3D1DF7DB" w14:textId="77777777" w:rsidR="00547161" w:rsidRDefault="00547161" w:rsidP="00547161">
      <w:pPr>
        <w:pStyle w:val="ListParagraph"/>
        <w:ind w:left="644"/>
        <w:rPr>
          <w:rFonts w:asciiTheme="minorHAnsi" w:eastAsiaTheme="minorHAnsi" w:hAnsiTheme="minorHAnsi" w:cstheme="minorHAnsi"/>
          <w:sz w:val="22"/>
          <w:szCs w:val="22"/>
        </w:rPr>
      </w:pPr>
    </w:p>
    <w:p w14:paraId="767F0AC2" w14:textId="51D4C3BE" w:rsidR="00F91925" w:rsidRDefault="009E7B4B" w:rsidP="00F91925">
      <w:pPr>
        <w:pStyle w:val="Heading2"/>
      </w:pPr>
      <w:bookmarkStart w:id="328" w:name="_Toc225524940"/>
      <w:r>
        <w:t>MSSQL D</w:t>
      </w:r>
      <w:r w:rsidR="00F91925">
        <w:t>atabase</w:t>
      </w:r>
      <w:bookmarkEnd w:id="328"/>
    </w:p>
    <w:p w14:paraId="342AB791" w14:textId="6ACD8D89" w:rsidR="00EE2891" w:rsidRDefault="00EE2891" w:rsidP="00EE2891">
      <w:pPr>
        <w:jc w:val="both"/>
        <w:rPr>
          <w:rFonts w:cstheme="minorHAnsi"/>
        </w:rPr>
      </w:pPr>
      <w:r>
        <w:rPr>
          <w:rFonts w:cstheme="minorHAnsi"/>
        </w:rPr>
        <w:t xml:space="preserve">The project used </w:t>
      </w:r>
      <w:r w:rsidRPr="00EE2891">
        <w:rPr>
          <w:rFonts w:cstheme="minorHAnsi"/>
        </w:rPr>
        <w:t>Microsoft SQL Server (often abbreviated as MSSQL)</w:t>
      </w:r>
      <w:r>
        <w:rPr>
          <w:rFonts w:cstheme="minorHAnsi"/>
        </w:rPr>
        <w:t xml:space="preserve"> database </w:t>
      </w:r>
      <w:r>
        <w:t>t</w:t>
      </w:r>
      <w:r>
        <w:t xml:space="preserve">o collect, store, and </w:t>
      </w:r>
      <w:proofErr w:type="spellStart"/>
      <w:r>
        <w:t>analyze</w:t>
      </w:r>
      <w:proofErr w:type="spellEnd"/>
      <w:r>
        <w:t xml:space="preserve"> IoT data</w:t>
      </w:r>
      <w:r>
        <w:rPr>
          <w:rFonts w:cstheme="minorHAnsi"/>
        </w:rPr>
        <w:t xml:space="preserve">. </w:t>
      </w:r>
      <w:r w:rsidRPr="00EE2891">
        <w:rPr>
          <w:rFonts w:cstheme="minorHAnsi"/>
        </w:rPr>
        <w:t xml:space="preserve">Microsoft SQL Server is a relational database management system (RDBMS) developed by Microsoft. </w:t>
      </w:r>
      <w:r w:rsidR="00EA6B68">
        <w:rPr>
          <w:rFonts w:cstheme="minorHAnsi"/>
        </w:rPr>
        <w:t>T</w:t>
      </w:r>
      <w:r w:rsidR="00EA6B68" w:rsidRPr="00EA6B68">
        <w:rPr>
          <w:rFonts w:cstheme="minorHAnsi"/>
        </w:rPr>
        <w:t>he docker-</w:t>
      </w:r>
      <w:proofErr w:type="spellStart"/>
      <w:r w:rsidR="00EA6B68" w:rsidRPr="00EA6B68">
        <w:rPr>
          <w:rFonts w:cstheme="minorHAnsi"/>
        </w:rPr>
        <w:t>compose.yml</w:t>
      </w:r>
      <w:proofErr w:type="spellEnd"/>
      <w:r w:rsidR="00EA6B68" w:rsidRPr="00EA6B68">
        <w:rPr>
          <w:rFonts w:cstheme="minorHAnsi"/>
        </w:rPr>
        <w:t xml:space="preserve"> file </w:t>
      </w:r>
      <w:r w:rsidR="00EA6B68">
        <w:rPr>
          <w:rFonts w:cstheme="minorHAnsi"/>
        </w:rPr>
        <w:t xml:space="preserve">was modified to </w:t>
      </w:r>
      <w:r w:rsidR="00EA6B68" w:rsidRPr="00EA6B68">
        <w:rPr>
          <w:rFonts w:cstheme="minorHAnsi"/>
        </w:rPr>
        <w:t>define</w:t>
      </w:r>
      <w:r w:rsidR="00EA6B68">
        <w:rPr>
          <w:rFonts w:cstheme="minorHAnsi"/>
        </w:rPr>
        <w:t xml:space="preserve"> the </w:t>
      </w:r>
      <w:proofErr w:type="spellStart"/>
      <w:r w:rsidR="00EA6B68">
        <w:rPr>
          <w:rFonts w:cstheme="minorHAnsi"/>
        </w:rPr>
        <w:t>mssql</w:t>
      </w:r>
      <w:proofErr w:type="spellEnd"/>
      <w:r w:rsidR="00EA6B68">
        <w:rPr>
          <w:rFonts w:cstheme="minorHAnsi"/>
        </w:rPr>
        <w:t xml:space="preserve"> database version 2022 image</w:t>
      </w:r>
      <w:r w:rsidR="00E753FA">
        <w:rPr>
          <w:rFonts w:cstheme="minorHAnsi"/>
        </w:rPr>
        <w:t xml:space="preserve"> before following the following steps. </w:t>
      </w:r>
      <w:r w:rsidR="00EA6B68" w:rsidRPr="00EA6B68">
        <w:rPr>
          <w:rFonts w:cstheme="minorHAnsi"/>
        </w:rPr>
        <w:t xml:space="preserve"> </w:t>
      </w:r>
    </w:p>
    <w:p w14:paraId="61803875" w14:textId="77777777" w:rsidR="00E753FA" w:rsidRDefault="00E753FA" w:rsidP="00E753FA">
      <w:pPr>
        <w:pStyle w:val="ListParagraph"/>
        <w:numPr>
          <w:ilvl w:val="3"/>
          <w:numId w:val="1"/>
        </w:numPr>
        <w:rPr>
          <w:rFonts w:asciiTheme="minorHAnsi" w:eastAsiaTheme="minorHAnsi" w:hAnsiTheme="minorHAnsi" w:cstheme="minorHAnsi"/>
          <w:sz w:val="22"/>
          <w:szCs w:val="22"/>
        </w:rPr>
      </w:pPr>
      <w:r>
        <w:rPr>
          <w:rFonts w:asciiTheme="minorHAnsi" w:eastAsiaTheme="minorHAnsi" w:hAnsiTheme="minorHAnsi" w:cstheme="minorHAnsi"/>
          <w:sz w:val="22"/>
          <w:szCs w:val="22"/>
        </w:rPr>
        <w:t>Logged onto the</w:t>
      </w:r>
      <w:r w:rsidRPr="00991C1C">
        <w:rPr>
          <w:rFonts w:asciiTheme="minorHAnsi" w:eastAsiaTheme="minorHAnsi" w:hAnsiTheme="minorHAnsi" w:cstheme="minorHAnsi"/>
          <w:sz w:val="22"/>
          <w:szCs w:val="22"/>
        </w:rPr>
        <w:t xml:space="preserve"> Droplet via SSH and </w:t>
      </w:r>
      <w:r>
        <w:rPr>
          <w:rFonts w:asciiTheme="minorHAnsi" w:eastAsiaTheme="minorHAnsi" w:hAnsiTheme="minorHAnsi" w:cstheme="minorHAnsi"/>
          <w:sz w:val="22"/>
          <w:szCs w:val="22"/>
        </w:rPr>
        <w:t>created</w:t>
      </w:r>
      <w:r w:rsidRPr="00991C1C">
        <w:rPr>
          <w:rFonts w:asciiTheme="minorHAnsi" w:eastAsiaTheme="minorHAnsi" w:hAnsiTheme="minorHAnsi" w:cstheme="minorHAnsi"/>
          <w:sz w:val="22"/>
          <w:szCs w:val="22"/>
        </w:rPr>
        <w:t xml:space="preserve"> a </w:t>
      </w:r>
      <w:r>
        <w:rPr>
          <w:rFonts w:asciiTheme="minorHAnsi" w:eastAsiaTheme="minorHAnsi" w:hAnsiTheme="minorHAnsi" w:cstheme="minorHAnsi"/>
          <w:sz w:val="22"/>
          <w:szCs w:val="22"/>
        </w:rPr>
        <w:t xml:space="preserve">mosquito directory </w:t>
      </w:r>
      <w:r w:rsidRPr="00991C1C">
        <w:rPr>
          <w:rFonts w:asciiTheme="minorHAnsi" w:eastAsiaTheme="minorHAnsi" w:hAnsiTheme="minorHAnsi" w:cstheme="minorHAnsi"/>
          <w:sz w:val="22"/>
          <w:szCs w:val="22"/>
        </w:rPr>
        <w:t>with the necessary subdirectories for configuration, data, and logs</w:t>
      </w:r>
    </w:p>
    <w:p w14:paraId="4AA24B85" w14:textId="77777777" w:rsidR="00E753FA" w:rsidRDefault="00E753FA" w:rsidP="00E753FA">
      <w:pPr>
        <w:pStyle w:val="ListParagraph"/>
        <w:ind w:left="644"/>
        <w:rPr>
          <w:rFonts w:asciiTheme="minorHAnsi" w:eastAsiaTheme="minorHAnsi" w:hAnsiTheme="minorHAnsi" w:cstheme="minorHAnsi"/>
          <w:sz w:val="22"/>
          <w:szCs w:val="22"/>
        </w:rPr>
      </w:pPr>
    </w:p>
    <w:p w14:paraId="35EFBEC1" w14:textId="2136B6C6" w:rsidR="00E753FA" w:rsidRPr="00991C1C" w:rsidRDefault="00E753FA" w:rsidP="00E753FA">
      <w:pPr>
        <w:pStyle w:val="ListParagraph"/>
        <w:ind w:left="644"/>
        <w:rPr>
          <w:rFonts w:asciiTheme="minorHAnsi" w:eastAsiaTheme="minorHAnsi" w:hAnsiTheme="minorHAnsi" w:cstheme="minorHAnsi"/>
          <w:sz w:val="22"/>
          <w:szCs w:val="22"/>
        </w:rPr>
      </w:pPr>
      <w:proofErr w:type="spellStart"/>
      <w:r w:rsidRPr="00E753FA">
        <w:rPr>
          <w:rFonts w:asciiTheme="minorHAnsi" w:eastAsiaTheme="minorHAnsi" w:hAnsiTheme="minorHAnsi" w:cstheme="minorHAnsi"/>
          <w:sz w:val="22"/>
          <w:szCs w:val="22"/>
        </w:rPr>
        <w:t>root@Adoven-PRJ</w:t>
      </w:r>
      <w:proofErr w:type="spellEnd"/>
      <w:r w:rsidRPr="00E753FA">
        <w:rPr>
          <w:rFonts w:asciiTheme="minorHAnsi" w:eastAsiaTheme="minorHAnsi" w:hAnsiTheme="minorHAnsi" w:cstheme="minorHAnsi"/>
          <w:sz w:val="22"/>
          <w:szCs w:val="22"/>
        </w:rPr>
        <w:t>:/</w:t>
      </w:r>
      <w:proofErr w:type="spellStart"/>
      <w:r w:rsidRPr="00E753FA">
        <w:rPr>
          <w:rFonts w:asciiTheme="minorHAnsi" w:eastAsiaTheme="minorHAnsi" w:hAnsiTheme="minorHAnsi" w:cstheme="minorHAnsi"/>
          <w:sz w:val="22"/>
          <w:szCs w:val="22"/>
        </w:rPr>
        <w:t>mosquitto</w:t>
      </w:r>
      <w:proofErr w:type="spellEnd"/>
      <w:r w:rsidRPr="00E753FA">
        <w:rPr>
          <w:rFonts w:asciiTheme="minorHAnsi" w:eastAsiaTheme="minorHAnsi" w:hAnsiTheme="minorHAnsi" w:cstheme="minorHAnsi"/>
          <w:sz w:val="22"/>
          <w:szCs w:val="22"/>
        </w:rPr>
        <w:t xml:space="preserve"># </w:t>
      </w:r>
      <w:r>
        <w:rPr>
          <w:rFonts w:asciiTheme="minorHAnsi" w:eastAsiaTheme="minorHAnsi" w:hAnsiTheme="minorHAnsi" w:cstheme="minorHAnsi"/>
          <w:sz w:val="22"/>
          <w:szCs w:val="22"/>
        </w:rPr>
        <w:t>vi</w:t>
      </w:r>
      <w:r w:rsidRPr="00E753FA">
        <w:rPr>
          <w:rFonts w:asciiTheme="minorHAnsi" w:eastAsiaTheme="minorHAnsi" w:hAnsiTheme="minorHAnsi" w:cstheme="minorHAnsi"/>
          <w:sz w:val="22"/>
          <w:szCs w:val="22"/>
        </w:rPr>
        <w:t xml:space="preserve"> docker-</w:t>
      </w:r>
      <w:proofErr w:type="spellStart"/>
      <w:r w:rsidRPr="00E753FA">
        <w:rPr>
          <w:rFonts w:asciiTheme="minorHAnsi" w:eastAsiaTheme="minorHAnsi" w:hAnsiTheme="minorHAnsi" w:cstheme="minorHAnsi"/>
          <w:sz w:val="22"/>
          <w:szCs w:val="22"/>
        </w:rPr>
        <w:t>compose.yml</w:t>
      </w:r>
      <w:proofErr w:type="spellEnd"/>
    </w:p>
    <w:p w14:paraId="0F02CBA8" w14:textId="77777777" w:rsidR="00E753FA" w:rsidRDefault="00E753FA" w:rsidP="00E753FA">
      <w:pPr>
        <w:pStyle w:val="ListParagraph"/>
        <w:ind w:left="644"/>
        <w:rPr>
          <w:rFonts w:cstheme="minorHAnsi"/>
        </w:rPr>
      </w:pPr>
    </w:p>
    <w:p w14:paraId="375A7A3B" w14:textId="77777777" w:rsidR="00E753FA" w:rsidRPr="00F44E14" w:rsidRDefault="00E753FA" w:rsidP="00E753FA">
      <w:pPr>
        <w:pStyle w:val="ListParagraph"/>
        <w:ind w:left="644"/>
        <w:rPr>
          <w:rFonts w:asciiTheme="minorHAnsi" w:eastAsiaTheme="minorHAnsi" w:hAnsiTheme="minorHAnsi" w:cstheme="minorHAnsi"/>
          <w:sz w:val="22"/>
          <w:szCs w:val="22"/>
        </w:rPr>
      </w:pPr>
      <w:r w:rsidRPr="00F44E14">
        <w:rPr>
          <w:rFonts w:asciiTheme="minorHAnsi" w:eastAsiaTheme="minorHAnsi" w:hAnsiTheme="minorHAnsi" w:cstheme="minorHAnsi"/>
          <w:sz w:val="22"/>
          <w:szCs w:val="22"/>
        </w:rPr>
        <w:t>version: '3.8'</w:t>
      </w:r>
    </w:p>
    <w:p w14:paraId="250FF0B1" w14:textId="77777777" w:rsidR="00E753FA" w:rsidRPr="00F44E14" w:rsidRDefault="00E753FA" w:rsidP="00E753FA">
      <w:pPr>
        <w:pStyle w:val="ListParagraph"/>
        <w:ind w:left="644"/>
        <w:rPr>
          <w:rFonts w:asciiTheme="minorHAnsi" w:eastAsiaTheme="minorHAnsi" w:hAnsiTheme="minorHAnsi" w:cstheme="minorHAnsi"/>
          <w:sz w:val="22"/>
          <w:szCs w:val="22"/>
        </w:rPr>
      </w:pPr>
    </w:p>
    <w:p w14:paraId="6F91862C" w14:textId="77777777" w:rsidR="00E753FA" w:rsidRPr="00E753FA" w:rsidRDefault="00E753FA" w:rsidP="00E753FA">
      <w:pPr>
        <w:pStyle w:val="ListParagraph"/>
        <w:ind w:left="644"/>
        <w:rPr>
          <w:rFonts w:asciiTheme="minorHAnsi" w:eastAsiaTheme="minorHAnsi" w:hAnsiTheme="minorHAnsi" w:cstheme="minorHAnsi"/>
          <w:sz w:val="22"/>
          <w:szCs w:val="22"/>
        </w:rPr>
      </w:pPr>
      <w:proofErr w:type="spellStart"/>
      <w:r w:rsidRPr="00E753FA">
        <w:rPr>
          <w:rFonts w:asciiTheme="minorHAnsi" w:eastAsiaTheme="minorHAnsi" w:hAnsiTheme="minorHAnsi" w:cstheme="minorHAnsi"/>
          <w:sz w:val="22"/>
          <w:szCs w:val="22"/>
        </w:rPr>
        <w:t>mssql</w:t>
      </w:r>
      <w:proofErr w:type="spellEnd"/>
      <w:r w:rsidRPr="00E753FA">
        <w:rPr>
          <w:rFonts w:asciiTheme="minorHAnsi" w:eastAsiaTheme="minorHAnsi" w:hAnsiTheme="minorHAnsi" w:cstheme="minorHAnsi"/>
          <w:sz w:val="22"/>
          <w:szCs w:val="22"/>
        </w:rPr>
        <w:t>:</w:t>
      </w:r>
    </w:p>
    <w:p w14:paraId="3CD537F3" w14:textId="77777777" w:rsidR="00E753FA" w:rsidRPr="00E753FA"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 xml:space="preserve">    image: mcr.microsoft.com/</w:t>
      </w:r>
      <w:proofErr w:type="spellStart"/>
      <w:r w:rsidRPr="00E753FA">
        <w:rPr>
          <w:rFonts w:asciiTheme="minorHAnsi" w:eastAsiaTheme="minorHAnsi" w:hAnsiTheme="minorHAnsi" w:cstheme="minorHAnsi"/>
          <w:sz w:val="22"/>
          <w:szCs w:val="22"/>
        </w:rPr>
        <w:t>mssql</w:t>
      </w:r>
      <w:proofErr w:type="spellEnd"/>
      <w:r w:rsidRPr="00E753FA">
        <w:rPr>
          <w:rFonts w:asciiTheme="minorHAnsi" w:eastAsiaTheme="minorHAnsi" w:hAnsiTheme="minorHAnsi" w:cstheme="minorHAnsi"/>
          <w:sz w:val="22"/>
          <w:szCs w:val="22"/>
        </w:rPr>
        <w:t>/server:2022-latest</w:t>
      </w:r>
    </w:p>
    <w:p w14:paraId="5AD049C1" w14:textId="77777777" w:rsidR="00E753FA" w:rsidRPr="00E753FA"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 xml:space="preserve">    </w:t>
      </w:r>
      <w:proofErr w:type="spellStart"/>
      <w:r w:rsidRPr="00E753FA">
        <w:rPr>
          <w:rFonts w:asciiTheme="minorHAnsi" w:eastAsiaTheme="minorHAnsi" w:hAnsiTheme="minorHAnsi" w:cstheme="minorHAnsi"/>
          <w:sz w:val="22"/>
          <w:szCs w:val="22"/>
        </w:rPr>
        <w:t>container_name</w:t>
      </w:r>
      <w:proofErr w:type="spellEnd"/>
      <w:r w:rsidRPr="00E753FA">
        <w:rPr>
          <w:rFonts w:asciiTheme="minorHAnsi" w:eastAsiaTheme="minorHAnsi" w:hAnsiTheme="minorHAnsi" w:cstheme="minorHAnsi"/>
          <w:sz w:val="22"/>
          <w:szCs w:val="22"/>
        </w:rPr>
        <w:t xml:space="preserve">: </w:t>
      </w:r>
      <w:proofErr w:type="spellStart"/>
      <w:r w:rsidRPr="00E753FA">
        <w:rPr>
          <w:rFonts w:asciiTheme="minorHAnsi" w:eastAsiaTheme="minorHAnsi" w:hAnsiTheme="minorHAnsi" w:cstheme="minorHAnsi"/>
          <w:sz w:val="22"/>
          <w:szCs w:val="22"/>
        </w:rPr>
        <w:t>mssql</w:t>
      </w:r>
      <w:proofErr w:type="spellEnd"/>
    </w:p>
    <w:p w14:paraId="03AA6136" w14:textId="77777777" w:rsidR="00E753FA" w:rsidRPr="00E753FA"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 xml:space="preserve">    environment:</w:t>
      </w:r>
    </w:p>
    <w:p w14:paraId="3A5FFDE7" w14:textId="77777777" w:rsidR="00E753FA" w:rsidRPr="00E753FA"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 xml:space="preserve">      ACCEPT_EULA: "Y"</w:t>
      </w:r>
    </w:p>
    <w:p w14:paraId="0F9C63FB" w14:textId="77777777" w:rsidR="00E753FA" w:rsidRPr="00E753FA"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 xml:space="preserve">      MSSQL_SA_PASSWORD: "@EdenEmily2026"</w:t>
      </w:r>
    </w:p>
    <w:p w14:paraId="7DB45E95" w14:textId="77777777" w:rsidR="00E753FA" w:rsidRPr="00E753FA"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 xml:space="preserve">    ports:</w:t>
      </w:r>
    </w:p>
    <w:p w14:paraId="0B9D887F" w14:textId="77777777" w:rsidR="00E753FA" w:rsidRPr="00E753FA"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 xml:space="preserve">      - "1433:1433"</w:t>
      </w:r>
    </w:p>
    <w:p w14:paraId="358A281C" w14:textId="77777777" w:rsidR="00E753FA" w:rsidRPr="00E753FA"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 xml:space="preserve">    volumes:</w:t>
      </w:r>
    </w:p>
    <w:p w14:paraId="103187F3" w14:textId="77777777" w:rsidR="00E753FA" w:rsidRPr="00E753FA"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 xml:space="preserve">      - </w:t>
      </w:r>
      <w:proofErr w:type="spellStart"/>
      <w:r w:rsidRPr="00E753FA">
        <w:rPr>
          <w:rFonts w:asciiTheme="minorHAnsi" w:eastAsiaTheme="minorHAnsi" w:hAnsiTheme="minorHAnsi" w:cstheme="minorHAnsi"/>
          <w:sz w:val="22"/>
          <w:szCs w:val="22"/>
        </w:rPr>
        <w:t>mssqldata</w:t>
      </w:r>
      <w:proofErr w:type="spellEnd"/>
      <w:r w:rsidRPr="00E753FA">
        <w:rPr>
          <w:rFonts w:asciiTheme="minorHAnsi" w:eastAsiaTheme="minorHAnsi" w:hAnsiTheme="minorHAnsi" w:cstheme="minorHAnsi"/>
          <w:sz w:val="22"/>
          <w:szCs w:val="22"/>
        </w:rPr>
        <w:t>:/var/opt/</w:t>
      </w:r>
      <w:proofErr w:type="spellStart"/>
      <w:r w:rsidRPr="00E753FA">
        <w:rPr>
          <w:rFonts w:asciiTheme="minorHAnsi" w:eastAsiaTheme="minorHAnsi" w:hAnsiTheme="minorHAnsi" w:cstheme="minorHAnsi"/>
          <w:sz w:val="22"/>
          <w:szCs w:val="22"/>
        </w:rPr>
        <w:t>mssql</w:t>
      </w:r>
      <w:proofErr w:type="spellEnd"/>
    </w:p>
    <w:p w14:paraId="57393D95" w14:textId="77777777" w:rsidR="00E753FA" w:rsidRPr="00E753FA"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 xml:space="preserve">    restart: always</w:t>
      </w:r>
    </w:p>
    <w:p w14:paraId="49FC61D5" w14:textId="77777777" w:rsidR="00E753FA" w:rsidRPr="00E753FA" w:rsidRDefault="00E753FA" w:rsidP="00E753FA">
      <w:pPr>
        <w:pStyle w:val="ListParagraph"/>
        <w:ind w:left="644"/>
        <w:rPr>
          <w:rFonts w:asciiTheme="minorHAnsi" w:eastAsiaTheme="minorHAnsi" w:hAnsiTheme="minorHAnsi" w:cstheme="minorHAnsi"/>
          <w:sz w:val="22"/>
          <w:szCs w:val="22"/>
        </w:rPr>
      </w:pPr>
    </w:p>
    <w:p w14:paraId="72420703" w14:textId="77777777" w:rsidR="00E753FA" w:rsidRPr="00E753FA"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volumes:</w:t>
      </w:r>
    </w:p>
    <w:p w14:paraId="6A13E7BD" w14:textId="77777777" w:rsidR="00E753FA" w:rsidRPr="00991C1C" w:rsidRDefault="00E753FA" w:rsidP="00E753FA">
      <w:pPr>
        <w:pStyle w:val="ListParagraph"/>
        <w:ind w:left="644"/>
        <w:rPr>
          <w:rFonts w:asciiTheme="minorHAnsi" w:eastAsiaTheme="minorHAnsi" w:hAnsiTheme="minorHAnsi" w:cstheme="minorHAnsi"/>
          <w:sz w:val="22"/>
          <w:szCs w:val="22"/>
        </w:rPr>
      </w:pPr>
      <w:r w:rsidRPr="00E753FA">
        <w:rPr>
          <w:rFonts w:asciiTheme="minorHAnsi" w:eastAsiaTheme="minorHAnsi" w:hAnsiTheme="minorHAnsi" w:cstheme="minorHAnsi"/>
          <w:sz w:val="22"/>
          <w:szCs w:val="22"/>
        </w:rPr>
        <w:t xml:space="preserve">  </w:t>
      </w:r>
      <w:proofErr w:type="spellStart"/>
      <w:r w:rsidRPr="00E753FA">
        <w:rPr>
          <w:rFonts w:asciiTheme="minorHAnsi" w:eastAsiaTheme="minorHAnsi" w:hAnsiTheme="minorHAnsi" w:cstheme="minorHAnsi"/>
          <w:sz w:val="22"/>
          <w:szCs w:val="22"/>
        </w:rPr>
        <w:t>mssqldata</w:t>
      </w:r>
      <w:proofErr w:type="spellEnd"/>
      <w:r w:rsidRPr="00E753FA">
        <w:rPr>
          <w:rFonts w:asciiTheme="minorHAnsi" w:eastAsiaTheme="minorHAnsi" w:hAnsiTheme="minorHAnsi" w:cstheme="minorHAnsi"/>
          <w:sz w:val="22"/>
          <w:szCs w:val="22"/>
        </w:rPr>
        <w:t>:</w:t>
      </w:r>
    </w:p>
    <w:p w14:paraId="65DF01F1" w14:textId="77777777" w:rsidR="00E753FA" w:rsidRDefault="00E753FA" w:rsidP="00E753FA">
      <w:pPr>
        <w:pStyle w:val="ListParagraph"/>
        <w:ind w:left="644"/>
        <w:rPr>
          <w:rFonts w:cstheme="minorHAnsi"/>
        </w:rPr>
      </w:pPr>
    </w:p>
    <w:p w14:paraId="04F875C9" w14:textId="008EC162" w:rsidR="00E3131B" w:rsidRPr="00547161" w:rsidRDefault="00E3131B" w:rsidP="00E3131B">
      <w:pPr>
        <w:pStyle w:val="ListParagraph"/>
        <w:numPr>
          <w:ilvl w:val="3"/>
          <w:numId w:val="1"/>
        </w:numPr>
        <w:rPr>
          <w:rFonts w:asciiTheme="minorHAnsi" w:eastAsiaTheme="minorHAnsi" w:hAnsiTheme="minorHAnsi" w:cstheme="minorHAnsi"/>
          <w:sz w:val="22"/>
          <w:szCs w:val="22"/>
        </w:rPr>
      </w:pPr>
      <w:r>
        <w:rPr>
          <w:rFonts w:asciiTheme="minorHAnsi" w:eastAsiaTheme="minorHAnsi" w:hAnsiTheme="minorHAnsi" w:cstheme="minorHAnsi"/>
          <w:sz w:val="22"/>
          <w:szCs w:val="22"/>
        </w:rPr>
        <w:t>Started</w:t>
      </w:r>
      <w:r w:rsidRPr="00E04D90">
        <w:rPr>
          <w:rFonts w:asciiTheme="minorHAnsi" w:eastAsiaTheme="minorHAnsi" w:hAnsiTheme="minorHAnsi" w:cstheme="minorHAnsi"/>
          <w:sz w:val="22"/>
          <w:szCs w:val="22"/>
        </w:rPr>
        <w:t xml:space="preserve"> the </w:t>
      </w:r>
      <w:proofErr w:type="spellStart"/>
      <w:r>
        <w:rPr>
          <w:rFonts w:cstheme="minorHAnsi"/>
        </w:rPr>
        <w:t>mssql</w:t>
      </w:r>
      <w:proofErr w:type="spellEnd"/>
      <w:r w:rsidRPr="00612E89">
        <w:rPr>
          <w:rFonts w:cstheme="minorHAnsi"/>
        </w:rPr>
        <w:t xml:space="preserve"> image</w:t>
      </w:r>
      <w:r>
        <w:rPr>
          <w:rFonts w:cstheme="minorHAnsi"/>
        </w:rPr>
        <w:t xml:space="preserve"> container.</w:t>
      </w:r>
    </w:p>
    <w:p w14:paraId="4ACB4DF3" w14:textId="77777777" w:rsidR="00E3131B" w:rsidRDefault="00E3131B" w:rsidP="00E3131B">
      <w:pPr>
        <w:pStyle w:val="ListParagraph"/>
        <w:ind w:left="644"/>
        <w:rPr>
          <w:rFonts w:cstheme="minorHAnsi"/>
        </w:rPr>
      </w:pPr>
    </w:p>
    <w:p w14:paraId="747A4A60" w14:textId="77777777" w:rsidR="00E3131B" w:rsidRPr="00F44E14" w:rsidRDefault="00E3131B" w:rsidP="00E3131B">
      <w:pPr>
        <w:pStyle w:val="ListParagraph"/>
        <w:ind w:left="644"/>
        <w:rPr>
          <w:rFonts w:asciiTheme="minorHAnsi" w:eastAsiaTheme="minorHAnsi" w:hAnsiTheme="minorHAnsi" w:cstheme="minorHAnsi"/>
          <w:sz w:val="22"/>
          <w:szCs w:val="22"/>
        </w:rPr>
      </w:pPr>
      <w:proofErr w:type="spellStart"/>
      <w:r w:rsidRPr="00F44E14">
        <w:rPr>
          <w:rFonts w:asciiTheme="minorHAnsi" w:eastAsiaTheme="minorHAnsi" w:hAnsiTheme="minorHAnsi" w:cstheme="minorHAnsi"/>
          <w:sz w:val="22"/>
          <w:szCs w:val="22"/>
        </w:rPr>
        <w:t>root@Adoven-PRJ</w:t>
      </w:r>
      <w:proofErr w:type="spellEnd"/>
      <w:r w:rsidRPr="00F44E14">
        <w:rPr>
          <w:rFonts w:asciiTheme="minorHAnsi" w:eastAsiaTheme="minorHAnsi" w:hAnsiTheme="minorHAnsi" w:cstheme="minorHAnsi"/>
          <w:sz w:val="22"/>
          <w:szCs w:val="22"/>
        </w:rPr>
        <w:t>:/</w:t>
      </w:r>
      <w:proofErr w:type="spellStart"/>
      <w:r w:rsidRPr="00F44E14">
        <w:rPr>
          <w:rFonts w:asciiTheme="minorHAnsi" w:eastAsiaTheme="minorHAnsi" w:hAnsiTheme="minorHAnsi" w:cstheme="minorHAnsi"/>
          <w:sz w:val="22"/>
          <w:szCs w:val="22"/>
        </w:rPr>
        <w:t>mosquitto</w:t>
      </w:r>
      <w:proofErr w:type="spellEnd"/>
      <w:r w:rsidRPr="00F44E14">
        <w:rPr>
          <w:rFonts w:asciiTheme="minorHAnsi" w:eastAsiaTheme="minorHAnsi" w:hAnsiTheme="minorHAnsi" w:cstheme="minorHAnsi"/>
          <w:sz w:val="22"/>
          <w:szCs w:val="22"/>
        </w:rPr>
        <w:t># docker-compose u</w:t>
      </w:r>
      <w:r>
        <w:rPr>
          <w:rFonts w:asciiTheme="minorHAnsi" w:eastAsiaTheme="minorHAnsi" w:hAnsiTheme="minorHAnsi" w:cstheme="minorHAnsi"/>
          <w:sz w:val="22"/>
          <w:szCs w:val="22"/>
        </w:rPr>
        <w:t>p -d</w:t>
      </w:r>
    </w:p>
    <w:p w14:paraId="1539D5CE" w14:textId="77777777" w:rsidR="00E3131B" w:rsidRDefault="00E3131B" w:rsidP="00E3131B">
      <w:pPr>
        <w:pStyle w:val="ListParagraph"/>
        <w:ind w:left="644"/>
        <w:rPr>
          <w:rFonts w:asciiTheme="minorHAnsi" w:eastAsiaTheme="minorHAnsi" w:hAnsiTheme="minorHAnsi" w:cstheme="minorHAnsi"/>
          <w:sz w:val="22"/>
          <w:szCs w:val="22"/>
        </w:rPr>
      </w:pPr>
      <w:proofErr w:type="spellStart"/>
      <w:r w:rsidRPr="00E3131B">
        <w:rPr>
          <w:rFonts w:asciiTheme="minorHAnsi" w:eastAsiaTheme="minorHAnsi" w:hAnsiTheme="minorHAnsi" w:cstheme="minorHAnsi"/>
          <w:sz w:val="22"/>
          <w:szCs w:val="22"/>
        </w:rPr>
        <w:t>root@Adoven-PRJ</w:t>
      </w:r>
      <w:proofErr w:type="spellEnd"/>
      <w:r w:rsidRPr="00E3131B">
        <w:rPr>
          <w:rFonts w:asciiTheme="minorHAnsi" w:eastAsiaTheme="minorHAnsi" w:hAnsiTheme="minorHAnsi" w:cstheme="minorHAnsi"/>
          <w:sz w:val="22"/>
          <w:szCs w:val="22"/>
        </w:rPr>
        <w:t>:/</w:t>
      </w:r>
      <w:proofErr w:type="spellStart"/>
      <w:r w:rsidRPr="00E3131B">
        <w:rPr>
          <w:rFonts w:asciiTheme="minorHAnsi" w:eastAsiaTheme="minorHAnsi" w:hAnsiTheme="minorHAnsi" w:cstheme="minorHAnsi"/>
          <w:sz w:val="22"/>
          <w:szCs w:val="22"/>
        </w:rPr>
        <w:t>mosquitto</w:t>
      </w:r>
      <w:proofErr w:type="spellEnd"/>
      <w:r w:rsidRPr="00E3131B">
        <w:rPr>
          <w:rFonts w:asciiTheme="minorHAnsi" w:eastAsiaTheme="minorHAnsi" w:hAnsiTheme="minorHAnsi" w:cstheme="minorHAnsi"/>
          <w:sz w:val="22"/>
          <w:szCs w:val="22"/>
        </w:rPr>
        <w:t xml:space="preserve"># docker-compose </w:t>
      </w:r>
      <w:proofErr w:type="spellStart"/>
      <w:r w:rsidRPr="00E3131B">
        <w:rPr>
          <w:rFonts w:asciiTheme="minorHAnsi" w:eastAsiaTheme="minorHAnsi" w:hAnsiTheme="minorHAnsi" w:cstheme="minorHAnsi"/>
          <w:sz w:val="22"/>
          <w:szCs w:val="22"/>
        </w:rPr>
        <w:t>ps</w:t>
      </w:r>
      <w:proofErr w:type="spellEnd"/>
    </w:p>
    <w:p w14:paraId="53F575B7" w14:textId="77777777" w:rsidR="00E3131B" w:rsidRPr="00E3131B" w:rsidRDefault="00E3131B" w:rsidP="00E3131B">
      <w:pPr>
        <w:pStyle w:val="ListParagraph"/>
        <w:ind w:left="644"/>
        <w:rPr>
          <w:rFonts w:asciiTheme="minorHAnsi" w:eastAsiaTheme="minorHAnsi" w:hAnsiTheme="minorHAnsi" w:cstheme="minorHAnsi"/>
          <w:sz w:val="22"/>
          <w:szCs w:val="22"/>
        </w:rPr>
      </w:pPr>
    </w:p>
    <w:p w14:paraId="66CBFD33" w14:textId="77777777" w:rsidR="00E3131B" w:rsidRPr="00E3131B" w:rsidRDefault="00E3131B" w:rsidP="00E3131B">
      <w:pPr>
        <w:pStyle w:val="ListParagraph"/>
        <w:ind w:left="644"/>
        <w:rPr>
          <w:rFonts w:asciiTheme="minorHAnsi" w:eastAsiaTheme="minorHAnsi" w:hAnsiTheme="minorHAnsi" w:cstheme="minorHAnsi"/>
          <w:sz w:val="22"/>
          <w:szCs w:val="22"/>
        </w:rPr>
      </w:pPr>
      <w:r w:rsidRPr="00E3131B">
        <w:rPr>
          <w:rFonts w:asciiTheme="minorHAnsi" w:eastAsiaTheme="minorHAnsi" w:hAnsiTheme="minorHAnsi" w:cstheme="minorHAnsi"/>
          <w:sz w:val="22"/>
          <w:szCs w:val="22"/>
        </w:rPr>
        <w:t xml:space="preserve">Name               Command               State                                         Ports                                       </w:t>
      </w:r>
    </w:p>
    <w:p w14:paraId="3ABD84AA" w14:textId="64D5FCD1" w:rsidR="00E3131B" w:rsidRPr="00E3131B" w:rsidRDefault="00E3131B" w:rsidP="00E3131B">
      <w:pPr>
        <w:pStyle w:val="ListParagraph"/>
        <w:ind w:left="644"/>
        <w:rPr>
          <w:rFonts w:asciiTheme="minorHAnsi" w:eastAsiaTheme="minorHAnsi" w:hAnsiTheme="minorHAnsi" w:cstheme="minorHAnsi"/>
          <w:sz w:val="22"/>
          <w:szCs w:val="22"/>
          <w:lang w:val="de-DE"/>
        </w:rPr>
      </w:pPr>
      <w:r w:rsidRPr="00E3131B">
        <w:rPr>
          <w:rFonts w:asciiTheme="minorHAnsi" w:eastAsiaTheme="minorHAnsi" w:hAnsiTheme="minorHAnsi" w:cstheme="minorHAnsi"/>
          <w:sz w:val="22"/>
          <w:szCs w:val="22"/>
          <w:lang w:val="de-DE"/>
        </w:rPr>
        <w:t>---------------------------------------------------------------------------------------------------------------------------------</w:t>
      </w:r>
    </w:p>
    <w:p w14:paraId="0D66EA0A" w14:textId="2C88D6EE" w:rsidR="00E3131B" w:rsidRDefault="00E3131B" w:rsidP="00E3131B">
      <w:pPr>
        <w:pStyle w:val="ListParagraph"/>
        <w:ind w:left="644"/>
        <w:rPr>
          <w:rFonts w:asciiTheme="minorHAnsi" w:eastAsiaTheme="minorHAnsi" w:hAnsiTheme="minorHAnsi" w:cstheme="minorHAnsi"/>
          <w:sz w:val="22"/>
          <w:szCs w:val="22"/>
        </w:rPr>
      </w:pPr>
      <w:proofErr w:type="spellStart"/>
      <w:r w:rsidRPr="00E3131B">
        <w:rPr>
          <w:rFonts w:asciiTheme="minorHAnsi" w:eastAsiaTheme="minorHAnsi" w:hAnsiTheme="minorHAnsi" w:cstheme="minorHAnsi"/>
          <w:sz w:val="22"/>
          <w:szCs w:val="22"/>
        </w:rPr>
        <w:t>mssql</w:t>
      </w:r>
      <w:proofErr w:type="spellEnd"/>
      <w:r w:rsidRPr="00E3131B">
        <w:rPr>
          <w:rFonts w:asciiTheme="minorHAnsi" w:eastAsiaTheme="minorHAnsi" w:hAnsiTheme="minorHAnsi" w:cstheme="minorHAnsi"/>
          <w:sz w:val="22"/>
          <w:szCs w:val="22"/>
        </w:rPr>
        <w:t xml:space="preserve">   /opt/</w:t>
      </w:r>
      <w:proofErr w:type="spellStart"/>
      <w:r w:rsidRPr="00E3131B">
        <w:rPr>
          <w:rFonts w:asciiTheme="minorHAnsi" w:eastAsiaTheme="minorHAnsi" w:hAnsiTheme="minorHAnsi" w:cstheme="minorHAnsi"/>
          <w:sz w:val="22"/>
          <w:szCs w:val="22"/>
        </w:rPr>
        <w:t>mssql</w:t>
      </w:r>
      <w:proofErr w:type="spellEnd"/>
      <w:r w:rsidRPr="00E3131B">
        <w:rPr>
          <w:rFonts w:asciiTheme="minorHAnsi" w:eastAsiaTheme="minorHAnsi" w:hAnsiTheme="minorHAnsi" w:cstheme="minorHAnsi"/>
          <w:sz w:val="22"/>
          <w:szCs w:val="22"/>
        </w:rPr>
        <w:t>/bin/</w:t>
      </w:r>
      <w:proofErr w:type="spellStart"/>
      <w:r w:rsidRPr="00E3131B">
        <w:rPr>
          <w:rFonts w:asciiTheme="minorHAnsi" w:eastAsiaTheme="minorHAnsi" w:hAnsiTheme="minorHAnsi" w:cstheme="minorHAnsi"/>
          <w:sz w:val="22"/>
          <w:szCs w:val="22"/>
        </w:rPr>
        <w:t>launch_sqls</w:t>
      </w:r>
      <w:proofErr w:type="spellEnd"/>
      <w:r w:rsidRPr="00E3131B">
        <w:rPr>
          <w:rFonts w:asciiTheme="minorHAnsi" w:eastAsiaTheme="minorHAnsi" w:hAnsiTheme="minorHAnsi" w:cstheme="minorHAnsi"/>
          <w:sz w:val="22"/>
          <w:szCs w:val="22"/>
        </w:rPr>
        <w:t xml:space="preserve"> ...   Up      0.0.0.0:1433-&gt;1433/</w:t>
      </w:r>
      <w:proofErr w:type="spellStart"/>
      <w:r w:rsidRPr="00E3131B">
        <w:rPr>
          <w:rFonts w:asciiTheme="minorHAnsi" w:eastAsiaTheme="minorHAnsi" w:hAnsiTheme="minorHAnsi" w:cstheme="minorHAnsi"/>
          <w:sz w:val="22"/>
          <w:szCs w:val="22"/>
        </w:rPr>
        <w:t>tcp</w:t>
      </w:r>
      <w:proofErr w:type="spellEnd"/>
      <w:r w:rsidRPr="00E3131B">
        <w:rPr>
          <w:rFonts w:asciiTheme="minorHAnsi" w:eastAsiaTheme="minorHAnsi" w:hAnsiTheme="minorHAnsi" w:cstheme="minorHAnsi"/>
          <w:sz w:val="22"/>
          <w:szCs w:val="22"/>
        </w:rPr>
        <w:t>,:::1433-&gt;1433/</w:t>
      </w:r>
      <w:proofErr w:type="spellStart"/>
      <w:r w:rsidRPr="00E3131B">
        <w:rPr>
          <w:rFonts w:asciiTheme="minorHAnsi" w:eastAsiaTheme="minorHAnsi" w:hAnsiTheme="minorHAnsi" w:cstheme="minorHAnsi"/>
          <w:sz w:val="22"/>
          <w:szCs w:val="22"/>
        </w:rPr>
        <w:t>tcp</w:t>
      </w:r>
      <w:proofErr w:type="spellEnd"/>
    </w:p>
    <w:p w14:paraId="63BD60B5" w14:textId="76FEE626" w:rsidR="00E753FA" w:rsidRPr="00E3131B" w:rsidRDefault="00E753FA" w:rsidP="00E3131B">
      <w:pPr>
        <w:rPr>
          <w:rFonts w:cstheme="minorHAnsi"/>
        </w:rPr>
      </w:pPr>
    </w:p>
    <w:p w14:paraId="56917B04" w14:textId="77777777" w:rsidR="009E7B4B" w:rsidRPr="00482D8F" w:rsidRDefault="009E7B4B" w:rsidP="009E7B4B">
      <w:pPr>
        <w:jc w:val="both"/>
        <w:rPr>
          <w:rFonts w:cstheme="minorHAnsi"/>
          <w:color w:val="FF0000"/>
        </w:rPr>
      </w:pPr>
      <w:r w:rsidRPr="00482D8F">
        <w:rPr>
          <w:rFonts w:cstheme="minorHAnsi"/>
          <w:color w:val="FF0000"/>
        </w:rPr>
        <w:t>Backup encryption protects the contents of the data backup, log backups, and delta or differential backups including snapshots. Data and log volume encryption protect the data and log area located at /</w:t>
      </w:r>
      <w:proofErr w:type="spellStart"/>
      <w:r w:rsidRPr="00482D8F">
        <w:rPr>
          <w:rFonts w:cstheme="minorHAnsi"/>
          <w:color w:val="FF0000"/>
        </w:rPr>
        <w:t>hana</w:t>
      </w:r>
      <w:proofErr w:type="spellEnd"/>
      <w:r w:rsidRPr="00482D8F">
        <w:rPr>
          <w:rFonts w:cstheme="minorHAnsi"/>
          <w:color w:val="FF0000"/>
        </w:rPr>
        <w:t>/data/NPM and /</w:t>
      </w:r>
      <w:proofErr w:type="spellStart"/>
      <w:r w:rsidRPr="00482D8F">
        <w:rPr>
          <w:rFonts w:cstheme="minorHAnsi"/>
          <w:color w:val="FF0000"/>
        </w:rPr>
        <w:t>hana</w:t>
      </w:r>
      <w:proofErr w:type="spellEnd"/>
      <w:r w:rsidRPr="00482D8F">
        <w:rPr>
          <w:rFonts w:cstheme="minorHAnsi"/>
          <w:color w:val="FF0000"/>
        </w:rPr>
        <w:t xml:space="preserve">/log/NPM respectively. </w:t>
      </w:r>
    </w:p>
    <w:p w14:paraId="26292D4F" w14:textId="77777777" w:rsidR="009E7B4B" w:rsidRPr="00482D8F" w:rsidRDefault="009E7B4B" w:rsidP="009E7B4B">
      <w:pPr>
        <w:jc w:val="both"/>
        <w:rPr>
          <w:rFonts w:cstheme="minorHAnsi"/>
          <w:color w:val="FF0000"/>
        </w:rPr>
      </w:pPr>
    </w:p>
    <w:p w14:paraId="14BBF5E9" w14:textId="77777777" w:rsidR="009E7B4B" w:rsidRPr="00482D8F" w:rsidRDefault="009E7B4B" w:rsidP="009E7B4B">
      <w:pPr>
        <w:jc w:val="both"/>
        <w:rPr>
          <w:rFonts w:cstheme="minorHAnsi"/>
          <w:color w:val="FF0000"/>
        </w:rPr>
      </w:pPr>
      <w:r w:rsidRPr="00482D8F">
        <w:rPr>
          <w:rFonts w:cstheme="minorHAnsi"/>
          <w:color w:val="FF0000"/>
        </w:rPr>
        <w:t xml:space="preserve">In addition to enabling encryption, the system account login was deactivated as recommended by SAP. Just like the root account on the operating system level, the system account has unlimited access to the SAP database and hackers can attempt to guess the password. Password complexity was also enabled on the SAP HANA database with the following parameters as recommended by NIST Appendix X </w:t>
      </w:r>
      <w:sdt>
        <w:sdtPr>
          <w:rPr>
            <w:rFonts w:cstheme="minorHAnsi"/>
            <w:color w:val="FF0000"/>
          </w:rPr>
          <w:tag w:val="MENDELEY_CITATION_v3_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"/>
          <w:id w:val="1757474154"/>
          <w:placeholder>
            <w:docPart w:val="3D7AD8791B6D4AE9A5236B03F7FD1A9F"/>
          </w:placeholder>
        </w:sdtPr>
        <w:sdtContent>
          <w:r w:rsidRPr="00482D8F">
            <w:rPr>
              <w:rFonts w:cstheme="minorHAnsi"/>
              <w:color w:val="FF0000"/>
            </w:rPr>
            <w:t>(Dibley, 2024)</w:t>
          </w:r>
        </w:sdtContent>
      </w:sdt>
      <w:r w:rsidRPr="00482D8F">
        <w:rPr>
          <w:rFonts w:cstheme="minorHAnsi"/>
          <w:color w:val="FF0000"/>
        </w:rPr>
        <w:t xml:space="preserve">. </w:t>
      </w:r>
    </w:p>
    <w:p w14:paraId="0139949A" w14:textId="3FFB2C57" w:rsidR="00F91925" w:rsidRDefault="00F91925" w:rsidP="00E3131B">
      <w:pPr>
        <w:pStyle w:val="Heading3"/>
        <w:numPr>
          <w:ilvl w:val="2"/>
          <w:numId w:val="56"/>
        </w:numPr>
      </w:pPr>
      <w:bookmarkStart w:id="329" w:name="_Toc225524941"/>
      <w:r>
        <w:lastRenderedPageBreak/>
        <w:t xml:space="preserve">Database </w:t>
      </w:r>
      <w:bookmarkEnd w:id="329"/>
      <w:r>
        <w:t xml:space="preserve"> </w:t>
      </w:r>
      <w:r w:rsidRPr="00AE26B9">
        <w:t xml:space="preserve"> </w:t>
      </w:r>
    </w:p>
    <w:p w14:paraId="522254F5" w14:textId="304E8D9C" w:rsidR="004E46C4" w:rsidRPr="004E46C4" w:rsidRDefault="004E46C4" w:rsidP="004E46C4">
      <w:pPr>
        <w:spacing w:before="100" w:beforeAutospacing="1" w:after="100" w:afterAutospacing="1"/>
        <w:jc w:val="both"/>
        <w:rPr>
          <w:rFonts w:cstheme="minorHAnsi"/>
        </w:rPr>
      </w:pPr>
      <w:r w:rsidRPr="004E46C4">
        <w:rPr>
          <w:rFonts w:cstheme="minorHAnsi"/>
        </w:rPr>
        <w:t xml:space="preserve">Microsoft SQL Server was utilised for the prototype mobile application. The database and its associated tables were defined at the outset to ensure the development of a reliable, scalable, and high-performance solution. Tables 11 and 12 present the definitions for the </w:t>
      </w:r>
      <w:proofErr w:type="spellStart"/>
      <w:r>
        <w:rPr>
          <w:rFonts w:cstheme="minorHAnsi"/>
        </w:rPr>
        <w:t>EnergyData</w:t>
      </w:r>
      <w:proofErr w:type="spellEnd"/>
      <w:r w:rsidRPr="004E46C4">
        <w:rPr>
          <w:rFonts w:cstheme="minorHAnsi"/>
        </w:rPr>
        <w:t xml:space="preserve"> and </w:t>
      </w:r>
      <w:proofErr w:type="spellStart"/>
      <w:r>
        <w:rPr>
          <w:rFonts w:cstheme="minorHAnsi"/>
        </w:rPr>
        <w:t>CustomerData</w:t>
      </w:r>
      <w:proofErr w:type="spellEnd"/>
      <w:r w:rsidRPr="004E46C4">
        <w:rPr>
          <w:rFonts w:cstheme="minorHAnsi"/>
        </w:rPr>
        <w:t xml:space="preserve"> tables, respectively, outlining the data types and constraints.</w:t>
      </w:r>
    </w:p>
    <w:p w14:paraId="0A221599" w14:textId="77777777" w:rsidR="004E46C4" w:rsidRPr="004E46C4" w:rsidRDefault="004E46C4" w:rsidP="004E46C4">
      <w:pPr>
        <w:spacing w:before="100" w:beforeAutospacing="1" w:after="100" w:afterAutospacing="1"/>
        <w:jc w:val="both"/>
        <w:rPr>
          <w:rFonts w:cstheme="minorHAnsi"/>
        </w:rPr>
      </w:pPr>
      <w:r w:rsidRPr="004E46C4">
        <w:rPr>
          <w:rFonts w:cstheme="minorHAnsi"/>
        </w:rPr>
        <w:t>Establishing these definitions early provides a structured schema that supports data integrity, optimises storage, and facilitates efficient long-term maintenance.</w:t>
      </w:r>
    </w:p>
    <w:p w14:paraId="5F522689" w14:textId="6248EF4D" w:rsidR="00325CC3" w:rsidRPr="00325CC3" w:rsidRDefault="00325CC3" w:rsidP="00325CC3">
      <w:pPr>
        <w:pStyle w:val="Caption"/>
        <w:rPr>
          <w:szCs w:val="20"/>
        </w:rPr>
      </w:pPr>
      <w:r w:rsidRPr="00325CC3">
        <w:rPr>
          <w:szCs w:val="20"/>
        </w:rPr>
        <w:t xml:space="preserve">Table </w:t>
      </w:r>
      <w:r w:rsidRPr="00325CC3">
        <w:rPr>
          <w:szCs w:val="20"/>
        </w:rPr>
        <w:fldChar w:fldCharType="begin"/>
      </w:r>
      <w:r w:rsidRPr="00325CC3">
        <w:rPr>
          <w:szCs w:val="20"/>
        </w:rPr>
        <w:instrText xml:space="preserve"> SEQ Table \* ARABIC </w:instrText>
      </w:r>
      <w:r w:rsidRPr="00325CC3">
        <w:rPr>
          <w:szCs w:val="20"/>
        </w:rPr>
        <w:fldChar w:fldCharType="separate"/>
      </w:r>
      <w:r w:rsidR="00B94AE3">
        <w:rPr>
          <w:noProof/>
          <w:szCs w:val="20"/>
        </w:rPr>
        <w:t>11</w:t>
      </w:r>
      <w:r w:rsidRPr="00325CC3">
        <w:rPr>
          <w:szCs w:val="20"/>
        </w:rPr>
        <w:fldChar w:fldCharType="end"/>
      </w:r>
      <w:r w:rsidRPr="00325CC3">
        <w:rPr>
          <w:szCs w:val="20"/>
        </w:rPr>
        <w:t xml:space="preserve">: Table </w:t>
      </w:r>
      <w:proofErr w:type="spellStart"/>
      <w:r w:rsidRPr="00325CC3">
        <w:rPr>
          <w:szCs w:val="20"/>
        </w:rPr>
        <w:t>EnergyData</w:t>
      </w:r>
      <w:proofErr w:type="spellEnd"/>
    </w:p>
    <w:tbl>
      <w:tblPr>
        <w:tblStyle w:val="PlainTable3"/>
        <w:tblW w:w="9731" w:type="dxa"/>
        <w:tblLayout w:type="fixed"/>
        <w:tblLook w:val="0420" w:firstRow="1" w:lastRow="0" w:firstColumn="0" w:lastColumn="0" w:noHBand="0" w:noVBand="1"/>
      </w:tblPr>
      <w:tblGrid>
        <w:gridCol w:w="3042"/>
        <w:gridCol w:w="2433"/>
        <w:gridCol w:w="4256"/>
      </w:tblGrid>
      <w:tr w:rsidR="00325CC3" w:rsidRPr="00B747F1" w14:paraId="560E3093" w14:textId="77777777" w:rsidTr="000352C4">
        <w:trPr>
          <w:cnfStyle w:val="100000000000" w:firstRow="1" w:lastRow="0" w:firstColumn="0" w:lastColumn="0" w:oddVBand="0" w:evenVBand="0" w:oddHBand="0" w:evenHBand="0" w:firstRowFirstColumn="0" w:firstRowLastColumn="0" w:lastRowFirstColumn="0" w:lastRowLastColumn="0"/>
          <w:trHeight w:val="514"/>
        </w:trPr>
        <w:tc>
          <w:tcPr>
            <w:tcW w:w="3042" w:type="dxa"/>
            <w:hideMark/>
          </w:tcPr>
          <w:p w14:paraId="4C77EC7D" w14:textId="77777777" w:rsidR="00325CC3" w:rsidRPr="00B747F1" w:rsidRDefault="00325CC3" w:rsidP="000352C4">
            <w:pPr>
              <w:spacing w:line="240" w:lineRule="auto"/>
              <w:rPr>
                <w:rFonts w:ascii="Calibri" w:hAnsi="Calibri" w:cs="Arial"/>
              </w:rPr>
            </w:pPr>
            <w:r w:rsidRPr="00B747F1">
              <w:rPr>
                <w:rFonts w:ascii="Calibri" w:hAnsi="Calibri" w:cs="Arial"/>
              </w:rPr>
              <w:t>F</w:t>
            </w:r>
            <w:r>
              <w:rPr>
                <w:rFonts w:ascii="Calibri" w:hAnsi="Calibri" w:cs="Arial"/>
              </w:rPr>
              <w:t>ield name</w:t>
            </w:r>
          </w:p>
        </w:tc>
        <w:tc>
          <w:tcPr>
            <w:tcW w:w="2433" w:type="dxa"/>
          </w:tcPr>
          <w:p w14:paraId="2FB84CD4" w14:textId="77777777" w:rsidR="00325CC3" w:rsidRPr="00B747F1" w:rsidRDefault="00325CC3" w:rsidP="000352C4">
            <w:pPr>
              <w:spacing w:line="240" w:lineRule="auto"/>
              <w:rPr>
                <w:rFonts w:ascii="Calibri" w:hAnsi="Calibri" w:cs="Arial"/>
              </w:rPr>
            </w:pPr>
            <w:r w:rsidRPr="00B747F1">
              <w:rPr>
                <w:rFonts w:ascii="Calibri" w:hAnsi="Calibri" w:cs="Arial"/>
              </w:rPr>
              <w:t>Data type</w:t>
            </w:r>
          </w:p>
        </w:tc>
        <w:tc>
          <w:tcPr>
            <w:tcW w:w="4256" w:type="dxa"/>
            <w:hideMark/>
          </w:tcPr>
          <w:p w14:paraId="4C683D8D" w14:textId="77777777" w:rsidR="00325CC3" w:rsidRPr="00B747F1" w:rsidRDefault="00325CC3" w:rsidP="000352C4">
            <w:pPr>
              <w:spacing w:line="240" w:lineRule="auto"/>
              <w:rPr>
                <w:rFonts w:ascii="Calibri" w:hAnsi="Calibri" w:cs="Arial"/>
              </w:rPr>
            </w:pPr>
            <w:r w:rsidRPr="00B747F1">
              <w:rPr>
                <w:rFonts w:ascii="Calibri" w:hAnsi="Calibri" w:cs="Arial"/>
              </w:rPr>
              <w:t>Description</w:t>
            </w:r>
          </w:p>
        </w:tc>
      </w:tr>
      <w:tr w:rsidR="00325CC3" w:rsidRPr="00B747F1" w14:paraId="6F4EAE74" w14:textId="77777777" w:rsidTr="000352C4">
        <w:trPr>
          <w:cnfStyle w:val="000000100000" w:firstRow="0" w:lastRow="0" w:firstColumn="0" w:lastColumn="0" w:oddVBand="0" w:evenVBand="0" w:oddHBand="1" w:evenHBand="0" w:firstRowFirstColumn="0" w:firstRowLastColumn="0" w:lastRowFirstColumn="0" w:lastRowLastColumn="0"/>
          <w:trHeight w:val="514"/>
        </w:trPr>
        <w:tc>
          <w:tcPr>
            <w:tcW w:w="3042" w:type="dxa"/>
            <w:hideMark/>
          </w:tcPr>
          <w:p w14:paraId="796A55E2" w14:textId="77777777" w:rsidR="00325CC3" w:rsidRPr="00B747F1" w:rsidRDefault="00325CC3" w:rsidP="000352C4">
            <w:pPr>
              <w:spacing w:line="240" w:lineRule="auto"/>
              <w:rPr>
                <w:rFonts w:ascii="Calibri" w:hAnsi="Calibri" w:cs="Arial"/>
                <w:b/>
                <w:bCs/>
              </w:rPr>
            </w:pPr>
            <w:proofErr w:type="spellStart"/>
            <w:r>
              <w:t>ReadingID</w:t>
            </w:r>
            <w:proofErr w:type="spellEnd"/>
          </w:p>
        </w:tc>
        <w:tc>
          <w:tcPr>
            <w:tcW w:w="2433" w:type="dxa"/>
          </w:tcPr>
          <w:p w14:paraId="7F6DC12C" w14:textId="77777777" w:rsidR="00325CC3" w:rsidRPr="00B747F1" w:rsidRDefault="00325CC3" w:rsidP="000352C4">
            <w:pPr>
              <w:spacing w:line="240" w:lineRule="auto"/>
              <w:rPr>
                <w:rFonts w:ascii="Calibri" w:hAnsi="Calibri" w:cs="Arial"/>
                <w:b/>
                <w:bCs/>
              </w:rPr>
            </w:pPr>
            <w:r>
              <w:t>INT PRIMARY KEY</w:t>
            </w:r>
          </w:p>
        </w:tc>
        <w:tc>
          <w:tcPr>
            <w:tcW w:w="4256" w:type="dxa"/>
          </w:tcPr>
          <w:p w14:paraId="3098C1C7" w14:textId="77777777" w:rsidR="00325CC3" w:rsidRPr="00B747F1" w:rsidRDefault="00325CC3" w:rsidP="000352C4">
            <w:pPr>
              <w:spacing w:line="240" w:lineRule="auto"/>
              <w:rPr>
                <w:rFonts w:ascii="Calibri" w:hAnsi="Calibri" w:cs="Arial"/>
                <w:b/>
                <w:bCs/>
              </w:rPr>
            </w:pPr>
            <w:r>
              <w:t>Auto-incrementing ID for each record</w:t>
            </w:r>
          </w:p>
        </w:tc>
      </w:tr>
      <w:tr w:rsidR="00325CC3" w:rsidRPr="00B747F1" w14:paraId="3CB485E0" w14:textId="77777777" w:rsidTr="000352C4">
        <w:trPr>
          <w:trHeight w:val="334"/>
        </w:trPr>
        <w:tc>
          <w:tcPr>
            <w:tcW w:w="3042" w:type="dxa"/>
          </w:tcPr>
          <w:p w14:paraId="38879D10" w14:textId="77777777" w:rsidR="00325CC3" w:rsidRPr="00B747F1" w:rsidRDefault="00325CC3" w:rsidP="000352C4">
            <w:pPr>
              <w:spacing w:line="240" w:lineRule="auto"/>
              <w:rPr>
                <w:rFonts w:ascii="Calibri" w:hAnsi="Calibri" w:cs="Arial"/>
                <w:b/>
                <w:bCs/>
              </w:rPr>
            </w:pPr>
            <w:proofErr w:type="spellStart"/>
            <w:r>
              <w:t>DeviceSN</w:t>
            </w:r>
            <w:proofErr w:type="spellEnd"/>
          </w:p>
        </w:tc>
        <w:tc>
          <w:tcPr>
            <w:tcW w:w="2433" w:type="dxa"/>
          </w:tcPr>
          <w:p w14:paraId="45A151A5" w14:textId="77777777" w:rsidR="00325CC3" w:rsidRPr="00B747F1" w:rsidRDefault="00325CC3" w:rsidP="000352C4">
            <w:pPr>
              <w:spacing w:line="240" w:lineRule="auto"/>
              <w:rPr>
                <w:rFonts w:ascii="Calibri" w:hAnsi="Calibri" w:cs="Arial"/>
                <w:b/>
                <w:bCs/>
              </w:rPr>
            </w:pPr>
            <w:r>
              <w:t>VARCHAR(20)</w:t>
            </w:r>
          </w:p>
        </w:tc>
        <w:tc>
          <w:tcPr>
            <w:tcW w:w="4256" w:type="dxa"/>
          </w:tcPr>
          <w:p w14:paraId="58C5F0D2" w14:textId="77777777" w:rsidR="00325CC3" w:rsidRPr="00B747F1" w:rsidRDefault="00325CC3" w:rsidP="000352C4">
            <w:pPr>
              <w:spacing w:line="240" w:lineRule="auto"/>
              <w:rPr>
                <w:rFonts w:ascii="Calibri" w:hAnsi="Calibri" w:cs="Arial"/>
                <w:b/>
                <w:bCs/>
              </w:rPr>
            </w:pPr>
            <w:r>
              <w:t>The device's Serial Number.</w:t>
            </w:r>
          </w:p>
        </w:tc>
      </w:tr>
      <w:tr w:rsidR="00325CC3" w:rsidRPr="00B747F1" w14:paraId="081AC2F7" w14:textId="77777777" w:rsidTr="000352C4">
        <w:trPr>
          <w:cnfStyle w:val="000000100000" w:firstRow="0" w:lastRow="0" w:firstColumn="0" w:lastColumn="0" w:oddVBand="0" w:evenVBand="0" w:oddHBand="1" w:evenHBand="0" w:firstRowFirstColumn="0" w:firstRowLastColumn="0" w:lastRowFirstColumn="0" w:lastRowLastColumn="0"/>
          <w:trHeight w:val="401"/>
        </w:trPr>
        <w:tc>
          <w:tcPr>
            <w:tcW w:w="3042" w:type="dxa"/>
          </w:tcPr>
          <w:p w14:paraId="7480B731" w14:textId="77777777" w:rsidR="00325CC3" w:rsidRPr="00B747F1" w:rsidRDefault="00325CC3" w:rsidP="000352C4">
            <w:pPr>
              <w:spacing w:line="240" w:lineRule="auto"/>
              <w:rPr>
                <w:rFonts w:ascii="Calibri" w:hAnsi="Calibri" w:cs="Arial"/>
                <w:b/>
                <w:bCs/>
              </w:rPr>
            </w:pPr>
            <w:r>
              <w:t>Voltage</w:t>
            </w:r>
          </w:p>
        </w:tc>
        <w:tc>
          <w:tcPr>
            <w:tcW w:w="2433" w:type="dxa"/>
          </w:tcPr>
          <w:p w14:paraId="0900C452" w14:textId="77777777" w:rsidR="00325CC3" w:rsidRPr="00B747F1" w:rsidRDefault="00325CC3" w:rsidP="000352C4">
            <w:pPr>
              <w:spacing w:line="240" w:lineRule="auto"/>
              <w:rPr>
                <w:rFonts w:ascii="Calibri" w:hAnsi="Calibri" w:cs="Arial"/>
                <w:b/>
                <w:bCs/>
              </w:rPr>
            </w:pPr>
            <w:r>
              <w:t>FLOAT</w:t>
            </w:r>
          </w:p>
        </w:tc>
        <w:tc>
          <w:tcPr>
            <w:tcW w:w="4256" w:type="dxa"/>
          </w:tcPr>
          <w:p w14:paraId="7D783874" w14:textId="77777777" w:rsidR="00325CC3" w:rsidRPr="00B747F1" w:rsidRDefault="00325CC3" w:rsidP="000352C4">
            <w:pPr>
              <w:spacing w:line="240" w:lineRule="auto"/>
              <w:rPr>
                <w:rFonts w:ascii="Calibri" w:hAnsi="Calibri" w:cs="Arial"/>
                <w:b/>
                <w:bCs/>
              </w:rPr>
            </w:pPr>
            <w:r>
              <w:t>voltage (from Data[0]).</w:t>
            </w:r>
          </w:p>
        </w:tc>
      </w:tr>
      <w:tr w:rsidR="00325CC3" w:rsidRPr="00B747F1" w14:paraId="36F93862" w14:textId="77777777" w:rsidTr="000352C4">
        <w:trPr>
          <w:trHeight w:val="514"/>
        </w:trPr>
        <w:tc>
          <w:tcPr>
            <w:tcW w:w="3042" w:type="dxa"/>
          </w:tcPr>
          <w:p w14:paraId="05B624EC" w14:textId="77777777" w:rsidR="00325CC3" w:rsidRPr="00B747F1" w:rsidRDefault="00325CC3" w:rsidP="000352C4">
            <w:pPr>
              <w:spacing w:line="240" w:lineRule="auto"/>
              <w:rPr>
                <w:rFonts w:ascii="Calibri" w:hAnsi="Calibri" w:cs="Arial"/>
                <w:b/>
                <w:bCs/>
              </w:rPr>
            </w:pPr>
            <w:r>
              <w:t>Current</w:t>
            </w:r>
          </w:p>
        </w:tc>
        <w:tc>
          <w:tcPr>
            <w:tcW w:w="2433" w:type="dxa"/>
          </w:tcPr>
          <w:p w14:paraId="37B32523" w14:textId="77777777" w:rsidR="00325CC3" w:rsidRPr="00B747F1" w:rsidRDefault="00325CC3" w:rsidP="000352C4">
            <w:pPr>
              <w:spacing w:line="240" w:lineRule="auto"/>
              <w:rPr>
                <w:rFonts w:ascii="Calibri" w:hAnsi="Calibri" w:cs="Arial"/>
                <w:b/>
                <w:bCs/>
              </w:rPr>
            </w:pPr>
            <w:r>
              <w:t>FLOAT</w:t>
            </w:r>
          </w:p>
        </w:tc>
        <w:tc>
          <w:tcPr>
            <w:tcW w:w="4256" w:type="dxa"/>
          </w:tcPr>
          <w:p w14:paraId="6EA47A6A" w14:textId="77777777" w:rsidR="00325CC3" w:rsidRPr="00B747F1" w:rsidRDefault="00325CC3" w:rsidP="000352C4">
            <w:pPr>
              <w:spacing w:line="240" w:lineRule="auto"/>
              <w:rPr>
                <w:rFonts w:ascii="Calibri" w:hAnsi="Calibri" w:cs="Arial"/>
                <w:b/>
                <w:bCs/>
              </w:rPr>
            </w:pPr>
            <w:r>
              <w:t>Line current (from Data[1]).</w:t>
            </w:r>
          </w:p>
        </w:tc>
      </w:tr>
      <w:tr w:rsidR="00325CC3" w:rsidRPr="00B747F1" w14:paraId="0C86CA71" w14:textId="77777777" w:rsidTr="000352C4">
        <w:trPr>
          <w:cnfStyle w:val="000000100000" w:firstRow="0" w:lastRow="0" w:firstColumn="0" w:lastColumn="0" w:oddVBand="0" w:evenVBand="0" w:oddHBand="1" w:evenHBand="0" w:firstRowFirstColumn="0" w:firstRowLastColumn="0" w:lastRowFirstColumn="0" w:lastRowLastColumn="0"/>
          <w:trHeight w:val="514"/>
        </w:trPr>
        <w:tc>
          <w:tcPr>
            <w:tcW w:w="3042" w:type="dxa"/>
          </w:tcPr>
          <w:p w14:paraId="11F4D575" w14:textId="77777777" w:rsidR="00325CC3" w:rsidRDefault="00325CC3" w:rsidP="000352C4">
            <w:pPr>
              <w:spacing w:line="240" w:lineRule="auto"/>
            </w:pPr>
            <w:proofErr w:type="spellStart"/>
            <w:r>
              <w:t>ActivePower</w:t>
            </w:r>
            <w:proofErr w:type="spellEnd"/>
          </w:p>
        </w:tc>
        <w:tc>
          <w:tcPr>
            <w:tcW w:w="2433" w:type="dxa"/>
          </w:tcPr>
          <w:p w14:paraId="78AD9269" w14:textId="77777777" w:rsidR="00325CC3" w:rsidRDefault="00325CC3" w:rsidP="000352C4">
            <w:pPr>
              <w:spacing w:line="240" w:lineRule="auto"/>
            </w:pPr>
            <w:r>
              <w:t>FLOAT</w:t>
            </w:r>
          </w:p>
        </w:tc>
        <w:tc>
          <w:tcPr>
            <w:tcW w:w="4256" w:type="dxa"/>
          </w:tcPr>
          <w:p w14:paraId="35D6CD17" w14:textId="77777777" w:rsidR="00325CC3" w:rsidRDefault="00325CC3" w:rsidP="000352C4">
            <w:pPr>
              <w:spacing w:line="240" w:lineRule="auto"/>
            </w:pPr>
            <w:r>
              <w:t>Real-time power in Watts (from Data[2]).</w:t>
            </w:r>
          </w:p>
        </w:tc>
      </w:tr>
      <w:tr w:rsidR="00325CC3" w:rsidRPr="00B747F1" w14:paraId="52ED4E7F" w14:textId="77777777" w:rsidTr="000352C4">
        <w:trPr>
          <w:trHeight w:val="514"/>
        </w:trPr>
        <w:tc>
          <w:tcPr>
            <w:tcW w:w="3042" w:type="dxa"/>
            <w:hideMark/>
          </w:tcPr>
          <w:p w14:paraId="2A1117C9" w14:textId="77777777" w:rsidR="00325CC3" w:rsidRPr="00B747F1" w:rsidRDefault="00325CC3" w:rsidP="000352C4">
            <w:pPr>
              <w:spacing w:line="240" w:lineRule="auto"/>
              <w:rPr>
                <w:rFonts w:ascii="Calibri" w:hAnsi="Calibri" w:cs="Arial"/>
                <w:b/>
                <w:bCs/>
              </w:rPr>
            </w:pPr>
            <w:proofErr w:type="spellStart"/>
            <w:r>
              <w:t>ImportEnergy</w:t>
            </w:r>
            <w:proofErr w:type="spellEnd"/>
          </w:p>
        </w:tc>
        <w:tc>
          <w:tcPr>
            <w:tcW w:w="2433" w:type="dxa"/>
          </w:tcPr>
          <w:p w14:paraId="6CCA3F7A" w14:textId="77777777" w:rsidR="00325CC3" w:rsidRPr="00B747F1" w:rsidRDefault="00325CC3" w:rsidP="000352C4">
            <w:pPr>
              <w:spacing w:line="240" w:lineRule="auto"/>
              <w:rPr>
                <w:rFonts w:ascii="Calibri" w:hAnsi="Calibri" w:cs="Arial"/>
                <w:b/>
                <w:bCs/>
              </w:rPr>
            </w:pPr>
            <w:r>
              <w:t>FLOAT</w:t>
            </w:r>
          </w:p>
        </w:tc>
        <w:tc>
          <w:tcPr>
            <w:tcW w:w="4256" w:type="dxa"/>
          </w:tcPr>
          <w:p w14:paraId="25F213C6" w14:textId="77777777" w:rsidR="00325CC3" w:rsidRPr="00B747F1" w:rsidRDefault="00325CC3" w:rsidP="000352C4">
            <w:pPr>
              <w:spacing w:line="240" w:lineRule="auto"/>
              <w:rPr>
                <w:rFonts w:ascii="Calibri" w:hAnsi="Calibri" w:cs="Arial"/>
                <w:b/>
                <w:bCs/>
              </w:rPr>
            </w:pPr>
            <w:r>
              <w:t>Total kWh consumed (from Data[3]).</w:t>
            </w:r>
          </w:p>
        </w:tc>
      </w:tr>
      <w:tr w:rsidR="00325CC3" w:rsidRPr="00B747F1" w14:paraId="583C5D53" w14:textId="77777777" w:rsidTr="000352C4">
        <w:trPr>
          <w:cnfStyle w:val="000000100000" w:firstRow="0" w:lastRow="0" w:firstColumn="0" w:lastColumn="0" w:oddVBand="0" w:evenVBand="0" w:oddHBand="1" w:evenHBand="0" w:firstRowFirstColumn="0" w:firstRowLastColumn="0" w:lastRowFirstColumn="0" w:lastRowLastColumn="0"/>
          <w:trHeight w:val="514"/>
        </w:trPr>
        <w:tc>
          <w:tcPr>
            <w:tcW w:w="3042" w:type="dxa"/>
          </w:tcPr>
          <w:p w14:paraId="74E9477C" w14:textId="77777777" w:rsidR="00325CC3" w:rsidRPr="00B747F1" w:rsidRDefault="00325CC3" w:rsidP="000352C4">
            <w:pPr>
              <w:spacing w:line="240" w:lineRule="auto"/>
              <w:rPr>
                <w:rFonts w:ascii="Calibri" w:hAnsi="Calibri" w:cs="Arial"/>
                <w:b/>
                <w:bCs/>
              </w:rPr>
            </w:pPr>
            <w:proofErr w:type="spellStart"/>
            <w:r>
              <w:t>ExportEnergy</w:t>
            </w:r>
            <w:proofErr w:type="spellEnd"/>
          </w:p>
        </w:tc>
        <w:tc>
          <w:tcPr>
            <w:tcW w:w="2433" w:type="dxa"/>
          </w:tcPr>
          <w:p w14:paraId="346848B9" w14:textId="77777777" w:rsidR="00325CC3" w:rsidRPr="00B747F1" w:rsidRDefault="00325CC3" w:rsidP="000352C4">
            <w:pPr>
              <w:spacing w:line="240" w:lineRule="auto"/>
              <w:rPr>
                <w:rFonts w:ascii="Calibri" w:hAnsi="Calibri" w:cs="Arial"/>
                <w:b/>
                <w:bCs/>
              </w:rPr>
            </w:pPr>
            <w:r>
              <w:t>FLOAT</w:t>
            </w:r>
          </w:p>
        </w:tc>
        <w:tc>
          <w:tcPr>
            <w:tcW w:w="4256" w:type="dxa"/>
          </w:tcPr>
          <w:p w14:paraId="1FBAB19B" w14:textId="77777777" w:rsidR="00325CC3" w:rsidRPr="00B747F1" w:rsidRDefault="00325CC3" w:rsidP="000352C4">
            <w:pPr>
              <w:spacing w:line="240" w:lineRule="auto"/>
              <w:rPr>
                <w:rFonts w:ascii="Calibri" w:hAnsi="Calibri" w:cs="Arial"/>
                <w:b/>
                <w:bCs/>
              </w:rPr>
            </w:pPr>
            <w:r>
              <w:t>Total kWh exported (from Data[4]).</w:t>
            </w:r>
          </w:p>
        </w:tc>
      </w:tr>
      <w:tr w:rsidR="00325CC3" w:rsidRPr="00B747F1" w14:paraId="6A6B00FA" w14:textId="77777777" w:rsidTr="000352C4">
        <w:trPr>
          <w:trHeight w:val="514"/>
        </w:trPr>
        <w:tc>
          <w:tcPr>
            <w:tcW w:w="3042" w:type="dxa"/>
          </w:tcPr>
          <w:p w14:paraId="1ED52713" w14:textId="77777777" w:rsidR="00325CC3" w:rsidRPr="00B747F1" w:rsidRDefault="00325CC3" w:rsidP="000352C4">
            <w:pPr>
              <w:spacing w:line="240" w:lineRule="auto"/>
              <w:rPr>
                <w:rFonts w:ascii="Calibri" w:hAnsi="Calibri" w:cs="Arial"/>
                <w:b/>
                <w:bCs/>
              </w:rPr>
            </w:pPr>
            <w:r>
              <w:t>Timestamp</w:t>
            </w:r>
          </w:p>
        </w:tc>
        <w:tc>
          <w:tcPr>
            <w:tcW w:w="2433" w:type="dxa"/>
          </w:tcPr>
          <w:p w14:paraId="7248C948" w14:textId="77777777" w:rsidR="00325CC3" w:rsidRPr="00B747F1" w:rsidRDefault="00325CC3" w:rsidP="000352C4">
            <w:pPr>
              <w:spacing w:line="240" w:lineRule="auto"/>
              <w:rPr>
                <w:rFonts w:ascii="Calibri" w:hAnsi="Calibri" w:cs="Arial"/>
                <w:b/>
                <w:bCs/>
              </w:rPr>
            </w:pPr>
            <w:r>
              <w:t>DATETIME</w:t>
            </w:r>
          </w:p>
        </w:tc>
        <w:tc>
          <w:tcPr>
            <w:tcW w:w="4256" w:type="dxa"/>
          </w:tcPr>
          <w:p w14:paraId="6D5ED700" w14:textId="77777777" w:rsidR="00325CC3" w:rsidRPr="00B747F1" w:rsidRDefault="00325CC3" w:rsidP="000352C4">
            <w:pPr>
              <w:spacing w:line="240" w:lineRule="auto"/>
              <w:rPr>
                <w:rFonts w:ascii="Calibri" w:hAnsi="Calibri" w:cs="Arial"/>
                <w:b/>
                <w:bCs/>
              </w:rPr>
            </w:pPr>
            <w:r>
              <w:t>The time the record was added (crucial for time-series data).</w:t>
            </w:r>
          </w:p>
        </w:tc>
      </w:tr>
    </w:tbl>
    <w:p w14:paraId="4EA9358B" w14:textId="77777777" w:rsidR="00325CC3" w:rsidRDefault="00325CC3" w:rsidP="009E7B4B">
      <w:pPr>
        <w:jc w:val="both"/>
      </w:pPr>
    </w:p>
    <w:p w14:paraId="17BA38D5" w14:textId="5B8A6BBA" w:rsidR="004E46C4" w:rsidRPr="00325CC3" w:rsidRDefault="004E46C4" w:rsidP="004E46C4">
      <w:pPr>
        <w:pStyle w:val="Caption"/>
        <w:rPr>
          <w:szCs w:val="20"/>
        </w:rPr>
      </w:pPr>
      <w:r w:rsidRPr="00325CC3">
        <w:rPr>
          <w:szCs w:val="20"/>
        </w:rPr>
        <w:t xml:space="preserve">Table </w:t>
      </w:r>
      <w:r w:rsidRPr="00325CC3">
        <w:rPr>
          <w:szCs w:val="20"/>
        </w:rPr>
        <w:fldChar w:fldCharType="begin"/>
      </w:r>
      <w:r w:rsidRPr="00325CC3">
        <w:rPr>
          <w:szCs w:val="20"/>
        </w:rPr>
        <w:instrText xml:space="preserve"> SEQ Table \* ARABIC </w:instrText>
      </w:r>
      <w:r w:rsidRPr="00325CC3">
        <w:rPr>
          <w:szCs w:val="20"/>
        </w:rPr>
        <w:fldChar w:fldCharType="separate"/>
      </w:r>
      <w:r w:rsidR="00B94AE3">
        <w:rPr>
          <w:noProof/>
          <w:szCs w:val="20"/>
        </w:rPr>
        <w:t>12</w:t>
      </w:r>
      <w:r w:rsidRPr="00325CC3">
        <w:rPr>
          <w:szCs w:val="20"/>
        </w:rPr>
        <w:fldChar w:fldCharType="end"/>
      </w:r>
      <w:r w:rsidRPr="00325CC3">
        <w:rPr>
          <w:szCs w:val="20"/>
        </w:rPr>
        <w:t xml:space="preserve">: Table </w:t>
      </w:r>
      <w:proofErr w:type="spellStart"/>
      <w:r>
        <w:rPr>
          <w:szCs w:val="20"/>
        </w:rPr>
        <w:t>Customer</w:t>
      </w:r>
      <w:r w:rsidRPr="00325CC3">
        <w:rPr>
          <w:szCs w:val="20"/>
        </w:rPr>
        <w:t>Data</w:t>
      </w:r>
      <w:proofErr w:type="spellEnd"/>
    </w:p>
    <w:tbl>
      <w:tblPr>
        <w:tblStyle w:val="PlainTable3"/>
        <w:tblW w:w="9731" w:type="dxa"/>
        <w:tblLayout w:type="fixed"/>
        <w:tblLook w:val="0420" w:firstRow="1" w:lastRow="0" w:firstColumn="0" w:lastColumn="0" w:noHBand="0" w:noVBand="1"/>
      </w:tblPr>
      <w:tblGrid>
        <w:gridCol w:w="3042"/>
        <w:gridCol w:w="2433"/>
        <w:gridCol w:w="4256"/>
      </w:tblGrid>
      <w:tr w:rsidR="004E46C4" w:rsidRPr="00B747F1" w14:paraId="20CB8323" w14:textId="77777777" w:rsidTr="00DA79E0">
        <w:trPr>
          <w:cnfStyle w:val="100000000000" w:firstRow="1" w:lastRow="0" w:firstColumn="0" w:lastColumn="0" w:oddVBand="0" w:evenVBand="0" w:oddHBand="0" w:evenHBand="0" w:firstRowFirstColumn="0" w:firstRowLastColumn="0" w:lastRowFirstColumn="0" w:lastRowLastColumn="0"/>
          <w:trHeight w:val="514"/>
        </w:trPr>
        <w:tc>
          <w:tcPr>
            <w:tcW w:w="3042" w:type="dxa"/>
            <w:hideMark/>
          </w:tcPr>
          <w:p w14:paraId="5E231367" w14:textId="77777777" w:rsidR="004E46C4" w:rsidRPr="00B747F1" w:rsidRDefault="004E46C4" w:rsidP="00DA79E0">
            <w:pPr>
              <w:spacing w:line="240" w:lineRule="auto"/>
              <w:rPr>
                <w:rFonts w:ascii="Calibri" w:hAnsi="Calibri" w:cs="Arial"/>
              </w:rPr>
            </w:pPr>
            <w:r w:rsidRPr="00B747F1">
              <w:rPr>
                <w:rFonts w:ascii="Calibri" w:hAnsi="Calibri" w:cs="Arial"/>
              </w:rPr>
              <w:t>F</w:t>
            </w:r>
            <w:r>
              <w:rPr>
                <w:rFonts w:ascii="Calibri" w:hAnsi="Calibri" w:cs="Arial"/>
              </w:rPr>
              <w:t>ield name</w:t>
            </w:r>
          </w:p>
        </w:tc>
        <w:tc>
          <w:tcPr>
            <w:tcW w:w="2433" w:type="dxa"/>
          </w:tcPr>
          <w:p w14:paraId="02AC2FF6" w14:textId="77777777" w:rsidR="004E46C4" w:rsidRPr="00B747F1" w:rsidRDefault="004E46C4" w:rsidP="00DA79E0">
            <w:pPr>
              <w:spacing w:line="240" w:lineRule="auto"/>
              <w:rPr>
                <w:rFonts w:ascii="Calibri" w:hAnsi="Calibri" w:cs="Arial"/>
              </w:rPr>
            </w:pPr>
            <w:r w:rsidRPr="00B747F1">
              <w:rPr>
                <w:rFonts w:ascii="Calibri" w:hAnsi="Calibri" w:cs="Arial"/>
              </w:rPr>
              <w:t>Data type</w:t>
            </w:r>
          </w:p>
        </w:tc>
        <w:tc>
          <w:tcPr>
            <w:tcW w:w="4256" w:type="dxa"/>
            <w:hideMark/>
          </w:tcPr>
          <w:p w14:paraId="22B8A62B" w14:textId="77777777" w:rsidR="004E46C4" w:rsidRPr="00B747F1" w:rsidRDefault="004E46C4" w:rsidP="00DA79E0">
            <w:pPr>
              <w:spacing w:line="240" w:lineRule="auto"/>
              <w:rPr>
                <w:rFonts w:ascii="Calibri" w:hAnsi="Calibri" w:cs="Arial"/>
              </w:rPr>
            </w:pPr>
            <w:r w:rsidRPr="00B747F1">
              <w:rPr>
                <w:rFonts w:ascii="Calibri" w:hAnsi="Calibri" w:cs="Arial"/>
              </w:rPr>
              <w:t>Description</w:t>
            </w:r>
          </w:p>
        </w:tc>
      </w:tr>
      <w:tr w:rsidR="004E46C4" w:rsidRPr="00B747F1" w14:paraId="08548C53" w14:textId="77777777" w:rsidTr="00DA79E0">
        <w:trPr>
          <w:cnfStyle w:val="000000100000" w:firstRow="0" w:lastRow="0" w:firstColumn="0" w:lastColumn="0" w:oddVBand="0" w:evenVBand="0" w:oddHBand="1" w:evenHBand="0" w:firstRowFirstColumn="0" w:firstRowLastColumn="0" w:lastRowFirstColumn="0" w:lastRowLastColumn="0"/>
          <w:trHeight w:val="514"/>
        </w:trPr>
        <w:tc>
          <w:tcPr>
            <w:tcW w:w="3042" w:type="dxa"/>
            <w:hideMark/>
          </w:tcPr>
          <w:p w14:paraId="3A729315" w14:textId="77777777" w:rsidR="004E46C4" w:rsidRPr="00B747F1" w:rsidRDefault="004E46C4" w:rsidP="00DA79E0">
            <w:pPr>
              <w:spacing w:line="240" w:lineRule="auto"/>
              <w:rPr>
                <w:rFonts w:ascii="Calibri" w:hAnsi="Calibri" w:cs="Arial"/>
                <w:b/>
                <w:bCs/>
              </w:rPr>
            </w:pPr>
            <w:proofErr w:type="spellStart"/>
            <w:r>
              <w:t>ReadingID</w:t>
            </w:r>
            <w:proofErr w:type="spellEnd"/>
          </w:p>
        </w:tc>
        <w:tc>
          <w:tcPr>
            <w:tcW w:w="2433" w:type="dxa"/>
          </w:tcPr>
          <w:p w14:paraId="58815D67" w14:textId="77777777" w:rsidR="004E46C4" w:rsidRPr="00B747F1" w:rsidRDefault="004E46C4" w:rsidP="00DA79E0">
            <w:pPr>
              <w:spacing w:line="240" w:lineRule="auto"/>
              <w:rPr>
                <w:rFonts w:ascii="Calibri" w:hAnsi="Calibri" w:cs="Arial"/>
                <w:b/>
                <w:bCs/>
              </w:rPr>
            </w:pPr>
            <w:r>
              <w:t>INT PRIMARY KEY</w:t>
            </w:r>
          </w:p>
        </w:tc>
        <w:tc>
          <w:tcPr>
            <w:tcW w:w="4256" w:type="dxa"/>
          </w:tcPr>
          <w:p w14:paraId="75E90AE9" w14:textId="77777777" w:rsidR="004E46C4" w:rsidRPr="00B747F1" w:rsidRDefault="004E46C4" w:rsidP="00DA79E0">
            <w:pPr>
              <w:spacing w:line="240" w:lineRule="auto"/>
              <w:rPr>
                <w:rFonts w:ascii="Calibri" w:hAnsi="Calibri" w:cs="Arial"/>
                <w:b/>
                <w:bCs/>
              </w:rPr>
            </w:pPr>
            <w:r>
              <w:t>Auto-incrementing ID for each record</w:t>
            </w:r>
          </w:p>
        </w:tc>
      </w:tr>
      <w:tr w:rsidR="004E46C4" w:rsidRPr="00B747F1" w14:paraId="2340B747" w14:textId="77777777" w:rsidTr="00DA79E0">
        <w:trPr>
          <w:trHeight w:val="334"/>
        </w:trPr>
        <w:tc>
          <w:tcPr>
            <w:tcW w:w="3042" w:type="dxa"/>
          </w:tcPr>
          <w:p w14:paraId="2E981369" w14:textId="77777777" w:rsidR="004E46C4" w:rsidRPr="00B747F1" w:rsidRDefault="004E46C4" w:rsidP="00DA79E0">
            <w:pPr>
              <w:spacing w:line="240" w:lineRule="auto"/>
              <w:rPr>
                <w:rFonts w:ascii="Calibri" w:hAnsi="Calibri" w:cs="Arial"/>
                <w:b/>
                <w:bCs/>
              </w:rPr>
            </w:pPr>
            <w:proofErr w:type="spellStart"/>
            <w:r>
              <w:t>DeviceSN</w:t>
            </w:r>
            <w:proofErr w:type="spellEnd"/>
          </w:p>
        </w:tc>
        <w:tc>
          <w:tcPr>
            <w:tcW w:w="2433" w:type="dxa"/>
          </w:tcPr>
          <w:p w14:paraId="1B2D7305" w14:textId="77777777" w:rsidR="004E46C4" w:rsidRPr="00B747F1" w:rsidRDefault="004E46C4" w:rsidP="00DA79E0">
            <w:pPr>
              <w:spacing w:line="240" w:lineRule="auto"/>
              <w:rPr>
                <w:rFonts w:ascii="Calibri" w:hAnsi="Calibri" w:cs="Arial"/>
                <w:b/>
                <w:bCs/>
              </w:rPr>
            </w:pPr>
            <w:r>
              <w:t>VARCHAR(20)</w:t>
            </w:r>
          </w:p>
        </w:tc>
        <w:tc>
          <w:tcPr>
            <w:tcW w:w="4256" w:type="dxa"/>
          </w:tcPr>
          <w:p w14:paraId="39A2526B" w14:textId="77777777" w:rsidR="004E46C4" w:rsidRPr="00B747F1" w:rsidRDefault="004E46C4" w:rsidP="00DA79E0">
            <w:pPr>
              <w:spacing w:line="240" w:lineRule="auto"/>
              <w:rPr>
                <w:rFonts w:ascii="Calibri" w:hAnsi="Calibri" w:cs="Arial"/>
                <w:b/>
                <w:bCs/>
              </w:rPr>
            </w:pPr>
            <w:r>
              <w:t>The device's Serial Number.</w:t>
            </w:r>
          </w:p>
        </w:tc>
      </w:tr>
      <w:tr w:rsidR="004E46C4" w:rsidRPr="00B747F1" w14:paraId="15F52851" w14:textId="77777777" w:rsidTr="00DA79E0">
        <w:trPr>
          <w:cnfStyle w:val="000000100000" w:firstRow="0" w:lastRow="0" w:firstColumn="0" w:lastColumn="0" w:oddVBand="0" w:evenVBand="0" w:oddHBand="1" w:evenHBand="0" w:firstRowFirstColumn="0" w:firstRowLastColumn="0" w:lastRowFirstColumn="0" w:lastRowLastColumn="0"/>
          <w:trHeight w:val="401"/>
        </w:trPr>
        <w:tc>
          <w:tcPr>
            <w:tcW w:w="3042" w:type="dxa"/>
          </w:tcPr>
          <w:p w14:paraId="04C3E18F" w14:textId="77777777" w:rsidR="004E46C4" w:rsidRPr="00B747F1" w:rsidRDefault="004E46C4" w:rsidP="00DA79E0">
            <w:pPr>
              <w:spacing w:line="240" w:lineRule="auto"/>
              <w:rPr>
                <w:rFonts w:ascii="Calibri" w:hAnsi="Calibri" w:cs="Arial"/>
                <w:b/>
                <w:bCs/>
              </w:rPr>
            </w:pPr>
            <w:r>
              <w:t>Voltage</w:t>
            </w:r>
          </w:p>
        </w:tc>
        <w:tc>
          <w:tcPr>
            <w:tcW w:w="2433" w:type="dxa"/>
          </w:tcPr>
          <w:p w14:paraId="69B0D85B" w14:textId="77777777" w:rsidR="004E46C4" w:rsidRPr="00B747F1" w:rsidRDefault="004E46C4" w:rsidP="00DA79E0">
            <w:pPr>
              <w:spacing w:line="240" w:lineRule="auto"/>
              <w:rPr>
                <w:rFonts w:ascii="Calibri" w:hAnsi="Calibri" w:cs="Arial"/>
                <w:b/>
                <w:bCs/>
              </w:rPr>
            </w:pPr>
            <w:r>
              <w:t>FLOAT</w:t>
            </w:r>
          </w:p>
        </w:tc>
        <w:tc>
          <w:tcPr>
            <w:tcW w:w="4256" w:type="dxa"/>
          </w:tcPr>
          <w:p w14:paraId="4068F7BF" w14:textId="77777777" w:rsidR="004E46C4" w:rsidRPr="00B747F1" w:rsidRDefault="004E46C4" w:rsidP="00DA79E0">
            <w:pPr>
              <w:spacing w:line="240" w:lineRule="auto"/>
              <w:rPr>
                <w:rFonts w:ascii="Calibri" w:hAnsi="Calibri" w:cs="Arial"/>
                <w:b/>
                <w:bCs/>
              </w:rPr>
            </w:pPr>
            <w:r>
              <w:t>voltage (from Data[0]).</w:t>
            </w:r>
          </w:p>
        </w:tc>
      </w:tr>
      <w:tr w:rsidR="004E46C4" w:rsidRPr="00B747F1" w14:paraId="2BE7441F" w14:textId="77777777" w:rsidTr="00DA79E0">
        <w:trPr>
          <w:trHeight w:val="514"/>
        </w:trPr>
        <w:tc>
          <w:tcPr>
            <w:tcW w:w="3042" w:type="dxa"/>
          </w:tcPr>
          <w:p w14:paraId="79185B4D" w14:textId="77777777" w:rsidR="004E46C4" w:rsidRPr="00B747F1" w:rsidRDefault="004E46C4" w:rsidP="00DA79E0">
            <w:pPr>
              <w:spacing w:line="240" w:lineRule="auto"/>
              <w:rPr>
                <w:rFonts w:ascii="Calibri" w:hAnsi="Calibri" w:cs="Arial"/>
                <w:b/>
                <w:bCs/>
              </w:rPr>
            </w:pPr>
            <w:r>
              <w:t>Current</w:t>
            </w:r>
          </w:p>
        </w:tc>
        <w:tc>
          <w:tcPr>
            <w:tcW w:w="2433" w:type="dxa"/>
          </w:tcPr>
          <w:p w14:paraId="36739BCC" w14:textId="77777777" w:rsidR="004E46C4" w:rsidRPr="00B747F1" w:rsidRDefault="004E46C4" w:rsidP="00DA79E0">
            <w:pPr>
              <w:spacing w:line="240" w:lineRule="auto"/>
              <w:rPr>
                <w:rFonts w:ascii="Calibri" w:hAnsi="Calibri" w:cs="Arial"/>
                <w:b/>
                <w:bCs/>
              </w:rPr>
            </w:pPr>
            <w:r>
              <w:t>FLOAT</w:t>
            </w:r>
          </w:p>
        </w:tc>
        <w:tc>
          <w:tcPr>
            <w:tcW w:w="4256" w:type="dxa"/>
          </w:tcPr>
          <w:p w14:paraId="0C2CC0A5" w14:textId="77777777" w:rsidR="004E46C4" w:rsidRPr="00B747F1" w:rsidRDefault="004E46C4" w:rsidP="00DA79E0">
            <w:pPr>
              <w:spacing w:line="240" w:lineRule="auto"/>
              <w:rPr>
                <w:rFonts w:ascii="Calibri" w:hAnsi="Calibri" w:cs="Arial"/>
                <w:b/>
                <w:bCs/>
              </w:rPr>
            </w:pPr>
            <w:r>
              <w:t>Line current (from Data[1]).</w:t>
            </w:r>
          </w:p>
        </w:tc>
      </w:tr>
      <w:tr w:rsidR="004E46C4" w:rsidRPr="00B747F1" w14:paraId="3E9558EF" w14:textId="77777777" w:rsidTr="00DA79E0">
        <w:trPr>
          <w:cnfStyle w:val="000000100000" w:firstRow="0" w:lastRow="0" w:firstColumn="0" w:lastColumn="0" w:oddVBand="0" w:evenVBand="0" w:oddHBand="1" w:evenHBand="0" w:firstRowFirstColumn="0" w:firstRowLastColumn="0" w:lastRowFirstColumn="0" w:lastRowLastColumn="0"/>
          <w:trHeight w:val="514"/>
        </w:trPr>
        <w:tc>
          <w:tcPr>
            <w:tcW w:w="3042" w:type="dxa"/>
          </w:tcPr>
          <w:p w14:paraId="622D2C5B" w14:textId="77777777" w:rsidR="004E46C4" w:rsidRDefault="004E46C4" w:rsidP="00DA79E0">
            <w:pPr>
              <w:spacing w:line="240" w:lineRule="auto"/>
            </w:pPr>
            <w:proofErr w:type="spellStart"/>
            <w:r>
              <w:t>ActivePower</w:t>
            </w:r>
            <w:proofErr w:type="spellEnd"/>
          </w:p>
        </w:tc>
        <w:tc>
          <w:tcPr>
            <w:tcW w:w="2433" w:type="dxa"/>
          </w:tcPr>
          <w:p w14:paraId="7A0B89C1" w14:textId="77777777" w:rsidR="004E46C4" w:rsidRDefault="004E46C4" w:rsidP="00DA79E0">
            <w:pPr>
              <w:spacing w:line="240" w:lineRule="auto"/>
            </w:pPr>
            <w:r>
              <w:t>FLOAT</w:t>
            </w:r>
          </w:p>
        </w:tc>
        <w:tc>
          <w:tcPr>
            <w:tcW w:w="4256" w:type="dxa"/>
          </w:tcPr>
          <w:p w14:paraId="27B0A421" w14:textId="77777777" w:rsidR="004E46C4" w:rsidRDefault="004E46C4" w:rsidP="00DA79E0">
            <w:pPr>
              <w:spacing w:line="240" w:lineRule="auto"/>
            </w:pPr>
            <w:r>
              <w:t>Real-time power in Watts (from Data[2]).</w:t>
            </w:r>
          </w:p>
        </w:tc>
      </w:tr>
      <w:tr w:rsidR="004E46C4" w:rsidRPr="00B747F1" w14:paraId="348887D5" w14:textId="77777777" w:rsidTr="00DA79E0">
        <w:trPr>
          <w:trHeight w:val="514"/>
        </w:trPr>
        <w:tc>
          <w:tcPr>
            <w:tcW w:w="3042" w:type="dxa"/>
            <w:hideMark/>
          </w:tcPr>
          <w:p w14:paraId="0281A597" w14:textId="77777777" w:rsidR="004E46C4" w:rsidRPr="00B747F1" w:rsidRDefault="004E46C4" w:rsidP="00DA79E0">
            <w:pPr>
              <w:spacing w:line="240" w:lineRule="auto"/>
              <w:rPr>
                <w:rFonts w:ascii="Calibri" w:hAnsi="Calibri" w:cs="Arial"/>
                <w:b/>
                <w:bCs/>
              </w:rPr>
            </w:pPr>
            <w:proofErr w:type="spellStart"/>
            <w:r>
              <w:t>ImportEnergy</w:t>
            </w:r>
            <w:proofErr w:type="spellEnd"/>
          </w:p>
        </w:tc>
        <w:tc>
          <w:tcPr>
            <w:tcW w:w="2433" w:type="dxa"/>
          </w:tcPr>
          <w:p w14:paraId="42BA4063" w14:textId="77777777" w:rsidR="004E46C4" w:rsidRPr="00B747F1" w:rsidRDefault="004E46C4" w:rsidP="00DA79E0">
            <w:pPr>
              <w:spacing w:line="240" w:lineRule="auto"/>
              <w:rPr>
                <w:rFonts w:ascii="Calibri" w:hAnsi="Calibri" w:cs="Arial"/>
                <w:b/>
                <w:bCs/>
              </w:rPr>
            </w:pPr>
            <w:r>
              <w:t>FLOAT</w:t>
            </w:r>
          </w:p>
        </w:tc>
        <w:tc>
          <w:tcPr>
            <w:tcW w:w="4256" w:type="dxa"/>
          </w:tcPr>
          <w:p w14:paraId="7E44E816" w14:textId="77777777" w:rsidR="004E46C4" w:rsidRPr="00B747F1" w:rsidRDefault="004E46C4" w:rsidP="00DA79E0">
            <w:pPr>
              <w:spacing w:line="240" w:lineRule="auto"/>
              <w:rPr>
                <w:rFonts w:ascii="Calibri" w:hAnsi="Calibri" w:cs="Arial"/>
                <w:b/>
                <w:bCs/>
              </w:rPr>
            </w:pPr>
            <w:r>
              <w:t>Total kWh consumed (from Data[3]).</w:t>
            </w:r>
          </w:p>
        </w:tc>
      </w:tr>
      <w:tr w:rsidR="004E46C4" w:rsidRPr="00B747F1" w14:paraId="07A8F9C9" w14:textId="77777777" w:rsidTr="00DA79E0">
        <w:trPr>
          <w:cnfStyle w:val="000000100000" w:firstRow="0" w:lastRow="0" w:firstColumn="0" w:lastColumn="0" w:oddVBand="0" w:evenVBand="0" w:oddHBand="1" w:evenHBand="0" w:firstRowFirstColumn="0" w:firstRowLastColumn="0" w:lastRowFirstColumn="0" w:lastRowLastColumn="0"/>
          <w:trHeight w:val="514"/>
        </w:trPr>
        <w:tc>
          <w:tcPr>
            <w:tcW w:w="3042" w:type="dxa"/>
          </w:tcPr>
          <w:p w14:paraId="74CFC952" w14:textId="77777777" w:rsidR="004E46C4" w:rsidRPr="00B747F1" w:rsidRDefault="004E46C4" w:rsidP="00DA79E0">
            <w:pPr>
              <w:spacing w:line="240" w:lineRule="auto"/>
              <w:rPr>
                <w:rFonts w:ascii="Calibri" w:hAnsi="Calibri" w:cs="Arial"/>
                <w:b/>
                <w:bCs/>
              </w:rPr>
            </w:pPr>
            <w:proofErr w:type="spellStart"/>
            <w:r>
              <w:lastRenderedPageBreak/>
              <w:t>ExportEnergy</w:t>
            </w:r>
            <w:proofErr w:type="spellEnd"/>
          </w:p>
        </w:tc>
        <w:tc>
          <w:tcPr>
            <w:tcW w:w="2433" w:type="dxa"/>
          </w:tcPr>
          <w:p w14:paraId="626B51E9" w14:textId="77777777" w:rsidR="004E46C4" w:rsidRPr="00B747F1" w:rsidRDefault="004E46C4" w:rsidP="00DA79E0">
            <w:pPr>
              <w:spacing w:line="240" w:lineRule="auto"/>
              <w:rPr>
                <w:rFonts w:ascii="Calibri" w:hAnsi="Calibri" w:cs="Arial"/>
                <w:b/>
                <w:bCs/>
              </w:rPr>
            </w:pPr>
            <w:r>
              <w:t>FLOAT</w:t>
            </w:r>
          </w:p>
        </w:tc>
        <w:tc>
          <w:tcPr>
            <w:tcW w:w="4256" w:type="dxa"/>
          </w:tcPr>
          <w:p w14:paraId="4A32530D" w14:textId="77777777" w:rsidR="004E46C4" w:rsidRPr="00B747F1" w:rsidRDefault="004E46C4" w:rsidP="00DA79E0">
            <w:pPr>
              <w:spacing w:line="240" w:lineRule="auto"/>
              <w:rPr>
                <w:rFonts w:ascii="Calibri" w:hAnsi="Calibri" w:cs="Arial"/>
                <w:b/>
                <w:bCs/>
              </w:rPr>
            </w:pPr>
            <w:r>
              <w:t>Total kWh exported (from Data[4]).</w:t>
            </w:r>
          </w:p>
        </w:tc>
      </w:tr>
      <w:tr w:rsidR="004E46C4" w:rsidRPr="00B747F1" w14:paraId="3B67EAE3" w14:textId="77777777" w:rsidTr="00DA79E0">
        <w:trPr>
          <w:trHeight w:val="514"/>
        </w:trPr>
        <w:tc>
          <w:tcPr>
            <w:tcW w:w="3042" w:type="dxa"/>
          </w:tcPr>
          <w:p w14:paraId="7883423F" w14:textId="77777777" w:rsidR="004E46C4" w:rsidRPr="00B747F1" w:rsidRDefault="004E46C4" w:rsidP="00DA79E0">
            <w:pPr>
              <w:spacing w:line="240" w:lineRule="auto"/>
              <w:rPr>
                <w:rFonts w:ascii="Calibri" w:hAnsi="Calibri" w:cs="Arial"/>
                <w:b/>
                <w:bCs/>
              </w:rPr>
            </w:pPr>
            <w:r>
              <w:t>Timestamp</w:t>
            </w:r>
          </w:p>
        </w:tc>
        <w:tc>
          <w:tcPr>
            <w:tcW w:w="2433" w:type="dxa"/>
          </w:tcPr>
          <w:p w14:paraId="5E916DDC" w14:textId="77777777" w:rsidR="004E46C4" w:rsidRPr="00B747F1" w:rsidRDefault="004E46C4" w:rsidP="00DA79E0">
            <w:pPr>
              <w:spacing w:line="240" w:lineRule="auto"/>
              <w:rPr>
                <w:rFonts w:ascii="Calibri" w:hAnsi="Calibri" w:cs="Arial"/>
                <w:b/>
                <w:bCs/>
              </w:rPr>
            </w:pPr>
            <w:r>
              <w:t>DATETIME</w:t>
            </w:r>
          </w:p>
        </w:tc>
        <w:tc>
          <w:tcPr>
            <w:tcW w:w="4256" w:type="dxa"/>
          </w:tcPr>
          <w:p w14:paraId="0C307E3F" w14:textId="77777777" w:rsidR="004E46C4" w:rsidRPr="00B747F1" w:rsidRDefault="004E46C4" w:rsidP="00DA79E0">
            <w:pPr>
              <w:spacing w:line="240" w:lineRule="auto"/>
              <w:rPr>
                <w:rFonts w:ascii="Calibri" w:hAnsi="Calibri" w:cs="Arial"/>
                <w:b/>
                <w:bCs/>
              </w:rPr>
            </w:pPr>
            <w:r>
              <w:t>The time the record was added (crucial for time-series data).</w:t>
            </w:r>
          </w:p>
        </w:tc>
      </w:tr>
    </w:tbl>
    <w:p w14:paraId="1CAAE28E" w14:textId="77777777" w:rsidR="004E46C4" w:rsidRDefault="004E46C4" w:rsidP="004E46C4">
      <w:pPr>
        <w:jc w:val="both"/>
      </w:pPr>
    </w:p>
    <w:p w14:paraId="6164B931" w14:textId="0FAC35D1" w:rsidR="004E46C4" w:rsidRDefault="004E46C4" w:rsidP="009E7B4B">
      <w:pPr>
        <w:jc w:val="both"/>
      </w:pPr>
      <w:r>
        <w:t xml:space="preserve">The </w:t>
      </w:r>
      <w:proofErr w:type="spellStart"/>
      <w:r>
        <w:t>AdovenDB</w:t>
      </w:r>
      <w:proofErr w:type="spellEnd"/>
      <w:r>
        <w:t xml:space="preserve"> and </w:t>
      </w:r>
      <w:r w:rsidRPr="004E46C4">
        <w:rPr>
          <w:rFonts w:cstheme="minorHAnsi"/>
        </w:rPr>
        <w:t>its associated tables were</w:t>
      </w:r>
      <w:r>
        <w:rPr>
          <w:rFonts w:cstheme="minorHAnsi"/>
        </w:rPr>
        <w:t xml:space="preserve"> created using the following steps.</w:t>
      </w:r>
    </w:p>
    <w:p w14:paraId="793CD1CF" w14:textId="42386820" w:rsidR="00325CC3" w:rsidRPr="00991C1C" w:rsidRDefault="00325CC3" w:rsidP="00325CC3">
      <w:pPr>
        <w:pStyle w:val="ListParagraph"/>
        <w:numPr>
          <w:ilvl w:val="3"/>
          <w:numId w:val="1"/>
        </w:numPr>
        <w:rPr>
          <w:rFonts w:asciiTheme="minorHAnsi" w:eastAsiaTheme="minorHAnsi" w:hAnsiTheme="minorHAnsi" w:cstheme="minorHAnsi"/>
          <w:sz w:val="22"/>
          <w:szCs w:val="22"/>
        </w:rPr>
      </w:pPr>
      <w:r w:rsidRPr="00991C1C">
        <w:rPr>
          <w:rFonts w:asciiTheme="minorHAnsi" w:eastAsiaTheme="minorHAnsi" w:hAnsiTheme="minorHAnsi" w:cstheme="minorHAnsi"/>
          <w:sz w:val="22"/>
          <w:szCs w:val="22"/>
        </w:rPr>
        <w:t>Log</w:t>
      </w:r>
      <w:r>
        <w:rPr>
          <w:rFonts w:asciiTheme="minorHAnsi" w:eastAsiaTheme="minorHAnsi" w:hAnsiTheme="minorHAnsi" w:cstheme="minorHAnsi"/>
          <w:sz w:val="22"/>
          <w:szCs w:val="22"/>
        </w:rPr>
        <w:t>ged</w:t>
      </w:r>
      <w:r w:rsidRPr="00991C1C">
        <w:rPr>
          <w:rFonts w:asciiTheme="minorHAnsi" w:eastAsiaTheme="minorHAnsi" w:hAnsiTheme="minorHAnsi" w:cstheme="minorHAnsi"/>
          <w:sz w:val="22"/>
          <w:szCs w:val="22"/>
        </w:rPr>
        <w:t xml:space="preserve"> into </w:t>
      </w:r>
      <w:r>
        <w:rPr>
          <w:rFonts w:asciiTheme="minorHAnsi" w:eastAsiaTheme="minorHAnsi" w:hAnsiTheme="minorHAnsi" w:cstheme="minorHAnsi"/>
          <w:sz w:val="22"/>
          <w:szCs w:val="22"/>
        </w:rPr>
        <w:t xml:space="preserve">the </w:t>
      </w:r>
      <w:r w:rsidRPr="00991C1C">
        <w:rPr>
          <w:rFonts w:asciiTheme="minorHAnsi" w:eastAsiaTheme="minorHAnsi" w:hAnsiTheme="minorHAnsi" w:cstheme="minorHAnsi"/>
          <w:sz w:val="22"/>
          <w:szCs w:val="22"/>
        </w:rPr>
        <w:t xml:space="preserve">Droplet via SSH and </w:t>
      </w:r>
      <w:r>
        <w:rPr>
          <w:rFonts w:asciiTheme="minorHAnsi" w:eastAsiaTheme="minorHAnsi" w:hAnsiTheme="minorHAnsi" w:cstheme="minorHAnsi"/>
          <w:sz w:val="22"/>
          <w:szCs w:val="22"/>
        </w:rPr>
        <w:t xml:space="preserve">executed the command below to create the </w:t>
      </w:r>
      <w:proofErr w:type="spellStart"/>
      <w:r>
        <w:rPr>
          <w:rFonts w:asciiTheme="minorHAnsi" w:eastAsiaTheme="minorHAnsi" w:hAnsiTheme="minorHAnsi" w:cstheme="minorHAnsi"/>
          <w:sz w:val="22"/>
          <w:szCs w:val="22"/>
        </w:rPr>
        <w:t>AdovenDB</w:t>
      </w:r>
      <w:proofErr w:type="spellEnd"/>
      <w:r>
        <w:rPr>
          <w:rFonts w:asciiTheme="minorHAnsi" w:eastAsiaTheme="minorHAnsi" w:hAnsiTheme="minorHAnsi" w:cstheme="minorHAnsi"/>
          <w:sz w:val="22"/>
          <w:szCs w:val="22"/>
        </w:rPr>
        <w:t xml:space="preserve">: </w:t>
      </w:r>
    </w:p>
    <w:p w14:paraId="18C3595D" w14:textId="77777777" w:rsidR="00325CC3" w:rsidRDefault="00325CC3" w:rsidP="009E7B4B">
      <w:pPr>
        <w:jc w:val="both"/>
      </w:pPr>
    </w:p>
    <w:p w14:paraId="79A71DDB" w14:textId="657FE35B" w:rsidR="001A0587" w:rsidRDefault="00325CC3" w:rsidP="00325CC3">
      <w:pPr>
        <w:spacing w:line="240" w:lineRule="auto"/>
        <w:ind w:firstLine="644"/>
        <w:jc w:val="both"/>
      </w:pPr>
      <w:r>
        <w:t>#</w:t>
      </w:r>
      <w:r w:rsidR="001A0587">
        <w:t xml:space="preserve">docker exec -it </w:t>
      </w:r>
      <w:proofErr w:type="spellStart"/>
      <w:r w:rsidR="001A0587">
        <w:t>mssql</w:t>
      </w:r>
      <w:proofErr w:type="spellEnd"/>
      <w:r w:rsidR="001A0587">
        <w:t xml:space="preserve"> /opt/mssql-tools18/bin/</w:t>
      </w:r>
      <w:proofErr w:type="spellStart"/>
      <w:r w:rsidR="001A0587">
        <w:t>sqlcmd</w:t>
      </w:r>
      <w:proofErr w:type="spellEnd"/>
      <w:r w:rsidR="001A0587">
        <w:t xml:space="preserve"> \</w:t>
      </w:r>
    </w:p>
    <w:p w14:paraId="0E6FDE8E" w14:textId="77777777" w:rsidR="00325CC3" w:rsidRDefault="00325CC3" w:rsidP="00325CC3">
      <w:pPr>
        <w:spacing w:line="240" w:lineRule="auto"/>
        <w:ind w:firstLine="644"/>
        <w:jc w:val="both"/>
        <w:rPr>
          <w:lang w:val="pt-PT"/>
        </w:rPr>
      </w:pPr>
      <w:r>
        <w:rPr>
          <w:lang w:val="pt-PT"/>
        </w:rPr>
        <w:t xml:space="preserve">&gt; </w:t>
      </w:r>
      <w:r w:rsidR="001A0587" w:rsidRPr="001A0587">
        <w:rPr>
          <w:lang w:val="pt-PT"/>
        </w:rPr>
        <w:t xml:space="preserve">-S localhost -U sa -P "@EdenEmily2026" -C </w:t>
      </w:r>
    </w:p>
    <w:p w14:paraId="4B102FCB" w14:textId="10A9B162" w:rsidR="001C0D26" w:rsidRDefault="00325CC3" w:rsidP="00325CC3">
      <w:pPr>
        <w:spacing w:line="240" w:lineRule="auto"/>
        <w:ind w:firstLine="644"/>
        <w:jc w:val="both"/>
        <w:rPr>
          <w:lang w:val="pt-PT"/>
        </w:rPr>
      </w:pPr>
      <w:r>
        <w:rPr>
          <w:lang w:val="pt-PT"/>
        </w:rPr>
        <w:t xml:space="preserve">&gt; </w:t>
      </w:r>
      <w:r w:rsidR="001A0587" w:rsidRPr="001A0587">
        <w:rPr>
          <w:lang w:val="pt-PT"/>
        </w:rPr>
        <w:t>-Q "CREATE DATABASE AdovenDB;"</w:t>
      </w:r>
    </w:p>
    <w:p w14:paraId="12734CCF" w14:textId="77777777" w:rsidR="001A0587" w:rsidRDefault="001A0587" w:rsidP="001A0587">
      <w:pPr>
        <w:jc w:val="both"/>
        <w:rPr>
          <w:lang w:val="pt-PT"/>
        </w:rPr>
      </w:pPr>
    </w:p>
    <w:p w14:paraId="50B29707" w14:textId="4F729A6F" w:rsidR="00553E30" w:rsidRPr="00991C1C" w:rsidRDefault="00553E30" w:rsidP="00553E30">
      <w:pPr>
        <w:pStyle w:val="ListParagraph"/>
        <w:numPr>
          <w:ilvl w:val="3"/>
          <w:numId w:val="1"/>
        </w:numPr>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Executed the following command to confirm if the </w:t>
      </w:r>
      <w:proofErr w:type="spellStart"/>
      <w:r>
        <w:rPr>
          <w:rFonts w:asciiTheme="minorHAnsi" w:eastAsiaTheme="minorHAnsi" w:hAnsiTheme="minorHAnsi" w:cstheme="minorHAnsi"/>
          <w:sz w:val="22"/>
          <w:szCs w:val="22"/>
        </w:rPr>
        <w:t>AdovenDB</w:t>
      </w:r>
      <w:proofErr w:type="spellEnd"/>
      <w:r>
        <w:rPr>
          <w:rFonts w:asciiTheme="minorHAnsi" w:eastAsiaTheme="minorHAnsi" w:hAnsiTheme="minorHAnsi" w:cstheme="minorHAnsi"/>
          <w:sz w:val="22"/>
          <w:szCs w:val="22"/>
        </w:rPr>
        <w:t xml:space="preserve"> database was created. </w:t>
      </w:r>
    </w:p>
    <w:p w14:paraId="78856ACE" w14:textId="77777777" w:rsidR="00553E30" w:rsidRPr="00553E30" w:rsidRDefault="00553E30" w:rsidP="001A0587">
      <w:pPr>
        <w:jc w:val="both"/>
      </w:pPr>
    </w:p>
    <w:p w14:paraId="67D6F665" w14:textId="7A9B6D69" w:rsidR="00553E30" w:rsidRPr="00553E30" w:rsidRDefault="00553E30" w:rsidP="00553E30">
      <w:pPr>
        <w:spacing w:line="240" w:lineRule="auto"/>
        <w:ind w:left="644"/>
        <w:jc w:val="both"/>
      </w:pPr>
      <w:r>
        <w:t>#</w:t>
      </w:r>
      <w:r w:rsidRPr="00553E30">
        <w:t xml:space="preserve">docker exec -it </w:t>
      </w:r>
      <w:proofErr w:type="spellStart"/>
      <w:r w:rsidRPr="00553E30">
        <w:t>mssql</w:t>
      </w:r>
      <w:proofErr w:type="spellEnd"/>
      <w:r w:rsidRPr="00553E30">
        <w:t xml:space="preserve"> /opt/mssql-tools18/bin/</w:t>
      </w:r>
      <w:proofErr w:type="spellStart"/>
      <w:r w:rsidRPr="00553E30">
        <w:t>sqlcmd</w:t>
      </w:r>
      <w:proofErr w:type="spellEnd"/>
      <w:r w:rsidRPr="00553E30">
        <w:t xml:space="preserve"> -S localhost -U </w:t>
      </w:r>
      <w:proofErr w:type="spellStart"/>
      <w:r w:rsidRPr="00553E30">
        <w:t>sa</w:t>
      </w:r>
      <w:proofErr w:type="spellEnd"/>
      <w:r w:rsidRPr="00553E30">
        <w:t xml:space="preserve"> -P "@EdenEmily2026" -C -d master -Q "SELECT name FROM </w:t>
      </w:r>
      <w:proofErr w:type="spellStart"/>
      <w:r w:rsidRPr="00553E30">
        <w:t>sys.databases</w:t>
      </w:r>
      <w:proofErr w:type="spellEnd"/>
      <w:r w:rsidRPr="00553E30">
        <w:t>"</w:t>
      </w:r>
    </w:p>
    <w:p w14:paraId="3CB75E81" w14:textId="77777777" w:rsidR="00553E30" w:rsidRPr="00553E30" w:rsidRDefault="00553E30" w:rsidP="00553E30">
      <w:pPr>
        <w:ind w:firstLine="644"/>
        <w:jc w:val="both"/>
        <w:rPr>
          <w:lang w:val="pt-PT"/>
        </w:rPr>
      </w:pPr>
      <w:r w:rsidRPr="00553E30">
        <w:rPr>
          <w:lang w:val="pt-PT"/>
        </w:rPr>
        <w:t xml:space="preserve">name                                                                                                                            </w:t>
      </w:r>
    </w:p>
    <w:p w14:paraId="61B13E39" w14:textId="3AB52CD3" w:rsidR="00553E30" w:rsidRPr="00553E30" w:rsidRDefault="00553E30" w:rsidP="00553E30">
      <w:pPr>
        <w:spacing w:line="240" w:lineRule="auto"/>
        <w:ind w:firstLine="644"/>
        <w:jc w:val="both"/>
        <w:rPr>
          <w:lang w:val="pt-PT"/>
        </w:rPr>
      </w:pPr>
      <w:r w:rsidRPr="00553E30">
        <w:rPr>
          <w:lang w:val="pt-PT"/>
        </w:rPr>
        <w:t>---------------------------------------------------------------------------------------------------------------------------</w:t>
      </w:r>
    </w:p>
    <w:p w14:paraId="67ACF5DC" w14:textId="77777777" w:rsidR="00553E30" w:rsidRPr="00553E30" w:rsidRDefault="00553E30" w:rsidP="00553E30">
      <w:pPr>
        <w:spacing w:line="240" w:lineRule="auto"/>
        <w:ind w:firstLine="644"/>
        <w:jc w:val="both"/>
        <w:rPr>
          <w:lang w:val="pt-PT"/>
        </w:rPr>
      </w:pPr>
      <w:r w:rsidRPr="00553E30">
        <w:rPr>
          <w:lang w:val="pt-PT"/>
        </w:rPr>
        <w:t xml:space="preserve">master                                                                                                                          </w:t>
      </w:r>
    </w:p>
    <w:p w14:paraId="7160DB00" w14:textId="77777777" w:rsidR="00553E30" w:rsidRPr="00553E30" w:rsidRDefault="00553E30" w:rsidP="00553E30">
      <w:pPr>
        <w:spacing w:line="240" w:lineRule="auto"/>
        <w:ind w:firstLine="644"/>
        <w:jc w:val="both"/>
        <w:rPr>
          <w:lang w:val="pt-PT"/>
        </w:rPr>
      </w:pPr>
      <w:r w:rsidRPr="00553E30">
        <w:rPr>
          <w:lang w:val="pt-PT"/>
        </w:rPr>
        <w:t xml:space="preserve">tempdb                                                                                                                          </w:t>
      </w:r>
    </w:p>
    <w:p w14:paraId="2BBE864A" w14:textId="77777777" w:rsidR="00553E30" w:rsidRPr="00553E30" w:rsidRDefault="00553E30" w:rsidP="00553E30">
      <w:pPr>
        <w:spacing w:line="240" w:lineRule="auto"/>
        <w:ind w:firstLine="644"/>
        <w:jc w:val="both"/>
        <w:rPr>
          <w:lang w:val="pt-PT"/>
        </w:rPr>
      </w:pPr>
      <w:r w:rsidRPr="00553E30">
        <w:rPr>
          <w:lang w:val="pt-PT"/>
        </w:rPr>
        <w:t xml:space="preserve">model                                                                                                                           </w:t>
      </w:r>
    </w:p>
    <w:p w14:paraId="47327EF4" w14:textId="77777777" w:rsidR="00553E30" w:rsidRPr="00553E30" w:rsidRDefault="00553E30" w:rsidP="00553E30">
      <w:pPr>
        <w:spacing w:line="240" w:lineRule="auto"/>
        <w:ind w:firstLine="644"/>
        <w:jc w:val="both"/>
        <w:rPr>
          <w:lang w:val="pt-PT"/>
        </w:rPr>
      </w:pPr>
      <w:r w:rsidRPr="00553E30">
        <w:rPr>
          <w:lang w:val="pt-PT"/>
        </w:rPr>
        <w:t xml:space="preserve">msdb                                                                                                                            </w:t>
      </w:r>
    </w:p>
    <w:p w14:paraId="77305A6B" w14:textId="773D27B6" w:rsidR="00553E30" w:rsidRDefault="00553E30" w:rsidP="00553E30">
      <w:pPr>
        <w:spacing w:line="240" w:lineRule="auto"/>
        <w:ind w:firstLine="644"/>
        <w:jc w:val="both"/>
        <w:rPr>
          <w:lang w:val="pt-PT"/>
        </w:rPr>
      </w:pPr>
      <w:r w:rsidRPr="00553E30">
        <w:rPr>
          <w:lang w:val="pt-PT"/>
        </w:rPr>
        <w:t xml:space="preserve">AdovenDB                                                                                                                        </w:t>
      </w:r>
    </w:p>
    <w:p w14:paraId="31A7BF24" w14:textId="77777777" w:rsidR="00553E30" w:rsidRDefault="00553E30" w:rsidP="001A0587">
      <w:pPr>
        <w:jc w:val="both"/>
        <w:rPr>
          <w:lang w:val="pt-PT"/>
        </w:rPr>
      </w:pPr>
    </w:p>
    <w:p w14:paraId="61E32FF1" w14:textId="371E5C96" w:rsidR="00325CC3" w:rsidRPr="00991C1C" w:rsidRDefault="00325CC3" w:rsidP="00325CC3">
      <w:pPr>
        <w:pStyle w:val="ListParagraph"/>
        <w:numPr>
          <w:ilvl w:val="3"/>
          <w:numId w:val="1"/>
        </w:numPr>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Executed the command below to create the </w:t>
      </w:r>
      <w:proofErr w:type="spellStart"/>
      <w:r>
        <w:t>EnergyData</w:t>
      </w:r>
      <w:proofErr w:type="spellEnd"/>
      <w:r>
        <w:t xml:space="preserve"> table</w:t>
      </w:r>
      <w:r>
        <w:rPr>
          <w:rFonts w:asciiTheme="minorHAnsi" w:eastAsiaTheme="minorHAnsi" w:hAnsiTheme="minorHAnsi" w:cstheme="minorHAnsi"/>
          <w:sz w:val="22"/>
          <w:szCs w:val="22"/>
        </w:rPr>
        <w:t xml:space="preserve">: </w:t>
      </w:r>
    </w:p>
    <w:p w14:paraId="63B316FA" w14:textId="77777777" w:rsidR="00325CC3" w:rsidRDefault="00325CC3" w:rsidP="00325CC3">
      <w:pPr>
        <w:jc w:val="both"/>
      </w:pPr>
    </w:p>
    <w:p w14:paraId="68855A45" w14:textId="77777777" w:rsidR="00325CC3" w:rsidRPr="00325CC3" w:rsidRDefault="00325CC3" w:rsidP="00325CC3">
      <w:pPr>
        <w:spacing w:line="240" w:lineRule="auto"/>
        <w:ind w:firstLine="644"/>
        <w:jc w:val="both"/>
        <w:rPr>
          <w:rFonts w:cstheme="minorHAnsi"/>
        </w:rPr>
      </w:pPr>
      <w:r w:rsidRPr="00325CC3">
        <w:rPr>
          <w:rFonts w:cstheme="minorHAnsi"/>
        </w:rPr>
        <w:t xml:space="preserve">#docker exec -it </w:t>
      </w:r>
      <w:proofErr w:type="spellStart"/>
      <w:r w:rsidRPr="00325CC3">
        <w:rPr>
          <w:rFonts w:cstheme="minorHAnsi"/>
        </w:rPr>
        <w:t>mssql</w:t>
      </w:r>
      <w:proofErr w:type="spellEnd"/>
      <w:r w:rsidRPr="00325CC3">
        <w:rPr>
          <w:rFonts w:cstheme="minorHAnsi"/>
        </w:rPr>
        <w:t xml:space="preserve"> /opt/mssql-tools18/bin/</w:t>
      </w:r>
      <w:proofErr w:type="spellStart"/>
      <w:r w:rsidRPr="00325CC3">
        <w:rPr>
          <w:rFonts w:cstheme="minorHAnsi"/>
        </w:rPr>
        <w:t>sqlcmd</w:t>
      </w:r>
      <w:proofErr w:type="spellEnd"/>
      <w:r w:rsidRPr="00325CC3">
        <w:rPr>
          <w:rFonts w:cstheme="minorHAnsi"/>
        </w:rPr>
        <w:t xml:space="preserve"> \</w:t>
      </w:r>
    </w:p>
    <w:p w14:paraId="5EE50705" w14:textId="77777777" w:rsidR="00325CC3" w:rsidRPr="00071E32" w:rsidRDefault="00325CC3" w:rsidP="00325CC3">
      <w:pPr>
        <w:spacing w:line="240" w:lineRule="auto"/>
        <w:ind w:firstLine="644"/>
        <w:jc w:val="both"/>
        <w:rPr>
          <w:rFonts w:cstheme="minorHAnsi"/>
          <w:lang w:val="pt-PT"/>
        </w:rPr>
      </w:pPr>
      <w:r w:rsidRPr="00071E32">
        <w:rPr>
          <w:rFonts w:cstheme="minorHAnsi"/>
          <w:lang w:val="pt-PT"/>
        </w:rPr>
        <w:t xml:space="preserve">&gt; -S localhost -U sa -P "@EdenEmily2026" -C </w:t>
      </w:r>
    </w:p>
    <w:p w14:paraId="7AB08B76" w14:textId="019DAD14" w:rsidR="00325CC3" w:rsidRPr="00325CC3" w:rsidRDefault="00325CC3" w:rsidP="00325CC3">
      <w:pPr>
        <w:spacing w:line="240" w:lineRule="auto"/>
        <w:ind w:left="644"/>
        <w:jc w:val="both"/>
        <w:rPr>
          <w:rFonts w:cstheme="minorHAnsi"/>
        </w:rPr>
      </w:pPr>
      <w:r w:rsidRPr="00325CC3">
        <w:rPr>
          <w:rFonts w:cstheme="minorHAnsi"/>
        </w:rPr>
        <w:t xml:space="preserve">&gt; -Q 'CREATE TABLE </w:t>
      </w:r>
      <w:proofErr w:type="spellStart"/>
      <w:r w:rsidRPr="00325CC3">
        <w:rPr>
          <w:rFonts w:cstheme="minorHAnsi"/>
        </w:rPr>
        <w:t>EnergyData</w:t>
      </w:r>
      <w:proofErr w:type="spellEnd"/>
      <w:r w:rsidRPr="00325CC3">
        <w:rPr>
          <w:rFonts w:cstheme="minorHAnsi"/>
        </w:rPr>
        <w:t xml:space="preserve"> (</w:t>
      </w:r>
      <w:proofErr w:type="spellStart"/>
      <w:r w:rsidRPr="00325CC3">
        <w:rPr>
          <w:rFonts w:cstheme="minorHAnsi"/>
        </w:rPr>
        <w:t>ReadingID</w:t>
      </w:r>
      <w:proofErr w:type="spellEnd"/>
      <w:r w:rsidRPr="00325CC3">
        <w:rPr>
          <w:rFonts w:cstheme="minorHAnsi"/>
        </w:rPr>
        <w:t xml:space="preserve"> INT IDENTITY(1,1) PRIMARY KEY, </w:t>
      </w:r>
      <w:proofErr w:type="spellStart"/>
      <w:r w:rsidRPr="00325CC3">
        <w:rPr>
          <w:rFonts w:cstheme="minorHAnsi"/>
        </w:rPr>
        <w:t>DeviceSN</w:t>
      </w:r>
      <w:proofErr w:type="spellEnd"/>
      <w:r w:rsidRPr="00325CC3">
        <w:rPr>
          <w:rFonts w:cstheme="minorHAnsi"/>
        </w:rPr>
        <w:t xml:space="preserve"> VARCHAR(20), Voltage FLOAT, [Current] FLOAT, </w:t>
      </w:r>
      <w:proofErr w:type="spellStart"/>
      <w:r w:rsidRPr="00325CC3">
        <w:rPr>
          <w:rFonts w:cstheme="minorHAnsi"/>
        </w:rPr>
        <w:t>ActivePower</w:t>
      </w:r>
      <w:proofErr w:type="spellEnd"/>
      <w:r w:rsidRPr="00325CC3">
        <w:rPr>
          <w:rFonts w:cstheme="minorHAnsi"/>
        </w:rPr>
        <w:t xml:space="preserve"> FLOAT, </w:t>
      </w:r>
      <w:proofErr w:type="spellStart"/>
      <w:r w:rsidRPr="00325CC3">
        <w:rPr>
          <w:rFonts w:cstheme="minorHAnsi"/>
        </w:rPr>
        <w:t>ImportEnergy</w:t>
      </w:r>
      <w:proofErr w:type="spellEnd"/>
      <w:r w:rsidRPr="00325CC3">
        <w:rPr>
          <w:rFonts w:cstheme="minorHAnsi"/>
        </w:rPr>
        <w:t xml:space="preserve"> FLOAT, </w:t>
      </w:r>
      <w:proofErr w:type="spellStart"/>
      <w:r w:rsidRPr="00325CC3">
        <w:rPr>
          <w:rFonts w:cstheme="minorHAnsi"/>
        </w:rPr>
        <w:t>ExportEnergy</w:t>
      </w:r>
      <w:proofErr w:type="spellEnd"/>
      <w:r w:rsidRPr="00325CC3">
        <w:rPr>
          <w:rFonts w:cstheme="minorHAnsi"/>
        </w:rPr>
        <w:t xml:space="preserve"> FLOAT, Timestamp DATETIME DEFAULT GETDATE());'</w:t>
      </w:r>
    </w:p>
    <w:p w14:paraId="06053BBC" w14:textId="77777777" w:rsidR="00325CC3" w:rsidRPr="00325CC3" w:rsidRDefault="00325CC3" w:rsidP="00325CC3">
      <w:pPr>
        <w:spacing w:line="240" w:lineRule="auto"/>
        <w:ind w:left="644"/>
        <w:jc w:val="both"/>
      </w:pPr>
    </w:p>
    <w:p w14:paraId="36C872B8" w14:textId="23FA785C" w:rsidR="009E7B4B" w:rsidRPr="001C0D26" w:rsidRDefault="009E7B4B" w:rsidP="00325CC3">
      <w:pPr>
        <w:jc w:val="both"/>
      </w:pPr>
    </w:p>
    <w:p w14:paraId="42E5D449" w14:textId="77777777" w:rsidR="009E7B4B" w:rsidRPr="001C0D26" w:rsidRDefault="009E7B4B" w:rsidP="009E7B4B">
      <w:pPr>
        <w:jc w:val="both"/>
      </w:pPr>
    </w:p>
    <w:p w14:paraId="060DCD63" w14:textId="77777777" w:rsidR="009E7B4B" w:rsidRPr="001C0D26" w:rsidRDefault="009E7B4B" w:rsidP="009E7B4B">
      <w:pPr>
        <w:jc w:val="both"/>
      </w:pPr>
    </w:p>
    <w:p w14:paraId="473096B7" w14:textId="77777777" w:rsidR="005C1DC8" w:rsidRDefault="005C1DC8" w:rsidP="005C1DC8"/>
    <w:p w14:paraId="76C1ED03" w14:textId="77777777" w:rsidR="00895690" w:rsidRDefault="00895690" w:rsidP="005C1DC8"/>
    <w:p w14:paraId="2B31EC07" w14:textId="77777777" w:rsidR="00895690" w:rsidRPr="005C1DC8" w:rsidRDefault="00895690" w:rsidP="005C1DC8"/>
    <w:p w14:paraId="5AA69A35" w14:textId="57BEC1CA" w:rsidR="000F24C0" w:rsidRDefault="000F24C0" w:rsidP="000F24C0">
      <w:pPr>
        <w:pStyle w:val="Heading3"/>
      </w:pPr>
      <w:r>
        <w:lastRenderedPageBreak/>
        <w:t xml:space="preserve">Conceptual Data Model </w:t>
      </w:r>
      <w:r w:rsidRPr="00AE26B9">
        <w:t xml:space="preserve"> </w:t>
      </w:r>
    </w:p>
    <w:p w14:paraId="748A24B0" w14:textId="693DDE68" w:rsidR="000F24C0" w:rsidRDefault="000F24C0" w:rsidP="00F91925">
      <w:pPr>
        <w:jc w:val="both"/>
        <w:rPr>
          <w:rFonts w:cstheme="minorHAnsi"/>
          <w:color w:val="FF0000"/>
        </w:rPr>
      </w:pPr>
      <w:bookmarkStart w:id="330" w:name="_Hlk177380647"/>
      <w:r w:rsidRPr="008F7AB6">
        <w:rPr>
          <w:rFonts w:cstheme="minorHAnsi"/>
        </w:rPr>
        <w:t>The conceptual data model describes the database at a very high level and represents the overall structure of data required to support the business requirements</w:t>
      </w:r>
      <w:r>
        <w:rPr>
          <w:rFonts w:cstheme="minorHAnsi"/>
        </w:rPr>
        <w:t>,</w:t>
      </w:r>
      <w:r w:rsidRPr="008F7AB6">
        <w:rPr>
          <w:rFonts w:cstheme="minorHAnsi"/>
        </w:rPr>
        <w:t xml:space="preserve"> independent of any software or data storage structure. It represents the main concepts in your database and the relationships between them. The three main components of the conceptual data model are entities, attributes, and relationships. A conceptual data model can help developers identify potential problems or inconsistencies in their design. Draw.io was used to illustrate the conceptual data model for the secure mobile application.</w:t>
      </w:r>
      <w:bookmarkEnd w:id="330"/>
    </w:p>
    <w:p w14:paraId="71ED663A" w14:textId="41EE363A" w:rsidR="00CD4E85" w:rsidRDefault="00CD4E85" w:rsidP="00F91925">
      <w:pPr>
        <w:jc w:val="both"/>
        <w:rPr>
          <w:rFonts w:cstheme="minorHAnsi"/>
          <w:color w:val="FF0000"/>
        </w:rPr>
      </w:pPr>
      <w:r w:rsidRPr="00986EEC">
        <w:rPr>
          <w:rFonts w:cstheme="minorHAnsi"/>
          <w:noProof/>
          <w:color w:val="FF0000"/>
        </w:rPr>
        <w:drawing>
          <wp:inline distT="0" distB="0" distL="0" distR="0" wp14:anchorId="6AA33618" wp14:editId="125F2D8F">
            <wp:extent cx="5029902" cy="4639322"/>
            <wp:effectExtent l="0" t="0" r="0" b="8890"/>
            <wp:docPr id="167230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00340" name=""/>
                    <pic:cNvPicPr/>
                  </pic:nvPicPr>
                  <pic:blipFill>
                    <a:blip r:embed="rId32"/>
                    <a:stretch>
                      <a:fillRect/>
                    </a:stretch>
                  </pic:blipFill>
                  <pic:spPr>
                    <a:xfrm>
                      <a:off x="0" y="0"/>
                      <a:ext cx="5029902" cy="4639322"/>
                    </a:xfrm>
                    <a:prstGeom prst="rect">
                      <a:avLst/>
                    </a:prstGeom>
                  </pic:spPr>
                </pic:pic>
              </a:graphicData>
            </a:graphic>
          </wp:inline>
        </w:drawing>
      </w:r>
    </w:p>
    <w:p w14:paraId="7CBE1499" w14:textId="77777777" w:rsidR="00CD4E85" w:rsidRDefault="00CD4E85" w:rsidP="00F91925">
      <w:pPr>
        <w:jc w:val="both"/>
        <w:rPr>
          <w:rFonts w:cstheme="minorHAnsi"/>
          <w:color w:val="FF0000"/>
        </w:rPr>
      </w:pPr>
    </w:p>
    <w:p w14:paraId="0E53DB90" w14:textId="77777777" w:rsidR="00F91925" w:rsidRPr="00B664F6" w:rsidRDefault="00F91925" w:rsidP="00F91925">
      <w:pPr>
        <w:pStyle w:val="Heading3"/>
        <w:numPr>
          <w:ilvl w:val="2"/>
          <w:numId w:val="30"/>
        </w:numPr>
      </w:pPr>
      <w:bookmarkStart w:id="331" w:name="_Toc225524942"/>
      <w:r>
        <w:t>Stored Procedures</w:t>
      </w:r>
      <w:bookmarkEnd w:id="331"/>
    </w:p>
    <w:p w14:paraId="190B27F0" w14:textId="77777777" w:rsidR="00F91925" w:rsidRDefault="00F91925" w:rsidP="00F91925">
      <w:pPr>
        <w:jc w:val="both"/>
        <w:rPr>
          <w:rFonts w:cstheme="minorHAnsi"/>
          <w:color w:val="FF0000"/>
        </w:rPr>
      </w:pPr>
      <w:r w:rsidRPr="000B33DD">
        <w:rPr>
          <w:rFonts w:cstheme="minorHAnsi"/>
          <w:color w:val="FF0000"/>
        </w:rPr>
        <w:t xml:space="preserve">layout editor, code templates for common app features, and lint tools to catch performance, usability, and version compatibility. </w:t>
      </w:r>
    </w:p>
    <w:p w14:paraId="472F0DA4" w14:textId="1E3F868E" w:rsidR="0020357C" w:rsidRDefault="0020357C" w:rsidP="0020357C">
      <w:pPr>
        <w:pStyle w:val="Heading2"/>
      </w:pPr>
      <w:bookmarkStart w:id="332" w:name="_Toc225524943"/>
      <w:r>
        <w:lastRenderedPageBreak/>
        <w:t>Python</w:t>
      </w:r>
      <w:bookmarkEnd w:id="332"/>
      <w:r>
        <w:t xml:space="preserve"> </w:t>
      </w:r>
    </w:p>
    <w:p w14:paraId="18724F05" w14:textId="77777777" w:rsidR="00F074AF" w:rsidRDefault="0020357C" w:rsidP="0020357C">
      <w:pPr>
        <w:jc w:val="both"/>
        <w:rPr>
          <w:rFonts w:cstheme="minorHAnsi"/>
        </w:rPr>
      </w:pPr>
      <w:r w:rsidRPr="0020357C">
        <w:rPr>
          <w:rFonts w:cstheme="minorHAnsi"/>
        </w:rPr>
        <w:t xml:space="preserve">We used a Python Snippet to bridge </w:t>
      </w:r>
      <w:r>
        <w:rPr>
          <w:rFonts w:cstheme="minorHAnsi"/>
        </w:rPr>
        <w:t>the</w:t>
      </w:r>
      <w:r w:rsidRPr="0020357C">
        <w:rPr>
          <w:rFonts w:cstheme="minorHAnsi"/>
        </w:rPr>
        <w:t xml:space="preserve"> IAMMETER WEM3080 data from an MQTT broker to an MS SQL database</w:t>
      </w:r>
      <w:r>
        <w:rPr>
          <w:rFonts w:cstheme="minorHAnsi"/>
        </w:rPr>
        <w:t xml:space="preserve">. </w:t>
      </w:r>
      <w:r w:rsidRPr="0020357C">
        <w:rPr>
          <w:rFonts w:cstheme="minorHAnsi"/>
        </w:rPr>
        <w:t>Th</w:t>
      </w:r>
      <w:r>
        <w:rPr>
          <w:rFonts w:cstheme="minorHAnsi"/>
        </w:rPr>
        <w:t>e</w:t>
      </w:r>
      <w:r w:rsidRPr="0020357C">
        <w:rPr>
          <w:rFonts w:cstheme="minorHAnsi"/>
        </w:rPr>
        <w:t xml:space="preserve"> script use</w:t>
      </w:r>
      <w:r>
        <w:rPr>
          <w:rFonts w:cstheme="minorHAnsi"/>
        </w:rPr>
        <w:t>d</w:t>
      </w:r>
      <w:r w:rsidRPr="0020357C">
        <w:rPr>
          <w:rFonts w:cstheme="minorHAnsi"/>
        </w:rPr>
        <w:t xml:space="preserve"> the paho-</w:t>
      </w:r>
      <w:proofErr w:type="spellStart"/>
      <w:r w:rsidRPr="0020357C">
        <w:rPr>
          <w:rFonts w:cstheme="minorHAnsi"/>
        </w:rPr>
        <w:t>mqtt</w:t>
      </w:r>
      <w:proofErr w:type="spellEnd"/>
      <w:r w:rsidRPr="0020357C">
        <w:rPr>
          <w:rFonts w:cstheme="minorHAnsi"/>
        </w:rPr>
        <w:t xml:space="preserve"> library to subscribe to </w:t>
      </w:r>
      <w:r>
        <w:rPr>
          <w:rFonts w:cstheme="minorHAnsi"/>
        </w:rPr>
        <w:t>the</w:t>
      </w:r>
      <w:r w:rsidRPr="0020357C">
        <w:rPr>
          <w:rFonts w:cstheme="minorHAnsi"/>
        </w:rPr>
        <w:t xml:space="preserve"> broker and </w:t>
      </w:r>
      <w:proofErr w:type="spellStart"/>
      <w:r w:rsidRPr="0020357C">
        <w:rPr>
          <w:rFonts w:cstheme="minorHAnsi"/>
        </w:rPr>
        <w:t>pyodbc</w:t>
      </w:r>
      <w:proofErr w:type="spellEnd"/>
      <w:r w:rsidRPr="0020357C">
        <w:rPr>
          <w:rFonts w:cstheme="minorHAnsi"/>
        </w:rPr>
        <w:t xml:space="preserve"> to insert the parsed JSON data into </w:t>
      </w:r>
      <w:r>
        <w:rPr>
          <w:rFonts w:cstheme="minorHAnsi"/>
        </w:rPr>
        <w:t>the</w:t>
      </w:r>
      <w:r w:rsidRPr="0020357C">
        <w:rPr>
          <w:rFonts w:cstheme="minorHAnsi"/>
        </w:rPr>
        <w:t xml:space="preserve"> SQL table</w:t>
      </w:r>
      <w:r>
        <w:rPr>
          <w:rFonts w:cstheme="minorHAnsi"/>
        </w:rPr>
        <w:t>s.</w:t>
      </w:r>
      <w:r w:rsidR="00F074AF">
        <w:rPr>
          <w:rFonts w:cstheme="minorHAnsi"/>
        </w:rPr>
        <w:t xml:space="preserve"> </w:t>
      </w:r>
    </w:p>
    <w:p w14:paraId="7533FC02" w14:textId="77777777" w:rsidR="00F074AF" w:rsidRDefault="00F074AF" w:rsidP="0020357C">
      <w:pPr>
        <w:jc w:val="both"/>
        <w:rPr>
          <w:rFonts w:cstheme="minorHAnsi"/>
        </w:rPr>
      </w:pPr>
    </w:p>
    <w:p w14:paraId="17071E3A" w14:textId="77777777" w:rsidR="00F074AF" w:rsidRDefault="00F074AF" w:rsidP="00F074AF">
      <w:pPr>
        <w:jc w:val="both"/>
      </w:pPr>
      <w:r>
        <w:t xml:space="preserve">The </w:t>
      </w:r>
      <w:proofErr w:type="spellStart"/>
      <w:r>
        <w:t>AdovenDB</w:t>
      </w:r>
      <w:proofErr w:type="spellEnd"/>
      <w:r>
        <w:t xml:space="preserve"> and </w:t>
      </w:r>
      <w:r w:rsidRPr="004E46C4">
        <w:rPr>
          <w:rFonts w:cstheme="minorHAnsi"/>
        </w:rPr>
        <w:t>its associated tables were</w:t>
      </w:r>
      <w:r>
        <w:rPr>
          <w:rFonts w:cstheme="minorHAnsi"/>
        </w:rPr>
        <w:t xml:space="preserve"> created using the following steps.</w:t>
      </w:r>
    </w:p>
    <w:p w14:paraId="071F4B73" w14:textId="23085B24" w:rsidR="00F074AF" w:rsidRPr="00991C1C" w:rsidRDefault="00F074AF" w:rsidP="00F074AF">
      <w:pPr>
        <w:pStyle w:val="ListParagraph"/>
        <w:numPr>
          <w:ilvl w:val="3"/>
          <w:numId w:val="1"/>
        </w:numPr>
        <w:rPr>
          <w:rFonts w:asciiTheme="minorHAnsi" w:eastAsiaTheme="minorHAnsi" w:hAnsiTheme="minorHAnsi" w:cstheme="minorHAnsi"/>
          <w:sz w:val="22"/>
          <w:szCs w:val="22"/>
        </w:rPr>
      </w:pPr>
      <w:r w:rsidRPr="00991C1C">
        <w:rPr>
          <w:rFonts w:asciiTheme="minorHAnsi" w:eastAsiaTheme="minorHAnsi" w:hAnsiTheme="minorHAnsi" w:cstheme="minorHAnsi"/>
          <w:sz w:val="22"/>
          <w:szCs w:val="22"/>
        </w:rPr>
        <w:t>Log</w:t>
      </w:r>
      <w:r>
        <w:rPr>
          <w:rFonts w:asciiTheme="minorHAnsi" w:eastAsiaTheme="minorHAnsi" w:hAnsiTheme="minorHAnsi" w:cstheme="minorHAnsi"/>
          <w:sz w:val="22"/>
          <w:szCs w:val="22"/>
        </w:rPr>
        <w:t>ged</w:t>
      </w:r>
      <w:r w:rsidRPr="00991C1C">
        <w:rPr>
          <w:rFonts w:asciiTheme="minorHAnsi" w:eastAsiaTheme="minorHAnsi" w:hAnsiTheme="minorHAnsi" w:cstheme="minorHAnsi"/>
          <w:sz w:val="22"/>
          <w:szCs w:val="22"/>
        </w:rPr>
        <w:t xml:space="preserve"> into </w:t>
      </w:r>
      <w:r>
        <w:rPr>
          <w:rFonts w:asciiTheme="minorHAnsi" w:eastAsiaTheme="minorHAnsi" w:hAnsiTheme="minorHAnsi" w:cstheme="minorHAnsi"/>
          <w:sz w:val="22"/>
          <w:szCs w:val="22"/>
        </w:rPr>
        <w:t xml:space="preserve">the </w:t>
      </w:r>
      <w:r w:rsidRPr="00991C1C">
        <w:rPr>
          <w:rFonts w:asciiTheme="minorHAnsi" w:eastAsiaTheme="minorHAnsi" w:hAnsiTheme="minorHAnsi" w:cstheme="minorHAnsi"/>
          <w:sz w:val="22"/>
          <w:szCs w:val="22"/>
        </w:rPr>
        <w:t xml:space="preserve">Droplet via SSH and </w:t>
      </w:r>
      <w:r>
        <w:rPr>
          <w:rFonts w:asciiTheme="minorHAnsi" w:eastAsiaTheme="minorHAnsi" w:hAnsiTheme="minorHAnsi" w:cstheme="minorHAnsi"/>
          <w:sz w:val="22"/>
          <w:szCs w:val="22"/>
        </w:rPr>
        <w:t>executed the command</w:t>
      </w:r>
      <w:r w:rsidR="009D270D">
        <w:rPr>
          <w:rFonts w:asciiTheme="minorHAnsi" w:eastAsiaTheme="minorHAnsi" w:hAnsiTheme="minorHAnsi" w:cstheme="minorHAnsi"/>
          <w:sz w:val="22"/>
          <w:szCs w:val="22"/>
        </w:rPr>
        <w:t xml:space="preserve"> to create a Python script called bridge.py in the /mosquito directory. </w:t>
      </w:r>
      <w:r>
        <w:rPr>
          <w:rFonts w:asciiTheme="minorHAnsi" w:eastAsiaTheme="minorHAnsi" w:hAnsiTheme="minorHAnsi" w:cstheme="minorHAnsi"/>
          <w:sz w:val="22"/>
          <w:szCs w:val="22"/>
        </w:rPr>
        <w:t xml:space="preserve"> </w:t>
      </w:r>
    </w:p>
    <w:p w14:paraId="4AD0C7E5" w14:textId="77777777" w:rsidR="009D270D" w:rsidRPr="009D270D" w:rsidRDefault="009D270D" w:rsidP="00F074AF">
      <w:pPr>
        <w:spacing w:line="240" w:lineRule="auto"/>
        <w:ind w:firstLine="644"/>
        <w:jc w:val="both"/>
      </w:pPr>
    </w:p>
    <w:p w14:paraId="0D30677D" w14:textId="78009E96" w:rsidR="00F074AF" w:rsidRPr="009D270D" w:rsidRDefault="00F074AF" w:rsidP="00F074AF">
      <w:pPr>
        <w:spacing w:line="240" w:lineRule="auto"/>
        <w:ind w:firstLine="644"/>
        <w:jc w:val="both"/>
        <w:rPr>
          <w:lang w:val="da-DK"/>
        </w:rPr>
      </w:pPr>
      <w:r w:rsidRPr="009D270D">
        <w:rPr>
          <w:lang w:val="da-DK"/>
        </w:rPr>
        <w:t xml:space="preserve">root@Adoven-PRJ:/mosquitto# </w:t>
      </w:r>
      <w:r w:rsidR="009D270D" w:rsidRPr="009D270D">
        <w:rPr>
          <w:lang w:val="da-DK"/>
        </w:rPr>
        <w:t>vi</w:t>
      </w:r>
      <w:r w:rsidRPr="009D270D">
        <w:rPr>
          <w:lang w:val="da-DK"/>
        </w:rPr>
        <w:t xml:space="preserve"> </w:t>
      </w:r>
      <w:r w:rsidR="009D270D" w:rsidRPr="009D270D">
        <w:rPr>
          <w:rFonts w:cstheme="minorHAnsi"/>
          <w:lang w:val="da-DK"/>
        </w:rPr>
        <w:t xml:space="preserve">bridge.py </w:t>
      </w:r>
    </w:p>
    <w:p w14:paraId="63DEF695" w14:textId="77777777" w:rsidR="00E14899" w:rsidRPr="009D270D" w:rsidRDefault="00E14899" w:rsidP="00F074AF">
      <w:pPr>
        <w:spacing w:line="240" w:lineRule="auto"/>
        <w:ind w:firstLine="644"/>
        <w:jc w:val="both"/>
        <w:rPr>
          <w:lang w:val="da-DK"/>
        </w:rPr>
      </w:pPr>
    </w:p>
    <w:p w14:paraId="4C509AE0" w14:textId="27682EBC" w:rsidR="00E14899" w:rsidRPr="00991C1C" w:rsidRDefault="007B4282" w:rsidP="00E14899">
      <w:pPr>
        <w:pStyle w:val="ListParagraph"/>
        <w:numPr>
          <w:ilvl w:val="3"/>
          <w:numId w:val="1"/>
        </w:numPr>
        <w:rPr>
          <w:rFonts w:asciiTheme="minorHAnsi" w:eastAsiaTheme="minorHAnsi" w:hAnsiTheme="minorHAnsi" w:cstheme="minorHAnsi"/>
          <w:sz w:val="22"/>
          <w:szCs w:val="22"/>
        </w:rPr>
      </w:pPr>
      <w:r>
        <w:rPr>
          <w:rFonts w:asciiTheme="minorHAnsi" w:eastAsiaTheme="minorHAnsi" w:hAnsiTheme="minorHAnsi" w:cstheme="minorHAnsi"/>
          <w:sz w:val="22"/>
          <w:szCs w:val="22"/>
        </w:rPr>
        <w:t xml:space="preserve">We then installed </w:t>
      </w:r>
      <w:r w:rsidRPr="007B4282">
        <w:rPr>
          <w:rFonts w:asciiTheme="minorHAnsi" w:eastAsiaTheme="minorHAnsi" w:hAnsiTheme="minorHAnsi" w:cstheme="minorHAnsi"/>
          <w:sz w:val="22"/>
          <w:szCs w:val="22"/>
        </w:rPr>
        <w:t>the Python packages required for the script:</w:t>
      </w:r>
      <w:r>
        <w:rPr>
          <w:rFonts w:asciiTheme="minorHAnsi" w:eastAsiaTheme="minorHAnsi" w:hAnsiTheme="minorHAnsi" w:cstheme="minorHAnsi"/>
          <w:sz w:val="22"/>
          <w:szCs w:val="22"/>
        </w:rPr>
        <w:t xml:space="preserve"> </w:t>
      </w:r>
      <w:r w:rsidR="00E14899">
        <w:rPr>
          <w:rFonts w:asciiTheme="minorHAnsi" w:eastAsiaTheme="minorHAnsi" w:hAnsiTheme="minorHAnsi" w:cstheme="minorHAnsi"/>
          <w:sz w:val="22"/>
          <w:szCs w:val="22"/>
        </w:rPr>
        <w:t xml:space="preserve"> </w:t>
      </w:r>
    </w:p>
    <w:p w14:paraId="4B525E56" w14:textId="77777777" w:rsidR="00E14899" w:rsidRDefault="00E14899" w:rsidP="00E14899">
      <w:pPr>
        <w:jc w:val="both"/>
      </w:pPr>
    </w:p>
    <w:p w14:paraId="2D7E3A55" w14:textId="77777777" w:rsidR="007B4282" w:rsidRPr="007B4282" w:rsidRDefault="00E14899" w:rsidP="007B4282">
      <w:pPr>
        <w:ind w:firstLine="644"/>
        <w:jc w:val="both"/>
      </w:pPr>
      <w:proofErr w:type="spellStart"/>
      <w:r w:rsidRPr="00F074AF">
        <w:t>root@Adoven-PRJ</w:t>
      </w:r>
      <w:proofErr w:type="spellEnd"/>
      <w:r w:rsidRPr="00F074AF">
        <w:t>:/</w:t>
      </w:r>
      <w:proofErr w:type="spellStart"/>
      <w:r w:rsidRPr="00F074AF">
        <w:t>mosquitto</w:t>
      </w:r>
      <w:proofErr w:type="spellEnd"/>
      <w:r w:rsidRPr="00F074AF">
        <w:t xml:space="preserve"># </w:t>
      </w:r>
      <w:r w:rsidR="007B4282" w:rsidRPr="007B4282">
        <w:t>pip3 install paho-</w:t>
      </w:r>
      <w:proofErr w:type="spellStart"/>
      <w:r w:rsidR="007B4282" w:rsidRPr="007B4282">
        <w:t>mqtt</w:t>
      </w:r>
      <w:proofErr w:type="spellEnd"/>
      <w:r w:rsidR="007B4282" w:rsidRPr="007B4282">
        <w:t xml:space="preserve"> </w:t>
      </w:r>
      <w:proofErr w:type="spellStart"/>
      <w:r w:rsidR="007B4282" w:rsidRPr="007B4282">
        <w:t>pyodbc</w:t>
      </w:r>
      <w:proofErr w:type="spellEnd"/>
      <w:r w:rsidR="007B4282" w:rsidRPr="007B4282">
        <w:t xml:space="preserve"> --break-system-packages</w:t>
      </w:r>
    </w:p>
    <w:p w14:paraId="4E4C0656" w14:textId="77777777" w:rsidR="00E14899" w:rsidRDefault="00E14899" w:rsidP="00F074AF">
      <w:pPr>
        <w:spacing w:line="240" w:lineRule="auto"/>
        <w:ind w:firstLine="644"/>
        <w:jc w:val="both"/>
      </w:pPr>
    </w:p>
    <w:p w14:paraId="0D3F39D1" w14:textId="6268A691" w:rsidR="00E14899" w:rsidRPr="00E14899" w:rsidRDefault="00E14899" w:rsidP="00E14899">
      <w:pPr>
        <w:pStyle w:val="ListParagraph"/>
        <w:numPr>
          <w:ilvl w:val="3"/>
          <w:numId w:val="1"/>
        </w:numPr>
        <w:rPr>
          <w:rFonts w:asciiTheme="minorHAnsi" w:hAnsiTheme="minorHAnsi" w:cstheme="minorHAnsi"/>
          <w:sz w:val="22"/>
          <w:szCs w:val="22"/>
        </w:rPr>
      </w:pPr>
      <w:r w:rsidRPr="00E14899">
        <w:rPr>
          <w:rFonts w:asciiTheme="minorHAnsi" w:eastAsiaTheme="minorHAnsi" w:hAnsiTheme="minorHAnsi" w:cstheme="minorHAnsi"/>
          <w:sz w:val="22"/>
          <w:szCs w:val="22"/>
        </w:rPr>
        <w:t>Ra</w:t>
      </w:r>
      <w:r w:rsidRPr="00E14899">
        <w:rPr>
          <w:rFonts w:asciiTheme="minorHAnsi" w:eastAsiaTheme="minorHAnsi" w:hAnsiTheme="minorHAnsi" w:cstheme="minorHAnsi"/>
          <w:sz w:val="22"/>
          <w:szCs w:val="22"/>
        </w:rPr>
        <w:t>n the bridge inside a Docker container</w:t>
      </w:r>
      <w:r w:rsidRPr="00E14899">
        <w:rPr>
          <w:rFonts w:asciiTheme="minorHAnsi" w:eastAsiaTheme="minorHAnsi" w:hAnsiTheme="minorHAnsi" w:cstheme="minorHAnsi"/>
          <w:sz w:val="22"/>
          <w:szCs w:val="22"/>
        </w:rPr>
        <w:t xml:space="preserve"> by creating a file called </w:t>
      </w:r>
      <w:proofErr w:type="spellStart"/>
      <w:r w:rsidRPr="00E14899">
        <w:rPr>
          <w:rFonts w:asciiTheme="minorHAnsi" w:eastAsiaTheme="minorHAnsi" w:hAnsiTheme="minorHAnsi" w:cstheme="minorHAnsi"/>
          <w:sz w:val="22"/>
          <w:szCs w:val="22"/>
        </w:rPr>
        <w:t>Dockerfile</w:t>
      </w:r>
      <w:proofErr w:type="spellEnd"/>
      <w:r w:rsidRPr="00E14899">
        <w:rPr>
          <w:rFonts w:asciiTheme="minorHAnsi" w:eastAsiaTheme="minorHAnsi" w:hAnsiTheme="minorHAnsi" w:cstheme="minorHAnsi"/>
          <w:sz w:val="22"/>
          <w:szCs w:val="22"/>
        </w:rPr>
        <w:t xml:space="preserve"> with the following content.  </w:t>
      </w:r>
    </w:p>
    <w:p w14:paraId="4D99BF0C" w14:textId="77777777" w:rsidR="00E14899" w:rsidRDefault="00E14899" w:rsidP="00E14899">
      <w:pPr>
        <w:pStyle w:val="ListParagraph"/>
        <w:ind w:left="644"/>
        <w:rPr>
          <w:rFonts w:asciiTheme="minorHAnsi" w:eastAsiaTheme="minorHAnsi" w:hAnsiTheme="minorHAnsi" w:cstheme="minorHAnsi"/>
          <w:sz w:val="22"/>
          <w:szCs w:val="22"/>
        </w:rPr>
      </w:pPr>
    </w:p>
    <w:p w14:paraId="315470A8" w14:textId="6FE6E32B" w:rsidR="00E14899" w:rsidRPr="00E14899" w:rsidRDefault="00E14899" w:rsidP="00E14899">
      <w:pPr>
        <w:spacing w:line="240" w:lineRule="auto"/>
        <w:ind w:firstLine="644"/>
        <w:jc w:val="both"/>
        <w:rPr>
          <w:rFonts w:eastAsia="Times New Roman" w:cstheme="minorHAnsi"/>
          <w:lang w:val="da-DK"/>
        </w:rPr>
      </w:pPr>
      <w:r w:rsidRPr="00E14899">
        <w:rPr>
          <w:rFonts w:eastAsia="Times New Roman" w:cstheme="minorHAnsi"/>
          <w:lang w:val="da-DK"/>
        </w:rPr>
        <w:t xml:space="preserve">root@Adoven-PRJ:/mosquitto# </w:t>
      </w:r>
      <w:r w:rsidRPr="00E14899">
        <w:rPr>
          <w:rFonts w:eastAsia="Times New Roman" w:cstheme="minorHAnsi"/>
          <w:lang w:val="da-DK"/>
        </w:rPr>
        <w:t>vi</w:t>
      </w:r>
      <w:r w:rsidRPr="00E14899">
        <w:rPr>
          <w:rFonts w:eastAsia="Times New Roman" w:cstheme="minorHAnsi"/>
          <w:lang w:val="da-DK"/>
        </w:rPr>
        <w:t xml:space="preserve"> Dockerfile</w:t>
      </w:r>
    </w:p>
    <w:p w14:paraId="0F72A81D" w14:textId="77777777" w:rsidR="00E14899" w:rsidRPr="00E14899" w:rsidRDefault="00E14899" w:rsidP="00E14899">
      <w:pPr>
        <w:spacing w:line="240" w:lineRule="auto"/>
        <w:ind w:firstLine="644"/>
        <w:jc w:val="both"/>
        <w:rPr>
          <w:rFonts w:eastAsia="Times New Roman" w:cstheme="minorHAnsi"/>
        </w:rPr>
      </w:pPr>
      <w:r w:rsidRPr="00E14899">
        <w:rPr>
          <w:rFonts w:eastAsia="Times New Roman" w:cstheme="minorHAnsi"/>
        </w:rPr>
        <w:t>FROM python:3.11-slim</w:t>
      </w:r>
    </w:p>
    <w:p w14:paraId="3CA81429" w14:textId="77777777" w:rsidR="00E14899" w:rsidRPr="00E14899" w:rsidRDefault="00E14899" w:rsidP="00E14899">
      <w:pPr>
        <w:spacing w:line="240" w:lineRule="auto"/>
        <w:ind w:firstLine="644"/>
        <w:jc w:val="both"/>
        <w:rPr>
          <w:rFonts w:eastAsia="Times New Roman" w:cstheme="minorHAnsi"/>
        </w:rPr>
      </w:pPr>
    </w:p>
    <w:p w14:paraId="171A4881" w14:textId="77777777" w:rsidR="00E14899" w:rsidRPr="00E14899" w:rsidRDefault="00E14899" w:rsidP="00E14899">
      <w:pPr>
        <w:spacing w:line="240" w:lineRule="auto"/>
        <w:ind w:firstLine="644"/>
        <w:jc w:val="both"/>
        <w:rPr>
          <w:rFonts w:eastAsia="Times New Roman" w:cstheme="minorHAnsi"/>
        </w:rPr>
      </w:pPr>
      <w:r w:rsidRPr="00E14899">
        <w:rPr>
          <w:rFonts w:eastAsia="Times New Roman" w:cstheme="minorHAnsi"/>
        </w:rPr>
        <w:t>RUN apt-get update &amp;&amp; apt-get install -y curl gnupg2</w:t>
      </w:r>
    </w:p>
    <w:p w14:paraId="665C4E02" w14:textId="77777777" w:rsidR="00E14899" w:rsidRPr="00E14899" w:rsidRDefault="00E14899" w:rsidP="00E14899">
      <w:pPr>
        <w:spacing w:line="240" w:lineRule="auto"/>
        <w:ind w:firstLine="644"/>
        <w:jc w:val="both"/>
        <w:rPr>
          <w:rFonts w:eastAsia="Times New Roman" w:cstheme="minorHAnsi"/>
        </w:rPr>
      </w:pPr>
    </w:p>
    <w:p w14:paraId="7E299810" w14:textId="77777777" w:rsidR="00E14899" w:rsidRPr="00E14899" w:rsidRDefault="00E14899" w:rsidP="00E14899">
      <w:pPr>
        <w:spacing w:line="240" w:lineRule="auto"/>
        <w:ind w:left="644"/>
        <w:jc w:val="both"/>
        <w:rPr>
          <w:rFonts w:eastAsia="Times New Roman" w:cstheme="minorHAnsi"/>
        </w:rPr>
      </w:pPr>
      <w:r w:rsidRPr="00E14899">
        <w:rPr>
          <w:rFonts w:eastAsia="Times New Roman" w:cstheme="minorHAnsi"/>
        </w:rPr>
        <w:t>RUN curl -</w:t>
      </w:r>
      <w:proofErr w:type="spellStart"/>
      <w:r w:rsidRPr="00E14899">
        <w:rPr>
          <w:rFonts w:eastAsia="Times New Roman" w:cstheme="minorHAnsi"/>
        </w:rPr>
        <w:t>fsSL</w:t>
      </w:r>
      <w:proofErr w:type="spellEnd"/>
      <w:r w:rsidRPr="00E14899">
        <w:rPr>
          <w:rFonts w:eastAsia="Times New Roman" w:cstheme="minorHAnsi"/>
        </w:rPr>
        <w:t xml:space="preserve"> https://packages.microsoft.com/keys/microsoft.asc | </w:t>
      </w:r>
      <w:proofErr w:type="spellStart"/>
      <w:r w:rsidRPr="00E14899">
        <w:rPr>
          <w:rFonts w:eastAsia="Times New Roman" w:cstheme="minorHAnsi"/>
        </w:rPr>
        <w:t>gpg</w:t>
      </w:r>
      <w:proofErr w:type="spellEnd"/>
      <w:r w:rsidRPr="00E14899">
        <w:rPr>
          <w:rFonts w:eastAsia="Times New Roman" w:cstheme="minorHAnsi"/>
        </w:rPr>
        <w:t xml:space="preserve"> --</w:t>
      </w:r>
      <w:proofErr w:type="spellStart"/>
      <w:r w:rsidRPr="00E14899">
        <w:rPr>
          <w:rFonts w:eastAsia="Times New Roman" w:cstheme="minorHAnsi"/>
        </w:rPr>
        <w:t>dearmor</w:t>
      </w:r>
      <w:proofErr w:type="spellEnd"/>
      <w:r w:rsidRPr="00E14899">
        <w:rPr>
          <w:rFonts w:eastAsia="Times New Roman" w:cstheme="minorHAnsi"/>
        </w:rPr>
        <w:t xml:space="preserve"> -o /</w:t>
      </w:r>
      <w:proofErr w:type="spellStart"/>
      <w:r w:rsidRPr="00E14899">
        <w:rPr>
          <w:rFonts w:eastAsia="Times New Roman" w:cstheme="minorHAnsi"/>
        </w:rPr>
        <w:t>usr</w:t>
      </w:r>
      <w:proofErr w:type="spellEnd"/>
      <w:r w:rsidRPr="00E14899">
        <w:rPr>
          <w:rFonts w:eastAsia="Times New Roman" w:cstheme="minorHAnsi"/>
        </w:rPr>
        <w:t>/share/keyrings/</w:t>
      </w:r>
      <w:proofErr w:type="spellStart"/>
      <w:r w:rsidRPr="00E14899">
        <w:rPr>
          <w:rFonts w:eastAsia="Times New Roman" w:cstheme="minorHAnsi"/>
        </w:rPr>
        <w:t>microsoft-prod.gpg</w:t>
      </w:r>
      <w:proofErr w:type="spellEnd"/>
      <w:r w:rsidRPr="00E14899">
        <w:rPr>
          <w:rFonts w:eastAsia="Times New Roman" w:cstheme="minorHAnsi"/>
        </w:rPr>
        <w:t xml:space="preserve"> \</w:t>
      </w:r>
    </w:p>
    <w:p w14:paraId="1CBB88E3" w14:textId="02CAE232" w:rsidR="00E14899" w:rsidRPr="00E14899" w:rsidRDefault="00E14899" w:rsidP="00E14899">
      <w:pPr>
        <w:spacing w:line="240" w:lineRule="auto"/>
        <w:ind w:left="644" w:firstLine="200"/>
        <w:jc w:val="both"/>
        <w:rPr>
          <w:rFonts w:eastAsia="Times New Roman" w:cstheme="minorHAnsi"/>
        </w:rPr>
      </w:pPr>
      <w:r w:rsidRPr="00E14899">
        <w:rPr>
          <w:rFonts w:eastAsia="Times New Roman" w:cstheme="minorHAnsi"/>
        </w:rPr>
        <w:t>&amp;&amp; echo "deb [arch=amd64,arm64,armbf signed-by=/</w:t>
      </w:r>
      <w:proofErr w:type="spellStart"/>
      <w:r w:rsidRPr="00E14899">
        <w:rPr>
          <w:rFonts w:eastAsia="Times New Roman" w:cstheme="minorHAnsi"/>
        </w:rPr>
        <w:t>usr</w:t>
      </w:r>
      <w:proofErr w:type="spellEnd"/>
      <w:r w:rsidRPr="00E14899">
        <w:rPr>
          <w:rFonts w:eastAsia="Times New Roman" w:cstheme="minorHAnsi"/>
        </w:rPr>
        <w:t>/share/keyrings/</w:t>
      </w:r>
      <w:proofErr w:type="spellStart"/>
      <w:r w:rsidRPr="00E14899">
        <w:rPr>
          <w:rFonts w:eastAsia="Times New Roman" w:cstheme="minorHAnsi"/>
        </w:rPr>
        <w:t>microsoft-prod.gpg</w:t>
      </w:r>
      <w:proofErr w:type="spellEnd"/>
      <w:r w:rsidRPr="00E14899">
        <w:rPr>
          <w:rFonts w:eastAsia="Times New Roman" w:cstheme="minorHAnsi"/>
        </w:rPr>
        <w:t>] https://packages.microsoft.com/debian/12/prod bookworm main" &gt; /etc/apt/s</w:t>
      </w:r>
    </w:p>
    <w:p w14:paraId="617F35AB" w14:textId="77777777" w:rsidR="00E14899" w:rsidRPr="00E14899" w:rsidRDefault="00E14899" w:rsidP="00E14899">
      <w:pPr>
        <w:spacing w:line="240" w:lineRule="auto"/>
        <w:ind w:firstLine="644"/>
        <w:jc w:val="both"/>
        <w:rPr>
          <w:rFonts w:eastAsia="Times New Roman" w:cstheme="minorHAnsi"/>
        </w:rPr>
      </w:pPr>
      <w:proofErr w:type="spellStart"/>
      <w:r w:rsidRPr="00E14899">
        <w:rPr>
          <w:rFonts w:eastAsia="Times New Roman" w:cstheme="minorHAnsi"/>
        </w:rPr>
        <w:t>ources.list.d</w:t>
      </w:r>
      <w:proofErr w:type="spellEnd"/>
      <w:r w:rsidRPr="00E14899">
        <w:rPr>
          <w:rFonts w:eastAsia="Times New Roman" w:cstheme="minorHAnsi"/>
        </w:rPr>
        <w:t>/</w:t>
      </w:r>
      <w:proofErr w:type="spellStart"/>
      <w:r w:rsidRPr="00E14899">
        <w:rPr>
          <w:rFonts w:eastAsia="Times New Roman" w:cstheme="minorHAnsi"/>
        </w:rPr>
        <w:t>mssql-release.list</w:t>
      </w:r>
      <w:proofErr w:type="spellEnd"/>
    </w:p>
    <w:p w14:paraId="683ACCB7" w14:textId="77777777" w:rsidR="00E14899" w:rsidRPr="00E14899" w:rsidRDefault="00E14899" w:rsidP="00E14899">
      <w:pPr>
        <w:spacing w:line="240" w:lineRule="auto"/>
        <w:ind w:firstLine="644"/>
        <w:jc w:val="both"/>
        <w:rPr>
          <w:rFonts w:eastAsia="Times New Roman" w:cstheme="minorHAnsi"/>
        </w:rPr>
      </w:pPr>
    </w:p>
    <w:p w14:paraId="32CC8264" w14:textId="77777777" w:rsidR="00E14899" w:rsidRPr="00E14899" w:rsidRDefault="00E14899" w:rsidP="00E14899">
      <w:pPr>
        <w:spacing w:line="240" w:lineRule="auto"/>
        <w:ind w:firstLine="644"/>
        <w:jc w:val="both"/>
        <w:rPr>
          <w:rFonts w:eastAsia="Times New Roman" w:cstheme="minorHAnsi"/>
        </w:rPr>
      </w:pPr>
      <w:r w:rsidRPr="00E14899">
        <w:rPr>
          <w:rFonts w:eastAsia="Times New Roman" w:cstheme="minorHAnsi"/>
        </w:rPr>
        <w:t xml:space="preserve">RUN apt-get update &amp;&amp; ACCEPT_EULA=Y apt-get install -y msodbcsql17 </w:t>
      </w:r>
      <w:proofErr w:type="spellStart"/>
      <w:r w:rsidRPr="00E14899">
        <w:rPr>
          <w:rFonts w:eastAsia="Times New Roman" w:cstheme="minorHAnsi"/>
        </w:rPr>
        <w:t>unixodbc</w:t>
      </w:r>
      <w:proofErr w:type="spellEnd"/>
      <w:r w:rsidRPr="00E14899">
        <w:rPr>
          <w:rFonts w:eastAsia="Times New Roman" w:cstheme="minorHAnsi"/>
        </w:rPr>
        <w:t>-dev</w:t>
      </w:r>
    </w:p>
    <w:p w14:paraId="6AB2FE1B" w14:textId="77777777" w:rsidR="00E14899" w:rsidRPr="00E14899" w:rsidRDefault="00E14899" w:rsidP="00E14899">
      <w:pPr>
        <w:spacing w:line="240" w:lineRule="auto"/>
        <w:ind w:firstLine="644"/>
        <w:jc w:val="both"/>
        <w:rPr>
          <w:rFonts w:eastAsia="Times New Roman" w:cstheme="minorHAnsi"/>
        </w:rPr>
      </w:pPr>
    </w:p>
    <w:p w14:paraId="6FCB5275" w14:textId="77777777" w:rsidR="00E14899" w:rsidRPr="00E14899" w:rsidRDefault="00E14899" w:rsidP="00E14899">
      <w:pPr>
        <w:spacing w:line="240" w:lineRule="auto"/>
        <w:ind w:firstLine="644"/>
        <w:jc w:val="both"/>
        <w:rPr>
          <w:rFonts w:eastAsia="Times New Roman" w:cstheme="minorHAnsi"/>
        </w:rPr>
      </w:pPr>
      <w:r w:rsidRPr="00E14899">
        <w:rPr>
          <w:rFonts w:eastAsia="Times New Roman" w:cstheme="minorHAnsi"/>
        </w:rPr>
        <w:t>RUN pip install paho-</w:t>
      </w:r>
      <w:proofErr w:type="spellStart"/>
      <w:r w:rsidRPr="00E14899">
        <w:rPr>
          <w:rFonts w:eastAsia="Times New Roman" w:cstheme="minorHAnsi"/>
        </w:rPr>
        <w:t>mqtt</w:t>
      </w:r>
      <w:proofErr w:type="spellEnd"/>
      <w:r w:rsidRPr="00E14899">
        <w:rPr>
          <w:rFonts w:eastAsia="Times New Roman" w:cstheme="minorHAnsi"/>
        </w:rPr>
        <w:t xml:space="preserve"> </w:t>
      </w:r>
      <w:proofErr w:type="spellStart"/>
      <w:r w:rsidRPr="00E14899">
        <w:rPr>
          <w:rFonts w:eastAsia="Times New Roman" w:cstheme="minorHAnsi"/>
        </w:rPr>
        <w:t>pyodbc</w:t>
      </w:r>
      <w:proofErr w:type="spellEnd"/>
    </w:p>
    <w:p w14:paraId="66274DFC" w14:textId="77777777" w:rsidR="00E14899" w:rsidRPr="00E14899" w:rsidRDefault="00E14899" w:rsidP="00E14899">
      <w:pPr>
        <w:spacing w:line="240" w:lineRule="auto"/>
        <w:ind w:firstLine="644"/>
        <w:jc w:val="both"/>
        <w:rPr>
          <w:rFonts w:eastAsia="Times New Roman" w:cstheme="minorHAnsi"/>
        </w:rPr>
      </w:pPr>
    </w:p>
    <w:p w14:paraId="0CE7A394" w14:textId="77777777" w:rsidR="00E14899" w:rsidRPr="00E14899" w:rsidRDefault="00E14899" w:rsidP="00E14899">
      <w:pPr>
        <w:spacing w:line="240" w:lineRule="auto"/>
        <w:ind w:firstLine="644"/>
        <w:jc w:val="both"/>
        <w:rPr>
          <w:rFonts w:eastAsia="Times New Roman" w:cstheme="minorHAnsi"/>
        </w:rPr>
      </w:pPr>
      <w:r w:rsidRPr="00E14899">
        <w:rPr>
          <w:rFonts w:eastAsia="Times New Roman" w:cstheme="minorHAnsi"/>
        </w:rPr>
        <w:t>COPY bridge.py /app/bridge.py</w:t>
      </w:r>
    </w:p>
    <w:p w14:paraId="2D7B0EE0" w14:textId="77777777" w:rsidR="00E14899" w:rsidRPr="00E14899" w:rsidRDefault="00E14899" w:rsidP="00E14899">
      <w:pPr>
        <w:spacing w:line="240" w:lineRule="auto"/>
        <w:ind w:firstLine="644"/>
        <w:jc w:val="both"/>
        <w:rPr>
          <w:rFonts w:eastAsia="Times New Roman" w:cstheme="minorHAnsi"/>
        </w:rPr>
      </w:pPr>
      <w:r w:rsidRPr="00E14899">
        <w:rPr>
          <w:rFonts w:eastAsia="Times New Roman" w:cstheme="minorHAnsi"/>
        </w:rPr>
        <w:t>WORKDIR /app</w:t>
      </w:r>
    </w:p>
    <w:p w14:paraId="64F6845C" w14:textId="77777777" w:rsidR="00E14899" w:rsidRDefault="00E14899" w:rsidP="00E14899">
      <w:pPr>
        <w:spacing w:line="240" w:lineRule="auto"/>
        <w:ind w:firstLine="644"/>
        <w:jc w:val="both"/>
        <w:rPr>
          <w:rFonts w:eastAsia="Times New Roman" w:cstheme="minorHAnsi"/>
        </w:rPr>
      </w:pPr>
      <w:r w:rsidRPr="00E14899">
        <w:rPr>
          <w:rFonts w:eastAsia="Times New Roman" w:cstheme="minorHAnsi"/>
        </w:rPr>
        <w:t>CMD ["python", "bridge.py"]</w:t>
      </w:r>
    </w:p>
    <w:p w14:paraId="017788B3" w14:textId="77777777" w:rsidR="00E14899" w:rsidRDefault="00E14899" w:rsidP="00E14899">
      <w:pPr>
        <w:spacing w:line="240" w:lineRule="auto"/>
        <w:ind w:firstLine="644"/>
        <w:jc w:val="both"/>
        <w:rPr>
          <w:rFonts w:eastAsia="Times New Roman" w:cstheme="minorHAnsi"/>
        </w:rPr>
      </w:pPr>
    </w:p>
    <w:p w14:paraId="39C5350F" w14:textId="78FBEC8F" w:rsidR="007B4282" w:rsidRPr="00E14899" w:rsidRDefault="007B4282" w:rsidP="007B4282">
      <w:pPr>
        <w:pStyle w:val="ListParagraph"/>
        <w:numPr>
          <w:ilvl w:val="3"/>
          <w:numId w:val="1"/>
        </w:numPr>
        <w:rPr>
          <w:rFonts w:asciiTheme="minorHAnsi" w:hAnsiTheme="minorHAnsi" w:cstheme="minorHAnsi"/>
          <w:sz w:val="22"/>
          <w:szCs w:val="22"/>
        </w:rPr>
      </w:pPr>
      <w:r>
        <w:rPr>
          <w:rFonts w:asciiTheme="minorHAnsi" w:eastAsiaTheme="minorHAnsi" w:hAnsiTheme="minorHAnsi" w:cstheme="minorHAnsi"/>
          <w:sz w:val="22"/>
          <w:szCs w:val="22"/>
        </w:rPr>
        <w:t xml:space="preserve">We then modified the </w:t>
      </w:r>
      <w:r w:rsidRPr="007B4282">
        <w:rPr>
          <w:rFonts w:asciiTheme="minorHAnsi" w:eastAsiaTheme="minorHAnsi" w:hAnsiTheme="minorHAnsi" w:cstheme="minorHAnsi"/>
          <w:sz w:val="22"/>
          <w:szCs w:val="22"/>
        </w:rPr>
        <w:t>docker-</w:t>
      </w:r>
      <w:proofErr w:type="spellStart"/>
      <w:r w:rsidRPr="007B4282">
        <w:rPr>
          <w:rFonts w:asciiTheme="minorHAnsi" w:eastAsiaTheme="minorHAnsi" w:hAnsiTheme="minorHAnsi" w:cstheme="minorHAnsi"/>
          <w:sz w:val="22"/>
          <w:szCs w:val="22"/>
        </w:rPr>
        <w:t>compose.yml</w:t>
      </w:r>
      <w:proofErr w:type="spellEnd"/>
      <w:r>
        <w:rPr>
          <w:rFonts w:asciiTheme="minorHAnsi" w:eastAsiaTheme="minorHAnsi" w:hAnsiTheme="minorHAnsi" w:cstheme="minorHAnsi"/>
          <w:sz w:val="22"/>
          <w:szCs w:val="22"/>
        </w:rPr>
        <w:t xml:space="preserve"> by adding the </w:t>
      </w:r>
      <w:r w:rsidRPr="007B4282">
        <w:rPr>
          <w:rFonts w:asciiTheme="minorHAnsi" w:eastAsiaTheme="minorHAnsi" w:hAnsiTheme="minorHAnsi" w:cstheme="minorHAnsi"/>
          <w:sz w:val="22"/>
          <w:szCs w:val="22"/>
        </w:rPr>
        <w:t xml:space="preserve">bridge service to the bottom of </w:t>
      </w:r>
      <w:r>
        <w:rPr>
          <w:rFonts w:asciiTheme="minorHAnsi" w:eastAsiaTheme="minorHAnsi" w:hAnsiTheme="minorHAnsi" w:cstheme="minorHAnsi"/>
          <w:sz w:val="22"/>
          <w:szCs w:val="22"/>
        </w:rPr>
        <w:t>the</w:t>
      </w:r>
      <w:r w:rsidRPr="007B4282">
        <w:rPr>
          <w:rFonts w:asciiTheme="minorHAnsi" w:eastAsiaTheme="minorHAnsi" w:hAnsiTheme="minorHAnsi" w:cstheme="minorHAnsi"/>
          <w:sz w:val="22"/>
          <w:szCs w:val="22"/>
        </w:rPr>
        <w:t xml:space="preserve"> file</w:t>
      </w:r>
    </w:p>
    <w:p w14:paraId="5D914D06" w14:textId="77777777" w:rsidR="007B4282" w:rsidRDefault="007B4282" w:rsidP="007B4282">
      <w:pPr>
        <w:pStyle w:val="ListParagraph"/>
        <w:ind w:left="644"/>
        <w:rPr>
          <w:rFonts w:asciiTheme="minorHAnsi" w:eastAsiaTheme="minorHAnsi" w:hAnsiTheme="minorHAnsi" w:cstheme="minorHAnsi"/>
          <w:sz w:val="22"/>
          <w:szCs w:val="22"/>
        </w:rPr>
      </w:pPr>
    </w:p>
    <w:p w14:paraId="2A44D172" w14:textId="4F9D869B" w:rsidR="007B4282" w:rsidRPr="00E14899" w:rsidRDefault="007B4282" w:rsidP="007B4282">
      <w:pPr>
        <w:pStyle w:val="ListParagraph"/>
        <w:ind w:left="644"/>
        <w:rPr>
          <w:rFonts w:asciiTheme="minorHAnsi" w:hAnsiTheme="minorHAnsi" w:cstheme="minorHAnsi"/>
          <w:sz w:val="22"/>
          <w:szCs w:val="22"/>
        </w:rPr>
      </w:pPr>
      <w:proofErr w:type="spellStart"/>
      <w:r w:rsidRPr="00E14899">
        <w:rPr>
          <w:rFonts w:asciiTheme="minorHAnsi" w:eastAsiaTheme="minorHAnsi" w:hAnsiTheme="minorHAnsi" w:cstheme="minorHAnsi"/>
          <w:sz w:val="22"/>
          <w:szCs w:val="22"/>
        </w:rPr>
        <w:t>root@Adoven-PRJ</w:t>
      </w:r>
      <w:proofErr w:type="spellEnd"/>
      <w:r w:rsidRPr="00E14899">
        <w:rPr>
          <w:rFonts w:asciiTheme="minorHAnsi" w:eastAsiaTheme="minorHAnsi" w:hAnsiTheme="minorHAnsi" w:cstheme="minorHAnsi"/>
          <w:sz w:val="22"/>
          <w:szCs w:val="22"/>
        </w:rPr>
        <w:t>:/</w:t>
      </w:r>
      <w:proofErr w:type="spellStart"/>
      <w:r w:rsidRPr="00E14899">
        <w:rPr>
          <w:rFonts w:asciiTheme="minorHAnsi" w:eastAsiaTheme="minorHAnsi" w:hAnsiTheme="minorHAnsi" w:cstheme="minorHAnsi"/>
          <w:sz w:val="22"/>
          <w:szCs w:val="22"/>
        </w:rPr>
        <w:t>mosquitto</w:t>
      </w:r>
      <w:proofErr w:type="spellEnd"/>
      <w:r w:rsidRPr="00E14899">
        <w:rPr>
          <w:rFonts w:asciiTheme="minorHAnsi" w:eastAsiaTheme="minorHAnsi" w:hAnsiTheme="minorHAnsi" w:cstheme="minorHAnsi"/>
          <w:sz w:val="22"/>
          <w:szCs w:val="22"/>
        </w:rPr>
        <w:t xml:space="preserve"># </w:t>
      </w:r>
      <w:r>
        <w:rPr>
          <w:rFonts w:asciiTheme="minorHAnsi" w:eastAsiaTheme="minorHAnsi" w:hAnsiTheme="minorHAnsi" w:cstheme="minorHAnsi"/>
          <w:sz w:val="22"/>
          <w:szCs w:val="22"/>
        </w:rPr>
        <w:t xml:space="preserve">vi </w:t>
      </w:r>
      <w:r w:rsidRPr="007B4282">
        <w:rPr>
          <w:rFonts w:asciiTheme="minorHAnsi" w:eastAsiaTheme="minorHAnsi" w:hAnsiTheme="minorHAnsi" w:cstheme="minorHAnsi"/>
          <w:sz w:val="22"/>
          <w:szCs w:val="22"/>
        </w:rPr>
        <w:t>docker-</w:t>
      </w:r>
      <w:proofErr w:type="spellStart"/>
      <w:r w:rsidRPr="007B4282">
        <w:rPr>
          <w:rFonts w:asciiTheme="minorHAnsi" w:eastAsiaTheme="minorHAnsi" w:hAnsiTheme="minorHAnsi" w:cstheme="minorHAnsi"/>
          <w:sz w:val="22"/>
          <w:szCs w:val="22"/>
        </w:rPr>
        <w:t>compose.yml</w:t>
      </w:r>
      <w:proofErr w:type="spellEnd"/>
      <w:r>
        <w:rPr>
          <w:rFonts w:asciiTheme="minorHAnsi" w:eastAsiaTheme="minorHAnsi" w:hAnsiTheme="minorHAnsi" w:cstheme="minorHAnsi"/>
          <w:sz w:val="22"/>
          <w:szCs w:val="22"/>
        </w:rPr>
        <w:t xml:space="preserve"> </w:t>
      </w:r>
    </w:p>
    <w:p w14:paraId="6C04577F" w14:textId="77777777" w:rsidR="007B4282" w:rsidRDefault="007B4282" w:rsidP="00E14899">
      <w:pPr>
        <w:spacing w:line="240" w:lineRule="auto"/>
        <w:ind w:firstLine="644"/>
        <w:jc w:val="both"/>
        <w:rPr>
          <w:rFonts w:eastAsia="Times New Roman" w:cstheme="minorHAnsi"/>
        </w:rPr>
      </w:pPr>
    </w:p>
    <w:p w14:paraId="03A89510" w14:textId="77777777" w:rsidR="007B4282" w:rsidRPr="007B4282" w:rsidRDefault="007B4282" w:rsidP="007B4282">
      <w:pPr>
        <w:spacing w:line="240" w:lineRule="auto"/>
        <w:ind w:firstLine="644"/>
        <w:jc w:val="both"/>
        <w:rPr>
          <w:rFonts w:eastAsia="Times New Roman" w:cstheme="minorHAnsi"/>
        </w:rPr>
      </w:pPr>
      <w:proofErr w:type="spellStart"/>
      <w:r w:rsidRPr="007B4282">
        <w:rPr>
          <w:rFonts w:eastAsia="Times New Roman" w:cstheme="minorHAnsi"/>
        </w:rPr>
        <w:t>mqtt</w:t>
      </w:r>
      <w:proofErr w:type="spellEnd"/>
      <w:r w:rsidRPr="007B4282">
        <w:rPr>
          <w:rFonts w:eastAsia="Times New Roman" w:cstheme="minorHAnsi"/>
        </w:rPr>
        <w:t>-bridge:</w:t>
      </w:r>
    </w:p>
    <w:p w14:paraId="756B3D48" w14:textId="77777777" w:rsidR="007B4282" w:rsidRPr="007B4282" w:rsidRDefault="007B4282" w:rsidP="007B4282">
      <w:pPr>
        <w:spacing w:line="240" w:lineRule="auto"/>
        <w:ind w:firstLine="644"/>
        <w:jc w:val="both"/>
        <w:rPr>
          <w:rFonts w:eastAsia="Times New Roman" w:cstheme="minorHAnsi"/>
        </w:rPr>
      </w:pPr>
      <w:r w:rsidRPr="007B4282">
        <w:rPr>
          <w:rFonts w:eastAsia="Times New Roman" w:cstheme="minorHAnsi"/>
        </w:rPr>
        <w:t xml:space="preserve">    build: .</w:t>
      </w:r>
    </w:p>
    <w:p w14:paraId="2E1AF562" w14:textId="77777777" w:rsidR="007B4282" w:rsidRPr="007B4282" w:rsidRDefault="007B4282" w:rsidP="007B4282">
      <w:pPr>
        <w:spacing w:line="240" w:lineRule="auto"/>
        <w:ind w:firstLine="644"/>
        <w:jc w:val="both"/>
        <w:rPr>
          <w:rFonts w:eastAsia="Times New Roman" w:cstheme="minorHAnsi"/>
        </w:rPr>
      </w:pPr>
      <w:r w:rsidRPr="007B4282">
        <w:rPr>
          <w:rFonts w:eastAsia="Times New Roman" w:cstheme="minorHAnsi"/>
        </w:rPr>
        <w:lastRenderedPageBreak/>
        <w:t xml:space="preserve">    </w:t>
      </w:r>
      <w:proofErr w:type="spellStart"/>
      <w:r w:rsidRPr="007B4282">
        <w:rPr>
          <w:rFonts w:eastAsia="Times New Roman" w:cstheme="minorHAnsi"/>
        </w:rPr>
        <w:t>container_name</w:t>
      </w:r>
      <w:proofErr w:type="spellEnd"/>
      <w:r w:rsidRPr="007B4282">
        <w:rPr>
          <w:rFonts w:eastAsia="Times New Roman" w:cstheme="minorHAnsi"/>
        </w:rPr>
        <w:t xml:space="preserve">: </w:t>
      </w:r>
      <w:proofErr w:type="spellStart"/>
      <w:r w:rsidRPr="007B4282">
        <w:rPr>
          <w:rFonts w:eastAsia="Times New Roman" w:cstheme="minorHAnsi"/>
        </w:rPr>
        <w:t>mqtt</w:t>
      </w:r>
      <w:proofErr w:type="spellEnd"/>
      <w:r w:rsidRPr="007B4282">
        <w:rPr>
          <w:rFonts w:eastAsia="Times New Roman" w:cstheme="minorHAnsi"/>
        </w:rPr>
        <w:t>-bridge</w:t>
      </w:r>
    </w:p>
    <w:p w14:paraId="5B447EC0" w14:textId="77777777" w:rsidR="007B4282" w:rsidRPr="007B4282" w:rsidRDefault="007B4282" w:rsidP="007B4282">
      <w:pPr>
        <w:spacing w:line="240" w:lineRule="auto"/>
        <w:ind w:firstLine="644"/>
        <w:jc w:val="both"/>
        <w:rPr>
          <w:rFonts w:eastAsia="Times New Roman" w:cstheme="minorHAnsi"/>
        </w:rPr>
      </w:pPr>
      <w:r w:rsidRPr="007B4282">
        <w:rPr>
          <w:rFonts w:eastAsia="Times New Roman" w:cstheme="minorHAnsi"/>
        </w:rPr>
        <w:t xml:space="preserve">    </w:t>
      </w:r>
      <w:proofErr w:type="spellStart"/>
      <w:r w:rsidRPr="007B4282">
        <w:rPr>
          <w:rFonts w:eastAsia="Times New Roman" w:cstheme="minorHAnsi"/>
        </w:rPr>
        <w:t>depends_on</w:t>
      </w:r>
      <w:proofErr w:type="spellEnd"/>
      <w:r w:rsidRPr="007B4282">
        <w:rPr>
          <w:rFonts w:eastAsia="Times New Roman" w:cstheme="minorHAnsi"/>
        </w:rPr>
        <w:t>:</w:t>
      </w:r>
    </w:p>
    <w:p w14:paraId="6DBF76E5" w14:textId="77777777" w:rsidR="007B4282" w:rsidRPr="007B4282" w:rsidRDefault="007B4282" w:rsidP="007B4282">
      <w:pPr>
        <w:spacing w:line="240" w:lineRule="auto"/>
        <w:ind w:firstLine="644"/>
        <w:jc w:val="both"/>
        <w:rPr>
          <w:rFonts w:eastAsia="Times New Roman" w:cstheme="minorHAnsi"/>
        </w:rPr>
      </w:pPr>
      <w:r w:rsidRPr="007B4282">
        <w:rPr>
          <w:rFonts w:eastAsia="Times New Roman" w:cstheme="minorHAnsi"/>
        </w:rPr>
        <w:t xml:space="preserve">      - </w:t>
      </w:r>
      <w:proofErr w:type="spellStart"/>
      <w:r w:rsidRPr="007B4282">
        <w:rPr>
          <w:rFonts w:eastAsia="Times New Roman" w:cstheme="minorHAnsi"/>
        </w:rPr>
        <w:t>mqtt</w:t>
      </w:r>
      <w:proofErr w:type="spellEnd"/>
    </w:p>
    <w:p w14:paraId="654125A7" w14:textId="77777777" w:rsidR="007B4282" w:rsidRPr="007B4282" w:rsidRDefault="007B4282" w:rsidP="007B4282">
      <w:pPr>
        <w:spacing w:line="240" w:lineRule="auto"/>
        <w:ind w:firstLine="644"/>
        <w:jc w:val="both"/>
        <w:rPr>
          <w:rFonts w:eastAsia="Times New Roman" w:cstheme="minorHAnsi"/>
        </w:rPr>
      </w:pPr>
      <w:r w:rsidRPr="007B4282">
        <w:rPr>
          <w:rFonts w:eastAsia="Times New Roman" w:cstheme="minorHAnsi"/>
        </w:rPr>
        <w:t xml:space="preserve">      - </w:t>
      </w:r>
      <w:proofErr w:type="spellStart"/>
      <w:r w:rsidRPr="007B4282">
        <w:rPr>
          <w:rFonts w:eastAsia="Times New Roman" w:cstheme="minorHAnsi"/>
        </w:rPr>
        <w:t>mssql</w:t>
      </w:r>
      <w:proofErr w:type="spellEnd"/>
    </w:p>
    <w:p w14:paraId="0F4E5841" w14:textId="77777777" w:rsidR="007B4282" w:rsidRPr="007B4282" w:rsidRDefault="007B4282" w:rsidP="007B4282">
      <w:pPr>
        <w:spacing w:line="240" w:lineRule="auto"/>
        <w:ind w:firstLine="644"/>
        <w:jc w:val="both"/>
        <w:rPr>
          <w:rFonts w:eastAsia="Times New Roman" w:cstheme="minorHAnsi"/>
        </w:rPr>
      </w:pPr>
      <w:r w:rsidRPr="007B4282">
        <w:rPr>
          <w:rFonts w:eastAsia="Times New Roman" w:cstheme="minorHAnsi"/>
        </w:rPr>
        <w:t xml:space="preserve">    restart: always</w:t>
      </w:r>
    </w:p>
    <w:p w14:paraId="15623E75" w14:textId="77777777" w:rsidR="007B4282" w:rsidRDefault="007B4282" w:rsidP="00E14899">
      <w:pPr>
        <w:spacing w:line="240" w:lineRule="auto"/>
        <w:ind w:firstLine="644"/>
        <w:jc w:val="both"/>
        <w:rPr>
          <w:rFonts w:eastAsia="Times New Roman" w:cstheme="minorHAnsi"/>
        </w:rPr>
      </w:pPr>
    </w:p>
    <w:p w14:paraId="2EC4BFBB" w14:textId="1426286D" w:rsidR="00E14899" w:rsidRPr="00E14899" w:rsidRDefault="00E14899" w:rsidP="00E14899">
      <w:pPr>
        <w:pStyle w:val="ListParagraph"/>
        <w:numPr>
          <w:ilvl w:val="3"/>
          <w:numId w:val="1"/>
        </w:numPr>
        <w:rPr>
          <w:rFonts w:asciiTheme="minorHAnsi" w:hAnsiTheme="minorHAnsi" w:cstheme="minorHAnsi"/>
          <w:sz w:val="22"/>
          <w:szCs w:val="22"/>
        </w:rPr>
      </w:pPr>
      <w:r>
        <w:rPr>
          <w:rFonts w:asciiTheme="minorHAnsi" w:eastAsiaTheme="minorHAnsi" w:hAnsiTheme="minorHAnsi" w:cstheme="minorHAnsi"/>
          <w:sz w:val="22"/>
          <w:szCs w:val="22"/>
        </w:rPr>
        <w:t xml:space="preserve">Ran the command below to </w:t>
      </w:r>
      <w:r w:rsidRPr="00E14899">
        <w:rPr>
          <w:rFonts w:asciiTheme="minorHAnsi" w:eastAsiaTheme="minorHAnsi" w:hAnsiTheme="minorHAnsi" w:cstheme="minorHAnsi"/>
          <w:sz w:val="22"/>
          <w:szCs w:val="22"/>
        </w:rPr>
        <w:t xml:space="preserve">build </w:t>
      </w:r>
      <w:r w:rsidR="005D6DED">
        <w:rPr>
          <w:rFonts w:asciiTheme="minorHAnsi" w:eastAsiaTheme="minorHAnsi" w:hAnsiTheme="minorHAnsi" w:cstheme="minorHAnsi"/>
          <w:sz w:val="22"/>
          <w:szCs w:val="22"/>
        </w:rPr>
        <w:t xml:space="preserve">and start </w:t>
      </w:r>
      <w:r w:rsidRPr="00E14899">
        <w:rPr>
          <w:rFonts w:asciiTheme="minorHAnsi" w:eastAsiaTheme="minorHAnsi" w:hAnsiTheme="minorHAnsi" w:cstheme="minorHAnsi"/>
          <w:sz w:val="22"/>
          <w:szCs w:val="22"/>
        </w:rPr>
        <w:t>the</w:t>
      </w:r>
      <w:r>
        <w:rPr>
          <w:rFonts w:asciiTheme="minorHAnsi" w:eastAsiaTheme="minorHAnsi" w:hAnsiTheme="minorHAnsi" w:cstheme="minorHAnsi"/>
          <w:sz w:val="22"/>
          <w:szCs w:val="22"/>
        </w:rPr>
        <w:t xml:space="preserve"> </w:t>
      </w:r>
      <w:proofErr w:type="spellStart"/>
      <w:r w:rsidRPr="00E14899">
        <w:rPr>
          <w:rFonts w:asciiTheme="minorHAnsi" w:hAnsiTheme="minorHAnsi" w:cstheme="minorHAnsi"/>
          <w:sz w:val="22"/>
          <w:szCs w:val="22"/>
        </w:rPr>
        <w:t>mqtt</w:t>
      </w:r>
      <w:proofErr w:type="spellEnd"/>
      <w:r w:rsidRPr="00E14899">
        <w:rPr>
          <w:rFonts w:asciiTheme="minorHAnsi" w:hAnsiTheme="minorHAnsi" w:cstheme="minorHAnsi"/>
          <w:sz w:val="22"/>
          <w:szCs w:val="22"/>
        </w:rPr>
        <w:t>-</w:t>
      </w:r>
      <w:r w:rsidRPr="00E14899">
        <w:rPr>
          <w:rFonts w:asciiTheme="minorHAnsi" w:eastAsiaTheme="minorHAnsi" w:hAnsiTheme="minorHAnsi" w:cstheme="minorHAnsi"/>
          <w:sz w:val="22"/>
          <w:szCs w:val="22"/>
        </w:rPr>
        <w:t>bridge image</w:t>
      </w:r>
      <w:r w:rsidRPr="00E14899">
        <w:rPr>
          <w:rFonts w:eastAsiaTheme="minorHAnsi" w:cstheme="minorHAnsi"/>
        </w:rPr>
        <w:t> </w:t>
      </w:r>
    </w:p>
    <w:p w14:paraId="4CFC3177" w14:textId="77777777" w:rsidR="00E14899" w:rsidRDefault="00E14899" w:rsidP="00E14899">
      <w:pPr>
        <w:pStyle w:val="ListParagraph"/>
        <w:ind w:left="644"/>
        <w:rPr>
          <w:rFonts w:asciiTheme="minorHAnsi" w:eastAsiaTheme="minorHAnsi" w:hAnsiTheme="minorHAnsi" w:cstheme="minorHAnsi"/>
          <w:sz w:val="22"/>
          <w:szCs w:val="22"/>
        </w:rPr>
      </w:pPr>
    </w:p>
    <w:p w14:paraId="0202757B" w14:textId="6DE5482D" w:rsidR="00E14899" w:rsidRDefault="00E14899" w:rsidP="00E14899">
      <w:pPr>
        <w:pStyle w:val="ListParagraph"/>
        <w:ind w:left="644"/>
        <w:rPr>
          <w:rFonts w:asciiTheme="minorHAnsi" w:hAnsiTheme="minorHAnsi" w:cstheme="minorHAnsi"/>
          <w:sz w:val="22"/>
          <w:szCs w:val="22"/>
        </w:rPr>
      </w:pPr>
      <w:proofErr w:type="spellStart"/>
      <w:r w:rsidRPr="00E14899">
        <w:rPr>
          <w:rFonts w:asciiTheme="minorHAnsi" w:eastAsiaTheme="minorHAnsi" w:hAnsiTheme="minorHAnsi" w:cstheme="minorHAnsi"/>
          <w:sz w:val="22"/>
          <w:szCs w:val="22"/>
        </w:rPr>
        <w:t>root@Adoven-PRJ</w:t>
      </w:r>
      <w:proofErr w:type="spellEnd"/>
      <w:r w:rsidRPr="00E14899">
        <w:rPr>
          <w:rFonts w:asciiTheme="minorHAnsi" w:eastAsiaTheme="minorHAnsi" w:hAnsiTheme="minorHAnsi" w:cstheme="minorHAnsi"/>
          <w:sz w:val="22"/>
          <w:szCs w:val="22"/>
        </w:rPr>
        <w:t>:/</w:t>
      </w:r>
      <w:proofErr w:type="spellStart"/>
      <w:r w:rsidRPr="00E14899">
        <w:rPr>
          <w:rFonts w:asciiTheme="minorHAnsi" w:eastAsiaTheme="minorHAnsi" w:hAnsiTheme="minorHAnsi" w:cstheme="minorHAnsi"/>
          <w:sz w:val="22"/>
          <w:szCs w:val="22"/>
        </w:rPr>
        <w:t>mosquitto</w:t>
      </w:r>
      <w:proofErr w:type="spellEnd"/>
      <w:r w:rsidRPr="00E14899">
        <w:rPr>
          <w:rFonts w:asciiTheme="minorHAnsi" w:eastAsiaTheme="minorHAnsi" w:hAnsiTheme="minorHAnsi" w:cstheme="minorHAnsi"/>
          <w:sz w:val="22"/>
          <w:szCs w:val="22"/>
        </w:rPr>
        <w:t xml:space="preserve"># </w:t>
      </w:r>
      <w:r w:rsidRPr="00E14899">
        <w:rPr>
          <w:rFonts w:asciiTheme="minorHAnsi" w:hAnsiTheme="minorHAnsi" w:cstheme="minorHAnsi"/>
          <w:sz w:val="22"/>
          <w:szCs w:val="22"/>
        </w:rPr>
        <w:t xml:space="preserve">docker-compose up -d </w:t>
      </w:r>
      <w:r w:rsidR="005D6DED">
        <w:rPr>
          <w:rFonts w:asciiTheme="minorHAnsi" w:hAnsiTheme="minorHAnsi" w:cstheme="minorHAnsi"/>
          <w:sz w:val="22"/>
          <w:szCs w:val="22"/>
        </w:rPr>
        <w:t>–</w:t>
      </w:r>
      <w:r w:rsidRPr="00E14899">
        <w:rPr>
          <w:rFonts w:asciiTheme="minorHAnsi" w:hAnsiTheme="minorHAnsi" w:cstheme="minorHAnsi"/>
          <w:sz w:val="22"/>
          <w:szCs w:val="22"/>
        </w:rPr>
        <w:t>build</w:t>
      </w:r>
    </w:p>
    <w:p w14:paraId="100EEA13" w14:textId="77777777" w:rsidR="005D6DED" w:rsidRPr="00E14899" w:rsidRDefault="005D6DED" w:rsidP="005D6DED">
      <w:pPr>
        <w:pStyle w:val="ListParagraph"/>
        <w:ind w:left="644"/>
        <w:rPr>
          <w:rFonts w:asciiTheme="minorHAnsi" w:eastAsiaTheme="minorHAnsi" w:hAnsiTheme="minorHAnsi" w:cstheme="minorHAnsi"/>
          <w:sz w:val="22"/>
          <w:szCs w:val="22"/>
        </w:rPr>
      </w:pPr>
      <w:proofErr w:type="spellStart"/>
      <w:r w:rsidRPr="00E14899">
        <w:rPr>
          <w:rFonts w:asciiTheme="minorHAnsi" w:eastAsiaTheme="minorHAnsi" w:hAnsiTheme="minorHAnsi" w:cstheme="minorHAnsi"/>
          <w:sz w:val="22"/>
          <w:szCs w:val="22"/>
        </w:rPr>
        <w:t>root@Adoven-PRJ</w:t>
      </w:r>
      <w:proofErr w:type="spellEnd"/>
      <w:r w:rsidRPr="00E14899">
        <w:rPr>
          <w:rFonts w:asciiTheme="minorHAnsi" w:eastAsiaTheme="minorHAnsi" w:hAnsiTheme="minorHAnsi" w:cstheme="minorHAnsi"/>
          <w:sz w:val="22"/>
          <w:szCs w:val="22"/>
        </w:rPr>
        <w:t>:/</w:t>
      </w:r>
      <w:proofErr w:type="spellStart"/>
      <w:r w:rsidRPr="00E14899">
        <w:rPr>
          <w:rFonts w:asciiTheme="minorHAnsi" w:eastAsiaTheme="minorHAnsi" w:hAnsiTheme="minorHAnsi" w:cstheme="minorHAnsi"/>
          <w:sz w:val="22"/>
          <w:szCs w:val="22"/>
        </w:rPr>
        <w:t>mosquitto</w:t>
      </w:r>
      <w:proofErr w:type="spellEnd"/>
      <w:r w:rsidRPr="00E14899">
        <w:rPr>
          <w:rFonts w:asciiTheme="minorHAnsi" w:eastAsiaTheme="minorHAnsi" w:hAnsiTheme="minorHAnsi" w:cstheme="minorHAnsi"/>
          <w:sz w:val="22"/>
          <w:szCs w:val="22"/>
        </w:rPr>
        <w:t># docker-compose up -d</w:t>
      </w:r>
    </w:p>
    <w:p w14:paraId="27369AF8" w14:textId="77777777" w:rsidR="005D6DED" w:rsidRPr="00E14899" w:rsidRDefault="005D6DED" w:rsidP="005D6DED">
      <w:pPr>
        <w:pStyle w:val="ListParagraph"/>
        <w:ind w:left="644"/>
        <w:rPr>
          <w:rFonts w:asciiTheme="minorHAnsi" w:eastAsiaTheme="minorHAnsi" w:hAnsiTheme="minorHAnsi" w:cstheme="minorHAnsi"/>
          <w:sz w:val="22"/>
          <w:szCs w:val="22"/>
        </w:rPr>
      </w:pPr>
      <w:proofErr w:type="spellStart"/>
      <w:r w:rsidRPr="00E14899">
        <w:rPr>
          <w:rFonts w:asciiTheme="minorHAnsi" w:eastAsiaTheme="minorHAnsi" w:hAnsiTheme="minorHAnsi" w:cstheme="minorHAnsi"/>
          <w:sz w:val="22"/>
          <w:szCs w:val="22"/>
        </w:rPr>
        <w:t>mssql</w:t>
      </w:r>
      <w:proofErr w:type="spellEnd"/>
      <w:r w:rsidRPr="00E14899">
        <w:rPr>
          <w:rFonts w:asciiTheme="minorHAnsi" w:eastAsiaTheme="minorHAnsi" w:hAnsiTheme="minorHAnsi" w:cstheme="minorHAnsi"/>
          <w:sz w:val="22"/>
          <w:szCs w:val="22"/>
        </w:rPr>
        <w:t xml:space="preserve"> is up-to-date</w:t>
      </w:r>
    </w:p>
    <w:p w14:paraId="74E3DB2E" w14:textId="77777777" w:rsidR="005D6DED" w:rsidRPr="00E14899" w:rsidRDefault="005D6DED" w:rsidP="005D6DED">
      <w:pPr>
        <w:pStyle w:val="ListParagraph"/>
        <w:ind w:left="644"/>
        <w:rPr>
          <w:rFonts w:asciiTheme="minorHAnsi" w:eastAsiaTheme="minorHAnsi" w:hAnsiTheme="minorHAnsi" w:cstheme="minorHAnsi"/>
          <w:sz w:val="22"/>
          <w:szCs w:val="22"/>
        </w:rPr>
      </w:pPr>
      <w:proofErr w:type="spellStart"/>
      <w:r w:rsidRPr="00E14899">
        <w:rPr>
          <w:rFonts w:asciiTheme="minorHAnsi" w:eastAsiaTheme="minorHAnsi" w:hAnsiTheme="minorHAnsi" w:cstheme="minorHAnsi"/>
          <w:sz w:val="22"/>
          <w:szCs w:val="22"/>
        </w:rPr>
        <w:t>mqtt</w:t>
      </w:r>
      <w:proofErr w:type="spellEnd"/>
      <w:r w:rsidRPr="00E14899">
        <w:rPr>
          <w:rFonts w:asciiTheme="minorHAnsi" w:eastAsiaTheme="minorHAnsi" w:hAnsiTheme="minorHAnsi" w:cstheme="minorHAnsi"/>
          <w:sz w:val="22"/>
          <w:szCs w:val="22"/>
        </w:rPr>
        <w:t xml:space="preserve"> is up-to-date</w:t>
      </w:r>
    </w:p>
    <w:p w14:paraId="645C71AA" w14:textId="77777777" w:rsidR="005D6DED" w:rsidRPr="00E14899" w:rsidRDefault="005D6DED" w:rsidP="005D6DED">
      <w:pPr>
        <w:pStyle w:val="ListParagraph"/>
        <w:ind w:left="644"/>
        <w:rPr>
          <w:rFonts w:asciiTheme="minorHAnsi" w:eastAsiaTheme="minorHAnsi" w:hAnsiTheme="minorHAnsi" w:cstheme="minorHAnsi"/>
          <w:sz w:val="22"/>
          <w:szCs w:val="22"/>
        </w:rPr>
      </w:pPr>
      <w:r w:rsidRPr="00E14899">
        <w:rPr>
          <w:rFonts w:asciiTheme="minorHAnsi" w:eastAsiaTheme="minorHAnsi" w:hAnsiTheme="minorHAnsi" w:cstheme="minorHAnsi"/>
          <w:sz w:val="22"/>
          <w:szCs w:val="22"/>
        </w:rPr>
        <w:t xml:space="preserve">Creating </w:t>
      </w:r>
      <w:proofErr w:type="spellStart"/>
      <w:r w:rsidRPr="00E14899">
        <w:rPr>
          <w:rFonts w:asciiTheme="minorHAnsi" w:eastAsiaTheme="minorHAnsi" w:hAnsiTheme="minorHAnsi" w:cstheme="minorHAnsi"/>
          <w:sz w:val="22"/>
          <w:szCs w:val="22"/>
        </w:rPr>
        <w:t>mqtt</w:t>
      </w:r>
      <w:proofErr w:type="spellEnd"/>
      <w:r w:rsidRPr="00E14899">
        <w:rPr>
          <w:rFonts w:asciiTheme="minorHAnsi" w:eastAsiaTheme="minorHAnsi" w:hAnsiTheme="minorHAnsi" w:cstheme="minorHAnsi"/>
          <w:sz w:val="22"/>
          <w:szCs w:val="22"/>
        </w:rPr>
        <w:t>-bridge ... done</w:t>
      </w:r>
    </w:p>
    <w:p w14:paraId="49816DA2" w14:textId="77777777" w:rsidR="005D6DED" w:rsidRPr="00991C1C" w:rsidRDefault="005D6DED" w:rsidP="005D6DED">
      <w:pPr>
        <w:pStyle w:val="ListParagraph"/>
        <w:ind w:left="644"/>
        <w:rPr>
          <w:rFonts w:asciiTheme="minorHAnsi" w:eastAsiaTheme="minorHAnsi" w:hAnsiTheme="minorHAnsi" w:cstheme="minorHAnsi"/>
          <w:sz w:val="22"/>
          <w:szCs w:val="22"/>
        </w:rPr>
      </w:pPr>
      <w:proofErr w:type="spellStart"/>
      <w:r w:rsidRPr="00E14899">
        <w:rPr>
          <w:rFonts w:asciiTheme="minorHAnsi" w:eastAsiaTheme="minorHAnsi" w:hAnsiTheme="minorHAnsi" w:cstheme="minorHAnsi"/>
          <w:sz w:val="22"/>
          <w:szCs w:val="22"/>
        </w:rPr>
        <w:t>root@Adoven-PRJ</w:t>
      </w:r>
      <w:proofErr w:type="spellEnd"/>
      <w:r w:rsidRPr="00E14899">
        <w:rPr>
          <w:rFonts w:asciiTheme="minorHAnsi" w:eastAsiaTheme="minorHAnsi" w:hAnsiTheme="minorHAnsi" w:cstheme="minorHAnsi"/>
          <w:sz w:val="22"/>
          <w:szCs w:val="22"/>
        </w:rPr>
        <w:t>:/</w:t>
      </w:r>
      <w:proofErr w:type="spellStart"/>
      <w:r w:rsidRPr="00E14899">
        <w:rPr>
          <w:rFonts w:asciiTheme="minorHAnsi" w:eastAsiaTheme="minorHAnsi" w:hAnsiTheme="minorHAnsi" w:cstheme="minorHAnsi"/>
          <w:sz w:val="22"/>
          <w:szCs w:val="22"/>
        </w:rPr>
        <w:t>mosquitto</w:t>
      </w:r>
      <w:proofErr w:type="spellEnd"/>
      <w:r w:rsidRPr="00E14899">
        <w:rPr>
          <w:rFonts w:asciiTheme="minorHAnsi" w:eastAsiaTheme="minorHAnsi" w:hAnsiTheme="minorHAnsi" w:cstheme="minorHAnsi"/>
          <w:sz w:val="22"/>
          <w:szCs w:val="22"/>
        </w:rPr>
        <w:t xml:space="preserve"># </w:t>
      </w:r>
    </w:p>
    <w:p w14:paraId="18C3FCFF" w14:textId="77777777" w:rsidR="00E14899" w:rsidRDefault="00E14899" w:rsidP="00F074AF">
      <w:pPr>
        <w:spacing w:line="240" w:lineRule="auto"/>
        <w:ind w:firstLine="644"/>
        <w:jc w:val="both"/>
      </w:pPr>
    </w:p>
    <w:p w14:paraId="38141600" w14:textId="1F55D51B" w:rsidR="00E951E0" w:rsidRPr="00E951E0" w:rsidRDefault="00E14899" w:rsidP="00E14899">
      <w:pPr>
        <w:pStyle w:val="ListParagraph"/>
        <w:numPr>
          <w:ilvl w:val="3"/>
          <w:numId w:val="1"/>
        </w:numPr>
        <w:rPr>
          <w:rFonts w:asciiTheme="minorHAnsi" w:hAnsiTheme="minorHAnsi" w:cstheme="minorHAnsi"/>
          <w:sz w:val="22"/>
          <w:szCs w:val="22"/>
        </w:rPr>
      </w:pPr>
      <w:r>
        <w:rPr>
          <w:rFonts w:asciiTheme="minorHAnsi" w:eastAsiaTheme="minorHAnsi" w:hAnsiTheme="minorHAnsi" w:cstheme="minorHAnsi"/>
          <w:sz w:val="22"/>
          <w:szCs w:val="22"/>
        </w:rPr>
        <w:t xml:space="preserve">Ran the command below to </w:t>
      </w:r>
      <w:r w:rsidR="00E951E0">
        <w:rPr>
          <w:rFonts w:asciiTheme="minorHAnsi" w:eastAsiaTheme="minorHAnsi" w:hAnsiTheme="minorHAnsi" w:cstheme="minorHAnsi"/>
          <w:sz w:val="22"/>
          <w:szCs w:val="22"/>
        </w:rPr>
        <w:t xml:space="preserve">check the </w:t>
      </w:r>
      <w:proofErr w:type="spellStart"/>
      <w:r w:rsidRPr="00E14899">
        <w:rPr>
          <w:rFonts w:asciiTheme="minorHAnsi" w:hAnsiTheme="minorHAnsi" w:cstheme="minorHAnsi"/>
          <w:sz w:val="22"/>
          <w:szCs w:val="22"/>
        </w:rPr>
        <w:t>mqtt</w:t>
      </w:r>
      <w:proofErr w:type="spellEnd"/>
      <w:r w:rsidRPr="00E14899">
        <w:rPr>
          <w:rFonts w:asciiTheme="minorHAnsi" w:hAnsiTheme="minorHAnsi" w:cstheme="minorHAnsi"/>
          <w:sz w:val="22"/>
          <w:szCs w:val="22"/>
        </w:rPr>
        <w:t>-</w:t>
      </w:r>
      <w:r w:rsidRPr="00E14899">
        <w:rPr>
          <w:rFonts w:asciiTheme="minorHAnsi" w:eastAsiaTheme="minorHAnsi" w:hAnsiTheme="minorHAnsi" w:cstheme="minorHAnsi"/>
          <w:sz w:val="22"/>
          <w:szCs w:val="22"/>
        </w:rPr>
        <w:t>bridge</w:t>
      </w:r>
      <w:r w:rsidR="00E951E0">
        <w:rPr>
          <w:rFonts w:asciiTheme="minorHAnsi" w:eastAsiaTheme="minorHAnsi" w:hAnsiTheme="minorHAnsi" w:cstheme="minorHAnsi"/>
          <w:sz w:val="22"/>
          <w:szCs w:val="22"/>
        </w:rPr>
        <w:t xml:space="preserve"> logs, and it confirmed that the data was being successfully saved from the smart meter.</w:t>
      </w:r>
    </w:p>
    <w:p w14:paraId="1EB7B1C5" w14:textId="77777777" w:rsidR="00E951E0" w:rsidRDefault="00E951E0" w:rsidP="00E951E0">
      <w:pPr>
        <w:pStyle w:val="ListParagraph"/>
        <w:ind w:left="644"/>
        <w:rPr>
          <w:rFonts w:asciiTheme="minorHAnsi" w:eastAsiaTheme="minorHAnsi" w:hAnsiTheme="minorHAnsi" w:cstheme="minorHAnsi"/>
          <w:sz w:val="22"/>
          <w:szCs w:val="22"/>
        </w:rPr>
      </w:pPr>
    </w:p>
    <w:p w14:paraId="4CAE0139" w14:textId="77777777" w:rsidR="00E951E0" w:rsidRPr="00E951E0" w:rsidRDefault="00E951E0" w:rsidP="00E951E0">
      <w:pPr>
        <w:pStyle w:val="ListParagraph"/>
        <w:ind w:left="644"/>
        <w:rPr>
          <w:rFonts w:asciiTheme="minorHAnsi" w:eastAsiaTheme="minorHAnsi" w:hAnsiTheme="minorHAnsi" w:cstheme="minorHAnsi"/>
          <w:sz w:val="22"/>
          <w:szCs w:val="22"/>
          <w:lang w:val="de-DE"/>
        </w:rPr>
      </w:pPr>
      <w:r w:rsidRPr="00E951E0">
        <w:rPr>
          <w:rFonts w:asciiTheme="minorHAnsi" w:eastAsiaTheme="minorHAnsi" w:hAnsiTheme="minorHAnsi" w:cstheme="minorHAnsi"/>
          <w:sz w:val="22"/>
          <w:szCs w:val="22"/>
          <w:lang w:val="de-DE"/>
        </w:rPr>
        <w:t>root@Adoven-PRJ:/mosquitto# docker logs -f mqtt-bridge</w:t>
      </w:r>
    </w:p>
    <w:p w14:paraId="4A71C644"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Script starting...</w:t>
      </w:r>
    </w:p>
    <w:p w14:paraId="09D00163"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 xml:space="preserve">/app/bridge.py:46: </w:t>
      </w:r>
      <w:proofErr w:type="spellStart"/>
      <w:r w:rsidRPr="00E951E0">
        <w:rPr>
          <w:rFonts w:asciiTheme="minorHAnsi" w:eastAsiaTheme="minorHAnsi" w:hAnsiTheme="minorHAnsi" w:cstheme="minorHAnsi"/>
          <w:sz w:val="22"/>
          <w:szCs w:val="22"/>
        </w:rPr>
        <w:t>DeprecationWarning</w:t>
      </w:r>
      <w:proofErr w:type="spellEnd"/>
      <w:r w:rsidRPr="00E951E0">
        <w:rPr>
          <w:rFonts w:asciiTheme="minorHAnsi" w:eastAsiaTheme="minorHAnsi" w:hAnsiTheme="minorHAnsi" w:cstheme="minorHAnsi"/>
          <w:sz w:val="22"/>
          <w:szCs w:val="22"/>
        </w:rPr>
        <w:t>: Callback API version 1 is deprecated, update to latest version</w:t>
      </w:r>
    </w:p>
    <w:p w14:paraId="0BD1EEE9"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 xml:space="preserve">  client = </w:t>
      </w:r>
      <w:proofErr w:type="spellStart"/>
      <w:r w:rsidRPr="00E951E0">
        <w:rPr>
          <w:rFonts w:asciiTheme="minorHAnsi" w:eastAsiaTheme="minorHAnsi" w:hAnsiTheme="minorHAnsi" w:cstheme="minorHAnsi"/>
          <w:sz w:val="22"/>
          <w:szCs w:val="22"/>
        </w:rPr>
        <w:t>mqtt.Client</w:t>
      </w:r>
      <w:proofErr w:type="spellEnd"/>
      <w:r w:rsidRPr="00E951E0">
        <w:rPr>
          <w:rFonts w:asciiTheme="minorHAnsi" w:eastAsiaTheme="minorHAnsi" w:hAnsiTheme="minorHAnsi" w:cstheme="minorHAnsi"/>
          <w:sz w:val="22"/>
          <w:szCs w:val="22"/>
        </w:rPr>
        <w:t>()</w:t>
      </w:r>
    </w:p>
    <w:p w14:paraId="0FC7201D"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 xml:space="preserve">Attempting to connect to broker: </w:t>
      </w:r>
      <w:proofErr w:type="spellStart"/>
      <w:r w:rsidRPr="00E951E0">
        <w:rPr>
          <w:rFonts w:asciiTheme="minorHAnsi" w:eastAsiaTheme="minorHAnsi" w:hAnsiTheme="minorHAnsi" w:cstheme="minorHAnsi"/>
          <w:sz w:val="22"/>
          <w:szCs w:val="22"/>
        </w:rPr>
        <w:t>mqtt</w:t>
      </w:r>
      <w:proofErr w:type="spellEnd"/>
    </w:p>
    <w:p w14:paraId="6527A63D"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Starting loop...</w:t>
      </w:r>
    </w:p>
    <w:p w14:paraId="3D216AB8"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Connected to MQTT Broker with result code 0</w:t>
      </w:r>
    </w:p>
    <w:p w14:paraId="4607F8A6"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Subscribed to topic: device/+/</w:t>
      </w:r>
      <w:proofErr w:type="spellStart"/>
      <w:r w:rsidRPr="00E951E0">
        <w:rPr>
          <w:rFonts w:asciiTheme="minorHAnsi" w:eastAsiaTheme="minorHAnsi" w:hAnsiTheme="minorHAnsi" w:cstheme="minorHAnsi"/>
          <w:sz w:val="22"/>
          <w:szCs w:val="22"/>
        </w:rPr>
        <w:t>realtime</w:t>
      </w:r>
      <w:proofErr w:type="spellEnd"/>
    </w:p>
    <w:p w14:paraId="3ADAD00C"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New message received on device/1AEHU6N8/</w:t>
      </w:r>
      <w:proofErr w:type="spellStart"/>
      <w:r w:rsidRPr="00E951E0">
        <w:rPr>
          <w:rFonts w:asciiTheme="minorHAnsi" w:eastAsiaTheme="minorHAnsi" w:hAnsiTheme="minorHAnsi" w:cstheme="minorHAnsi"/>
          <w:sz w:val="22"/>
          <w:szCs w:val="22"/>
        </w:rPr>
        <w:t>realtime</w:t>
      </w:r>
      <w:proofErr w:type="spellEnd"/>
    </w:p>
    <w:p w14:paraId="776C2ABB"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Successfully saved data for 1AEHU6N8: 611.0W</w:t>
      </w:r>
    </w:p>
    <w:p w14:paraId="0BB047FD"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New message received on device/1AEHU6N8/</w:t>
      </w:r>
      <w:proofErr w:type="spellStart"/>
      <w:r w:rsidRPr="00E951E0">
        <w:rPr>
          <w:rFonts w:asciiTheme="minorHAnsi" w:eastAsiaTheme="minorHAnsi" w:hAnsiTheme="minorHAnsi" w:cstheme="minorHAnsi"/>
          <w:sz w:val="22"/>
          <w:szCs w:val="22"/>
        </w:rPr>
        <w:t>realtime</w:t>
      </w:r>
      <w:proofErr w:type="spellEnd"/>
    </w:p>
    <w:p w14:paraId="04C678B9"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Successfully saved data for 1AEHU6N8: 611.0W</w:t>
      </w:r>
    </w:p>
    <w:p w14:paraId="4D121371"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New message received on device/1AEHU6N8/</w:t>
      </w:r>
      <w:proofErr w:type="spellStart"/>
      <w:r w:rsidRPr="00E951E0">
        <w:rPr>
          <w:rFonts w:asciiTheme="minorHAnsi" w:eastAsiaTheme="minorHAnsi" w:hAnsiTheme="minorHAnsi" w:cstheme="minorHAnsi"/>
          <w:sz w:val="22"/>
          <w:szCs w:val="22"/>
        </w:rPr>
        <w:t>realtime</w:t>
      </w:r>
      <w:proofErr w:type="spellEnd"/>
    </w:p>
    <w:p w14:paraId="084E9341" w14:textId="4980C5C5" w:rsidR="00E14899" w:rsidRPr="00E14899" w:rsidRDefault="00E951E0" w:rsidP="00E951E0">
      <w:pPr>
        <w:pStyle w:val="ListParagraph"/>
        <w:ind w:left="644"/>
        <w:rPr>
          <w:rFonts w:asciiTheme="minorHAnsi" w:hAnsiTheme="minorHAnsi" w:cstheme="minorHAnsi"/>
          <w:sz w:val="22"/>
          <w:szCs w:val="22"/>
        </w:rPr>
      </w:pPr>
      <w:r w:rsidRPr="00E951E0">
        <w:rPr>
          <w:rFonts w:asciiTheme="minorHAnsi" w:eastAsiaTheme="minorHAnsi" w:hAnsiTheme="minorHAnsi" w:cstheme="minorHAnsi"/>
          <w:sz w:val="22"/>
          <w:szCs w:val="22"/>
        </w:rPr>
        <w:t>Successfully saved data for 1AEHU6N8: 610.0W</w:t>
      </w:r>
      <w:r w:rsidR="00E14899" w:rsidRPr="00E14899">
        <w:rPr>
          <w:rFonts w:asciiTheme="minorHAnsi" w:eastAsiaTheme="minorHAnsi" w:hAnsiTheme="minorHAnsi" w:cstheme="minorHAnsi"/>
          <w:sz w:val="22"/>
          <w:szCs w:val="22"/>
        </w:rPr>
        <w:t xml:space="preserve"> image</w:t>
      </w:r>
      <w:r w:rsidR="00E14899" w:rsidRPr="00E14899">
        <w:rPr>
          <w:rFonts w:eastAsiaTheme="minorHAnsi" w:cstheme="minorHAnsi"/>
        </w:rPr>
        <w:t> </w:t>
      </w:r>
    </w:p>
    <w:p w14:paraId="4973CE7F" w14:textId="77777777" w:rsidR="00E14899" w:rsidRDefault="00E14899" w:rsidP="00E14899">
      <w:pPr>
        <w:pStyle w:val="ListParagraph"/>
        <w:ind w:left="644"/>
        <w:rPr>
          <w:rFonts w:asciiTheme="minorHAnsi" w:eastAsiaTheme="minorHAnsi" w:hAnsiTheme="minorHAnsi" w:cstheme="minorHAnsi"/>
          <w:sz w:val="22"/>
          <w:szCs w:val="22"/>
        </w:rPr>
      </w:pPr>
    </w:p>
    <w:p w14:paraId="0570F970" w14:textId="77777777" w:rsidR="00E14899" w:rsidRPr="00E14899" w:rsidRDefault="00E14899" w:rsidP="00E14899">
      <w:pPr>
        <w:pStyle w:val="ListParagraph"/>
        <w:ind w:left="644"/>
        <w:rPr>
          <w:rFonts w:asciiTheme="minorHAnsi" w:hAnsiTheme="minorHAnsi" w:cstheme="minorHAnsi"/>
          <w:sz w:val="22"/>
          <w:szCs w:val="22"/>
        </w:rPr>
      </w:pPr>
      <w:proofErr w:type="spellStart"/>
      <w:r w:rsidRPr="00E14899">
        <w:rPr>
          <w:rFonts w:asciiTheme="minorHAnsi" w:eastAsiaTheme="minorHAnsi" w:hAnsiTheme="minorHAnsi" w:cstheme="minorHAnsi"/>
          <w:sz w:val="22"/>
          <w:szCs w:val="22"/>
        </w:rPr>
        <w:t>root@Adoven-PRJ</w:t>
      </w:r>
      <w:proofErr w:type="spellEnd"/>
      <w:r w:rsidRPr="00E14899">
        <w:rPr>
          <w:rFonts w:asciiTheme="minorHAnsi" w:eastAsiaTheme="minorHAnsi" w:hAnsiTheme="minorHAnsi" w:cstheme="minorHAnsi"/>
          <w:sz w:val="22"/>
          <w:szCs w:val="22"/>
        </w:rPr>
        <w:t>:/</w:t>
      </w:r>
      <w:proofErr w:type="spellStart"/>
      <w:r w:rsidRPr="00E14899">
        <w:rPr>
          <w:rFonts w:asciiTheme="minorHAnsi" w:eastAsiaTheme="minorHAnsi" w:hAnsiTheme="minorHAnsi" w:cstheme="minorHAnsi"/>
          <w:sz w:val="22"/>
          <w:szCs w:val="22"/>
        </w:rPr>
        <w:t>mosquitto</w:t>
      </w:r>
      <w:proofErr w:type="spellEnd"/>
      <w:r w:rsidRPr="00E14899">
        <w:rPr>
          <w:rFonts w:asciiTheme="minorHAnsi" w:eastAsiaTheme="minorHAnsi" w:hAnsiTheme="minorHAnsi" w:cstheme="minorHAnsi"/>
          <w:sz w:val="22"/>
          <w:szCs w:val="22"/>
        </w:rPr>
        <w:t xml:space="preserve"># </w:t>
      </w:r>
      <w:r w:rsidRPr="00E14899">
        <w:rPr>
          <w:rFonts w:asciiTheme="minorHAnsi" w:hAnsiTheme="minorHAnsi" w:cstheme="minorHAnsi"/>
          <w:sz w:val="22"/>
          <w:szCs w:val="22"/>
        </w:rPr>
        <w:t>docker-compose up -d --build</w:t>
      </w:r>
    </w:p>
    <w:p w14:paraId="7AC5CC94" w14:textId="5A1E01A5" w:rsidR="00E14899" w:rsidRDefault="00E14899" w:rsidP="00E14899">
      <w:pPr>
        <w:pStyle w:val="ListParagraph"/>
        <w:ind w:left="644"/>
        <w:rPr>
          <w:rFonts w:asciiTheme="minorHAnsi" w:eastAsiaTheme="minorHAnsi" w:hAnsiTheme="minorHAnsi" w:cstheme="minorHAnsi"/>
          <w:sz w:val="22"/>
          <w:szCs w:val="22"/>
        </w:rPr>
      </w:pPr>
    </w:p>
    <w:p w14:paraId="08FEDBD7" w14:textId="1C5F1A16" w:rsidR="00E951E0" w:rsidRPr="00E951E0" w:rsidRDefault="00E951E0" w:rsidP="00E951E0">
      <w:pPr>
        <w:pStyle w:val="ListParagraph"/>
        <w:numPr>
          <w:ilvl w:val="3"/>
          <w:numId w:val="1"/>
        </w:numPr>
        <w:rPr>
          <w:rFonts w:asciiTheme="minorHAnsi" w:hAnsiTheme="minorHAnsi" w:cstheme="minorHAnsi"/>
          <w:sz w:val="22"/>
          <w:szCs w:val="22"/>
        </w:rPr>
      </w:pPr>
      <w:r>
        <w:rPr>
          <w:rFonts w:asciiTheme="minorHAnsi" w:eastAsiaTheme="minorHAnsi" w:hAnsiTheme="minorHAnsi" w:cstheme="minorHAnsi"/>
          <w:sz w:val="22"/>
          <w:szCs w:val="22"/>
        </w:rPr>
        <w:t xml:space="preserve">Ran the </w:t>
      </w:r>
      <w:r>
        <w:rPr>
          <w:rFonts w:asciiTheme="minorHAnsi" w:eastAsiaTheme="minorHAnsi" w:hAnsiTheme="minorHAnsi" w:cstheme="minorHAnsi"/>
          <w:sz w:val="22"/>
          <w:szCs w:val="22"/>
        </w:rPr>
        <w:t>SQL statement</w:t>
      </w:r>
      <w:r>
        <w:rPr>
          <w:rFonts w:asciiTheme="minorHAnsi" w:eastAsiaTheme="minorHAnsi" w:hAnsiTheme="minorHAnsi" w:cstheme="minorHAnsi"/>
          <w:sz w:val="22"/>
          <w:szCs w:val="22"/>
        </w:rPr>
        <w:t xml:space="preserve"> below to </w:t>
      </w:r>
      <w:r>
        <w:rPr>
          <w:rFonts w:asciiTheme="minorHAnsi" w:eastAsiaTheme="minorHAnsi" w:hAnsiTheme="minorHAnsi" w:cstheme="minorHAnsi"/>
          <w:sz w:val="22"/>
          <w:szCs w:val="22"/>
        </w:rPr>
        <w:t xml:space="preserve">select the top 10 data from the </w:t>
      </w:r>
      <w:proofErr w:type="spellStart"/>
      <w:r>
        <w:rPr>
          <w:rFonts w:asciiTheme="minorHAnsi" w:eastAsiaTheme="minorHAnsi" w:hAnsiTheme="minorHAnsi" w:cstheme="minorHAnsi"/>
          <w:sz w:val="22"/>
          <w:szCs w:val="22"/>
        </w:rPr>
        <w:t>AdovenDB</w:t>
      </w:r>
      <w:proofErr w:type="spellEnd"/>
      <w:r>
        <w:rPr>
          <w:rFonts w:asciiTheme="minorHAnsi" w:eastAsiaTheme="minorHAnsi" w:hAnsiTheme="minorHAnsi" w:cstheme="minorHAnsi"/>
          <w:sz w:val="22"/>
          <w:szCs w:val="22"/>
        </w:rPr>
        <w:t xml:space="preserve">. </w:t>
      </w:r>
    </w:p>
    <w:p w14:paraId="34447C88" w14:textId="77777777" w:rsidR="00E951E0" w:rsidRDefault="00E951E0" w:rsidP="00E951E0">
      <w:pPr>
        <w:pStyle w:val="ListParagraph"/>
        <w:ind w:left="644"/>
        <w:rPr>
          <w:rFonts w:asciiTheme="minorHAnsi" w:eastAsiaTheme="minorHAnsi" w:hAnsiTheme="minorHAnsi" w:cstheme="minorHAnsi"/>
          <w:sz w:val="22"/>
          <w:szCs w:val="22"/>
        </w:rPr>
      </w:pPr>
    </w:p>
    <w:p w14:paraId="12909A0F" w14:textId="77777777" w:rsidR="00E951E0" w:rsidRPr="00E951E0" w:rsidRDefault="00E951E0" w:rsidP="00E951E0">
      <w:pPr>
        <w:pStyle w:val="ListParagraph"/>
        <w:ind w:left="644"/>
        <w:rPr>
          <w:rFonts w:asciiTheme="minorHAnsi" w:eastAsiaTheme="minorHAnsi" w:hAnsiTheme="minorHAnsi" w:cstheme="minorHAnsi"/>
          <w:sz w:val="22"/>
          <w:szCs w:val="22"/>
        </w:rPr>
      </w:pPr>
      <w:proofErr w:type="spellStart"/>
      <w:r w:rsidRPr="00E951E0">
        <w:rPr>
          <w:rFonts w:asciiTheme="minorHAnsi" w:eastAsiaTheme="minorHAnsi" w:hAnsiTheme="minorHAnsi" w:cstheme="minorHAnsi"/>
          <w:sz w:val="22"/>
          <w:szCs w:val="22"/>
        </w:rPr>
        <w:t>root@Adoven-PRJ</w:t>
      </w:r>
      <w:proofErr w:type="spellEnd"/>
      <w:r w:rsidRPr="00E951E0">
        <w:rPr>
          <w:rFonts w:asciiTheme="minorHAnsi" w:eastAsiaTheme="minorHAnsi" w:hAnsiTheme="minorHAnsi" w:cstheme="minorHAnsi"/>
          <w:sz w:val="22"/>
          <w:szCs w:val="22"/>
        </w:rPr>
        <w:t>:/</w:t>
      </w:r>
      <w:proofErr w:type="spellStart"/>
      <w:r w:rsidRPr="00E951E0">
        <w:rPr>
          <w:rFonts w:asciiTheme="minorHAnsi" w:eastAsiaTheme="minorHAnsi" w:hAnsiTheme="minorHAnsi" w:cstheme="minorHAnsi"/>
          <w:sz w:val="22"/>
          <w:szCs w:val="22"/>
        </w:rPr>
        <w:t>mosquitto</w:t>
      </w:r>
      <w:proofErr w:type="spellEnd"/>
      <w:r w:rsidRPr="00E951E0">
        <w:rPr>
          <w:rFonts w:asciiTheme="minorHAnsi" w:eastAsiaTheme="minorHAnsi" w:hAnsiTheme="minorHAnsi" w:cstheme="minorHAnsi"/>
          <w:sz w:val="22"/>
          <w:szCs w:val="22"/>
        </w:rPr>
        <w:t xml:space="preserve"># docker exec -it </w:t>
      </w:r>
      <w:proofErr w:type="spellStart"/>
      <w:r w:rsidRPr="00E951E0">
        <w:rPr>
          <w:rFonts w:asciiTheme="minorHAnsi" w:eastAsiaTheme="minorHAnsi" w:hAnsiTheme="minorHAnsi" w:cstheme="minorHAnsi"/>
          <w:sz w:val="22"/>
          <w:szCs w:val="22"/>
        </w:rPr>
        <w:t>mssql</w:t>
      </w:r>
      <w:proofErr w:type="spellEnd"/>
      <w:r w:rsidRPr="00E951E0">
        <w:rPr>
          <w:rFonts w:asciiTheme="minorHAnsi" w:eastAsiaTheme="minorHAnsi" w:hAnsiTheme="minorHAnsi" w:cstheme="minorHAnsi"/>
          <w:sz w:val="22"/>
          <w:szCs w:val="22"/>
        </w:rPr>
        <w:t xml:space="preserve"> /opt/mssql-tools18/bin/</w:t>
      </w:r>
      <w:proofErr w:type="spellStart"/>
      <w:r w:rsidRPr="00E951E0">
        <w:rPr>
          <w:rFonts w:asciiTheme="minorHAnsi" w:eastAsiaTheme="minorHAnsi" w:hAnsiTheme="minorHAnsi" w:cstheme="minorHAnsi"/>
          <w:sz w:val="22"/>
          <w:szCs w:val="22"/>
        </w:rPr>
        <w:t>sqlcmd</w:t>
      </w:r>
      <w:proofErr w:type="spellEnd"/>
      <w:r w:rsidRPr="00E951E0">
        <w:rPr>
          <w:rFonts w:asciiTheme="minorHAnsi" w:eastAsiaTheme="minorHAnsi" w:hAnsiTheme="minorHAnsi" w:cstheme="minorHAnsi"/>
          <w:sz w:val="22"/>
          <w:szCs w:val="22"/>
        </w:rPr>
        <w:t xml:space="preserve"> \</w:t>
      </w:r>
    </w:p>
    <w:p w14:paraId="5072E539"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r w:rsidRPr="00E951E0">
        <w:rPr>
          <w:rFonts w:asciiTheme="minorHAnsi" w:eastAsiaTheme="minorHAnsi" w:hAnsiTheme="minorHAnsi" w:cstheme="minorHAnsi"/>
          <w:sz w:val="22"/>
          <w:szCs w:val="22"/>
          <w:lang w:val="pt-PT"/>
        </w:rPr>
        <w:t>-S localhost -U sa -P "@EdenEmily2026" -C \</w:t>
      </w:r>
    </w:p>
    <w:p w14:paraId="62D0A940"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-Q "SELECT TOP 10 [</w:t>
      </w:r>
      <w:proofErr w:type="spellStart"/>
      <w:r w:rsidRPr="00E951E0">
        <w:rPr>
          <w:rFonts w:asciiTheme="minorHAnsi" w:eastAsiaTheme="minorHAnsi" w:hAnsiTheme="minorHAnsi" w:cstheme="minorHAnsi"/>
          <w:sz w:val="22"/>
          <w:szCs w:val="22"/>
        </w:rPr>
        <w:t>DeviceSN</w:t>
      </w:r>
      <w:proofErr w:type="spellEnd"/>
      <w:r w:rsidRPr="00E951E0">
        <w:rPr>
          <w:rFonts w:asciiTheme="minorHAnsi" w:eastAsiaTheme="minorHAnsi" w:hAnsiTheme="minorHAnsi" w:cstheme="minorHAnsi"/>
          <w:sz w:val="22"/>
          <w:szCs w:val="22"/>
        </w:rPr>
        <w:t>], [Voltage], [Current], [</w:t>
      </w:r>
      <w:proofErr w:type="spellStart"/>
      <w:r w:rsidRPr="00E951E0">
        <w:rPr>
          <w:rFonts w:asciiTheme="minorHAnsi" w:eastAsiaTheme="minorHAnsi" w:hAnsiTheme="minorHAnsi" w:cstheme="minorHAnsi"/>
          <w:sz w:val="22"/>
          <w:szCs w:val="22"/>
        </w:rPr>
        <w:t>ActivePower</w:t>
      </w:r>
      <w:proofErr w:type="spellEnd"/>
      <w:r w:rsidRPr="00E951E0">
        <w:rPr>
          <w:rFonts w:asciiTheme="minorHAnsi" w:eastAsiaTheme="minorHAnsi" w:hAnsiTheme="minorHAnsi" w:cstheme="minorHAnsi"/>
          <w:sz w:val="22"/>
          <w:szCs w:val="22"/>
        </w:rPr>
        <w:t xml:space="preserve">], [Timestamp] FROM </w:t>
      </w:r>
      <w:proofErr w:type="spellStart"/>
      <w:r w:rsidRPr="00E951E0">
        <w:rPr>
          <w:rFonts w:asciiTheme="minorHAnsi" w:eastAsiaTheme="minorHAnsi" w:hAnsiTheme="minorHAnsi" w:cstheme="minorHAnsi"/>
          <w:sz w:val="22"/>
          <w:szCs w:val="22"/>
        </w:rPr>
        <w:t>AdovenDB.dbo.EnergyData</w:t>
      </w:r>
      <w:proofErr w:type="spellEnd"/>
      <w:r w:rsidRPr="00E951E0">
        <w:rPr>
          <w:rFonts w:asciiTheme="minorHAnsi" w:eastAsiaTheme="minorHAnsi" w:hAnsiTheme="minorHAnsi" w:cstheme="minorHAnsi"/>
          <w:sz w:val="22"/>
          <w:szCs w:val="22"/>
        </w:rPr>
        <w:t xml:space="preserve"> ORDER BY [Timestamp] DESC;"</w:t>
      </w:r>
    </w:p>
    <w:p w14:paraId="79F9EB84" w14:textId="77777777" w:rsidR="00E951E0" w:rsidRPr="00E951E0" w:rsidRDefault="00E951E0" w:rsidP="00E951E0">
      <w:pPr>
        <w:pStyle w:val="ListParagraph"/>
        <w:ind w:left="644"/>
        <w:rPr>
          <w:rFonts w:asciiTheme="minorHAnsi" w:eastAsiaTheme="minorHAnsi" w:hAnsiTheme="minorHAnsi" w:cstheme="minorHAnsi"/>
          <w:sz w:val="22"/>
          <w:szCs w:val="22"/>
        </w:rPr>
      </w:pPr>
      <w:proofErr w:type="spellStart"/>
      <w:r w:rsidRPr="00E951E0">
        <w:rPr>
          <w:rFonts w:asciiTheme="minorHAnsi" w:eastAsiaTheme="minorHAnsi" w:hAnsiTheme="minorHAnsi" w:cstheme="minorHAnsi"/>
          <w:sz w:val="22"/>
          <w:szCs w:val="22"/>
        </w:rPr>
        <w:t>DeviceSN</w:t>
      </w:r>
      <w:proofErr w:type="spellEnd"/>
      <w:r w:rsidRPr="00E951E0">
        <w:rPr>
          <w:rFonts w:asciiTheme="minorHAnsi" w:eastAsiaTheme="minorHAnsi" w:hAnsiTheme="minorHAnsi" w:cstheme="minorHAnsi"/>
          <w:sz w:val="22"/>
          <w:szCs w:val="22"/>
        </w:rPr>
        <w:t xml:space="preserve">             Voltage                  Current                  </w:t>
      </w:r>
      <w:proofErr w:type="spellStart"/>
      <w:r w:rsidRPr="00E951E0">
        <w:rPr>
          <w:rFonts w:asciiTheme="minorHAnsi" w:eastAsiaTheme="minorHAnsi" w:hAnsiTheme="minorHAnsi" w:cstheme="minorHAnsi"/>
          <w:sz w:val="22"/>
          <w:szCs w:val="22"/>
        </w:rPr>
        <w:t>ActivePower</w:t>
      </w:r>
      <w:proofErr w:type="spellEnd"/>
      <w:r w:rsidRPr="00E951E0">
        <w:rPr>
          <w:rFonts w:asciiTheme="minorHAnsi" w:eastAsiaTheme="minorHAnsi" w:hAnsiTheme="minorHAnsi" w:cstheme="minorHAnsi"/>
          <w:sz w:val="22"/>
          <w:szCs w:val="22"/>
        </w:rPr>
        <w:t xml:space="preserve">              Timestamp              </w:t>
      </w:r>
    </w:p>
    <w:p w14:paraId="03CD1D0B"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 ------------------------ ------------------------ ------------------------ -----------------------</w:t>
      </w:r>
    </w:p>
    <w:p w14:paraId="6EDFECA9"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r w:rsidRPr="00E951E0">
        <w:rPr>
          <w:rFonts w:asciiTheme="minorHAnsi" w:eastAsiaTheme="minorHAnsi" w:hAnsiTheme="minorHAnsi" w:cstheme="minorHAnsi"/>
          <w:sz w:val="22"/>
          <w:szCs w:val="22"/>
          <w:lang w:val="pt-PT"/>
        </w:rPr>
        <w:t>1AEHU6N8                               233.56       3.2000000000000002                    599.0 2026-04-28 20:53:04.237</w:t>
      </w:r>
    </w:p>
    <w:p w14:paraId="1F86FC0B"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r w:rsidRPr="00E951E0">
        <w:rPr>
          <w:rFonts w:asciiTheme="minorHAnsi" w:eastAsiaTheme="minorHAnsi" w:hAnsiTheme="minorHAnsi" w:cstheme="minorHAnsi"/>
          <w:sz w:val="22"/>
          <w:szCs w:val="22"/>
          <w:lang w:val="pt-PT"/>
        </w:rPr>
        <w:lastRenderedPageBreak/>
        <w:t>1AEHU6N8                   233.41999999999999       3.1800000000000002                    598.0 2026-04-28 20:52:04.700</w:t>
      </w:r>
    </w:p>
    <w:p w14:paraId="187FF429"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r w:rsidRPr="00E951E0">
        <w:rPr>
          <w:rFonts w:asciiTheme="minorHAnsi" w:eastAsiaTheme="minorHAnsi" w:hAnsiTheme="minorHAnsi" w:cstheme="minorHAnsi"/>
          <w:sz w:val="22"/>
          <w:szCs w:val="22"/>
          <w:lang w:val="pt-PT"/>
        </w:rPr>
        <w:t>1AEHU6N8                   233.41999999999999                     3.23                    609.0 2026-04-28 20:51:05.350</w:t>
      </w:r>
    </w:p>
    <w:p w14:paraId="7FC68B47"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r w:rsidRPr="00E951E0">
        <w:rPr>
          <w:rFonts w:asciiTheme="minorHAnsi" w:eastAsiaTheme="minorHAnsi" w:hAnsiTheme="minorHAnsi" w:cstheme="minorHAnsi"/>
          <w:sz w:val="22"/>
          <w:szCs w:val="22"/>
          <w:lang w:val="pt-PT"/>
        </w:rPr>
        <w:t>1AEHU6N8                   233.24000000000001       3.1899999999999999                    600.0 2026-04-28 20:50:05.533</w:t>
      </w:r>
    </w:p>
    <w:p w14:paraId="7EDA2072"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r w:rsidRPr="00E951E0">
        <w:rPr>
          <w:rFonts w:asciiTheme="minorHAnsi" w:eastAsiaTheme="minorHAnsi" w:hAnsiTheme="minorHAnsi" w:cstheme="minorHAnsi"/>
          <w:sz w:val="22"/>
          <w:szCs w:val="22"/>
          <w:lang w:val="pt-PT"/>
        </w:rPr>
        <w:t>1AEHU6N8                   233.84999999999999       3.2400000000000002                    612.0 2026-04-28 20:49:05.977</w:t>
      </w:r>
    </w:p>
    <w:p w14:paraId="111BA6C9"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r w:rsidRPr="00E951E0">
        <w:rPr>
          <w:rFonts w:asciiTheme="minorHAnsi" w:eastAsiaTheme="minorHAnsi" w:hAnsiTheme="minorHAnsi" w:cstheme="minorHAnsi"/>
          <w:sz w:val="22"/>
          <w:szCs w:val="22"/>
          <w:lang w:val="pt-PT"/>
        </w:rPr>
        <w:t>1AEHU6N8                   234.21000000000001                     2.77                    540.0 2026-04-28 20:48:06.390</w:t>
      </w:r>
    </w:p>
    <w:p w14:paraId="6CDA19C0"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r w:rsidRPr="00E951E0">
        <w:rPr>
          <w:rFonts w:asciiTheme="minorHAnsi" w:eastAsiaTheme="minorHAnsi" w:hAnsiTheme="minorHAnsi" w:cstheme="minorHAnsi"/>
          <w:sz w:val="22"/>
          <w:szCs w:val="22"/>
          <w:lang w:val="pt-PT"/>
        </w:rPr>
        <w:t>1AEHU6N8                   233.99000000000001       3.0800000000000001                    623.0 2026-04-28 20:47:06.817</w:t>
      </w:r>
    </w:p>
    <w:p w14:paraId="061AC574"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r w:rsidRPr="00E951E0">
        <w:rPr>
          <w:rFonts w:asciiTheme="minorHAnsi" w:eastAsiaTheme="minorHAnsi" w:hAnsiTheme="minorHAnsi" w:cstheme="minorHAnsi"/>
          <w:sz w:val="22"/>
          <w:szCs w:val="22"/>
          <w:lang w:val="pt-PT"/>
        </w:rPr>
        <w:t>1AEHU6N8                               234.06                     3.02                    610.0 2026-04-28 20:46:07.437</w:t>
      </w:r>
    </w:p>
    <w:p w14:paraId="4C15996E"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r w:rsidRPr="00E951E0">
        <w:rPr>
          <w:rFonts w:asciiTheme="minorHAnsi" w:eastAsiaTheme="minorHAnsi" w:hAnsiTheme="minorHAnsi" w:cstheme="minorHAnsi"/>
          <w:sz w:val="22"/>
          <w:szCs w:val="22"/>
          <w:lang w:val="pt-PT"/>
        </w:rPr>
        <w:t>1AEHU6N8                   234.53999999999999                      3.0                    611.0 2026-04-28 20:45:07.717</w:t>
      </w:r>
    </w:p>
    <w:p w14:paraId="73ABE3D4"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r w:rsidRPr="00E951E0">
        <w:rPr>
          <w:rFonts w:asciiTheme="minorHAnsi" w:eastAsiaTheme="minorHAnsi" w:hAnsiTheme="minorHAnsi" w:cstheme="minorHAnsi"/>
          <w:sz w:val="22"/>
          <w:szCs w:val="22"/>
          <w:lang w:val="pt-PT"/>
        </w:rPr>
        <w:t>1AEHU6N8                   234.40000000000001                      3.0                    611.0 2026-04-28 20:44:08.180</w:t>
      </w:r>
    </w:p>
    <w:p w14:paraId="2450382C" w14:textId="77777777" w:rsidR="00E951E0" w:rsidRPr="00E951E0" w:rsidRDefault="00E951E0" w:rsidP="00E951E0">
      <w:pPr>
        <w:pStyle w:val="ListParagraph"/>
        <w:ind w:left="644"/>
        <w:rPr>
          <w:rFonts w:asciiTheme="minorHAnsi" w:eastAsiaTheme="minorHAnsi" w:hAnsiTheme="minorHAnsi" w:cstheme="minorHAnsi"/>
          <w:sz w:val="22"/>
          <w:szCs w:val="22"/>
          <w:lang w:val="pt-PT"/>
        </w:rPr>
      </w:pPr>
    </w:p>
    <w:p w14:paraId="3487C913" w14:textId="77777777" w:rsidR="00E951E0" w:rsidRPr="00E951E0" w:rsidRDefault="00E951E0" w:rsidP="00E951E0">
      <w:pPr>
        <w:pStyle w:val="ListParagraph"/>
        <w:ind w:left="644"/>
        <w:rPr>
          <w:rFonts w:asciiTheme="minorHAnsi" w:eastAsiaTheme="minorHAnsi" w:hAnsiTheme="minorHAnsi" w:cstheme="minorHAnsi"/>
          <w:sz w:val="22"/>
          <w:szCs w:val="22"/>
        </w:rPr>
      </w:pPr>
      <w:r w:rsidRPr="00E951E0">
        <w:rPr>
          <w:rFonts w:asciiTheme="minorHAnsi" w:eastAsiaTheme="minorHAnsi" w:hAnsiTheme="minorHAnsi" w:cstheme="minorHAnsi"/>
          <w:sz w:val="22"/>
          <w:szCs w:val="22"/>
        </w:rPr>
        <w:t>(10 rows affected)</w:t>
      </w:r>
    </w:p>
    <w:p w14:paraId="7A682921" w14:textId="5839B69E" w:rsidR="00E951E0" w:rsidRPr="00E951E0" w:rsidRDefault="00E951E0" w:rsidP="00E951E0">
      <w:pPr>
        <w:pStyle w:val="ListParagraph"/>
        <w:ind w:left="644"/>
        <w:rPr>
          <w:rFonts w:asciiTheme="minorHAnsi" w:eastAsiaTheme="minorHAnsi" w:hAnsiTheme="minorHAnsi" w:cstheme="minorHAnsi"/>
          <w:sz w:val="22"/>
          <w:szCs w:val="22"/>
        </w:rPr>
      </w:pPr>
      <w:proofErr w:type="spellStart"/>
      <w:r w:rsidRPr="00E951E0">
        <w:rPr>
          <w:rFonts w:asciiTheme="minorHAnsi" w:eastAsiaTheme="minorHAnsi" w:hAnsiTheme="minorHAnsi" w:cstheme="minorHAnsi"/>
          <w:sz w:val="22"/>
          <w:szCs w:val="22"/>
        </w:rPr>
        <w:t>root@Adoven-PRJ</w:t>
      </w:r>
      <w:proofErr w:type="spellEnd"/>
      <w:r w:rsidRPr="00E951E0">
        <w:rPr>
          <w:rFonts w:asciiTheme="minorHAnsi" w:eastAsiaTheme="minorHAnsi" w:hAnsiTheme="minorHAnsi" w:cstheme="minorHAnsi"/>
          <w:sz w:val="22"/>
          <w:szCs w:val="22"/>
        </w:rPr>
        <w:t>:/</w:t>
      </w:r>
      <w:proofErr w:type="spellStart"/>
      <w:r w:rsidRPr="00E951E0">
        <w:rPr>
          <w:rFonts w:asciiTheme="minorHAnsi" w:eastAsiaTheme="minorHAnsi" w:hAnsiTheme="minorHAnsi" w:cstheme="minorHAnsi"/>
          <w:sz w:val="22"/>
          <w:szCs w:val="22"/>
        </w:rPr>
        <w:t>mosquitto</w:t>
      </w:r>
      <w:proofErr w:type="spellEnd"/>
      <w:r w:rsidRPr="00E951E0">
        <w:rPr>
          <w:rFonts w:asciiTheme="minorHAnsi" w:eastAsiaTheme="minorHAnsi" w:hAnsiTheme="minorHAnsi" w:cstheme="minorHAnsi"/>
          <w:sz w:val="22"/>
          <w:szCs w:val="22"/>
        </w:rPr>
        <w:t>#</w:t>
      </w:r>
    </w:p>
    <w:p w14:paraId="29C3EE55" w14:textId="77777777" w:rsidR="00F074AF" w:rsidRPr="00E951E0" w:rsidRDefault="00F074AF" w:rsidP="00F074AF">
      <w:pPr>
        <w:spacing w:line="240" w:lineRule="auto"/>
        <w:ind w:firstLine="644"/>
        <w:jc w:val="both"/>
      </w:pPr>
    </w:p>
    <w:p w14:paraId="0BAF4B51" w14:textId="77777777" w:rsidR="00F074AF" w:rsidRPr="00E951E0" w:rsidRDefault="00F074AF" w:rsidP="00F074AF">
      <w:pPr>
        <w:spacing w:line="240" w:lineRule="auto"/>
        <w:ind w:firstLine="644"/>
        <w:jc w:val="both"/>
      </w:pPr>
    </w:p>
    <w:p w14:paraId="44D16F40" w14:textId="0E210378" w:rsidR="00BF358A" w:rsidRPr="00BF358A" w:rsidRDefault="00BF358A" w:rsidP="00BF358A">
      <w:pPr>
        <w:jc w:val="both"/>
        <w:rPr>
          <w:rFonts w:cstheme="minorHAnsi"/>
        </w:rPr>
      </w:pPr>
      <w:r w:rsidRPr="00BF358A">
        <w:rPr>
          <w:rFonts w:cstheme="minorHAnsi"/>
        </w:rPr>
        <w:t xml:space="preserve">The MQTT bridge logs confirm that the IAMMETER WEM3080 device is successfully publishing data over Wi-Fi using the MQTT protocol </w:t>
      </w:r>
      <w:r>
        <w:rPr>
          <w:rFonts w:cstheme="minorHAnsi"/>
        </w:rPr>
        <w:t>to</w:t>
      </w:r>
      <w:r w:rsidRPr="00BF358A">
        <w:rPr>
          <w:rFonts w:cstheme="minorHAnsi"/>
        </w:rPr>
        <w:t xml:space="preserve"> the </w:t>
      </w:r>
      <w:proofErr w:type="spellStart"/>
      <w:r w:rsidRPr="00BF358A">
        <w:rPr>
          <w:rFonts w:cstheme="minorHAnsi"/>
        </w:rPr>
        <w:t>Mosquitto</w:t>
      </w:r>
      <w:proofErr w:type="spellEnd"/>
      <w:r w:rsidRPr="00BF358A">
        <w:rPr>
          <w:rFonts w:cstheme="minorHAnsi"/>
        </w:rPr>
        <w:t xml:space="preserve"> broker. The broker is effectively managing the traffic, while the Python bridge application is reliably parsing the JSON payloads and inserting the data into the Microsoft SQL Server (MSSQL) database at one-minute intervals.</w:t>
      </w:r>
      <w:r>
        <w:rPr>
          <w:rFonts w:cstheme="minorHAnsi"/>
        </w:rPr>
        <w:t xml:space="preserve"> </w:t>
      </w:r>
      <w:r w:rsidRPr="00BF358A">
        <w:rPr>
          <w:rFonts w:cstheme="minorHAnsi"/>
        </w:rPr>
        <w:t>This end-to-end data flow demonstrates stable communication between the device, messaging infrastructure, and database layer, indicating that the integration is functioning as intended.</w:t>
      </w:r>
    </w:p>
    <w:p w14:paraId="5488A46E" w14:textId="77777777" w:rsidR="00F074AF" w:rsidRPr="00E951E0" w:rsidRDefault="00F074AF" w:rsidP="0020357C">
      <w:pPr>
        <w:jc w:val="both"/>
        <w:rPr>
          <w:rFonts w:cstheme="minorHAnsi"/>
        </w:rPr>
      </w:pPr>
    </w:p>
    <w:p w14:paraId="66FF144E" w14:textId="6C56FC8C" w:rsidR="0020357C" w:rsidRDefault="0020357C" w:rsidP="0020357C">
      <w:pPr>
        <w:jc w:val="both"/>
        <w:rPr>
          <w:rFonts w:cstheme="minorHAnsi"/>
        </w:rPr>
      </w:pPr>
      <w:r w:rsidRPr="00E951E0">
        <w:rPr>
          <w:rFonts w:cstheme="minorHAnsi"/>
        </w:rPr>
        <w:t xml:space="preserve"> </w:t>
      </w:r>
    </w:p>
    <w:p w14:paraId="4CF30EB7" w14:textId="77777777" w:rsidR="00E45F54" w:rsidRDefault="00E45F54" w:rsidP="0020357C">
      <w:pPr>
        <w:jc w:val="both"/>
        <w:rPr>
          <w:rFonts w:cstheme="minorHAnsi"/>
        </w:rPr>
      </w:pPr>
    </w:p>
    <w:p w14:paraId="42D455BE" w14:textId="77777777" w:rsidR="00E45F54" w:rsidRDefault="00E45F54" w:rsidP="0020357C">
      <w:pPr>
        <w:jc w:val="both"/>
        <w:rPr>
          <w:rFonts w:cstheme="minorHAnsi"/>
        </w:rPr>
      </w:pPr>
    </w:p>
    <w:p w14:paraId="436404FB" w14:textId="77777777" w:rsidR="00E45F54" w:rsidRDefault="00E45F54" w:rsidP="0020357C">
      <w:pPr>
        <w:jc w:val="both"/>
        <w:rPr>
          <w:rFonts w:cstheme="minorHAnsi"/>
        </w:rPr>
      </w:pPr>
    </w:p>
    <w:p w14:paraId="36DB731A" w14:textId="77777777" w:rsidR="00E45F54" w:rsidRDefault="00E45F54" w:rsidP="0020357C">
      <w:pPr>
        <w:jc w:val="both"/>
        <w:rPr>
          <w:rFonts w:cstheme="minorHAnsi"/>
        </w:rPr>
      </w:pPr>
    </w:p>
    <w:p w14:paraId="4F037878" w14:textId="77777777" w:rsidR="00E45F54" w:rsidRDefault="00E45F54" w:rsidP="0020357C">
      <w:pPr>
        <w:jc w:val="both"/>
        <w:rPr>
          <w:rFonts w:cstheme="minorHAnsi"/>
        </w:rPr>
      </w:pPr>
    </w:p>
    <w:p w14:paraId="2976D60D" w14:textId="77777777" w:rsidR="00E45F54" w:rsidRDefault="00E45F54" w:rsidP="0020357C">
      <w:pPr>
        <w:jc w:val="both"/>
        <w:rPr>
          <w:rFonts w:cstheme="minorHAnsi"/>
        </w:rPr>
      </w:pPr>
    </w:p>
    <w:p w14:paraId="13422894" w14:textId="77777777" w:rsidR="00E45F54" w:rsidRDefault="00E45F54" w:rsidP="0020357C">
      <w:pPr>
        <w:jc w:val="both"/>
        <w:rPr>
          <w:rFonts w:cstheme="minorHAnsi"/>
        </w:rPr>
      </w:pPr>
    </w:p>
    <w:p w14:paraId="72F77D50" w14:textId="77777777" w:rsidR="00E45F54" w:rsidRDefault="00E45F54" w:rsidP="0020357C">
      <w:pPr>
        <w:jc w:val="both"/>
        <w:rPr>
          <w:rFonts w:cstheme="minorHAnsi"/>
        </w:rPr>
      </w:pPr>
    </w:p>
    <w:p w14:paraId="65FA1FF8" w14:textId="77777777" w:rsidR="00E45F54" w:rsidRDefault="00E45F54" w:rsidP="0020357C">
      <w:pPr>
        <w:jc w:val="both"/>
        <w:rPr>
          <w:rFonts w:cstheme="minorHAnsi"/>
        </w:rPr>
      </w:pPr>
    </w:p>
    <w:p w14:paraId="37C2F523" w14:textId="77777777" w:rsidR="0020357C" w:rsidRPr="0020357C" w:rsidRDefault="0020357C" w:rsidP="0020357C">
      <w:pPr>
        <w:jc w:val="both"/>
        <w:rPr>
          <w:rFonts w:cstheme="minorHAnsi"/>
        </w:rPr>
      </w:pPr>
    </w:p>
    <w:p w14:paraId="5037D501" w14:textId="77777777" w:rsidR="0020357C" w:rsidRPr="000B33DD" w:rsidRDefault="0020357C" w:rsidP="00F91925">
      <w:pPr>
        <w:jc w:val="both"/>
        <w:rPr>
          <w:rFonts w:cstheme="minorHAnsi"/>
          <w:color w:val="FF0000"/>
        </w:rPr>
      </w:pPr>
    </w:p>
    <w:p w14:paraId="5C07EF70" w14:textId="737F0EC8" w:rsidR="00F91925" w:rsidRDefault="00F91925" w:rsidP="00F91925">
      <w:pPr>
        <w:rPr>
          <w:rFonts w:cstheme="minorHAnsi"/>
        </w:rPr>
      </w:pPr>
    </w:p>
    <w:p w14:paraId="15442A91" w14:textId="77777777" w:rsidR="0087777B" w:rsidRDefault="0087777B" w:rsidP="0087777B">
      <w:pPr>
        <w:pStyle w:val="Heading2"/>
      </w:pPr>
      <w:bookmarkStart w:id="333" w:name="_Toc225524934"/>
      <w:bookmarkStart w:id="334" w:name="_Toc225524944"/>
      <w:r>
        <w:lastRenderedPageBreak/>
        <w:t>User Interface</w:t>
      </w:r>
      <w:bookmarkEnd w:id="333"/>
      <w:r w:rsidRPr="00AE26B9">
        <w:t xml:space="preserve"> </w:t>
      </w:r>
    </w:p>
    <w:p w14:paraId="7321C07C" w14:textId="77777777" w:rsidR="0087777B" w:rsidRPr="008F7AB6" w:rsidRDefault="0087777B" w:rsidP="0087777B">
      <w:pPr>
        <w:jc w:val="both"/>
        <w:rPr>
          <w:rFonts w:cstheme="minorHAnsi"/>
        </w:rPr>
      </w:pPr>
      <w:r>
        <w:t>A UI (User Interface) is a graphical display on a mobile device that allows the user to interact with the device's apps, features, content, and functions. A well-designed user interface ensures that users can easily navigate the mobile application and complete common tasks without assistance. For this study, information from the requirements analysis, use case diagram, and activity diagram was used to sketch the mobile application wireframes.</w:t>
      </w:r>
    </w:p>
    <w:p>
      <w:pPr/>
      <w:r>
        <w:t>The wireframes in Figure 18 show the main user-facing screens of the prototype. The login screen allows registered users to access the application using an email address and password, with options for password recovery and new account registration. This screen supports the access-control requirement by limiting meter-related functions to authenticated users.</w:t>
      </w:r>
    </w:p>
    <w:p>
      <w:pPr/>
      <w:r>
        <w:t>The registration screen captures the user's name, surname, email address, physical address, smart meter number, password, and password confirmation. Capturing the smart meter number during registration links the customer account to a specific meter and supports administrator approval before the meter is activated on the user's profile.</w:t>
      </w:r>
    </w:p>
    <w:p>
      <w:pPr/>
      <w:r>
        <w:t>The dashboard screen provides the core mobile app functions. It displays the available electricity units, provides a field for entering a prepaid token, and includes controls for submitting the token, viewing reports, managing the account, logging incidents, and signing out. The dashboard was designed to keep the most important meter information visible while keeping secondary functions accessible through clear buttons.</w:t>
      </w:r>
    </w:p>
    <w:bookmarkEnd w:id="335"/>
    <w:p w14:paraId="70E23DA5" w14:textId="77777777" w:rsidR="0087777B" w:rsidRDefault="0087777B" w:rsidP="0087777B">
      <w:pPr>
        <w:rPr>
          <w:rFonts w:cstheme="minorHAnsi"/>
        </w:rPr>
      </w:pPr>
    </w:p>
    <w:p w14:paraId="3263D2A9" w14:textId="77777777" w:rsidR="0087777B" w:rsidRDefault="0087777B" w:rsidP="00895690">
      <w:pPr>
        <w:jc w:val="center"/>
        <w:rPr>
          <w:rFonts w:cstheme="minorHAnsi"/>
          <w:color w:val="FF0000"/>
        </w:rPr>
      </w:pPr>
      <w:r>
        <w:rPr>
          <w:noProof/>
          <w14:ligatures w14:val="standardContextual"/>
        </w:rPr>
        <w:drawing>
          <wp:inline distT="0" distB="0" distL="0" distR="0" wp14:anchorId="7589C235" wp14:editId="40EC67C9">
            <wp:extent cx="5943600" cy="3469005"/>
            <wp:effectExtent l="0" t="0" r="0" b="0"/>
            <wp:docPr id="209591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19644" name=""/>
                    <pic:cNvPicPr/>
                  </pic:nvPicPr>
                  <pic:blipFill>
                    <a:blip r:embed="rId33"/>
                    <a:stretch>
                      <a:fillRect/>
                    </a:stretch>
                  </pic:blipFill>
                  <pic:spPr>
                    <a:xfrm>
                      <a:off x="0" y="0"/>
                      <a:ext cx="5943600" cy="3469005"/>
                    </a:xfrm>
                    <a:prstGeom prst="rect">
                      <a:avLst/>
                    </a:prstGeom>
                  </pic:spPr>
                </pic:pic>
              </a:graphicData>
            </a:graphic>
          </wp:inline>
        </w:drawing>
      </w:r>
    </w:p>
    <w:p w14:paraId="3A9570A4" w14:textId="47CEFEB2" w:rsidR="0087777B" w:rsidRPr="007F49FC" w:rsidRDefault="0087777B" w:rsidP="0087777B">
      <w:pPr>
        <w:pStyle w:val="Caption"/>
        <w:rPr>
          <w:rFonts w:cstheme="minorHAnsi"/>
          <w:color w:val="FF0000"/>
          <w:sz w:val="22"/>
          <w:szCs w:val="22"/>
        </w:rPr>
      </w:pPr>
      <w:bookmarkStart w:id="336" w:name="_Toc177034964"/>
      <w:r w:rsidRPr="007F49FC">
        <w:rPr>
          <w:sz w:val="22"/>
          <w:szCs w:val="22"/>
        </w:rPr>
        <w:t xml:space="preserve">Figure </w:t>
      </w:r>
      <w:r w:rsidRPr="007F49FC">
        <w:rPr>
          <w:sz w:val="22"/>
          <w:szCs w:val="22"/>
        </w:rPr>
        <w:fldChar w:fldCharType="begin"/>
      </w:r>
      <w:r w:rsidRPr="007F49FC">
        <w:rPr>
          <w:sz w:val="22"/>
          <w:szCs w:val="22"/>
        </w:rPr>
        <w:instrText xml:space="preserve"> SEQ Figure \* ARABIC </w:instrText>
      </w:r>
      <w:r w:rsidRPr="007F49FC">
        <w:rPr>
          <w:sz w:val="22"/>
          <w:szCs w:val="22"/>
        </w:rPr>
        <w:fldChar w:fldCharType="separate"/>
      </w:r>
      <w:r w:rsidR="00895690">
        <w:rPr>
          <w:noProof/>
          <w:sz w:val="22"/>
          <w:szCs w:val="22"/>
        </w:rPr>
        <w:t>18</w:t>
      </w:r>
      <w:r w:rsidRPr="007F49FC">
        <w:rPr>
          <w:sz w:val="22"/>
          <w:szCs w:val="22"/>
        </w:rPr>
        <w:fldChar w:fldCharType="end"/>
      </w:r>
      <w:r w:rsidRPr="007F49FC">
        <w:rPr>
          <w:sz w:val="22"/>
          <w:szCs w:val="22"/>
        </w:rPr>
        <w:t>: Mobile Application Wireframes</w:t>
      </w:r>
      <w:bookmarkEnd w:id="336"/>
    </w:p>
    <w:p w14:paraId="120F15DA" w14:textId="77777777" w:rsidR="0087777B" w:rsidRDefault="0087777B" w:rsidP="0087777B">
      <w:pPr>
        <w:rPr>
          <w:rFonts w:cstheme="minorHAnsi"/>
        </w:rPr>
      </w:pPr>
    </w:p>
    <w:p w14:paraId="67C6109A" w14:textId="08C4E10F" w:rsidR="0087777B" w:rsidRPr="008F7AB6" w:rsidRDefault="0087777B" w:rsidP="0087777B">
      <w:pPr>
        <w:jc w:val="both"/>
        <w:rPr>
          <w:rFonts w:cstheme="minorHAnsi"/>
        </w:rPr>
      </w:pPr>
      <w:r>
        <w:t>Draw.io was used to sketch the low-fidelity wireframes for the secure mobile application, as shown in Figure 18. The sketches were first drafted on paper to allow rapid iteration before the final concept was adopted. This process helped align the interface with the functional requirements, especially registration, authentication, meter viewing, token submission, account management, incident logging, and sign-out.</w:t>
      </w:r>
    </w:p>
    <w:p>
      <w:pPr/>
      <w:r>
        <w:t>The wireframes were later used as a guide during prototype development. They provided a simple visual reference for screen layout, navigation flow, and the placement of user controls. The design intentionally remained simple because the target users need to quickly check available units, submit meter-related information, and receive feedback from the application.</w:t>
      </w:r>
    </w:p>
    <w:bookmarkEnd w:id="337"/>
    <w:p w14:paraId="3477DDEE" w14:textId="77777777" w:rsidR="0087777B" w:rsidRDefault="0087777B" w:rsidP="0087777B">
      <w:pPr>
        <w:rPr>
          <w:rFonts w:cstheme="minorHAnsi"/>
        </w:rPr>
      </w:pPr>
    </w:p>
    <w:p w14:paraId="52338EFF" w14:textId="5E64D4E4" w:rsidR="00CC18B7" w:rsidRDefault="0090140D" w:rsidP="00CC18B7">
      <w:pPr>
        <w:pStyle w:val="Heading2"/>
      </w:pPr>
      <w:r>
        <w:lastRenderedPageBreak/>
        <w:t>Visual Studio</w:t>
      </w:r>
      <w:r w:rsidR="004E5BAF">
        <w:t xml:space="preserve"> Code</w:t>
      </w:r>
      <w:bookmarkEnd w:id="334"/>
    </w:p>
    <w:p w14:paraId="62B1F019" w14:textId="49C7CF3B" w:rsidR="004E5BAF" w:rsidRDefault="004E5BAF" w:rsidP="004E5BAF">
      <w:pPr>
        <w:jc w:val="both"/>
        <w:rPr>
          <w:rFonts w:cstheme="minorHAnsi"/>
        </w:rPr>
      </w:pPr>
      <w:r>
        <w:t>Visual Studio Code was used as the main development environment for the prototype mobile application and supporting backend scripts. The mobile application was developed with the Flutter SDK and the Dart programming language, while Python was used for the MQTT-to-database bridge. Visual Studio Code extensions for Flutter, Dart, and Python assisted with source-code editing, debugging, and project navigation. The Android Emulator was used to run and debug the application on a virtual Android device before testing on the target Android platform.</w:t>
      </w:r>
    </w:p>
    <w:p w14:paraId="73A923E2" w14:textId="77777777" w:rsidR="004E5BAF" w:rsidRDefault="004E5BAF" w:rsidP="004E5BAF">
      <w:pPr>
        <w:jc w:val="both"/>
        <w:rPr>
          <w:rFonts w:cstheme="minorHAnsi"/>
        </w:rPr>
      </w:pPr>
    </w:p>
    <w:p w14:paraId="1CCE16EF" w14:textId="5F54E7F1" w:rsidR="0090140D" w:rsidRDefault="0090140D" w:rsidP="004866D4">
      <w:pPr>
        <w:jc w:val="both"/>
        <w:rPr>
          <w:rFonts w:cstheme="minorHAnsi"/>
          <w:color w:val="FF0000"/>
        </w:rPr>
      </w:pPr>
      <w:r w:rsidRPr="0090140D">
        <w:rPr>
          <w:rFonts w:cstheme="minorHAnsi"/>
          <w:noProof/>
          <w:color w:val="FF0000"/>
        </w:rPr>
        <w:drawing>
          <wp:inline distT="0" distB="0" distL="0" distR="0" wp14:anchorId="4AAE5130" wp14:editId="2A4666EA">
            <wp:extent cx="5534025" cy="3228975"/>
            <wp:effectExtent l="0" t="0" r="9525" b="9525"/>
            <wp:docPr id="33997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34025" cy="3228975"/>
                    </a:xfrm>
                    <a:prstGeom prst="rect">
                      <a:avLst/>
                    </a:prstGeom>
                    <a:noFill/>
                    <a:ln>
                      <a:noFill/>
                    </a:ln>
                  </pic:spPr>
                </pic:pic>
              </a:graphicData>
            </a:graphic>
          </wp:inline>
        </w:drawing>
      </w:r>
    </w:p>
    <w:p w14:paraId="49C8B30D" w14:textId="77777777" w:rsidR="004E5BAF" w:rsidRDefault="004E5BAF" w:rsidP="004866D4">
      <w:pPr>
        <w:jc w:val="both"/>
        <w:rPr>
          <w:rFonts w:cstheme="minorHAnsi"/>
          <w:color w:val="FF0000"/>
        </w:rPr>
      </w:pPr>
    </w:p>
    <w:p w14:paraId="730F5D35" w14:textId="77777777" w:rsidR="004E5BAF" w:rsidRDefault="004E5BAF" w:rsidP="004866D4">
      <w:pPr>
        <w:jc w:val="both"/>
        <w:rPr>
          <w:rFonts w:cstheme="minorHAnsi"/>
          <w:color w:val="FF0000"/>
        </w:rPr>
      </w:pPr>
    </w:p>
    <w:p w14:paraId="1E9AD34B" w14:textId="34A893C0" w:rsidR="004E5BAF" w:rsidRPr="00E215A1" w:rsidRDefault="004E5BAF" w:rsidP="004866D4">
      <w:pPr>
        <w:jc w:val="both"/>
        <w:rPr>
          <w:rFonts w:cstheme="minorHAnsi"/>
          <w:color w:val="FF0000"/>
        </w:rPr>
      </w:pPr>
      <w:r>
        <w:rPr>
          <w:noProof/>
          <w14:ligatures w14:val="standardContextual"/>
        </w:rPr>
        <w:drawing>
          <wp:inline distT="0" distB="0" distL="0" distR="0" wp14:anchorId="42390CBC" wp14:editId="7D59BFD4">
            <wp:extent cx="5943600" cy="2676525"/>
            <wp:effectExtent l="0" t="0" r="0" b="9525"/>
            <wp:docPr id="177150760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07608" name="Picture 1" descr="A screenshot of a phone&#10;&#10;Description automatically generated"/>
                    <pic:cNvPicPr/>
                  </pic:nvPicPr>
                  <pic:blipFill>
                    <a:blip r:embed="rId35"/>
                    <a:stretch>
                      <a:fillRect/>
                    </a:stretch>
                  </pic:blipFill>
                  <pic:spPr>
                    <a:xfrm>
                      <a:off x="0" y="0"/>
                      <a:ext cx="5943600" cy="2676525"/>
                    </a:xfrm>
                    <a:prstGeom prst="rect">
                      <a:avLst/>
                    </a:prstGeom>
                  </pic:spPr>
                </pic:pic>
              </a:graphicData>
            </a:graphic>
          </wp:inline>
        </w:drawing>
      </w:r>
    </w:p>
    <w:p w14:paraId="1BE0F911" w14:textId="77777777" w:rsidR="00CC18B7" w:rsidRDefault="00CC18B7" w:rsidP="00CC18B7">
      <w:pPr>
        <w:jc w:val="both"/>
        <w:rPr>
          <w:rFonts w:cstheme="minorHAnsi"/>
          <w:color w:val="FF0000"/>
        </w:rPr>
      </w:pPr>
    </w:p>
    <w:p w14:paraId="434C95CC" w14:textId="77777777" w:rsidR="008856B6" w:rsidRDefault="008856B6" w:rsidP="008856B6">
      <w:pPr>
        <w:pStyle w:val="Heading2"/>
      </w:pPr>
      <w:bookmarkStart w:id="338" w:name="_Toc225524945"/>
      <w:r w:rsidRPr="005B3F78">
        <w:t>Application Programming Interface</w:t>
      </w:r>
      <w:r>
        <w:t xml:space="preserve"> (API)</w:t>
      </w:r>
      <w:bookmarkEnd w:id="338"/>
    </w:p>
    <w:p w14:paraId="6C1B9770" w14:textId="77777777" w:rsidR="008856B6" w:rsidRDefault="008856B6" w:rsidP="008856B6">
      <w:pPr>
        <w:jc w:val="both"/>
        <w:rPr>
          <w:rFonts w:cstheme="minorHAnsi"/>
          <w:color w:val="00B0F0"/>
        </w:rPr>
      </w:pPr>
      <w:r w:rsidRPr="007F598C">
        <w:rPr>
          <w:rFonts w:cstheme="minorHAnsi"/>
          <w:color w:val="00B0F0"/>
        </w:rPr>
        <w:t xml:space="preserve">APIs are the key communication channels between the mobile application and the back-end system (database). APIs handle sensitive data and thus need to be properly secured. The following APIs were used during the development of the prototype.  </w:t>
      </w:r>
    </w:p>
    <w:p w14:paraId="25EC6D6D" w14:textId="77777777" w:rsidR="004866D4" w:rsidRPr="007F598C" w:rsidRDefault="004866D4" w:rsidP="008856B6">
      <w:pPr>
        <w:jc w:val="both"/>
        <w:rPr>
          <w:rFonts w:cstheme="minorHAnsi"/>
          <w:color w:val="00B0F0"/>
        </w:rPr>
      </w:pPr>
    </w:p>
    <w:p w14:paraId="45548782" w14:textId="77777777" w:rsidR="008856B6" w:rsidRPr="00B664F6" w:rsidRDefault="008856B6" w:rsidP="005B5441">
      <w:pPr>
        <w:pStyle w:val="Heading3"/>
      </w:pPr>
      <w:r>
        <w:t>Two-Factor Authentication API</w:t>
      </w:r>
    </w:p>
    <w:p w14:paraId="31A1B91D" w14:textId="77777777" w:rsidR="004866D4" w:rsidRPr="00E215A1" w:rsidRDefault="004866D4" w:rsidP="004866D4">
      <w:pPr>
        <w:jc w:val="both"/>
        <w:rPr>
          <w:rFonts w:cstheme="minorHAnsi"/>
          <w:color w:val="FF0000"/>
        </w:rPr>
      </w:pPr>
      <w:r>
        <w:t>The two-factor authentication API was included to strengthen the sign-in process. After a user submits a valid email address and password, the application requests a one-time verification code from the authentication service. The user must enter this code before access to the dashboard is granted.</w:t>
      </w:r>
    </w:p>
    <w:p>
      <w:pPr/>
      <w:r>
        <w:t>This additional verification step reduces the risk of unauthorised access if a password is guessed, reused, or compromised. It also supports the security requirements of the study by combining something the user knows, namely the password, with a temporary verification code delivered through a separate communication channel. For the prototype, the API interaction was designed to validate the code before exposing meter readings, token submission, reports, account management, or incident functions.</w:t>
      </w:r>
    </w:p>
    <w:p w14:paraId="4131A8C2" w14:textId="77777777" w:rsidR="008856B6" w:rsidRPr="00B664F6" w:rsidRDefault="008856B6" w:rsidP="005B5441">
      <w:pPr>
        <w:pStyle w:val="Heading3"/>
      </w:pPr>
      <w:r>
        <w:t>Email Verification API</w:t>
      </w:r>
    </w:p>
    <w:p w14:paraId="244752B2" w14:textId="77777777" w:rsidR="004866D4" w:rsidRPr="00E215A1" w:rsidRDefault="004866D4" w:rsidP="004866D4">
      <w:pPr>
        <w:jc w:val="both"/>
        <w:rPr>
          <w:rFonts w:cstheme="minorHAnsi"/>
          <w:color w:val="FF0000"/>
        </w:rPr>
      </w:pPr>
      <w:r>
        <w:t>The email verification API was used to confirm that the email address supplied during registration belongs to the user. When a new account is created, the system sends a verification message to the registered email address. The account is only treated as valid after the user completes the verification process.</w:t>
      </w:r>
    </w:p>
    <w:p>
      <w:pPr/>
      <w:r>
        <w:t>Email verification improves data quality by reducing incorrect or fake account details and supports secure account recovery. It also gives the system a trusted communication channel for registration approval, password reset notifications, incident updates, and account-management messages. In the prototype workflow, email verification formed part of the registration process before the user could access meter-specific functions.</w:t>
      </w:r>
    </w:p>
    <w:p w14:paraId="2BE0E8E2" w14:textId="77777777" w:rsidR="008856B6" w:rsidRDefault="008856B6" w:rsidP="008856B6">
      <w:pPr>
        <w:rPr>
          <w:rFonts w:cstheme="minorHAnsi"/>
        </w:rPr>
      </w:pPr>
      <w:r>
        <w:rPr>
          <w:noProof/>
          <w14:ligatures w14:val="standardContextual"/>
        </w:rPr>
        <w:drawing>
          <wp:inline distT="0" distB="0" distL="0" distR="0" wp14:anchorId="6E5302A3" wp14:editId="01990D92">
            <wp:extent cx="5943600" cy="2560955"/>
            <wp:effectExtent l="0" t="0" r="0" b="0"/>
            <wp:docPr id="268824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4881" name="Picture 1" descr="A screenshot of a computer&#10;&#10;Description automatically generated"/>
                    <pic:cNvPicPr/>
                  </pic:nvPicPr>
                  <pic:blipFill>
                    <a:blip r:embed="rId36"/>
                    <a:stretch>
                      <a:fillRect/>
                    </a:stretch>
                  </pic:blipFill>
                  <pic:spPr>
                    <a:xfrm>
                      <a:off x="0" y="0"/>
                      <a:ext cx="5943600" cy="2560955"/>
                    </a:xfrm>
                    <a:prstGeom prst="rect">
                      <a:avLst/>
                    </a:prstGeom>
                  </pic:spPr>
                </pic:pic>
              </a:graphicData>
            </a:graphic>
          </wp:inline>
        </w:drawing>
      </w:r>
    </w:p>
    <w:p w14:paraId="5CA5CACB" w14:textId="77777777" w:rsidR="008856B6" w:rsidRDefault="008856B6" w:rsidP="00CC18B7">
      <w:pPr>
        <w:rPr>
          <w:rFonts w:cstheme="minorHAnsi"/>
        </w:rPr>
      </w:pPr>
    </w:p>
    <w:p w14:paraId="242742AC" w14:textId="77777777" w:rsidR="003056D4" w:rsidRDefault="003056D4" w:rsidP="00CC18B7">
      <w:pPr>
        <w:rPr>
          <w:rFonts w:cstheme="minorHAnsi"/>
        </w:rPr>
      </w:pPr>
    </w:p>
    <w:p w14:paraId="4F20C2D3" w14:textId="77777777" w:rsidR="003056D4" w:rsidRDefault="003056D4" w:rsidP="00CC18B7">
      <w:pPr>
        <w:rPr>
          <w:rFonts w:cstheme="minorHAnsi"/>
        </w:rPr>
      </w:pPr>
    </w:p>
    <w:p w14:paraId="611942D9" w14:textId="79BD27B3" w:rsidR="003056D4" w:rsidRDefault="003056D4" w:rsidP="003056D4">
      <w:pPr>
        <w:pStyle w:val="Heading2"/>
      </w:pPr>
      <w:bookmarkStart w:id="341" w:name="_Toc225524948"/>
      <w:r>
        <w:t>Testing</w:t>
      </w:r>
      <w:bookmarkEnd w:id="341"/>
    </w:p>
    <w:p w14:paraId="25C861BA" w14:textId="77777777" w:rsidR="003056D4" w:rsidRPr="008F7AB6" w:rsidRDefault="003056D4" w:rsidP="003056D4">
      <w:pPr>
        <w:jc w:val="both"/>
        <w:rPr>
          <w:rFonts w:cstheme="minorHAnsi"/>
          <w:color w:val="4472C4" w:themeColor="accent1"/>
        </w:rPr>
      </w:pPr>
      <w:r w:rsidRPr="008F7AB6">
        <w:rPr>
          <w:rFonts w:cstheme="minorHAnsi"/>
          <w:color w:val="4472C4" w:themeColor="accent1"/>
        </w:rPr>
        <w:t>The testing phase comprised a group of activities that examined the prototype mobile application. This phase was important to verify that the mobile application meets all the requirements and functions according to design parameters. Functional/Unit testing, security testing, and performance testing were conducted to ensure that the mobile application operated without errors and met the security standards expected from this research. The mobile application quality and security standards were tested based on the guidelines provided by the Android developer website. Volunteers were identified to perform the acceptance testing; this was to confirm that the mobile application satisfies the end users. The test results were also evaluated in this chapter.</w:t>
      </w:r>
    </w:p>
    <w:p w14:paraId="0AC2B035" w14:textId="77777777" w:rsidR="003056D4" w:rsidRDefault="003056D4" w:rsidP="00CC18B7">
      <w:pPr>
        <w:rPr>
          <w:rFonts w:cstheme="minorHAnsi"/>
        </w:rPr>
      </w:pPr>
    </w:p>
    <w:p w14:paraId="7F5971DE" w14:textId="382059AD" w:rsidR="003056D4" w:rsidRPr="00B664F6" w:rsidRDefault="003056D4" w:rsidP="003056D4">
      <w:pPr>
        <w:pStyle w:val="Heading3"/>
      </w:pPr>
      <w:bookmarkStart w:id="342" w:name="_Toc225524949"/>
      <w:r>
        <w:t>Unit Testing</w:t>
      </w:r>
      <w:bookmarkEnd w:id="342"/>
    </w:p>
    <w:p w14:paraId="5ADC9EA3" w14:textId="4BF22BCC" w:rsidR="00A73C54" w:rsidRPr="00183D00" w:rsidRDefault="00183D00" w:rsidP="003E6D17">
      <w:pPr>
        <w:jc w:val="both"/>
        <w:rPr>
          <w:rFonts w:cstheme="minorHAnsi"/>
        </w:rPr>
      </w:pPr>
      <w:r>
        <w:t>Mobile application unit testing involves validating individual, isolated components of the application, such as functions or classes, to ensure they operate correctly. The prototype mobile application was tested against authentication, registration, and navigation scenarios, as outlined in Table 13.</w:t>
      </w:r>
    </w:p>
    <w:p w14:paraId="70C8F47E" w14:textId="77777777" w:rsidR="00EA5754" w:rsidRPr="004A4CD0" w:rsidRDefault="00EA5754" w:rsidP="00B94AE3">
      <w:pPr>
        <w:pStyle w:val="Caption"/>
        <w:rPr>
          <w:i w:val="0"/>
          <w:iCs w:val="0"/>
          <w:sz w:val="22"/>
          <w:szCs w:val="22"/>
        </w:rPr>
      </w:pPr>
    </w:p>
    <w:p w14:paraId="01F386AC" w14:textId="7D02D597" w:rsidR="00956BAC" w:rsidRPr="00B94AE3" w:rsidRDefault="00B94AE3" w:rsidP="00B94AE3">
      <w:pPr>
        <w:pStyle w:val="Caption"/>
        <w:rPr>
          <w:rFonts w:cstheme="minorHAnsi"/>
          <w:color w:val="FF0000"/>
          <w:sz w:val="22"/>
          <w:szCs w:val="22"/>
        </w:rPr>
      </w:pPr>
      <w:r w:rsidRPr="00B94AE3">
        <w:rPr>
          <w:sz w:val="22"/>
          <w:szCs w:val="22"/>
        </w:rPr>
        <w:t xml:space="preserve">Table </w:t>
      </w:r>
      <w:r w:rsidRPr="00B94AE3">
        <w:rPr>
          <w:sz w:val="22"/>
          <w:szCs w:val="22"/>
        </w:rPr>
        <w:fldChar w:fldCharType="begin"/>
      </w:r>
      <w:r w:rsidRPr="00B94AE3">
        <w:rPr>
          <w:sz w:val="22"/>
          <w:szCs w:val="22"/>
        </w:rPr>
        <w:instrText xml:space="preserve"> SEQ Table \* ARABIC </w:instrText>
      </w:r>
      <w:r w:rsidRPr="00B94AE3">
        <w:rPr>
          <w:sz w:val="22"/>
          <w:szCs w:val="22"/>
        </w:rPr>
        <w:fldChar w:fldCharType="separate"/>
      </w:r>
      <w:r w:rsidRPr="00B94AE3">
        <w:rPr>
          <w:noProof/>
          <w:sz w:val="22"/>
          <w:szCs w:val="22"/>
        </w:rPr>
        <w:t>13</w:t>
      </w:r>
      <w:r w:rsidRPr="00B94AE3">
        <w:rPr>
          <w:sz w:val="22"/>
          <w:szCs w:val="22"/>
        </w:rPr>
        <w:fldChar w:fldCharType="end"/>
      </w:r>
      <w:r w:rsidRPr="00B94AE3">
        <w:rPr>
          <w:sz w:val="22"/>
          <w:szCs w:val="22"/>
        </w:rPr>
        <w:t>: Unit Testing</w:t>
      </w:r>
    </w:p>
    <w:tbl>
      <w:tblPr>
        <w:tblStyle w:val="PlainTable2"/>
        <w:tblW w:w="0" w:type="auto"/>
        <w:tblLook w:val="04A0" w:firstRow="1" w:lastRow="0" w:firstColumn="1" w:lastColumn="0" w:noHBand="0" w:noVBand="1"/>
      </w:tblPr>
      <w:tblGrid>
        <w:gridCol w:w="1563"/>
        <w:gridCol w:w="1498"/>
        <w:gridCol w:w="1050"/>
        <w:gridCol w:w="2247"/>
        <w:gridCol w:w="345"/>
        <w:gridCol w:w="877"/>
        <w:gridCol w:w="905"/>
        <w:gridCol w:w="875"/>
      </w:tblGrid>
      <w:tr w:rsidR="00A17EEF" w14:paraId="375AC266" w14:textId="77777777" w:rsidTr="009B20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2CDD8039" w14:textId="77777777" w:rsidR="00956BAC" w:rsidRPr="007D6C89" w:rsidRDefault="00956BAC" w:rsidP="00DA79E0">
            <w:r w:rsidRPr="007D6C89">
              <w:t>Actor</w:t>
            </w:r>
          </w:p>
        </w:tc>
        <w:tc>
          <w:tcPr>
            <w:tcW w:w="2548" w:type="dxa"/>
            <w:gridSpan w:val="2"/>
          </w:tcPr>
          <w:p w14:paraId="488CD87B" w14:textId="3631FC54" w:rsidR="00956BAC" w:rsidRDefault="00956BAC" w:rsidP="00DA79E0">
            <w:pPr>
              <w:cnfStyle w:val="100000000000" w:firstRow="1" w:lastRow="0" w:firstColumn="0" w:lastColumn="0" w:oddVBand="0" w:evenVBand="0" w:oddHBand="0" w:evenHBand="0" w:firstRowFirstColumn="0" w:firstRowLastColumn="0" w:lastRowFirstColumn="0" w:lastRowLastColumn="0"/>
            </w:pPr>
            <w:r>
              <w:t>Event</w:t>
            </w:r>
            <w:r>
              <w:t xml:space="preserve"> </w:t>
            </w:r>
          </w:p>
        </w:tc>
        <w:tc>
          <w:tcPr>
            <w:tcW w:w="2592" w:type="dxa"/>
            <w:gridSpan w:val="2"/>
          </w:tcPr>
          <w:p w14:paraId="44F16268" w14:textId="4ADD77A5" w:rsidR="00956BAC" w:rsidRDefault="00956BAC" w:rsidP="00DA79E0">
            <w:pPr>
              <w:cnfStyle w:val="100000000000" w:firstRow="1" w:lastRow="0" w:firstColumn="0" w:lastColumn="0" w:oddVBand="0" w:evenVBand="0" w:oddHBand="0" w:evenHBand="0" w:firstRowFirstColumn="0" w:firstRowLastColumn="0" w:lastRowFirstColumn="0" w:lastRowLastColumn="0"/>
            </w:pPr>
            <w:r>
              <w:t>Values</w:t>
            </w:r>
          </w:p>
        </w:tc>
        <w:tc>
          <w:tcPr>
            <w:tcW w:w="1782" w:type="dxa"/>
            <w:gridSpan w:val="2"/>
          </w:tcPr>
          <w:p w14:paraId="3CC4AA6C" w14:textId="4172944F" w:rsidR="00956BAC" w:rsidRDefault="00956BAC" w:rsidP="00DA79E0">
            <w:pPr>
              <w:cnfStyle w:val="100000000000" w:firstRow="1" w:lastRow="0" w:firstColumn="0" w:lastColumn="0" w:oddVBand="0" w:evenVBand="0" w:oddHBand="0" w:evenHBand="0" w:firstRowFirstColumn="0" w:firstRowLastColumn="0" w:lastRowFirstColumn="0" w:lastRowLastColumn="0"/>
            </w:pPr>
            <w:r>
              <w:t>Expected Results</w:t>
            </w:r>
          </w:p>
        </w:tc>
        <w:tc>
          <w:tcPr>
            <w:tcW w:w="875" w:type="dxa"/>
          </w:tcPr>
          <w:p w14:paraId="5E59D55A" w14:textId="532B7BE6" w:rsidR="00956BAC" w:rsidRPr="007D6C89" w:rsidRDefault="00956BAC" w:rsidP="00DA79E0">
            <w:pPr>
              <w:cnfStyle w:val="100000000000" w:firstRow="1" w:lastRow="0" w:firstColumn="0" w:lastColumn="0" w:oddVBand="0" w:evenVBand="0" w:oddHBand="0" w:evenHBand="0" w:firstRowFirstColumn="0" w:firstRowLastColumn="0" w:lastRowFirstColumn="0" w:lastRowLastColumn="0"/>
            </w:pPr>
            <w:r>
              <w:t>Results</w:t>
            </w:r>
          </w:p>
        </w:tc>
      </w:tr>
      <w:tr w:rsidR="00A17EEF" w14:paraId="1FF6410D" w14:textId="77777777" w:rsidTr="009B2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Merge w:val="restart"/>
          </w:tcPr>
          <w:p w14:paraId="2FE0A1B1" w14:textId="4C7AEF04" w:rsidR="00956BAC" w:rsidRPr="007D6C89" w:rsidRDefault="00956BAC" w:rsidP="00DA79E0">
            <w:pPr>
              <w:rPr>
                <w:b w:val="0"/>
                <w:bCs w:val="0"/>
              </w:rPr>
            </w:pPr>
            <w:r>
              <w:rPr>
                <w:b w:val="0"/>
                <w:bCs w:val="0"/>
              </w:rPr>
              <w:t>Authentication</w:t>
            </w:r>
          </w:p>
        </w:tc>
        <w:tc>
          <w:tcPr>
            <w:tcW w:w="2548" w:type="dxa"/>
            <w:gridSpan w:val="2"/>
          </w:tcPr>
          <w:p w14:paraId="57A7C696" w14:textId="672ECE3D" w:rsidR="00956BAC" w:rsidRPr="009773B6" w:rsidRDefault="00956BAC" w:rsidP="00DA79E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Click on Login and submit the correct username and password</w:t>
            </w:r>
          </w:p>
        </w:tc>
        <w:tc>
          <w:tcPr>
            <w:tcW w:w="2592" w:type="dxa"/>
            <w:gridSpan w:val="2"/>
          </w:tcPr>
          <w:p w14:paraId="51AC11B9" w14:textId="7F201EE7" w:rsidR="00956BAC" w:rsidRDefault="00956BAC" w:rsidP="00DA79E0">
            <w:pPr>
              <w:cnfStyle w:val="000000100000" w:firstRow="0" w:lastRow="0" w:firstColumn="0" w:lastColumn="0" w:oddVBand="0" w:evenVBand="0" w:oddHBand="1" w:evenHBand="0" w:firstRowFirstColumn="0" w:firstRowLastColumn="0" w:lastRowFirstColumn="0" w:lastRowLastColumn="0"/>
            </w:pPr>
            <w:r>
              <w:t xml:space="preserve">Email: </w:t>
            </w:r>
            <w:hyperlink r:id="rId37" w:history="1">
              <w:r w:rsidRPr="00911289">
                <w:rPr>
                  <w:rStyle w:val="Hyperlink"/>
                </w:rPr>
                <w:t>sadoven@gmail.com</w:t>
              </w:r>
            </w:hyperlink>
          </w:p>
          <w:p w14:paraId="1EEA6BEE" w14:textId="3141C196" w:rsidR="00956BAC" w:rsidRPr="00C03233" w:rsidRDefault="00956BAC" w:rsidP="00DA79E0">
            <w:pPr>
              <w:cnfStyle w:val="000000100000" w:firstRow="0" w:lastRow="0" w:firstColumn="0" w:lastColumn="0" w:oddVBand="0" w:evenVBand="0" w:oddHBand="1" w:evenHBand="0" w:firstRowFirstColumn="0" w:firstRowLastColumn="0" w:lastRowFirstColumn="0" w:lastRowLastColumn="0"/>
            </w:pPr>
            <w:r>
              <w:t xml:space="preserve">Password: </w:t>
            </w:r>
            <w:r w:rsidR="009B2004">
              <w:t>$tr0ngPa$$26</w:t>
            </w:r>
          </w:p>
        </w:tc>
        <w:tc>
          <w:tcPr>
            <w:tcW w:w="1782" w:type="dxa"/>
            <w:gridSpan w:val="2"/>
          </w:tcPr>
          <w:p w14:paraId="03B4D45E" w14:textId="29572AC0" w:rsidR="00956BAC" w:rsidRPr="00C03233" w:rsidRDefault="00A17EEF" w:rsidP="00DA79E0">
            <w:pPr>
              <w:cnfStyle w:val="000000100000" w:firstRow="0" w:lastRow="0" w:firstColumn="0" w:lastColumn="0" w:oddVBand="0" w:evenVBand="0" w:oddHBand="1" w:evenHBand="0" w:firstRowFirstColumn="0" w:firstRowLastColumn="0" w:lastRowFirstColumn="0" w:lastRowLastColumn="0"/>
            </w:pPr>
            <w:r>
              <w:t>L</w:t>
            </w:r>
            <w:r w:rsidR="00956BAC">
              <w:t>ogin</w:t>
            </w:r>
            <w:r>
              <w:t xml:space="preserve"> s</w:t>
            </w:r>
            <w:r>
              <w:t xml:space="preserve">uccessful </w:t>
            </w:r>
          </w:p>
        </w:tc>
        <w:tc>
          <w:tcPr>
            <w:tcW w:w="875" w:type="dxa"/>
          </w:tcPr>
          <w:p w14:paraId="5A7A46AD" w14:textId="1FBEC6A0" w:rsidR="00956BAC" w:rsidRPr="00C03233" w:rsidRDefault="00956BAC" w:rsidP="00DA79E0">
            <w:pPr>
              <w:cnfStyle w:val="000000100000" w:firstRow="0" w:lastRow="0" w:firstColumn="0" w:lastColumn="0" w:oddVBand="0" w:evenVBand="0" w:oddHBand="1" w:evenHBand="0" w:firstRowFirstColumn="0" w:firstRowLastColumn="0" w:lastRowFirstColumn="0" w:lastRowLastColumn="0"/>
            </w:pPr>
            <w:r>
              <w:t>Pass</w:t>
            </w:r>
            <w:r w:rsidRPr="00C03233">
              <w:t xml:space="preserve"> </w:t>
            </w:r>
          </w:p>
        </w:tc>
      </w:tr>
      <w:tr w:rsidR="00A17EEF" w14:paraId="7B32F244" w14:textId="77777777" w:rsidTr="009B2004">
        <w:tc>
          <w:tcPr>
            <w:cnfStyle w:val="001000000000" w:firstRow="0" w:lastRow="0" w:firstColumn="1" w:lastColumn="0" w:oddVBand="0" w:evenVBand="0" w:oddHBand="0" w:evenHBand="0" w:firstRowFirstColumn="0" w:firstRowLastColumn="0" w:lastRowFirstColumn="0" w:lastRowLastColumn="0"/>
            <w:tcW w:w="1563" w:type="dxa"/>
            <w:vMerge/>
          </w:tcPr>
          <w:p w14:paraId="452A6045" w14:textId="77777777" w:rsidR="00956BAC" w:rsidRPr="007D6C89" w:rsidRDefault="00956BAC" w:rsidP="00DA79E0">
            <w:pPr>
              <w:rPr>
                <w:b w:val="0"/>
                <w:bCs w:val="0"/>
              </w:rPr>
            </w:pPr>
          </w:p>
        </w:tc>
        <w:tc>
          <w:tcPr>
            <w:tcW w:w="2548" w:type="dxa"/>
            <w:gridSpan w:val="2"/>
          </w:tcPr>
          <w:p w14:paraId="05BC1B06" w14:textId="19A54788" w:rsidR="00956BAC" w:rsidRDefault="00956BAC" w:rsidP="00DA79E0">
            <w:pPr>
              <w:cnfStyle w:val="000000000000" w:firstRow="0" w:lastRow="0" w:firstColumn="0" w:lastColumn="0" w:oddVBand="0" w:evenVBand="0" w:oddHBand="0" w:evenHBand="0" w:firstRowFirstColumn="0" w:firstRowLastColumn="0" w:lastRowFirstColumn="0" w:lastRowLastColumn="0"/>
            </w:pPr>
            <w:r>
              <w:rPr>
                <w:rFonts w:cstheme="minorHAnsi"/>
              </w:rPr>
              <w:t xml:space="preserve">Click on Login and submit the </w:t>
            </w:r>
            <w:r>
              <w:rPr>
                <w:rFonts w:cstheme="minorHAnsi"/>
              </w:rPr>
              <w:t>wrong</w:t>
            </w:r>
            <w:r>
              <w:rPr>
                <w:rFonts w:cstheme="minorHAnsi"/>
              </w:rPr>
              <w:t xml:space="preserve"> username</w:t>
            </w:r>
            <w:r>
              <w:rPr>
                <w:rFonts w:cstheme="minorHAnsi"/>
              </w:rPr>
              <w:t>,</w:t>
            </w:r>
            <w:r>
              <w:rPr>
                <w:rFonts w:cstheme="minorHAnsi"/>
              </w:rPr>
              <w:t xml:space="preserve"> </w:t>
            </w:r>
            <w:r>
              <w:rPr>
                <w:rFonts w:cstheme="minorHAnsi"/>
              </w:rPr>
              <w:t>but the correct pass</w:t>
            </w:r>
            <w:r>
              <w:rPr>
                <w:rFonts w:cstheme="minorHAnsi"/>
              </w:rPr>
              <w:t>word</w:t>
            </w:r>
          </w:p>
        </w:tc>
        <w:tc>
          <w:tcPr>
            <w:tcW w:w="2592" w:type="dxa"/>
            <w:gridSpan w:val="2"/>
          </w:tcPr>
          <w:p w14:paraId="39645189" w14:textId="27D8613B" w:rsidR="00956BAC" w:rsidRDefault="00956BAC" w:rsidP="00956BAC">
            <w:pPr>
              <w:cnfStyle w:val="000000000000" w:firstRow="0" w:lastRow="0" w:firstColumn="0" w:lastColumn="0" w:oddVBand="0" w:evenVBand="0" w:oddHBand="0" w:evenHBand="0" w:firstRowFirstColumn="0" w:firstRowLastColumn="0" w:lastRowFirstColumn="0" w:lastRowLastColumn="0"/>
            </w:pPr>
            <w:r>
              <w:t xml:space="preserve">Email: </w:t>
            </w:r>
            <w:hyperlink r:id="rId38" w:history="1">
              <w:r w:rsidR="00A17EEF" w:rsidRPr="00911289">
                <w:rPr>
                  <w:rStyle w:val="Hyperlink"/>
                </w:rPr>
                <w:t>s</w:t>
              </w:r>
              <w:r w:rsidR="00A17EEF" w:rsidRPr="00911289">
                <w:rPr>
                  <w:rStyle w:val="Hyperlink"/>
                </w:rPr>
                <w:t>xxx</w:t>
              </w:r>
              <w:r w:rsidR="00A17EEF" w:rsidRPr="00911289">
                <w:rPr>
                  <w:rStyle w:val="Hyperlink"/>
                </w:rPr>
                <w:t>adoven@gmail.com</w:t>
              </w:r>
            </w:hyperlink>
          </w:p>
          <w:p w14:paraId="5A495F0F" w14:textId="69AA7C66" w:rsidR="00956BAC" w:rsidRPr="00C03233" w:rsidRDefault="00956BAC" w:rsidP="00956BAC">
            <w:pPr>
              <w:cnfStyle w:val="000000000000" w:firstRow="0" w:lastRow="0" w:firstColumn="0" w:lastColumn="0" w:oddVBand="0" w:evenVBand="0" w:oddHBand="0" w:evenHBand="0" w:firstRowFirstColumn="0" w:firstRowLastColumn="0" w:lastRowFirstColumn="0" w:lastRowLastColumn="0"/>
            </w:pPr>
            <w:r>
              <w:t xml:space="preserve">Password: </w:t>
            </w:r>
            <w:r w:rsidR="009B2004">
              <w:t>$tr0ngPa$$26</w:t>
            </w:r>
          </w:p>
        </w:tc>
        <w:tc>
          <w:tcPr>
            <w:tcW w:w="1782" w:type="dxa"/>
            <w:gridSpan w:val="2"/>
          </w:tcPr>
          <w:p w14:paraId="05566C3B" w14:textId="6957B0EB" w:rsidR="00956BAC" w:rsidRPr="00C03233" w:rsidRDefault="00A17EEF" w:rsidP="00DA79E0">
            <w:pPr>
              <w:cnfStyle w:val="000000000000" w:firstRow="0" w:lastRow="0" w:firstColumn="0" w:lastColumn="0" w:oddVBand="0" w:evenVBand="0" w:oddHBand="0" w:evenHBand="0" w:firstRowFirstColumn="0" w:firstRowLastColumn="0" w:lastRowFirstColumn="0" w:lastRowLastColumn="0"/>
            </w:pPr>
            <w:r>
              <w:t>Login unsuccessful</w:t>
            </w:r>
          </w:p>
        </w:tc>
        <w:tc>
          <w:tcPr>
            <w:tcW w:w="875" w:type="dxa"/>
          </w:tcPr>
          <w:p w14:paraId="1C65747F" w14:textId="0C8DA462" w:rsidR="00956BAC" w:rsidRPr="00C03233" w:rsidRDefault="00A17EEF" w:rsidP="00DA79E0">
            <w:pPr>
              <w:cnfStyle w:val="000000000000" w:firstRow="0" w:lastRow="0" w:firstColumn="0" w:lastColumn="0" w:oddVBand="0" w:evenVBand="0" w:oddHBand="0" w:evenHBand="0" w:firstRowFirstColumn="0" w:firstRowLastColumn="0" w:lastRowFirstColumn="0" w:lastRowLastColumn="0"/>
            </w:pPr>
            <w:r>
              <w:t>Pass</w:t>
            </w:r>
          </w:p>
        </w:tc>
      </w:tr>
      <w:tr w:rsidR="00A17EEF" w14:paraId="07AFCD85" w14:textId="77777777" w:rsidTr="009B2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Merge/>
          </w:tcPr>
          <w:p w14:paraId="6C851B81" w14:textId="77777777" w:rsidR="00A17EEF" w:rsidRPr="007D6C89" w:rsidRDefault="00A17EEF" w:rsidP="00A17EEF">
            <w:pPr>
              <w:rPr>
                <w:b w:val="0"/>
                <w:bCs w:val="0"/>
              </w:rPr>
            </w:pPr>
          </w:p>
        </w:tc>
        <w:tc>
          <w:tcPr>
            <w:tcW w:w="2548" w:type="dxa"/>
            <w:gridSpan w:val="2"/>
          </w:tcPr>
          <w:p w14:paraId="497D06FE" w14:textId="5E83250E" w:rsidR="00A17EEF" w:rsidRDefault="00A17EEF" w:rsidP="00A17EEF">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Click on Login and submit the </w:t>
            </w:r>
            <w:r>
              <w:rPr>
                <w:rFonts w:cstheme="minorHAnsi"/>
              </w:rPr>
              <w:t>correct</w:t>
            </w:r>
            <w:r>
              <w:rPr>
                <w:rFonts w:cstheme="minorHAnsi"/>
              </w:rPr>
              <w:t xml:space="preserve"> username, but the </w:t>
            </w:r>
            <w:r>
              <w:rPr>
                <w:rFonts w:cstheme="minorHAnsi"/>
              </w:rPr>
              <w:t>wrong</w:t>
            </w:r>
            <w:r>
              <w:rPr>
                <w:rFonts w:cstheme="minorHAnsi"/>
              </w:rPr>
              <w:t xml:space="preserve"> password</w:t>
            </w:r>
          </w:p>
        </w:tc>
        <w:tc>
          <w:tcPr>
            <w:tcW w:w="2592" w:type="dxa"/>
            <w:gridSpan w:val="2"/>
          </w:tcPr>
          <w:p w14:paraId="16E814D3" w14:textId="77777777" w:rsidR="00A17EEF" w:rsidRDefault="00A17EEF" w:rsidP="00A17EEF">
            <w:pPr>
              <w:cnfStyle w:val="000000100000" w:firstRow="0" w:lastRow="0" w:firstColumn="0" w:lastColumn="0" w:oddVBand="0" w:evenVBand="0" w:oddHBand="1" w:evenHBand="0" w:firstRowFirstColumn="0" w:firstRowLastColumn="0" w:lastRowFirstColumn="0" w:lastRowLastColumn="0"/>
            </w:pPr>
            <w:r>
              <w:t xml:space="preserve">Email: </w:t>
            </w:r>
            <w:hyperlink r:id="rId39" w:history="1">
              <w:r w:rsidRPr="00911289">
                <w:rPr>
                  <w:rStyle w:val="Hyperlink"/>
                </w:rPr>
                <w:t>sadoven@gmail.com</w:t>
              </w:r>
            </w:hyperlink>
          </w:p>
          <w:p w14:paraId="1EC340A4" w14:textId="0339C40E" w:rsidR="00A17EEF" w:rsidRPr="00C03233" w:rsidRDefault="00A17EEF" w:rsidP="00A17EEF">
            <w:pPr>
              <w:cnfStyle w:val="000000100000" w:firstRow="0" w:lastRow="0" w:firstColumn="0" w:lastColumn="0" w:oddVBand="0" w:evenVBand="0" w:oddHBand="1" w:evenHBand="0" w:firstRowFirstColumn="0" w:firstRowLastColumn="0" w:lastRowFirstColumn="0" w:lastRowLastColumn="0"/>
            </w:pPr>
            <w:r>
              <w:t xml:space="preserve">Password: </w:t>
            </w:r>
            <w:proofErr w:type="spellStart"/>
            <w:r w:rsidR="009B2004">
              <w:t>Wrong</w:t>
            </w:r>
            <w:r w:rsidR="009B2004">
              <w:t>Pa</w:t>
            </w:r>
            <w:proofErr w:type="spellEnd"/>
            <w:r w:rsidR="009B2004">
              <w:t>$$26</w:t>
            </w:r>
          </w:p>
        </w:tc>
        <w:tc>
          <w:tcPr>
            <w:tcW w:w="1782" w:type="dxa"/>
            <w:gridSpan w:val="2"/>
          </w:tcPr>
          <w:p w14:paraId="34A8C640" w14:textId="6AAA49C6" w:rsidR="00A17EEF" w:rsidRPr="00C03233" w:rsidRDefault="00A17EEF" w:rsidP="00A17EEF">
            <w:pPr>
              <w:cnfStyle w:val="000000100000" w:firstRow="0" w:lastRow="0" w:firstColumn="0" w:lastColumn="0" w:oddVBand="0" w:evenVBand="0" w:oddHBand="1" w:evenHBand="0" w:firstRowFirstColumn="0" w:firstRowLastColumn="0" w:lastRowFirstColumn="0" w:lastRowLastColumn="0"/>
            </w:pPr>
            <w:r>
              <w:t>Login unsuccessful</w:t>
            </w:r>
          </w:p>
        </w:tc>
        <w:tc>
          <w:tcPr>
            <w:tcW w:w="875" w:type="dxa"/>
          </w:tcPr>
          <w:p w14:paraId="5C822419" w14:textId="1722B52B" w:rsidR="00A17EEF" w:rsidRPr="00C03233" w:rsidRDefault="00A17EEF" w:rsidP="00A17EEF">
            <w:pPr>
              <w:cnfStyle w:val="000000100000" w:firstRow="0" w:lastRow="0" w:firstColumn="0" w:lastColumn="0" w:oddVBand="0" w:evenVBand="0" w:oddHBand="1" w:evenHBand="0" w:firstRowFirstColumn="0" w:firstRowLastColumn="0" w:lastRowFirstColumn="0" w:lastRowLastColumn="0"/>
            </w:pPr>
            <w:r>
              <w:t>Pass</w:t>
            </w:r>
          </w:p>
        </w:tc>
      </w:tr>
      <w:tr w:rsidR="00A17EEF" w14:paraId="0C2164E3" w14:textId="77777777" w:rsidTr="009B2004">
        <w:tc>
          <w:tcPr>
            <w:cnfStyle w:val="001000000000" w:firstRow="0" w:lastRow="0" w:firstColumn="1" w:lastColumn="0" w:oddVBand="0" w:evenVBand="0" w:oddHBand="0" w:evenHBand="0" w:firstRowFirstColumn="0" w:firstRowLastColumn="0" w:lastRowFirstColumn="0" w:lastRowLastColumn="0"/>
            <w:tcW w:w="1563" w:type="dxa"/>
            <w:vMerge/>
          </w:tcPr>
          <w:p w14:paraId="7E6C1325" w14:textId="77777777" w:rsidR="00A17EEF" w:rsidRPr="007D6C89" w:rsidRDefault="00A17EEF" w:rsidP="00A17EEF">
            <w:pPr>
              <w:rPr>
                <w:b w:val="0"/>
                <w:bCs w:val="0"/>
              </w:rPr>
            </w:pPr>
          </w:p>
        </w:tc>
        <w:tc>
          <w:tcPr>
            <w:tcW w:w="2548" w:type="dxa"/>
            <w:gridSpan w:val="2"/>
          </w:tcPr>
          <w:p w14:paraId="13277C9D" w14:textId="21DD2FC9" w:rsidR="00A17EEF" w:rsidRPr="009773B6" w:rsidRDefault="00A17EEF" w:rsidP="00A17EEF">
            <w:pPr>
              <w:cnfStyle w:val="000000000000" w:firstRow="0" w:lastRow="0" w:firstColumn="0" w:lastColumn="0" w:oddVBand="0" w:evenVBand="0" w:oddHBand="0" w:evenHBand="0" w:firstRowFirstColumn="0" w:firstRowLastColumn="0" w:lastRowFirstColumn="0" w:lastRowLastColumn="0"/>
              <w:rPr>
                <w:rFonts w:cstheme="minorHAnsi"/>
              </w:rPr>
            </w:pPr>
          </w:p>
        </w:tc>
        <w:tc>
          <w:tcPr>
            <w:tcW w:w="2592" w:type="dxa"/>
            <w:gridSpan w:val="2"/>
          </w:tcPr>
          <w:p w14:paraId="10405846" w14:textId="77777777" w:rsidR="00A17EEF" w:rsidRPr="00C03233" w:rsidRDefault="00A17EEF" w:rsidP="00A17EEF">
            <w:pPr>
              <w:cnfStyle w:val="000000000000" w:firstRow="0" w:lastRow="0" w:firstColumn="0" w:lastColumn="0" w:oddVBand="0" w:evenVBand="0" w:oddHBand="0" w:evenHBand="0" w:firstRowFirstColumn="0" w:firstRowLastColumn="0" w:lastRowFirstColumn="0" w:lastRowLastColumn="0"/>
            </w:pPr>
          </w:p>
        </w:tc>
        <w:tc>
          <w:tcPr>
            <w:tcW w:w="1782" w:type="dxa"/>
            <w:gridSpan w:val="2"/>
          </w:tcPr>
          <w:p w14:paraId="74C87A5A" w14:textId="77777777" w:rsidR="00A17EEF" w:rsidRPr="00C03233" w:rsidRDefault="00A17EEF" w:rsidP="00A17EEF">
            <w:pPr>
              <w:cnfStyle w:val="000000000000" w:firstRow="0" w:lastRow="0" w:firstColumn="0" w:lastColumn="0" w:oddVBand="0" w:evenVBand="0" w:oddHBand="0" w:evenHBand="0" w:firstRowFirstColumn="0" w:firstRowLastColumn="0" w:lastRowFirstColumn="0" w:lastRowLastColumn="0"/>
            </w:pPr>
          </w:p>
        </w:tc>
        <w:tc>
          <w:tcPr>
            <w:tcW w:w="875" w:type="dxa"/>
          </w:tcPr>
          <w:p w14:paraId="6CE44469" w14:textId="65C98A41" w:rsidR="00A17EEF" w:rsidRPr="00C03233" w:rsidRDefault="00A17EEF" w:rsidP="00A17EEF">
            <w:pPr>
              <w:cnfStyle w:val="000000000000" w:firstRow="0" w:lastRow="0" w:firstColumn="0" w:lastColumn="0" w:oddVBand="0" w:evenVBand="0" w:oddHBand="0" w:evenHBand="0" w:firstRowFirstColumn="0" w:firstRowLastColumn="0" w:lastRowFirstColumn="0" w:lastRowLastColumn="0"/>
            </w:pPr>
          </w:p>
        </w:tc>
      </w:tr>
      <w:tr w:rsidR="00A17EEF" w14:paraId="1BF27F0D" w14:textId="77777777" w:rsidTr="009B2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Merge/>
          </w:tcPr>
          <w:p w14:paraId="78280BF0" w14:textId="77777777" w:rsidR="00A17EEF" w:rsidRPr="007D6C89" w:rsidRDefault="00A17EEF" w:rsidP="00A17EEF">
            <w:pPr>
              <w:rPr>
                <w:b w:val="0"/>
                <w:bCs w:val="0"/>
              </w:rPr>
            </w:pPr>
          </w:p>
        </w:tc>
        <w:tc>
          <w:tcPr>
            <w:tcW w:w="2548" w:type="dxa"/>
            <w:gridSpan w:val="2"/>
          </w:tcPr>
          <w:p w14:paraId="335EEE39" w14:textId="3D7EF95A" w:rsidR="00A17EEF" w:rsidRPr="009773B6" w:rsidRDefault="00A17EEF" w:rsidP="00A17EEF">
            <w:pPr>
              <w:cnfStyle w:val="000000100000" w:firstRow="0" w:lastRow="0" w:firstColumn="0" w:lastColumn="0" w:oddVBand="0" w:evenVBand="0" w:oddHBand="1" w:evenHBand="0" w:firstRowFirstColumn="0" w:firstRowLastColumn="0" w:lastRowFirstColumn="0" w:lastRowLastColumn="0"/>
              <w:rPr>
                <w:rFonts w:cstheme="minorHAnsi"/>
              </w:rPr>
            </w:pPr>
          </w:p>
        </w:tc>
        <w:tc>
          <w:tcPr>
            <w:tcW w:w="2592" w:type="dxa"/>
            <w:gridSpan w:val="2"/>
          </w:tcPr>
          <w:p w14:paraId="52133D1B" w14:textId="77777777" w:rsidR="00A17EEF" w:rsidRPr="00C03233" w:rsidRDefault="00A17EEF" w:rsidP="00A17EEF">
            <w:pPr>
              <w:cnfStyle w:val="000000100000" w:firstRow="0" w:lastRow="0" w:firstColumn="0" w:lastColumn="0" w:oddVBand="0" w:evenVBand="0" w:oddHBand="1" w:evenHBand="0" w:firstRowFirstColumn="0" w:firstRowLastColumn="0" w:lastRowFirstColumn="0" w:lastRowLastColumn="0"/>
            </w:pPr>
          </w:p>
        </w:tc>
        <w:tc>
          <w:tcPr>
            <w:tcW w:w="1782" w:type="dxa"/>
            <w:gridSpan w:val="2"/>
          </w:tcPr>
          <w:p w14:paraId="1896C300" w14:textId="77777777" w:rsidR="00A17EEF" w:rsidRPr="00C03233" w:rsidRDefault="00A17EEF" w:rsidP="00A17EEF">
            <w:pPr>
              <w:cnfStyle w:val="000000100000" w:firstRow="0" w:lastRow="0" w:firstColumn="0" w:lastColumn="0" w:oddVBand="0" w:evenVBand="0" w:oddHBand="1" w:evenHBand="0" w:firstRowFirstColumn="0" w:firstRowLastColumn="0" w:lastRowFirstColumn="0" w:lastRowLastColumn="0"/>
            </w:pPr>
          </w:p>
        </w:tc>
        <w:tc>
          <w:tcPr>
            <w:tcW w:w="875" w:type="dxa"/>
          </w:tcPr>
          <w:p w14:paraId="5BE5DA3F" w14:textId="7FC9D925" w:rsidR="00A17EEF" w:rsidRPr="00C03233" w:rsidRDefault="00A17EEF" w:rsidP="00A17EEF">
            <w:pPr>
              <w:cnfStyle w:val="000000100000" w:firstRow="0" w:lastRow="0" w:firstColumn="0" w:lastColumn="0" w:oddVBand="0" w:evenVBand="0" w:oddHBand="1" w:evenHBand="0" w:firstRowFirstColumn="0" w:firstRowLastColumn="0" w:lastRowFirstColumn="0" w:lastRowLastColumn="0"/>
            </w:pPr>
          </w:p>
        </w:tc>
      </w:tr>
      <w:tr w:rsidR="00A17EEF" w14:paraId="33350CFD" w14:textId="77777777" w:rsidTr="009B2004">
        <w:tc>
          <w:tcPr>
            <w:cnfStyle w:val="001000000000" w:firstRow="0" w:lastRow="0" w:firstColumn="1" w:lastColumn="0" w:oddVBand="0" w:evenVBand="0" w:oddHBand="0" w:evenHBand="0" w:firstRowFirstColumn="0" w:firstRowLastColumn="0" w:lastRowFirstColumn="0" w:lastRowLastColumn="0"/>
            <w:tcW w:w="1563" w:type="dxa"/>
            <w:vMerge/>
          </w:tcPr>
          <w:p w14:paraId="4100D93C" w14:textId="77777777" w:rsidR="00A17EEF" w:rsidRPr="007D6C89" w:rsidRDefault="00A17EEF" w:rsidP="00A17EEF">
            <w:pPr>
              <w:rPr>
                <w:b w:val="0"/>
                <w:bCs w:val="0"/>
              </w:rPr>
            </w:pPr>
          </w:p>
        </w:tc>
        <w:tc>
          <w:tcPr>
            <w:tcW w:w="2548" w:type="dxa"/>
            <w:gridSpan w:val="2"/>
          </w:tcPr>
          <w:p w14:paraId="589A9F86" w14:textId="77777777" w:rsidR="00A17EEF" w:rsidRDefault="00A17EEF" w:rsidP="00A17EEF">
            <w:pPr>
              <w:cnfStyle w:val="000000000000" w:firstRow="0" w:lastRow="0" w:firstColumn="0" w:lastColumn="0" w:oddVBand="0" w:evenVBand="0" w:oddHBand="0" w:evenHBand="0" w:firstRowFirstColumn="0" w:firstRowLastColumn="0" w:lastRowFirstColumn="0" w:lastRowLastColumn="0"/>
              <w:rPr>
                <w:rFonts w:cstheme="minorHAnsi"/>
              </w:rPr>
            </w:pPr>
          </w:p>
        </w:tc>
        <w:tc>
          <w:tcPr>
            <w:tcW w:w="2592" w:type="dxa"/>
            <w:gridSpan w:val="2"/>
          </w:tcPr>
          <w:p w14:paraId="18B5DBA3" w14:textId="77777777" w:rsidR="00A17EEF" w:rsidRPr="00EE31AF" w:rsidRDefault="00A17EEF" w:rsidP="00A17EEF">
            <w:pPr>
              <w:cnfStyle w:val="000000000000" w:firstRow="0" w:lastRow="0" w:firstColumn="0" w:lastColumn="0" w:oddVBand="0" w:evenVBand="0" w:oddHBand="0" w:evenHBand="0" w:firstRowFirstColumn="0" w:firstRowLastColumn="0" w:lastRowFirstColumn="0" w:lastRowLastColumn="0"/>
              <w:rPr>
                <w:rFonts w:cstheme="minorHAnsi"/>
                <w:color w:val="4472C4" w:themeColor="accent1"/>
              </w:rPr>
            </w:pPr>
          </w:p>
        </w:tc>
        <w:tc>
          <w:tcPr>
            <w:tcW w:w="1782" w:type="dxa"/>
            <w:gridSpan w:val="2"/>
          </w:tcPr>
          <w:p w14:paraId="6998E804" w14:textId="77777777" w:rsidR="00A17EEF" w:rsidRPr="00EE31AF" w:rsidRDefault="00A17EEF" w:rsidP="00A17EEF">
            <w:pPr>
              <w:cnfStyle w:val="000000000000" w:firstRow="0" w:lastRow="0" w:firstColumn="0" w:lastColumn="0" w:oddVBand="0" w:evenVBand="0" w:oddHBand="0" w:evenHBand="0" w:firstRowFirstColumn="0" w:firstRowLastColumn="0" w:lastRowFirstColumn="0" w:lastRowLastColumn="0"/>
              <w:rPr>
                <w:rFonts w:cstheme="minorHAnsi"/>
                <w:color w:val="4472C4" w:themeColor="accent1"/>
              </w:rPr>
            </w:pPr>
          </w:p>
        </w:tc>
        <w:tc>
          <w:tcPr>
            <w:tcW w:w="875" w:type="dxa"/>
          </w:tcPr>
          <w:p w14:paraId="3EE6B185" w14:textId="6AC38381" w:rsidR="00A17EEF" w:rsidRPr="00EE31AF" w:rsidRDefault="00A17EEF" w:rsidP="00A17EEF">
            <w:pPr>
              <w:cnfStyle w:val="000000000000" w:firstRow="0" w:lastRow="0" w:firstColumn="0" w:lastColumn="0" w:oddVBand="0" w:evenVBand="0" w:oddHBand="0" w:evenHBand="0" w:firstRowFirstColumn="0" w:firstRowLastColumn="0" w:lastRowFirstColumn="0" w:lastRowLastColumn="0"/>
              <w:rPr>
                <w:rFonts w:cstheme="minorHAnsi"/>
                <w:color w:val="4472C4" w:themeColor="accent1"/>
              </w:rPr>
            </w:pPr>
          </w:p>
        </w:tc>
      </w:tr>
      <w:tr w:rsidR="00A17EEF" w14:paraId="70B1F922" w14:textId="77777777" w:rsidTr="009B2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Merge w:val="restart"/>
          </w:tcPr>
          <w:p w14:paraId="15401F4D" w14:textId="78FC0371" w:rsidR="00A17EEF" w:rsidRPr="007D6C89" w:rsidRDefault="00A17EEF" w:rsidP="00A17EEF">
            <w:pPr>
              <w:rPr>
                <w:b w:val="0"/>
                <w:bCs w:val="0"/>
              </w:rPr>
            </w:pPr>
            <w:r>
              <w:rPr>
                <w:b w:val="0"/>
                <w:bCs w:val="0"/>
              </w:rPr>
              <w:lastRenderedPageBreak/>
              <w:t>Registration</w:t>
            </w:r>
          </w:p>
        </w:tc>
        <w:tc>
          <w:tcPr>
            <w:tcW w:w="2548" w:type="dxa"/>
            <w:gridSpan w:val="2"/>
          </w:tcPr>
          <w:p w14:paraId="57FD9B32" w14:textId="64520382" w:rsidR="00A17EEF" w:rsidRPr="009773B6" w:rsidRDefault="00284D6C" w:rsidP="00A17EEF">
            <w:pPr>
              <w:cnfStyle w:val="000000100000" w:firstRow="0" w:lastRow="0" w:firstColumn="0" w:lastColumn="0" w:oddVBand="0" w:evenVBand="0" w:oddHBand="1" w:evenHBand="0" w:firstRowFirstColumn="0" w:firstRowLastColumn="0" w:lastRowFirstColumn="0" w:lastRowLastColumn="0"/>
              <w:rPr>
                <w:rFonts w:cstheme="minorHAnsi"/>
              </w:rPr>
            </w:pPr>
            <w:r w:rsidRPr="00284D6C">
              <w:rPr>
                <w:rFonts w:cstheme="minorHAnsi"/>
              </w:rPr>
              <w:t xml:space="preserve">Provide </w:t>
            </w:r>
            <w:r>
              <w:rPr>
                <w:rFonts w:cstheme="minorHAnsi"/>
              </w:rPr>
              <w:t xml:space="preserve">a </w:t>
            </w:r>
            <w:r w:rsidRPr="00284D6C">
              <w:rPr>
                <w:rFonts w:cstheme="minorHAnsi"/>
              </w:rPr>
              <w:t>valid email</w:t>
            </w:r>
            <w:r>
              <w:rPr>
                <w:rFonts w:cstheme="minorHAnsi"/>
              </w:rPr>
              <w:t xml:space="preserve">, a </w:t>
            </w:r>
            <w:r w:rsidRPr="00284D6C">
              <w:rPr>
                <w:rFonts w:cstheme="minorHAnsi"/>
              </w:rPr>
              <w:t xml:space="preserve">valid </w:t>
            </w:r>
            <w:r>
              <w:rPr>
                <w:rFonts w:cstheme="minorHAnsi"/>
              </w:rPr>
              <w:t xml:space="preserve">(Strong) </w:t>
            </w:r>
            <w:r w:rsidRPr="00284D6C">
              <w:rPr>
                <w:rFonts w:cstheme="minorHAnsi"/>
              </w:rPr>
              <w:t>password</w:t>
            </w:r>
            <w:r>
              <w:rPr>
                <w:rFonts w:cstheme="minorHAnsi"/>
              </w:rPr>
              <w:t>, and</w:t>
            </w:r>
            <w:r w:rsidRPr="00284D6C">
              <w:rPr>
                <w:rFonts w:cstheme="minorHAnsi"/>
              </w:rPr>
              <w:t xml:space="preserve"> </w:t>
            </w:r>
            <w:r>
              <w:rPr>
                <w:rFonts w:cstheme="minorHAnsi"/>
              </w:rPr>
              <w:t xml:space="preserve">a </w:t>
            </w:r>
            <w:r w:rsidRPr="00284D6C">
              <w:rPr>
                <w:rFonts w:cstheme="minorHAnsi"/>
              </w:rPr>
              <w:t>username</w:t>
            </w:r>
          </w:p>
        </w:tc>
        <w:tc>
          <w:tcPr>
            <w:tcW w:w="2592" w:type="dxa"/>
            <w:gridSpan w:val="2"/>
          </w:tcPr>
          <w:p w14:paraId="21354F08" w14:textId="5AFD44FC" w:rsidR="00284D6C" w:rsidRDefault="00284D6C" w:rsidP="00284D6C">
            <w:pPr>
              <w:cnfStyle w:val="000000100000" w:firstRow="0" w:lastRow="0" w:firstColumn="0" w:lastColumn="0" w:oddVBand="0" w:evenVBand="0" w:oddHBand="1" w:evenHBand="0" w:firstRowFirstColumn="0" w:firstRowLastColumn="0" w:lastRowFirstColumn="0" w:lastRowLastColumn="0"/>
            </w:pPr>
            <w:r>
              <w:t xml:space="preserve">Email: </w:t>
            </w:r>
            <w:hyperlink r:id="rId40" w:history="1">
              <w:r w:rsidRPr="00911289">
                <w:rPr>
                  <w:rStyle w:val="Hyperlink"/>
                </w:rPr>
                <w:t>valid</w:t>
              </w:r>
              <w:r w:rsidRPr="00911289">
                <w:rPr>
                  <w:rStyle w:val="Hyperlink"/>
                </w:rPr>
                <w:t>@gmail.com</w:t>
              </w:r>
            </w:hyperlink>
          </w:p>
          <w:p w14:paraId="0607BFC7" w14:textId="72308136" w:rsidR="00A17EEF" w:rsidRDefault="00284D6C" w:rsidP="00284D6C">
            <w:pPr>
              <w:cnfStyle w:val="000000100000" w:firstRow="0" w:lastRow="0" w:firstColumn="0" w:lastColumn="0" w:oddVBand="0" w:evenVBand="0" w:oddHBand="1" w:evenHBand="0" w:firstRowFirstColumn="0" w:firstRowLastColumn="0" w:lastRowFirstColumn="0" w:lastRowLastColumn="0"/>
            </w:pPr>
            <w:r>
              <w:t xml:space="preserve">Password: </w:t>
            </w:r>
            <w:r w:rsidR="009B2004">
              <w:t>$tr0ngPa$$26</w:t>
            </w:r>
          </w:p>
          <w:p w14:paraId="0AAD9607" w14:textId="6899B7F5" w:rsidR="00284D6C" w:rsidRPr="00C03233" w:rsidRDefault="00284D6C" w:rsidP="00284D6C">
            <w:pPr>
              <w:cnfStyle w:val="000000100000" w:firstRow="0" w:lastRow="0" w:firstColumn="0" w:lastColumn="0" w:oddVBand="0" w:evenVBand="0" w:oddHBand="1" w:evenHBand="0" w:firstRowFirstColumn="0" w:firstRowLastColumn="0" w:lastRowFirstColumn="0" w:lastRowLastColumn="0"/>
              <w:rPr>
                <w:rFonts w:cstheme="minorHAnsi"/>
              </w:rPr>
            </w:pPr>
            <w:r>
              <w:t xml:space="preserve">Username: </w:t>
            </w:r>
            <w:proofErr w:type="spellStart"/>
            <w:r>
              <w:t>Adoven</w:t>
            </w:r>
            <w:proofErr w:type="spellEnd"/>
          </w:p>
        </w:tc>
        <w:tc>
          <w:tcPr>
            <w:tcW w:w="1782" w:type="dxa"/>
            <w:gridSpan w:val="2"/>
          </w:tcPr>
          <w:p w14:paraId="58031D20" w14:textId="54D3B2B4" w:rsidR="00A17EEF" w:rsidRPr="00C03233" w:rsidRDefault="00284D6C" w:rsidP="00A17EEF">
            <w:pPr>
              <w:cnfStyle w:val="000000100000" w:firstRow="0" w:lastRow="0" w:firstColumn="0" w:lastColumn="0" w:oddVBand="0" w:evenVBand="0" w:oddHBand="1" w:evenHBand="0" w:firstRowFirstColumn="0" w:firstRowLastColumn="0" w:lastRowFirstColumn="0" w:lastRowLastColumn="0"/>
              <w:rPr>
                <w:rFonts w:cstheme="minorHAnsi"/>
              </w:rPr>
            </w:pPr>
            <w:r w:rsidRPr="00284D6C">
              <w:t>Registration</w:t>
            </w:r>
            <w:r>
              <w:rPr>
                <w:b/>
                <w:bCs/>
              </w:rPr>
              <w:t xml:space="preserve"> </w:t>
            </w:r>
            <w:r>
              <w:t xml:space="preserve">successful </w:t>
            </w:r>
          </w:p>
        </w:tc>
        <w:tc>
          <w:tcPr>
            <w:tcW w:w="875" w:type="dxa"/>
          </w:tcPr>
          <w:p w14:paraId="3737BF48" w14:textId="7AC54CC2" w:rsidR="00A17EEF" w:rsidRPr="00C03233" w:rsidRDefault="00284D6C" w:rsidP="00A17EEF">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Pass</w:t>
            </w:r>
          </w:p>
        </w:tc>
      </w:tr>
      <w:tr w:rsidR="00284D6C" w14:paraId="2DEA4461" w14:textId="77777777" w:rsidTr="009B2004">
        <w:tc>
          <w:tcPr>
            <w:cnfStyle w:val="001000000000" w:firstRow="0" w:lastRow="0" w:firstColumn="1" w:lastColumn="0" w:oddVBand="0" w:evenVBand="0" w:oddHBand="0" w:evenHBand="0" w:firstRowFirstColumn="0" w:firstRowLastColumn="0" w:lastRowFirstColumn="0" w:lastRowLastColumn="0"/>
            <w:tcW w:w="1563" w:type="dxa"/>
            <w:vMerge/>
          </w:tcPr>
          <w:p w14:paraId="76AF6E3B" w14:textId="77777777" w:rsidR="00284D6C" w:rsidRDefault="00284D6C" w:rsidP="00284D6C"/>
        </w:tc>
        <w:tc>
          <w:tcPr>
            <w:tcW w:w="2548" w:type="dxa"/>
            <w:gridSpan w:val="2"/>
          </w:tcPr>
          <w:p w14:paraId="4324C864" w14:textId="4A192D66" w:rsidR="00284D6C" w:rsidRDefault="00284D6C" w:rsidP="00284D6C">
            <w:pPr>
              <w:cnfStyle w:val="000000000000" w:firstRow="0" w:lastRow="0" w:firstColumn="0" w:lastColumn="0" w:oddVBand="0" w:evenVBand="0" w:oddHBand="0" w:evenHBand="0" w:firstRowFirstColumn="0" w:firstRowLastColumn="0" w:lastRowFirstColumn="0" w:lastRowLastColumn="0"/>
              <w:rPr>
                <w:rFonts w:cstheme="minorHAnsi"/>
              </w:rPr>
            </w:pPr>
            <w:r w:rsidRPr="00284D6C">
              <w:rPr>
                <w:rFonts w:cstheme="minorHAnsi"/>
              </w:rPr>
              <w:t xml:space="preserve">Provide </w:t>
            </w:r>
            <w:r>
              <w:rPr>
                <w:rFonts w:cstheme="minorHAnsi"/>
              </w:rPr>
              <w:t>an</w:t>
            </w:r>
            <w:r>
              <w:rPr>
                <w:rFonts w:cstheme="minorHAnsi"/>
              </w:rPr>
              <w:t xml:space="preserve"> </w:t>
            </w:r>
            <w:r>
              <w:rPr>
                <w:rFonts w:cstheme="minorHAnsi"/>
              </w:rPr>
              <w:t>in</w:t>
            </w:r>
            <w:r w:rsidRPr="00284D6C">
              <w:rPr>
                <w:rFonts w:cstheme="minorHAnsi"/>
              </w:rPr>
              <w:t>valid email</w:t>
            </w:r>
            <w:r>
              <w:rPr>
                <w:rFonts w:cstheme="minorHAnsi"/>
              </w:rPr>
              <w:t xml:space="preserve">, a </w:t>
            </w:r>
            <w:r w:rsidRPr="00284D6C">
              <w:rPr>
                <w:rFonts w:cstheme="minorHAnsi"/>
              </w:rPr>
              <w:t xml:space="preserve">valid </w:t>
            </w:r>
            <w:r>
              <w:rPr>
                <w:rFonts w:cstheme="minorHAnsi"/>
              </w:rPr>
              <w:t xml:space="preserve">(Strong) </w:t>
            </w:r>
            <w:r w:rsidRPr="00284D6C">
              <w:rPr>
                <w:rFonts w:cstheme="minorHAnsi"/>
              </w:rPr>
              <w:t>password</w:t>
            </w:r>
            <w:r>
              <w:rPr>
                <w:rFonts w:cstheme="minorHAnsi"/>
              </w:rPr>
              <w:t>, and</w:t>
            </w:r>
            <w:r w:rsidRPr="00284D6C">
              <w:rPr>
                <w:rFonts w:cstheme="minorHAnsi"/>
              </w:rPr>
              <w:t xml:space="preserve"> </w:t>
            </w:r>
            <w:r>
              <w:rPr>
                <w:rFonts w:cstheme="minorHAnsi"/>
              </w:rPr>
              <w:t xml:space="preserve">a </w:t>
            </w:r>
            <w:r w:rsidRPr="00284D6C">
              <w:rPr>
                <w:rFonts w:cstheme="minorHAnsi"/>
              </w:rPr>
              <w:t>username</w:t>
            </w:r>
          </w:p>
        </w:tc>
        <w:tc>
          <w:tcPr>
            <w:tcW w:w="2592" w:type="dxa"/>
            <w:gridSpan w:val="2"/>
          </w:tcPr>
          <w:p w14:paraId="686438D0" w14:textId="210C083C" w:rsidR="00284D6C" w:rsidRDefault="00284D6C" w:rsidP="00284D6C">
            <w:pPr>
              <w:cnfStyle w:val="000000000000" w:firstRow="0" w:lastRow="0" w:firstColumn="0" w:lastColumn="0" w:oddVBand="0" w:evenVBand="0" w:oddHBand="0" w:evenHBand="0" w:firstRowFirstColumn="0" w:firstRowLastColumn="0" w:lastRowFirstColumn="0" w:lastRowLastColumn="0"/>
            </w:pPr>
            <w:r>
              <w:t xml:space="preserve">Email: </w:t>
            </w:r>
            <w:hyperlink r:id="rId41" w:history="1">
              <w:r>
                <w:rPr>
                  <w:rStyle w:val="Hyperlink"/>
                </w:rPr>
                <w:t>invalid</w:t>
              </w:r>
              <w:r w:rsidRPr="00911289">
                <w:rPr>
                  <w:rStyle w:val="Hyperlink"/>
                </w:rPr>
                <w:t>gmail.com</w:t>
              </w:r>
            </w:hyperlink>
          </w:p>
          <w:p w14:paraId="67E46D6F" w14:textId="395F19E3" w:rsidR="00284D6C" w:rsidRDefault="00284D6C" w:rsidP="00284D6C">
            <w:pPr>
              <w:cnfStyle w:val="000000000000" w:firstRow="0" w:lastRow="0" w:firstColumn="0" w:lastColumn="0" w:oddVBand="0" w:evenVBand="0" w:oddHBand="0" w:evenHBand="0" w:firstRowFirstColumn="0" w:firstRowLastColumn="0" w:lastRowFirstColumn="0" w:lastRowLastColumn="0"/>
            </w:pPr>
            <w:r>
              <w:t xml:space="preserve">Password: </w:t>
            </w:r>
            <w:r w:rsidR="009B2004">
              <w:t>$tr0ngPa$$</w:t>
            </w:r>
            <w:r>
              <w:t>26</w:t>
            </w:r>
          </w:p>
          <w:p w14:paraId="6B33B2E7" w14:textId="41472E6A" w:rsidR="00284D6C" w:rsidRPr="00C03233" w:rsidRDefault="00284D6C" w:rsidP="00284D6C">
            <w:pPr>
              <w:cnfStyle w:val="000000000000" w:firstRow="0" w:lastRow="0" w:firstColumn="0" w:lastColumn="0" w:oddVBand="0" w:evenVBand="0" w:oddHBand="0" w:evenHBand="0" w:firstRowFirstColumn="0" w:firstRowLastColumn="0" w:lastRowFirstColumn="0" w:lastRowLastColumn="0"/>
              <w:rPr>
                <w:rFonts w:cstheme="minorHAnsi"/>
              </w:rPr>
            </w:pPr>
            <w:r>
              <w:t xml:space="preserve">Username: </w:t>
            </w:r>
            <w:proofErr w:type="spellStart"/>
            <w:r>
              <w:t>Adoven</w:t>
            </w:r>
            <w:proofErr w:type="spellEnd"/>
          </w:p>
        </w:tc>
        <w:tc>
          <w:tcPr>
            <w:tcW w:w="1782" w:type="dxa"/>
            <w:gridSpan w:val="2"/>
          </w:tcPr>
          <w:p w14:paraId="19DA71A7" w14:textId="13EDE7E5" w:rsidR="00284D6C" w:rsidRPr="00C03233" w:rsidRDefault="00284D6C" w:rsidP="00284D6C">
            <w:pPr>
              <w:cnfStyle w:val="000000000000" w:firstRow="0" w:lastRow="0" w:firstColumn="0" w:lastColumn="0" w:oddVBand="0" w:evenVBand="0" w:oddHBand="0" w:evenHBand="0" w:firstRowFirstColumn="0" w:firstRowLastColumn="0" w:lastRowFirstColumn="0" w:lastRowLastColumn="0"/>
              <w:rPr>
                <w:rFonts w:cstheme="minorHAnsi"/>
              </w:rPr>
            </w:pPr>
            <w:r w:rsidRPr="00284D6C">
              <w:t>Registration</w:t>
            </w:r>
            <w:r>
              <w:rPr>
                <w:b/>
                <w:bCs/>
              </w:rPr>
              <w:t xml:space="preserve"> </w:t>
            </w:r>
            <w:r>
              <w:t>uns</w:t>
            </w:r>
            <w:r>
              <w:t xml:space="preserve">uccessful </w:t>
            </w:r>
          </w:p>
        </w:tc>
        <w:tc>
          <w:tcPr>
            <w:tcW w:w="875" w:type="dxa"/>
          </w:tcPr>
          <w:p w14:paraId="75288103" w14:textId="584B9201" w:rsidR="00284D6C" w:rsidRPr="00C03233" w:rsidRDefault="00284D6C" w:rsidP="00284D6C">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Pass</w:t>
            </w:r>
          </w:p>
        </w:tc>
      </w:tr>
      <w:tr w:rsidR="00284D6C" w14:paraId="1F28EE0A" w14:textId="77777777" w:rsidTr="009B2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Merge/>
          </w:tcPr>
          <w:p w14:paraId="2E7B3111" w14:textId="77777777" w:rsidR="00284D6C" w:rsidRDefault="00284D6C" w:rsidP="00284D6C"/>
        </w:tc>
        <w:tc>
          <w:tcPr>
            <w:tcW w:w="2548" w:type="dxa"/>
            <w:gridSpan w:val="2"/>
          </w:tcPr>
          <w:p w14:paraId="47161350" w14:textId="1C43E32A" w:rsidR="00284D6C" w:rsidRDefault="00284D6C" w:rsidP="00284D6C">
            <w:pPr>
              <w:cnfStyle w:val="000000100000" w:firstRow="0" w:lastRow="0" w:firstColumn="0" w:lastColumn="0" w:oddVBand="0" w:evenVBand="0" w:oddHBand="1" w:evenHBand="0" w:firstRowFirstColumn="0" w:firstRowLastColumn="0" w:lastRowFirstColumn="0" w:lastRowLastColumn="0"/>
              <w:rPr>
                <w:rFonts w:cstheme="minorHAnsi"/>
              </w:rPr>
            </w:pPr>
            <w:r w:rsidRPr="00284D6C">
              <w:rPr>
                <w:rFonts w:cstheme="minorHAnsi"/>
              </w:rPr>
              <w:t xml:space="preserve">Provide </w:t>
            </w:r>
            <w:r w:rsidR="00B94AE3">
              <w:rPr>
                <w:rFonts w:cstheme="minorHAnsi"/>
              </w:rPr>
              <w:t>a</w:t>
            </w:r>
            <w:r>
              <w:rPr>
                <w:rFonts w:cstheme="minorHAnsi"/>
              </w:rPr>
              <w:t xml:space="preserve"> </w:t>
            </w:r>
            <w:r w:rsidRPr="00284D6C">
              <w:rPr>
                <w:rFonts w:cstheme="minorHAnsi"/>
              </w:rPr>
              <w:t>valid email</w:t>
            </w:r>
            <w:r>
              <w:rPr>
                <w:rFonts w:cstheme="minorHAnsi"/>
              </w:rPr>
              <w:t xml:space="preserve">, </w:t>
            </w:r>
            <w:r w:rsidR="00B94AE3">
              <w:rPr>
                <w:rFonts w:cstheme="minorHAnsi"/>
              </w:rPr>
              <w:t>an</w:t>
            </w:r>
            <w:r>
              <w:rPr>
                <w:rFonts w:cstheme="minorHAnsi"/>
              </w:rPr>
              <w:t xml:space="preserve"> </w:t>
            </w:r>
            <w:r>
              <w:rPr>
                <w:rFonts w:cstheme="minorHAnsi"/>
              </w:rPr>
              <w:t>in</w:t>
            </w:r>
            <w:r w:rsidRPr="00284D6C">
              <w:rPr>
                <w:rFonts w:cstheme="minorHAnsi"/>
              </w:rPr>
              <w:t xml:space="preserve">valid </w:t>
            </w:r>
            <w:r>
              <w:rPr>
                <w:rFonts w:cstheme="minorHAnsi"/>
              </w:rPr>
              <w:t>(</w:t>
            </w:r>
            <w:r>
              <w:rPr>
                <w:rFonts w:cstheme="minorHAnsi"/>
              </w:rPr>
              <w:t>weak</w:t>
            </w:r>
            <w:r>
              <w:rPr>
                <w:rFonts w:cstheme="minorHAnsi"/>
              </w:rPr>
              <w:t xml:space="preserve">) </w:t>
            </w:r>
            <w:r w:rsidRPr="00284D6C">
              <w:rPr>
                <w:rFonts w:cstheme="minorHAnsi"/>
              </w:rPr>
              <w:t>password</w:t>
            </w:r>
            <w:r>
              <w:rPr>
                <w:rFonts w:cstheme="minorHAnsi"/>
              </w:rPr>
              <w:t>, and</w:t>
            </w:r>
            <w:r w:rsidRPr="00284D6C">
              <w:rPr>
                <w:rFonts w:cstheme="minorHAnsi"/>
              </w:rPr>
              <w:t xml:space="preserve"> </w:t>
            </w:r>
            <w:r>
              <w:rPr>
                <w:rFonts w:cstheme="minorHAnsi"/>
              </w:rPr>
              <w:t xml:space="preserve">a </w:t>
            </w:r>
            <w:r w:rsidRPr="00284D6C">
              <w:rPr>
                <w:rFonts w:cstheme="minorHAnsi"/>
              </w:rPr>
              <w:t>username</w:t>
            </w:r>
          </w:p>
        </w:tc>
        <w:tc>
          <w:tcPr>
            <w:tcW w:w="2592" w:type="dxa"/>
            <w:gridSpan w:val="2"/>
          </w:tcPr>
          <w:p w14:paraId="5955BB61" w14:textId="281DB1B0" w:rsidR="00284D6C" w:rsidRDefault="00284D6C" w:rsidP="00284D6C">
            <w:pPr>
              <w:cnfStyle w:val="000000100000" w:firstRow="0" w:lastRow="0" w:firstColumn="0" w:lastColumn="0" w:oddVBand="0" w:evenVBand="0" w:oddHBand="1" w:evenHBand="0" w:firstRowFirstColumn="0" w:firstRowLastColumn="0" w:lastRowFirstColumn="0" w:lastRowLastColumn="0"/>
            </w:pPr>
            <w:r>
              <w:t xml:space="preserve">Email: </w:t>
            </w:r>
            <w:hyperlink r:id="rId42" w:history="1">
              <w:r w:rsidRPr="00911289">
                <w:rPr>
                  <w:rStyle w:val="Hyperlink"/>
                </w:rPr>
                <w:t>valid</w:t>
              </w:r>
              <w:r w:rsidRPr="00911289">
                <w:rPr>
                  <w:rStyle w:val="Hyperlink"/>
                </w:rPr>
                <w:t>@</w:t>
              </w:r>
              <w:r w:rsidRPr="00911289">
                <w:rPr>
                  <w:rStyle w:val="Hyperlink"/>
                </w:rPr>
                <w:t>gmail.com</w:t>
              </w:r>
            </w:hyperlink>
          </w:p>
          <w:p w14:paraId="49025CCB" w14:textId="4F6F47DC" w:rsidR="00284D6C" w:rsidRDefault="00284D6C" w:rsidP="00284D6C">
            <w:pPr>
              <w:cnfStyle w:val="000000100000" w:firstRow="0" w:lastRow="0" w:firstColumn="0" w:lastColumn="0" w:oddVBand="0" w:evenVBand="0" w:oddHBand="1" w:evenHBand="0" w:firstRowFirstColumn="0" w:firstRowLastColumn="0" w:lastRowFirstColumn="0" w:lastRowLastColumn="0"/>
            </w:pPr>
            <w:r>
              <w:t xml:space="preserve">Password: </w:t>
            </w:r>
            <w:r w:rsidR="009B2004">
              <w:t>password123</w:t>
            </w:r>
          </w:p>
          <w:p w14:paraId="34EFACDB" w14:textId="7AAEA871" w:rsidR="00284D6C" w:rsidRPr="00C03233" w:rsidRDefault="00284D6C" w:rsidP="00284D6C">
            <w:pPr>
              <w:cnfStyle w:val="000000100000" w:firstRow="0" w:lastRow="0" w:firstColumn="0" w:lastColumn="0" w:oddVBand="0" w:evenVBand="0" w:oddHBand="1" w:evenHBand="0" w:firstRowFirstColumn="0" w:firstRowLastColumn="0" w:lastRowFirstColumn="0" w:lastRowLastColumn="0"/>
              <w:rPr>
                <w:rFonts w:cstheme="minorHAnsi"/>
              </w:rPr>
            </w:pPr>
            <w:r>
              <w:t xml:space="preserve">Username: </w:t>
            </w:r>
            <w:proofErr w:type="spellStart"/>
            <w:r>
              <w:t>Adoven</w:t>
            </w:r>
            <w:proofErr w:type="spellEnd"/>
          </w:p>
        </w:tc>
        <w:tc>
          <w:tcPr>
            <w:tcW w:w="1782" w:type="dxa"/>
            <w:gridSpan w:val="2"/>
          </w:tcPr>
          <w:p w14:paraId="69C725F9" w14:textId="1980E8F2" w:rsidR="00284D6C" w:rsidRPr="00C03233" w:rsidRDefault="00284D6C" w:rsidP="00284D6C">
            <w:pPr>
              <w:cnfStyle w:val="000000100000" w:firstRow="0" w:lastRow="0" w:firstColumn="0" w:lastColumn="0" w:oddVBand="0" w:evenVBand="0" w:oddHBand="1" w:evenHBand="0" w:firstRowFirstColumn="0" w:firstRowLastColumn="0" w:lastRowFirstColumn="0" w:lastRowLastColumn="0"/>
              <w:rPr>
                <w:rFonts w:cstheme="minorHAnsi"/>
              </w:rPr>
            </w:pPr>
            <w:r w:rsidRPr="00284D6C">
              <w:t>Registration</w:t>
            </w:r>
            <w:r>
              <w:rPr>
                <w:b/>
                <w:bCs/>
              </w:rPr>
              <w:t xml:space="preserve"> </w:t>
            </w:r>
            <w:r>
              <w:t xml:space="preserve">unsuccessful </w:t>
            </w:r>
          </w:p>
        </w:tc>
        <w:tc>
          <w:tcPr>
            <w:tcW w:w="875" w:type="dxa"/>
          </w:tcPr>
          <w:p w14:paraId="1808A830" w14:textId="017542FE" w:rsidR="00284D6C" w:rsidRPr="00C03233" w:rsidRDefault="00284D6C" w:rsidP="00284D6C">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Pass</w:t>
            </w:r>
          </w:p>
        </w:tc>
      </w:tr>
      <w:tr w:rsidR="00284D6C" w14:paraId="1741773C" w14:textId="77777777" w:rsidTr="009B2004">
        <w:tc>
          <w:tcPr>
            <w:cnfStyle w:val="001000000000" w:firstRow="0" w:lastRow="0" w:firstColumn="1" w:lastColumn="0" w:oddVBand="0" w:evenVBand="0" w:oddHBand="0" w:evenHBand="0" w:firstRowFirstColumn="0" w:firstRowLastColumn="0" w:lastRowFirstColumn="0" w:lastRowLastColumn="0"/>
            <w:tcW w:w="1563" w:type="dxa"/>
            <w:vMerge/>
          </w:tcPr>
          <w:p w14:paraId="389B0C3B" w14:textId="77777777" w:rsidR="00284D6C" w:rsidRDefault="00284D6C" w:rsidP="00A17EEF"/>
        </w:tc>
        <w:tc>
          <w:tcPr>
            <w:tcW w:w="2548" w:type="dxa"/>
            <w:gridSpan w:val="2"/>
          </w:tcPr>
          <w:p w14:paraId="2F31087B" w14:textId="77777777" w:rsidR="00284D6C" w:rsidRDefault="00284D6C" w:rsidP="00A17EEF">
            <w:pPr>
              <w:cnfStyle w:val="000000000000" w:firstRow="0" w:lastRow="0" w:firstColumn="0" w:lastColumn="0" w:oddVBand="0" w:evenVBand="0" w:oddHBand="0" w:evenHBand="0" w:firstRowFirstColumn="0" w:firstRowLastColumn="0" w:lastRowFirstColumn="0" w:lastRowLastColumn="0"/>
              <w:rPr>
                <w:rFonts w:cstheme="minorHAnsi"/>
              </w:rPr>
            </w:pPr>
          </w:p>
        </w:tc>
        <w:tc>
          <w:tcPr>
            <w:tcW w:w="2592" w:type="dxa"/>
            <w:gridSpan w:val="2"/>
          </w:tcPr>
          <w:p w14:paraId="071F1062" w14:textId="77777777" w:rsidR="00284D6C" w:rsidRPr="00C03233" w:rsidRDefault="00284D6C" w:rsidP="00A17EEF">
            <w:pPr>
              <w:cnfStyle w:val="000000000000" w:firstRow="0" w:lastRow="0" w:firstColumn="0" w:lastColumn="0" w:oddVBand="0" w:evenVBand="0" w:oddHBand="0" w:evenHBand="0" w:firstRowFirstColumn="0" w:firstRowLastColumn="0" w:lastRowFirstColumn="0" w:lastRowLastColumn="0"/>
              <w:rPr>
                <w:rFonts w:cstheme="minorHAnsi"/>
              </w:rPr>
            </w:pPr>
          </w:p>
        </w:tc>
        <w:tc>
          <w:tcPr>
            <w:tcW w:w="1782" w:type="dxa"/>
            <w:gridSpan w:val="2"/>
          </w:tcPr>
          <w:p w14:paraId="4DC42DD5" w14:textId="77777777" w:rsidR="00284D6C" w:rsidRPr="00C03233" w:rsidRDefault="00284D6C" w:rsidP="00A17EEF">
            <w:pPr>
              <w:cnfStyle w:val="000000000000" w:firstRow="0" w:lastRow="0" w:firstColumn="0" w:lastColumn="0" w:oddVBand="0" w:evenVBand="0" w:oddHBand="0" w:evenHBand="0" w:firstRowFirstColumn="0" w:firstRowLastColumn="0" w:lastRowFirstColumn="0" w:lastRowLastColumn="0"/>
              <w:rPr>
                <w:rFonts w:cstheme="minorHAnsi"/>
              </w:rPr>
            </w:pPr>
          </w:p>
        </w:tc>
        <w:tc>
          <w:tcPr>
            <w:tcW w:w="875" w:type="dxa"/>
          </w:tcPr>
          <w:p w14:paraId="7A1F20FD" w14:textId="77777777" w:rsidR="00284D6C" w:rsidRPr="00C03233" w:rsidRDefault="00284D6C" w:rsidP="00A17EEF">
            <w:pPr>
              <w:cnfStyle w:val="000000000000" w:firstRow="0" w:lastRow="0" w:firstColumn="0" w:lastColumn="0" w:oddVBand="0" w:evenVBand="0" w:oddHBand="0" w:evenHBand="0" w:firstRowFirstColumn="0" w:firstRowLastColumn="0" w:lastRowFirstColumn="0" w:lastRowLastColumn="0"/>
              <w:rPr>
                <w:rFonts w:cstheme="minorHAnsi"/>
              </w:rPr>
            </w:pPr>
          </w:p>
        </w:tc>
      </w:tr>
      <w:tr w:rsidR="00A17EEF" w14:paraId="7BE84541" w14:textId="77777777" w:rsidTr="009B2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Merge/>
          </w:tcPr>
          <w:p w14:paraId="0F4E137C" w14:textId="77777777" w:rsidR="00A17EEF" w:rsidRDefault="00A17EEF" w:rsidP="00A17EEF"/>
        </w:tc>
        <w:tc>
          <w:tcPr>
            <w:tcW w:w="2548" w:type="dxa"/>
            <w:gridSpan w:val="2"/>
          </w:tcPr>
          <w:p w14:paraId="414E3225" w14:textId="268ED4B0" w:rsidR="00A17EEF" w:rsidRDefault="00A17EEF" w:rsidP="00A17EEF">
            <w:pPr>
              <w:cnfStyle w:val="000000100000" w:firstRow="0" w:lastRow="0" w:firstColumn="0" w:lastColumn="0" w:oddVBand="0" w:evenVBand="0" w:oddHBand="1" w:evenHBand="0" w:firstRowFirstColumn="0" w:firstRowLastColumn="0" w:lastRowFirstColumn="0" w:lastRowLastColumn="0"/>
              <w:rPr>
                <w:rFonts w:cstheme="minorHAnsi"/>
              </w:rPr>
            </w:pPr>
          </w:p>
        </w:tc>
        <w:tc>
          <w:tcPr>
            <w:tcW w:w="2592" w:type="dxa"/>
            <w:gridSpan w:val="2"/>
          </w:tcPr>
          <w:p w14:paraId="2F73EECA" w14:textId="77777777" w:rsidR="00A17EEF" w:rsidRPr="00C03233" w:rsidRDefault="00A17EEF" w:rsidP="00A17EEF">
            <w:pPr>
              <w:cnfStyle w:val="000000100000" w:firstRow="0" w:lastRow="0" w:firstColumn="0" w:lastColumn="0" w:oddVBand="0" w:evenVBand="0" w:oddHBand="1" w:evenHBand="0" w:firstRowFirstColumn="0" w:firstRowLastColumn="0" w:lastRowFirstColumn="0" w:lastRowLastColumn="0"/>
              <w:rPr>
                <w:rFonts w:cstheme="minorHAnsi"/>
              </w:rPr>
            </w:pPr>
          </w:p>
        </w:tc>
        <w:tc>
          <w:tcPr>
            <w:tcW w:w="1782" w:type="dxa"/>
            <w:gridSpan w:val="2"/>
          </w:tcPr>
          <w:p w14:paraId="76045D90" w14:textId="77777777" w:rsidR="00A17EEF" w:rsidRPr="00C03233" w:rsidRDefault="00A17EEF" w:rsidP="00A17EEF">
            <w:pPr>
              <w:cnfStyle w:val="000000100000" w:firstRow="0" w:lastRow="0" w:firstColumn="0" w:lastColumn="0" w:oddVBand="0" w:evenVBand="0" w:oddHBand="1" w:evenHBand="0" w:firstRowFirstColumn="0" w:firstRowLastColumn="0" w:lastRowFirstColumn="0" w:lastRowLastColumn="0"/>
              <w:rPr>
                <w:rFonts w:cstheme="minorHAnsi"/>
              </w:rPr>
            </w:pPr>
          </w:p>
        </w:tc>
        <w:tc>
          <w:tcPr>
            <w:tcW w:w="875" w:type="dxa"/>
          </w:tcPr>
          <w:p w14:paraId="6FE694D3" w14:textId="2BB7E095" w:rsidR="00A17EEF" w:rsidRPr="00C03233" w:rsidRDefault="00A17EEF" w:rsidP="00A17EEF">
            <w:pPr>
              <w:cnfStyle w:val="000000100000" w:firstRow="0" w:lastRow="0" w:firstColumn="0" w:lastColumn="0" w:oddVBand="0" w:evenVBand="0" w:oddHBand="1" w:evenHBand="0" w:firstRowFirstColumn="0" w:firstRowLastColumn="0" w:lastRowFirstColumn="0" w:lastRowLastColumn="0"/>
              <w:rPr>
                <w:rFonts w:cstheme="minorHAnsi"/>
              </w:rPr>
            </w:pPr>
          </w:p>
        </w:tc>
      </w:tr>
      <w:tr w:rsidR="00A17EEF" w14:paraId="4DCD3BA1" w14:textId="77777777" w:rsidTr="009B2004">
        <w:tc>
          <w:tcPr>
            <w:cnfStyle w:val="001000000000" w:firstRow="0" w:lastRow="0" w:firstColumn="1" w:lastColumn="0" w:oddVBand="0" w:evenVBand="0" w:oddHBand="0" w:evenHBand="0" w:firstRowFirstColumn="0" w:firstRowLastColumn="0" w:lastRowFirstColumn="0" w:lastRowLastColumn="0"/>
            <w:tcW w:w="1563" w:type="dxa"/>
            <w:vMerge w:val="restart"/>
          </w:tcPr>
          <w:p w14:paraId="18B5D051" w14:textId="74FEB6F7" w:rsidR="00A17EEF" w:rsidRDefault="0090078D" w:rsidP="00A17EEF">
            <w:r w:rsidRPr="0090078D">
              <w:rPr>
                <w:b w:val="0"/>
                <w:bCs w:val="0"/>
              </w:rPr>
              <w:t>Page Navigation Links</w:t>
            </w:r>
          </w:p>
        </w:tc>
        <w:tc>
          <w:tcPr>
            <w:tcW w:w="2548" w:type="dxa"/>
            <w:gridSpan w:val="2"/>
          </w:tcPr>
          <w:p w14:paraId="12057717" w14:textId="2C783143" w:rsidR="00A17EEF" w:rsidRDefault="0090078D" w:rsidP="00A17EEF">
            <w:pPr>
              <w:cnfStyle w:val="000000000000" w:firstRow="0" w:lastRow="0" w:firstColumn="0" w:lastColumn="0" w:oddVBand="0" w:evenVBand="0" w:oddHBand="0" w:evenHBand="0" w:firstRowFirstColumn="0" w:firstRowLastColumn="0" w:lastRowFirstColumn="0" w:lastRowLastColumn="0"/>
              <w:rPr>
                <w:rFonts w:cstheme="minorHAnsi"/>
              </w:rPr>
            </w:pPr>
            <w:r w:rsidRPr="0090078D">
              <w:rPr>
                <w:rFonts w:cstheme="minorHAnsi"/>
              </w:rPr>
              <w:t>"Analytics" Button</w:t>
            </w:r>
          </w:p>
        </w:tc>
        <w:tc>
          <w:tcPr>
            <w:tcW w:w="2592" w:type="dxa"/>
            <w:gridSpan w:val="2"/>
          </w:tcPr>
          <w:p w14:paraId="46EB0D5C" w14:textId="657817C2" w:rsidR="00A17EEF" w:rsidRPr="00C03233" w:rsidRDefault="00B94AE3" w:rsidP="00A17EE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Clicking</w:t>
            </w:r>
            <w:r w:rsidR="0090078D" w:rsidRPr="0090078D">
              <w:rPr>
                <w:rFonts w:cstheme="minorHAnsi"/>
              </w:rPr>
              <w:t xml:space="preserve"> a link or button trigger</w:t>
            </w:r>
          </w:p>
        </w:tc>
        <w:tc>
          <w:tcPr>
            <w:tcW w:w="1782" w:type="dxa"/>
            <w:gridSpan w:val="2"/>
          </w:tcPr>
          <w:p w14:paraId="5BB8F9FA" w14:textId="35116CD8" w:rsidR="00A17EEF" w:rsidRPr="00C03233" w:rsidRDefault="0090078D" w:rsidP="00A17EE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User</w:t>
            </w:r>
            <w:r w:rsidRPr="0090078D">
              <w:rPr>
                <w:rFonts w:cstheme="minorHAnsi"/>
              </w:rPr>
              <w:t xml:space="preserve"> </w:t>
            </w:r>
            <w:r>
              <w:rPr>
                <w:rFonts w:cstheme="minorHAnsi"/>
              </w:rPr>
              <w:t xml:space="preserve">moved to the </w:t>
            </w:r>
            <w:r>
              <w:rPr>
                <w:rFonts w:cstheme="minorHAnsi"/>
              </w:rPr>
              <w:t>dashboard page to view the meter readings</w:t>
            </w:r>
            <w:r>
              <w:rPr>
                <w:rFonts w:cstheme="minorHAnsi"/>
              </w:rPr>
              <w:t xml:space="preserve"> </w:t>
            </w:r>
          </w:p>
        </w:tc>
        <w:tc>
          <w:tcPr>
            <w:tcW w:w="875" w:type="dxa"/>
          </w:tcPr>
          <w:p w14:paraId="76B661A7" w14:textId="75959F26" w:rsidR="00A17EEF" w:rsidRPr="00C03233" w:rsidRDefault="0090078D" w:rsidP="00A17EE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Pass</w:t>
            </w:r>
          </w:p>
        </w:tc>
      </w:tr>
      <w:tr w:rsidR="00A17EEF" w14:paraId="38C7365F" w14:textId="77777777" w:rsidTr="009B2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Merge/>
          </w:tcPr>
          <w:p w14:paraId="557561FC" w14:textId="77777777" w:rsidR="00A17EEF" w:rsidRDefault="00A17EEF" w:rsidP="00A17EEF">
            <w:pPr>
              <w:rPr>
                <w:b w:val="0"/>
                <w:bCs w:val="0"/>
              </w:rPr>
            </w:pPr>
          </w:p>
        </w:tc>
        <w:tc>
          <w:tcPr>
            <w:tcW w:w="2548" w:type="dxa"/>
            <w:gridSpan w:val="2"/>
          </w:tcPr>
          <w:p w14:paraId="133CD9DD" w14:textId="5A45D3AC" w:rsidR="00A17EEF" w:rsidRPr="009773B6" w:rsidRDefault="0090078D" w:rsidP="00A17EEF">
            <w:pPr>
              <w:cnfStyle w:val="000000100000" w:firstRow="0" w:lastRow="0" w:firstColumn="0" w:lastColumn="0" w:oddVBand="0" w:evenVBand="0" w:oddHBand="1" w:evenHBand="0" w:firstRowFirstColumn="0" w:firstRowLastColumn="0" w:lastRowFirstColumn="0" w:lastRowLastColumn="0"/>
              <w:rPr>
                <w:rFonts w:cstheme="minorHAnsi"/>
              </w:rPr>
            </w:pPr>
            <w:r w:rsidRPr="0090078D">
              <w:rPr>
                <w:rFonts w:cstheme="minorHAnsi"/>
              </w:rPr>
              <w:t>"Add Meter" Button</w:t>
            </w:r>
          </w:p>
        </w:tc>
        <w:tc>
          <w:tcPr>
            <w:tcW w:w="2592" w:type="dxa"/>
            <w:gridSpan w:val="2"/>
          </w:tcPr>
          <w:p w14:paraId="5133727D" w14:textId="2D263D6D" w:rsidR="00A17EEF" w:rsidRPr="00C03233" w:rsidRDefault="00B94AE3" w:rsidP="00A17EEF">
            <w:pPr>
              <w:cnfStyle w:val="000000100000" w:firstRow="0" w:lastRow="0" w:firstColumn="0" w:lastColumn="0" w:oddVBand="0" w:evenVBand="0" w:oddHBand="1" w:evenHBand="0" w:firstRowFirstColumn="0" w:firstRowLastColumn="0" w:lastRowFirstColumn="0" w:lastRowLastColumn="0"/>
            </w:pPr>
            <w:r>
              <w:t>Clicking</w:t>
            </w:r>
            <w:r w:rsidR="0090078D" w:rsidRPr="0090078D">
              <w:t xml:space="preserve"> a link or button trigger</w:t>
            </w:r>
            <w:r>
              <w:t>s</w:t>
            </w:r>
          </w:p>
        </w:tc>
        <w:tc>
          <w:tcPr>
            <w:tcW w:w="1782" w:type="dxa"/>
            <w:gridSpan w:val="2"/>
          </w:tcPr>
          <w:p w14:paraId="52463492" w14:textId="69967A99" w:rsidR="00A17EEF" w:rsidRPr="00C03233" w:rsidRDefault="0090078D" w:rsidP="00A17EEF">
            <w:pPr>
              <w:cnfStyle w:val="000000100000" w:firstRow="0" w:lastRow="0" w:firstColumn="0" w:lastColumn="0" w:oddVBand="0" w:evenVBand="0" w:oddHBand="1" w:evenHBand="0" w:firstRowFirstColumn="0" w:firstRowLastColumn="0" w:lastRowFirstColumn="0" w:lastRowLastColumn="0"/>
            </w:pPr>
            <w:r>
              <w:rPr>
                <w:rFonts w:cstheme="minorHAnsi"/>
              </w:rPr>
              <w:t>User</w:t>
            </w:r>
            <w:r w:rsidRPr="0090078D">
              <w:rPr>
                <w:rFonts w:cstheme="minorHAnsi"/>
              </w:rPr>
              <w:t xml:space="preserve"> </w:t>
            </w:r>
            <w:r>
              <w:rPr>
                <w:rFonts w:cstheme="minorHAnsi"/>
              </w:rPr>
              <w:t xml:space="preserve">moved </w:t>
            </w:r>
            <w:r>
              <w:rPr>
                <w:rFonts w:cstheme="minorHAnsi"/>
              </w:rPr>
              <w:t>to</w:t>
            </w:r>
            <w:r>
              <w:rPr>
                <w:rFonts w:cstheme="minorHAnsi"/>
              </w:rPr>
              <w:t xml:space="preserve"> the meter addition form/</w:t>
            </w:r>
            <w:r>
              <w:rPr>
                <w:rFonts w:cstheme="minorHAnsi"/>
              </w:rPr>
              <w:t>page.</w:t>
            </w:r>
          </w:p>
        </w:tc>
        <w:tc>
          <w:tcPr>
            <w:tcW w:w="875" w:type="dxa"/>
          </w:tcPr>
          <w:p w14:paraId="207EBA8B" w14:textId="2BEB70A6" w:rsidR="00A17EEF" w:rsidRPr="00C03233" w:rsidRDefault="0090078D" w:rsidP="00A17EEF">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Pass</w:t>
            </w:r>
          </w:p>
        </w:tc>
      </w:tr>
      <w:tr w:rsidR="00A17EEF" w14:paraId="7A128AD4" w14:textId="77777777" w:rsidTr="009B2004">
        <w:tc>
          <w:tcPr>
            <w:cnfStyle w:val="001000000000" w:firstRow="0" w:lastRow="0" w:firstColumn="1" w:lastColumn="0" w:oddVBand="0" w:evenVBand="0" w:oddHBand="0" w:evenHBand="0" w:firstRowFirstColumn="0" w:firstRowLastColumn="0" w:lastRowFirstColumn="0" w:lastRowLastColumn="0"/>
            <w:tcW w:w="1563" w:type="dxa"/>
            <w:vMerge/>
          </w:tcPr>
          <w:p w14:paraId="4D7DA61D" w14:textId="77777777" w:rsidR="00A17EEF" w:rsidRDefault="00A17EEF" w:rsidP="00A17EEF"/>
        </w:tc>
        <w:tc>
          <w:tcPr>
            <w:tcW w:w="2548" w:type="dxa"/>
            <w:gridSpan w:val="2"/>
          </w:tcPr>
          <w:p w14:paraId="685A8AF0" w14:textId="44EBDFF7" w:rsidR="00A17EEF" w:rsidRPr="009773B6" w:rsidRDefault="0090078D" w:rsidP="00A17EEF">
            <w:pPr>
              <w:cnfStyle w:val="000000000000" w:firstRow="0" w:lastRow="0" w:firstColumn="0" w:lastColumn="0" w:oddVBand="0" w:evenVBand="0" w:oddHBand="0" w:evenHBand="0" w:firstRowFirstColumn="0" w:firstRowLastColumn="0" w:lastRowFirstColumn="0" w:lastRowLastColumn="0"/>
              <w:rPr>
                <w:rFonts w:cstheme="minorHAnsi"/>
              </w:rPr>
            </w:pPr>
            <w:r w:rsidRPr="0090078D">
              <w:rPr>
                <w:rFonts w:cstheme="minorHAnsi"/>
              </w:rPr>
              <w:t>"Sign Out" Button</w:t>
            </w:r>
          </w:p>
        </w:tc>
        <w:tc>
          <w:tcPr>
            <w:tcW w:w="2592" w:type="dxa"/>
            <w:gridSpan w:val="2"/>
          </w:tcPr>
          <w:p w14:paraId="6E73007B" w14:textId="4D1FAAEE" w:rsidR="00A17EEF" w:rsidRPr="00C03233" w:rsidRDefault="00B94AE3" w:rsidP="00A17EE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Clicking</w:t>
            </w:r>
            <w:r w:rsidR="0090078D" w:rsidRPr="0090078D">
              <w:rPr>
                <w:rFonts w:cstheme="minorHAnsi"/>
              </w:rPr>
              <w:t xml:space="preserve"> a link or button trigger</w:t>
            </w:r>
            <w:r>
              <w:rPr>
                <w:rFonts w:cstheme="minorHAnsi"/>
              </w:rPr>
              <w:t>s</w:t>
            </w:r>
          </w:p>
        </w:tc>
        <w:tc>
          <w:tcPr>
            <w:tcW w:w="1782" w:type="dxa"/>
            <w:gridSpan w:val="2"/>
          </w:tcPr>
          <w:p w14:paraId="58DF446B" w14:textId="21477B70" w:rsidR="00A17EEF" w:rsidRPr="00C03233" w:rsidRDefault="0090078D" w:rsidP="00A17EE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User</w:t>
            </w:r>
            <w:r w:rsidRPr="0090078D">
              <w:rPr>
                <w:rFonts w:cstheme="minorHAnsi"/>
              </w:rPr>
              <w:t xml:space="preserve"> </w:t>
            </w:r>
            <w:r>
              <w:rPr>
                <w:rFonts w:cstheme="minorHAnsi"/>
              </w:rPr>
              <w:t>returned to the landing page.</w:t>
            </w:r>
          </w:p>
        </w:tc>
        <w:tc>
          <w:tcPr>
            <w:tcW w:w="875" w:type="dxa"/>
          </w:tcPr>
          <w:p w14:paraId="7491024F" w14:textId="41E6563C" w:rsidR="00A17EEF" w:rsidRPr="00C03233" w:rsidRDefault="0090078D" w:rsidP="00A17EE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Pass</w:t>
            </w:r>
          </w:p>
        </w:tc>
      </w:tr>
      <w:tr w:rsidR="00A17EEF" w14:paraId="562471B2" w14:textId="77777777" w:rsidTr="00A17E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vMerge/>
          </w:tcPr>
          <w:p w14:paraId="3464EA37" w14:textId="77777777" w:rsidR="00A17EEF" w:rsidRDefault="00A17EEF" w:rsidP="00A17EEF"/>
        </w:tc>
        <w:tc>
          <w:tcPr>
            <w:tcW w:w="1498" w:type="dxa"/>
          </w:tcPr>
          <w:p w14:paraId="1E7A1BEB" w14:textId="77777777" w:rsidR="00A17EEF" w:rsidRDefault="00A17EEF" w:rsidP="00A17EEF">
            <w:pPr>
              <w:cnfStyle w:val="000000100000" w:firstRow="0" w:lastRow="0" w:firstColumn="0" w:lastColumn="0" w:oddVBand="0" w:evenVBand="0" w:oddHBand="1" w:evenHBand="0" w:firstRowFirstColumn="0" w:firstRowLastColumn="0" w:lastRowFirstColumn="0" w:lastRowLastColumn="0"/>
              <w:rPr>
                <w:rFonts w:cstheme="minorHAnsi"/>
              </w:rPr>
            </w:pPr>
          </w:p>
        </w:tc>
        <w:tc>
          <w:tcPr>
            <w:tcW w:w="3297" w:type="dxa"/>
            <w:gridSpan w:val="2"/>
          </w:tcPr>
          <w:p w14:paraId="15E0BF3C" w14:textId="77777777" w:rsidR="00A17EEF" w:rsidRDefault="00A17EEF" w:rsidP="00A17EEF">
            <w:pPr>
              <w:cnfStyle w:val="000000100000" w:firstRow="0" w:lastRow="0" w:firstColumn="0" w:lastColumn="0" w:oddVBand="0" w:evenVBand="0" w:oddHBand="1" w:evenHBand="0" w:firstRowFirstColumn="0" w:firstRowLastColumn="0" w:lastRowFirstColumn="0" w:lastRowLastColumn="0"/>
              <w:rPr>
                <w:rFonts w:cstheme="minorHAnsi"/>
              </w:rPr>
            </w:pPr>
          </w:p>
        </w:tc>
        <w:tc>
          <w:tcPr>
            <w:tcW w:w="1222" w:type="dxa"/>
            <w:gridSpan w:val="2"/>
          </w:tcPr>
          <w:p w14:paraId="3F9D67C3" w14:textId="0850913E" w:rsidR="00A17EEF" w:rsidRDefault="00A17EEF" w:rsidP="00A17EEF">
            <w:pPr>
              <w:cnfStyle w:val="000000100000" w:firstRow="0" w:lastRow="0" w:firstColumn="0" w:lastColumn="0" w:oddVBand="0" w:evenVBand="0" w:oddHBand="1" w:evenHBand="0" w:firstRowFirstColumn="0" w:firstRowLastColumn="0" w:lastRowFirstColumn="0" w:lastRowLastColumn="0"/>
              <w:rPr>
                <w:rFonts w:cstheme="minorHAnsi"/>
              </w:rPr>
            </w:pPr>
          </w:p>
        </w:tc>
        <w:tc>
          <w:tcPr>
            <w:tcW w:w="1780" w:type="dxa"/>
            <w:gridSpan w:val="2"/>
          </w:tcPr>
          <w:p w14:paraId="4D8DDB57" w14:textId="4CE67182" w:rsidR="00A17EEF" w:rsidRDefault="00A17EEF" w:rsidP="00A17EEF">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796963DE" w14:textId="77777777" w:rsidR="00956BAC" w:rsidRDefault="00956BAC" w:rsidP="003E6D17">
      <w:pPr>
        <w:jc w:val="both"/>
        <w:rPr>
          <w:rFonts w:cstheme="minorHAnsi"/>
          <w:color w:val="FF0000"/>
        </w:rPr>
      </w:pPr>
    </w:p>
    <w:p w14:paraId="1CC4E3F2" w14:textId="77777777" w:rsidR="00A73C54" w:rsidRDefault="00A73C54" w:rsidP="003E6D17">
      <w:pPr>
        <w:jc w:val="both"/>
        <w:rPr>
          <w:rFonts w:cstheme="minorHAnsi"/>
          <w:color w:val="FF0000"/>
        </w:rPr>
      </w:pPr>
    </w:p>
    <w:p w14:paraId="56330BD3" w14:textId="0F69BB17" w:rsidR="003056D4" w:rsidRDefault="003056D4" w:rsidP="003056D4">
      <w:pPr>
        <w:jc w:val="both"/>
        <w:rPr>
          <w:rFonts w:cstheme="minorHAnsi"/>
          <w:color w:val="FF0000"/>
        </w:rPr>
      </w:pPr>
      <w:r w:rsidRPr="00E215A1">
        <w:rPr>
          <w:rFonts w:cstheme="minorHAnsi"/>
          <w:color w:val="FF0000"/>
        </w:rPr>
        <w:t xml:space="preserve">  </w:t>
      </w:r>
    </w:p>
    <w:p w14:paraId="09C12B80" w14:textId="77777777" w:rsidR="003E6D17" w:rsidRDefault="003E6D17" w:rsidP="003056D4">
      <w:pPr>
        <w:jc w:val="both"/>
        <w:rPr>
          <w:rFonts w:cstheme="minorHAnsi"/>
          <w:color w:val="FF0000"/>
        </w:rPr>
      </w:pPr>
    </w:p>
    <w:p w14:paraId="0A7D152B" w14:textId="77777777" w:rsidR="003E6D17" w:rsidRDefault="003E6D17" w:rsidP="003056D4">
      <w:pPr>
        <w:jc w:val="both"/>
        <w:rPr>
          <w:rFonts w:cstheme="minorHAnsi"/>
          <w:color w:val="FF0000"/>
        </w:rPr>
      </w:pPr>
    </w:p>
    <w:p w14:paraId="0B305C9E" w14:textId="77777777" w:rsidR="003E6D17" w:rsidRDefault="003E6D17" w:rsidP="003056D4">
      <w:pPr>
        <w:jc w:val="both"/>
        <w:rPr>
          <w:rFonts w:cstheme="minorHAnsi"/>
          <w:color w:val="FF0000"/>
        </w:rPr>
      </w:pPr>
    </w:p>
    <w:p w14:paraId="7C6D175B" w14:textId="77777777" w:rsidR="003E6D17" w:rsidRDefault="003E6D17" w:rsidP="003056D4">
      <w:pPr>
        <w:jc w:val="both"/>
        <w:rPr>
          <w:rFonts w:cstheme="minorHAnsi"/>
          <w:color w:val="FF0000"/>
        </w:rPr>
      </w:pPr>
    </w:p>
    <w:p w14:paraId="4DA655EE" w14:textId="77777777" w:rsidR="003E6D17" w:rsidRDefault="003E6D17" w:rsidP="003056D4">
      <w:pPr>
        <w:jc w:val="both"/>
        <w:rPr>
          <w:rFonts w:cstheme="minorHAnsi"/>
          <w:color w:val="FF0000"/>
        </w:rPr>
      </w:pPr>
    </w:p>
    <w:p w14:paraId="5F14763E" w14:textId="77777777" w:rsidR="003E6D17" w:rsidRDefault="003E6D17" w:rsidP="003056D4">
      <w:pPr>
        <w:jc w:val="both"/>
        <w:rPr>
          <w:rFonts w:cstheme="minorHAnsi"/>
          <w:color w:val="FF0000"/>
        </w:rPr>
      </w:pPr>
    </w:p>
    <w:p w14:paraId="26CF87DB" w14:textId="164E8276" w:rsidR="003056D4" w:rsidRPr="00B664F6" w:rsidRDefault="003056D4" w:rsidP="003056D4">
      <w:pPr>
        <w:pStyle w:val="Heading3"/>
      </w:pPr>
      <w:bookmarkStart w:id="343" w:name="_Toc225524950"/>
      <w:r>
        <w:lastRenderedPageBreak/>
        <w:t>Security Testing</w:t>
      </w:r>
      <w:bookmarkEnd w:id="343"/>
    </w:p>
    <w:p w14:paraId="7B36FA9C" w14:textId="0524DD13" w:rsidR="00FA40AC" w:rsidRPr="003A0D0D" w:rsidRDefault="003A4153" w:rsidP="003A4153">
      <w:pPr>
        <w:jc w:val="both"/>
        <w:rPr>
          <w:rFonts w:cstheme="minorHAnsi"/>
          <w:color w:val="0070C0"/>
        </w:rPr>
      </w:pPr>
      <w:r>
        <w:t>Mobile application security testing (MAST) assesses risks and vulnerabilities that may exist in mobile applications by simulating real-world attacks through both automated and manual methods. The prototype was assessed against the OWASP Mobile Application Security Verification Standard (MASVS), with particular attention to authentication, session management, data storage, network communication, input validation, and error handling.</w:t>
      </w:r>
    </w:p>
    <w:p>
      <w:pPr/>
      <w:r>
        <w:t>The security testing checked whether sensitive data was protected, whether invalid login attempts were rejected, whether weak passwords were blocked, whether unauthorised users could bypass authentication, and whether application traffic and backend access were restricted to the intended services. The testing also considered the IoT context of the application, since a compromise of the mobile interface could expose meter data or allow unauthorised meter-related actions.</w:t>
      </w:r>
    </w:p>
    <w:p w14:paraId="36704392" w14:textId="77777777" w:rsidR="00FA40AC" w:rsidRDefault="00FA40AC" w:rsidP="003A4153">
      <w:pPr>
        <w:jc w:val="both"/>
        <w:rPr>
          <w:rFonts w:cstheme="minorHAnsi"/>
        </w:rPr>
      </w:pPr>
    </w:p>
    <w:p w14:paraId="409F2542" w14:textId="77777777" w:rsidR="00CA7E13" w:rsidRDefault="00CA7E13" w:rsidP="003A4153">
      <w:pPr>
        <w:jc w:val="both"/>
        <w:rPr>
          <w:rFonts w:cstheme="minorHAnsi"/>
        </w:rPr>
      </w:pPr>
    </w:p>
    <w:p w14:paraId="61B9BDD5" w14:textId="3247079C" w:rsidR="00CA7E13" w:rsidRDefault="00CA7E13" w:rsidP="003A4153">
      <w:pPr>
        <w:jc w:val="both"/>
        <w:rPr>
          <w:rFonts w:cstheme="minorHAnsi"/>
        </w:rPr>
      </w:pPr>
      <w:r w:rsidRPr="00CA7E13">
        <w:rPr>
          <w:rFonts w:cstheme="minorHAnsi"/>
        </w:rPr>
        <w:drawing>
          <wp:inline distT="0" distB="0" distL="0" distR="0" wp14:anchorId="69FBB83F" wp14:editId="18035B56">
            <wp:extent cx="5943600" cy="1569085"/>
            <wp:effectExtent l="0" t="0" r="0" b="0"/>
            <wp:docPr id="96549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90862" name=""/>
                    <pic:cNvPicPr/>
                  </pic:nvPicPr>
                  <pic:blipFill>
                    <a:blip r:embed="rId45"/>
                    <a:stretch>
                      <a:fillRect/>
                    </a:stretch>
                  </pic:blipFill>
                  <pic:spPr>
                    <a:xfrm>
                      <a:off x="0" y="0"/>
                      <a:ext cx="5943600" cy="1569085"/>
                    </a:xfrm>
                    <a:prstGeom prst="rect">
                      <a:avLst/>
                    </a:prstGeom>
                  </pic:spPr>
                </pic:pic>
              </a:graphicData>
            </a:graphic>
          </wp:inline>
        </w:drawing>
      </w:r>
    </w:p>
    <w:p w14:paraId="2B8DB6D0" w14:textId="5D9502D8" w:rsidR="003E6D17" w:rsidRDefault="003E6D17" w:rsidP="003E6D17">
      <w:pPr>
        <w:pStyle w:val="Heading4"/>
        <w:numPr>
          <w:ilvl w:val="3"/>
          <w:numId w:val="7"/>
        </w:numPr>
      </w:pPr>
      <w:r>
        <w:t>Penetration Testing</w:t>
      </w:r>
    </w:p>
    <w:p w14:paraId="3ED2D349" w14:textId="6345AE5B" w:rsidR="003E6D17" w:rsidRDefault="003E6D17" w:rsidP="003E6D17">
      <w:pPr>
        <w:rPr>
          <w:rFonts w:cstheme="minorHAnsi"/>
          <w:color w:val="FF0000"/>
        </w:rPr>
      </w:pPr>
      <w:r>
        <w:t>Penetration testing was performed to identify weaknesses that could be exploited through the mobile application or its backend services. The test scenarios included incorrect login attempts, weak password submission, unauthorised dashboard access, invalid token submission, and attempts to reach backend services without a valid session. The expected result was that the application would reject invalid input, prevent access to protected functions, and avoid exposing sensitive error messages.</w:t>
      </w:r>
    </w:p>
    <w:p w14:paraId="50620C7A" w14:textId="77777777" w:rsidR="003E6D17" w:rsidRPr="003E6D17" w:rsidRDefault="003E6D17" w:rsidP="003E6D17"/>
    <w:p w14:paraId="633AB094" w14:textId="61C2DF57" w:rsidR="003E6D17" w:rsidRDefault="003E6D17" w:rsidP="003E6D17">
      <w:pPr>
        <w:pStyle w:val="Heading4"/>
        <w:numPr>
          <w:ilvl w:val="3"/>
          <w:numId w:val="7"/>
        </w:numPr>
      </w:pPr>
      <w:r>
        <w:t>Secure Code Testing</w:t>
      </w:r>
    </w:p>
    <w:p w14:paraId="14F6BB18" w14:textId="77777777" w:rsidR="003E6D17" w:rsidRDefault="003E6D17" w:rsidP="003E6D17">
      <w:pPr>
        <w:pStyle w:val="ListParagraph"/>
        <w:ind w:left="1080"/>
      </w:pPr>
    </w:p>
    <w:p w14:paraId="7C9FCF63" w14:textId="19E3FF21" w:rsidR="003E6D17" w:rsidRDefault="003E6D17" w:rsidP="003E6D17">
      <w:pPr>
        <w:rPr>
          <w:rFonts w:cstheme="minorHAnsi"/>
          <w:color w:val="FF0000"/>
        </w:rPr>
      </w:pPr>
      <w:r>
        <w:t>Secure code testing was conducted by reviewing the mobile application and backend scripts for insecure coding practices. The review focused on hard-coded credentials, input validation, error handling, authentication checks, password handling, API calls, and database interaction. The purpose was to ensure that the implementation followed the security requirements identified in the literature review and requirements analysis.</w:t>
      </w:r>
    </w:p>
    <w:p w14:paraId="6C8F4739" w14:textId="77777777" w:rsidR="00D21AF7" w:rsidRPr="003E6D17" w:rsidRDefault="00D21AF7" w:rsidP="003E6D17"/>
    <w:p w14:paraId="0C743D6D" w14:textId="0F4E586A" w:rsidR="003056D4" w:rsidRPr="00B664F6" w:rsidRDefault="003056D4" w:rsidP="003056D4">
      <w:pPr>
        <w:pStyle w:val="Heading3"/>
      </w:pPr>
      <w:bookmarkStart w:id="344" w:name="_Toc225524951"/>
      <w:r>
        <w:t>Performance Testing</w:t>
      </w:r>
      <w:bookmarkEnd w:id="344"/>
    </w:p>
    <w:p w14:paraId="59D88066" w14:textId="77777777" w:rsidR="00055F34" w:rsidRPr="00055F34" w:rsidRDefault="00055F34" w:rsidP="003056D4">
      <w:pPr>
        <w:jc w:val="both"/>
        <w:rPr>
          <w:rFonts w:cstheme="minorHAnsi"/>
        </w:rPr>
      </w:pPr>
      <w:r>
        <w:t>Mobile application performance testing was conducted to evaluate whether the prototype remained stable, responsive, and usable during normal operations. The focus was on screen loading, login response, dashboard loading, retrieval of meter readings, and writing meter-related actions to the backend.</w:t>
      </w:r>
    </w:p>
    <w:p>
      <w:pPr/>
      <w:r>
        <w:t>The system's performance was assessed by measuring the time required to retrieve data from the backend and the time taken to write data to the backend system. The target was for common screens and actions to complete within the performance requirement of approximately three seconds under normal test conditions.</w:t>
      </w:r>
    </w:p>
    <w:p w14:paraId="298B2819" w14:textId="77777777" w:rsidR="00550DB1" w:rsidRDefault="00550DB1" w:rsidP="003056D4">
      <w:pPr>
        <w:jc w:val="both"/>
        <w:rPr>
          <w:rFonts w:cstheme="minorHAnsi"/>
        </w:rPr>
      </w:pPr>
    </w:p>
    <w:p w14:paraId="5DEB3E9B" w14:textId="1FEB250E" w:rsidR="00550DB1" w:rsidRDefault="00550DB1" w:rsidP="003056D4">
      <w:pPr>
        <w:jc w:val="both"/>
        <w:rPr>
          <w:rFonts w:cstheme="minorHAnsi"/>
        </w:rPr>
      </w:pPr>
      <w:r w:rsidRPr="00550DB1">
        <w:rPr>
          <w:rFonts w:cstheme="minorHAnsi"/>
        </w:rPr>
        <w:drawing>
          <wp:inline distT="0" distB="0" distL="0" distR="0" wp14:anchorId="1AF9498E" wp14:editId="4C68A902">
            <wp:extent cx="5943600" cy="3228975"/>
            <wp:effectExtent l="0" t="0" r="0" b="9525"/>
            <wp:docPr id="144510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00832" name=""/>
                    <pic:cNvPicPr/>
                  </pic:nvPicPr>
                  <pic:blipFill>
                    <a:blip r:embed="rId46"/>
                    <a:stretch>
                      <a:fillRect/>
                    </a:stretch>
                  </pic:blipFill>
                  <pic:spPr>
                    <a:xfrm>
                      <a:off x="0" y="0"/>
                      <a:ext cx="5943600" cy="3228975"/>
                    </a:xfrm>
                    <a:prstGeom prst="rect">
                      <a:avLst/>
                    </a:prstGeom>
                  </pic:spPr>
                </pic:pic>
              </a:graphicData>
            </a:graphic>
          </wp:inline>
        </w:drawing>
      </w:r>
    </w:p>
    <w:p w14:paraId="78F72405" w14:textId="3E8FD880" w:rsidR="00550DB1" w:rsidRDefault="00550DB1" w:rsidP="003056D4">
      <w:pPr>
        <w:jc w:val="both"/>
        <w:rPr>
          <w:rFonts w:cstheme="minorHAnsi"/>
        </w:rPr>
      </w:pPr>
      <w:r w:rsidRPr="00550DB1">
        <w:rPr>
          <w:rFonts w:cstheme="minorHAnsi"/>
        </w:rPr>
        <w:drawing>
          <wp:inline distT="0" distB="0" distL="0" distR="0" wp14:anchorId="2F718536" wp14:editId="655F3D10">
            <wp:extent cx="5943600" cy="1571625"/>
            <wp:effectExtent l="0" t="0" r="0" b="9525"/>
            <wp:docPr id="183006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61050" name=""/>
                    <pic:cNvPicPr/>
                  </pic:nvPicPr>
                  <pic:blipFill>
                    <a:blip r:embed="rId47"/>
                    <a:stretch>
                      <a:fillRect/>
                    </a:stretch>
                  </pic:blipFill>
                  <pic:spPr>
                    <a:xfrm>
                      <a:off x="0" y="0"/>
                      <a:ext cx="5943600" cy="1571625"/>
                    </a:xfrm>
                    <a:prstGeom prst="rect">
                      <a:avLst/>
                    </a:prstGeom>
                  </pic:spPr>
                </pic:pic>
              </a:graphicData>
            </a:graphic>
          </wp:inline>
        </w:drawing>
      </w:r>
    </w:p>
    <w:p w14:paraId="3AD87E5C" w14:textId="77777777" w:rsidR="00550DB1" w:rsidRDefault="00550DB1" w:rsidP="003056D4">
      <w:pPr>
        <w:jc w:val="both"/>
        <w:rPr>
          <w:rFonts w:cstheme="minorHAnsi"/>
        </w:rPr>
      </w:pPr>
    </w:p>
    <w:p w14:paraId="71B22F9F" w14:textId="77777777" w:rsidR="00550DB1" w:rsidRDefault="00550DB1" w:rsidP="003056D4">
      <w:pPr>
        <w:jc w:val="both"/>
        <w:rPr>
          <w:rFonts w:cstheme="minorHAnsi"/>
        </w:rPr>
      </w:pPr>
    </w:p>
    <w:p w14:paraId="52393AFF" w14:textId="77777777" w:rsidR="00550DB1" w:rsidRDefault="00550DB1" w:rsidP="003056D4">
      <w:pPr>
        <w:jc w:val="both"/>
        <w:rPr>
          <w:rFonts w:cstheme="minorHAnsi"/>
        </w:rPr>
      </w:pPr>
    </w:p>
    <w:p w14:paraId="25D5139B" w14:textId="77777777" w:rsidR="00550DB1" w:rsidRDefault="00550DB1" w:rsidP="003056D4">
      <w:pPr>
        <w:jc w:val="both"/>
        <w:rPr>
          <w:rFonts w:cstheme="minorHAnsi"/>
        </w:rPr>
      </w:pPr>
    </w:p>
    <w:p w14:paraId="00900877" w14:textId="77777777" w:rsidR="00550DB1" w:rsidRPr="00055F34" w:rsidRDefault="00550DB1" w:rsidP="003056D4">
      <w:pPr>
        <w:jc w:val="both"/>
        <w:rPr>
          <w:rFonts w:cstheme="minorHAnsi"/>
        </w:rPr>
      </w:pPr>
    </w:p>
    <w:p w14:paraId="1FF5767E" w14:textId="77777777" w:rsidR="003056D4" w:rsidRDefault="003056D4" w:rsidP="00CC18B7">
      <w:pPr>
        <w:rPr>
          <w:rFonts w:cstheme="minorHAnsi"/>
        </w:rPr>
      </w:pPr>
    </w:p>
    <w:p w14:paraId="1B0CE6F7" w14:textId="72C88662" w:rsidR="00FD60B7" w:rsidRDefault="00FD60B7" w:rsidP="00FD60B7">
      <w:pPr>
        <w:pStyle w:val="Heading2"/>
      </w:pPr>
      <w:bookmarkStart w:id="345" w:name="_Toc225524952"/>
      <w:r>
        <w:lastRenderedPageBreak/>
        <w:t>Challenges</w:t>
      </w:r>
      <w:bookmarkEnd w:id="345"/>
    </w:p>
    <w:p w14:paraId="590559F6" w14:textId="7B2B4BAE" w:rsidR="00FD60B7" w:rsidRPr="000B33DD" w:rsidRDefault="00C01B7C" w:rsidP="00FD60B7">
      <w:pPr>
        <w:jc w:val="both"/>
        <w:rPr>
          <w:rFonts w:cstheme="minorHAnsi"/>
          <w:color w:val="FF0000"/>
        </w:rPr>
      </w:pPr>
      <w:bookmarkStart w:id="346" w:name="_Hlk168643350"/>
      <w:r>
        <w:rPr>
          <w:rFonts w:cstheme="minorHAnsi"/>
          <w:color w:val="4472C4" w:themeColor="accent1"/>
        </w:rPr>
        <w:t xml:space="preserve">The first challenge we faced was the fact that NamPower uses SAP Smart Prepayment solution as opposed to STS (Standard Transfer Specification) Token. SAP Smart Prepayment works like a wallet which lets you pre-load any amount of money that reflect as credit on your account. This meant that the possibility of sending a token to the meter was not feasible. The other challenge we faced was that with the SAP Smart Prepayment solution the meter reading were uploading into SAP via a flat file. This flat file was generated by the MV90 xi system that is used to read the meter data. This meant that the mobile application did not </w:t>
      </w:r>
      <w:r w:rsidR="00C32799" w:rsidRPr="00C32799">
        <w:rPr>
          <w:rFonts w:cstheme="minorHAnsi"/>
          <w:color w:val="4472C4" w:themeColor="accent1"/>
        </w:rPr>
        <w:t xml:space="preserve"> </w:t>
      </w:r>
      <w:r>
        <w:rPr>
          <w:rFonts w:cstheme="minorHAnsi"/>
          <w:color w:val="4472C4" w:themeColor="accent1"/>
        </w:rPr>
        <w:t>access to real time data but rather consumption information that is uploaded every 24hours.</w:t>
      </w:r>
      <w:r w:rsidR="00C32799" w:rsidRPr="00C32799">
        <w:rPr>
          <w:rFonts w:cstheme="minorHAnsi"/>
          <w:color w:val="4472C4" w:themeColor="accent1"/>
        </w:rPr>
        <w:t xml:space="preserve"> The project had to rely on the flat file that was produced by the MV90 xi system to read the meter data. </w:t>
      </w:r>
      <w:bookmarkEnd w:id="346"/>
    </w:p>
    <w:p w14:paraId="206129E4" w14:textId="77777777" w:rsidR="007570FF" w:rsidRDefault="007570FF" w:rsidP="00CE5CFD">
      <w:pPr>
        <w:rPr>
          <w:rFonts w:cstheme="minorHAnsi"/>
        </w:rPr>
      </w:pPr>
    </w:p>
    <w:p w14:paraId="12E80A5F" w14:textId="4C9AB396" w:rsidR="0072315B" w:rsidRDefault="0072315B" w:rsidP="0072315B">
      <w:pPr>
        <w:pStyle w:val="Heading2"/>
      </w:pPr>
      <w:bookmarkStart w:id="347" w:name="_Toc225524953"/>
      <w:r>
        <w:t>Summary</w:t>
      </w:r>
      <w:bookmarkEnd w:id="347"/>
      <w:r>
        <w:t xml:space="preserve"> </w:t>
      </w:r>
      <w:r w:rsidRPr="00AE26B9">
        <w:t xml:space="preserve"> </w:t>
      </w:r>
    </w:p>
    <w:p w14:paraId="3D4DD5F0" w14:textId="77777777" w:rsidR="004866D4" w:rsidRPr="00E215A1" w:rsidRDefault="004866D4" w:rsidP="004866D4">
      <w:pPr>
        <w:jc w:val="both"/>
        <w:rPr>
          <w:rFonts w:cstheme="minorHAnsi"/>
          <w:color w:val="FF0000"/>
        </w:rPr>
      </w:pPr>
      <w:r>
        <w:t>During the implementation phase, the prototype mobile application and its supporting backend services were developed from the requirements and design artefacts. The work included preparing the database, configuring the cloud server, deploying the MQTT broker, connecting the smart meter data flow, sketching the user interface, implementing the Android-facing mobile application, and defining the API interactions used for authentication and email verification. The chapter also described the functional, security, and performance tests used to evaluate whether the prototype met the study objectives.</w:t>
      </w:r>
    </w:p>
    <w:p w14:paraId="603F0D24" w14:textId="5B5E98DF" w:rsidR="00BC4DAA" w:rsidRPr="000B33DD" w:rsidRDefault="00BC4DAA" w:rsidP="0072315B">
      <w:pPr>
        <w:jc w:val="both"/>
        <w:rPr>
          <w:rFonts w:cstheme="minorHAnsi"/>
          <w:color w:val="FF0000"/>
        </w:rPr>
      </w:pPr>
      <w:r>
        <w:rPr>
          <w:noProof/>
          <w14:ligatures w14:val="standardContextual"/>
        </w:rPr>
        <w:drawing>
          <wp:inline distT="0" distB="0" distL="0" distR="0" wp14:anchorId="571B94D4" wp14:editId="58295F7B">
            <wp:extent cx="5895975" cy="3295650"/>
            <wp:effectExtent l="0" t="0" r="9525" b="0"/>
            <wp:docPr id="64513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39627" name=""/>
                    <pic:cNvPicPr/>
                  </pic:nvPicPr>
                  <pic:blipFill>
                    <a:blip r:embed="rId48"/>
                    <a:stretch>
                      <a:fillRect/>
                    </a:stretch>
                  </pic:blipFill>
                  <pic:spPr>
                    <a:xfrm>
                      <a:off x="0" y="0"/>
                      <a:ext cx="5895975" cy="3295650"/>
                    </a:xfrm>
                    <a:prstGeom prst="rect">
                      <a:avLst/>
                    </a:prstGeom>
                  </pic:spPr>
                </pic:pic>
              </a:graphicData>
            </a:graphic>
          </wp:inline>
        </w:drawing>
      </w:r>
    </w:p>
    <w:p w14:paraId="764CEA94" w14:textId="77777777" w:rsidR="006E3CDC" w:rsidRDefault="006E3CDC" w:rsidP="00CE5CFD">
      <w:pPr>
        <w:rPr>
          <w:rFonts w:cstheme="minorHAnsi"/>
        </w:rPr>
      </w:pPr>
    </w:p>
    <w:p w14:paraId="32DF6954" w14:textId="7991EC63" w:rsidR="001D0097" w:rsidRDefault="00110A7C" w:rsidP="006E3CDC">
      <w:pPr>
        <w:pStyle w:val="Heading1"/>
      </w:pPr>
      <w:bookmarkStart w:id="348" w:name="_Toc225524954"/>
      <w:r>
        <w:lastRenderedPageBreak/>
        <w:t>Evaluation</w:t>
      </w:r>
      <w:r w:rsidR="003056D4">
        <w:t xml:space="preserve"> and Results</w:t>
      </w:r>
      <w:bookmarkEnd w:id="348"/>
    </w:p>
    <w:p w14:paraId="2BCD9245" w14:textId="130A01D5" w:rsidR="00465C2C" w:rsidRDefault="00465C2C" w:rsidP="00465C2C">
      <w:pPr>
        <w:pStyle w:val="Heading2"/>
      </w:pPr>
      <w:bookmarkStart w:id="349" w:name="_Toc225524955"/>
      <w:r>
        <w:t>Overview</w:t>
      </w:r>
      <w:bookmarkEnd w:id="349"/>
      <w:r>
        <w:t xml:space="preserve"> </w:t>
      </w:r>
      <w:r w:rsidRPr="00AE26B9">
        <w:t xml:space="preserve"> </w:t>
      </w:r>
    </w:p>
    <w:p w14:paraId="500450A7" w14:textId="630F20DE" w:rsidR="00110A7C" w:rsidRPr="008F7AB6" w:rsidRDefault="003155DB" w:rsidP="00110A7C">
      <w:pPr>
        <w:jc w:val="both"/>
        <w:rPr>
          <w:rFonts w:cstheme="minorHAnsi"/>
          <w:color w:val="4472C4" w:themeColor="accent1"/>
        </w:rPr>
      </w:pPr>
      <w:r>
        <w:t>This chapter presents and discusses the evaluation of the prototype mobile application. The evaluation considered whether the prototype met the functional, security, and performance requirements defined earlier in the study. Functional/unit testing verified the expected behaviour of registration, authentication, navigation, meter viewing, and sign-out. Security testing assessed whether the application protected user access and meter-related data. Performance testing assessed whether the application remained responsive when retrieving and writing data through the backend.</w:t>
      </w:r>
    </w:p>
    <w:bookmarkEnd w:id="350"/>
    <w:p w14:paraId="16763974" w14:textId="77777777" w:rsidR="00465C2C" w:rsidRDefault="00465C2C" w:rsidP="001D0097">
      <w:pPr>
        <w:jc w:val="both"/>
        <w:rPr>
          <w:rFonts w:cstheme="minorHAnsi"/>
        </w:rPr>
      </w:pPr>
    </w:p>
    <w:p w14:paraId="1B8E3D97" w14:textId="79943A3E" w:rsidR="00465C2C" w:rsidRDefault="00465C2C" w:rsidP="00465C2C">
      <w:pPr>
        <w:pStyle w:val="Heading2"/>
      </w:pPr>
      <w:bookmarkStart w:id="352" w:name="_Toc225524956"/>
      <w:r>
        <w:t>Unit Testing</w:t>
      </w:r>
      <w:bookmarkEnd w:id="352"/>
      <w:r>
        <w:t xml:space="preserve">  </w:t>
      </w:r>
      <w:r w:rsidRPr="00AE26B9">
        <w:t xml:space="preserve"> </w:t>
      </w:r>
    </w:p>
    <w:p w14:paraId="6E152357" w14:textId="77777777" w:rsidR="004866D4" w:rsidRPr="00E215A1" w:rsidRDefault="004866D4" w:rsidP="004866D4">
      <w:pPr>
        <w:jc w:val="both"/>
        <w:rPr>
          <w:rFonts w:cstheme="minorHAnsi"/>
          <w:color w:val="FF0000"/>
        </w:rPr>
      </w:pPr>
      <w:r>
        <w:t>The functional/unit testing results showed that the main user workflows operated as expected. Valid login credentials allowed the user to access the application, while invalid usernames, incorrect passwords, invalid email formats, and weak passwords were rejected. The registration workflow accepted valid account details and blocked invalid submissions.</w:t>
      </w:r>
    </w:p>
    <w:p>
      <w:pPr/>
      <w:r>
        <w:t>Navigation testing also produced the expected results. The analytics/dashboard button opened the screen used to view meter readings, the add-meter function opened the meter registration form, and the sign-out function returned the user to the landing page. Based on the test cases recorded in Table 13, the prototype passed the selected functional tests.</w:t>
      </w:r>
    </w:p>
    <w:p w14:paraId="48B019C8" w14:textId="77777777" w:rsidR="00056B10" w:rsidRDefault="00056B10" w:rsidP="001D0097">
      <w:pPr>
        <w:jc w:val="both"/>
        <w:rPr>
          <w:rFonts w:cstheme="minorHAnsi"/>
        </w:rPr>
      </w:pPr>
    </w:p>
    <w:p w14:paraId="49F8DECB" w14:textId="280501EC" w:rsidR="00465C2C" w:rsidRDefault="00465C2C" w:rsidP="00465C2C">
      <w:pPr>
        <w:pStyle w:val="Heading2"/>
      </w:pPr>
      <w:bookmarkStart w:id="353" w:name="_Toc225524957"/>
      <w:r>
        <w:t>Security Testing</w:t>
      </w:r>
      <w:bookmarkEnd w:id="353"/>
      <w:r>
        <w:t xml:space="preserve">  </w:t>
      </w:r>
      <w:r w:rsidRPr="00AE26B9">
        <w:t xml:space="preserve"> </w:t>
      </w:r>
    </w:p>
    <w:p w14:paraId="3BF9A190" w14:textId="77777777" w:rsidR="004866D4" w:rsidRPr="00E215A1" w:rsidRDefault="004866D4" w:rsidP="004866D4">
      <w:pPr>
        <w:jc w:val="both"/>
        <w:rPr>
          <w:rFonts w:cstheme="minorHAnsi"/>
          <w:color w:val="FF0000"/>
        </w:rPr>
      </w:pPr>
      <w:r>
        <w:t>The security testing results indicated that the prototype implemented the core controls required for a secure mobile application. The application rejected invalid login attempts, enforced stronger password requirements during registration, required account verification before access to protected functions, and separated ordinary customer functions from administrator functions. The tests also confirmed that meter-related functions were only available after successful authentication.</w:t>
      </w:r>
    </w:p>
    <w:p w14:paraId="206A7D50" w14:textId="53863C0C" w:rsidR="00E77B41" w:rsidRPr="00784697" w:rsidRDefault="00E77B41" w:rsidP="00E77B41">
      <w:pPr>
        <w:pStyle w:val="Heading3"/>
        <w:numPr>
          <w:ilvl w:val="0"/>
          <w:numId w:val="0"/>
        </w:numPr>
        <w:ind w:left="1218" w:hanging="1077"/>
      </w:pPr>
      <w:bookmarkStart w:id="354" w:name="_Toc225524958"/>
      <w:r>
        <w:rPr>
          <w:rFonts w:cstheme="minorHAnsi"/>
        </w:rPr>
        <w:lastRenderedPageBreak/>
        <w:t xml:space="preserve">8.3.1 </w:t>
      </w:r>
      <w:r w:rsidR="004A7004">
        <w:rPr>
          <w:rFonts w:cstheme="minorHAnsi"/>
        </w:rPr>
        <w:t>Penetration Testing</w:t>
      </w:r>
      <w:bookmarkEnd w:id="354"/>
    </w:p>
    <w:p w14:paraId="72B7ECF2" w14:textId="77777777" w:rsidR="004866D4" w:rsidRDefault="004866D4" w:rsidP="004866D4">
      <w:pPr>
        <w:jc w:val="both"/>
        <w:rPr>
          <w:rFonts w:cstheme="minorHAnsi"/>
          <w:color w:val="FF0000"/>
        </w:rPr>
      </w:pPr>
      <w:r>
        <w:t>The penetration testing scenarios did not identify a successful bypass of the login process in the tested prototype workflow. Invalid credentials were rejected, protected screens were not intended to be accessible before authentication, and invalid token or form input was handled without granting access to restricted functions. However, because the prototype was developed for research purposes, further testing would be required before production deployment, including testing with a larger user base, real utility infrastructure, and hardened production APIs.</w:t>
      </w:r>
    </w:p>
    <w:p w14:paraId="54092094" w14:textId="77777777" w:rsidR="004A7004" w:rsidRDefault="004A7004" w:rsidP="004866D4">
      <w:pPr>
        <w:jc w:val="both"/>
        <w:rPr>
          <w:rFonts w:cstheme="minorHAnsi"/>
          <w:color w:val="FF0000"/>
        </w:rPr>
      </w:pPr>
    </w:p>
    <w:p w14:paraId="36E654AB" w14:textId="6CD062B3" w:rsidR="004A7004" w:rsidRPr="00784697" w:rsidRDefault="004A7004" w:rsidP="004A7004">
      <w:pPr>
        <w:pStyle w:val="Heading3"/>
        <w:numPr>
          <w:ilvl w:val="0"/>
          <w:numId w:val="0"/>
        </w:numPr>
        <w:ind w:left="1218" w:hanging="1077"/>
      </w:pPr>
      <w:bookmarkStart w:id="355" w:name="_Toc225524959"/>
      <w:r>
        <w:rPr>
          <w:rFonts w:cstheme="minorHAnsi"/>
        </w:rPr>
        <w:t>8.3.2 Secure Code Review</w:t>
      </w:r>
      <w:bookmarkEnd w:id="355"/>
    </w:p>
    <w:p w14:paraId="3D4AE60F" w14:textId="77777777" w:rsidR="004A7004" w:rsidRPr="00E215A1" w:rsidRDefault="004A7004" w:rsidP="004A7004">
      <w:pPr>
        <w:jc w:val="both"/>
        <w:rPr>
          <w:rFonts w:cstheme="minorHAnsi"/>
          <w:color w:val="FF0000"/>
        </w:rPr>
      </w:pPr>
      <w:r>
        <w:t>The secure code review confirmed that the prototype logic aligned with the study's security requirements, including authentication checks, password validation, and controlled access to meter-related features. The review also highlighted areas that should be strengthened in future work, such as centralised secrets management, production-grade certificate validation, detailed audit logging, and stronger separation between development and production configuration.</w:t>
      </w:r>
    </w:p>
    <w:p w14:paraId="406445FC" w14:textId="77777777" w:rsidR="004A7004" w:rsidRPr="00E215A1" w:rsidRDefault="004A7004" w:rsidP="004866D4">
      <w:pPr>
        <w:jc w:val="both"/>
        <w:rPr>
          <w:rFonts w:cstheme="minorHAnsi"/>
          <w:color w:val="FF0000"/>
        </w:rPr>
      </w:pPr>
    </w:p>
    <w:p w14:paraId="0644C026" w14:textId="273862A8" w:rsidR="00465C2C" w:rsidRDefault="00465C2C" w:rsidP="00465C2C">
      <w:pPr>
        <w:pStyle w:val="Heading2"/>
      </w:pPr>
      <w:bookmarkStart w:id="356" w:name="_Toc225524960"/>
      <w:r>
        <w:t>Performance Testing</w:t>
      </w:r>
      <w:bookmarkEnd w:id="356"/>
      <w:r>
        <w:t xml:space="preserve">  </w:t>
      </w:r>
      <w:r w:rsidRPr="00AE26B9">
        <w:t xml:space="preserve"> </w:t>
      </w:r>
    </w:p>
    <w:p w14:paraId="150A05BD" w14:textId="77777777" w:rsidR="004866D4" w:rsidRPr="00E215A1" w:rsidRDefault="004866D4" w:rsidP="004866D4">
      <w:pPr>
        <w:jc w:val="both"/>
        <w:rPr>
          <w:rFonts w:cstheme="minorHAnsi"/>
          <w:color w:val="FF0000"/>
        </w:rPr>
      </w:pPr>
      <w:r>
        <w:t>The performance testing results showed that the prototype was responsive under the limited test conditions used in the study. Login, navigation, dashboard loading, and backend read/write operations completed within an acceptable time for prototype evaluation. The results suggest that the application design is suitable for the proof-of-concept stage, although production deployment would require load testing with more concurrent users, larger meter datasets, and live network conditions.</w:t>
      </w:r>
    </w:p>
    <w:p w14:paraId="11B3B524" w14:textId="77777777" w:rsidR="004847EA" w:rsidRDefault="004847EA" w:rsidP="00465C2C">
      <w:pPr>
        <w:jc w:val="both"/>
        <w:rPr>
          <w:rFonts w:cstheme="minorHAnsi"/>
          <w:color w:val="FF0000"/>
        </w:rPr>
      </w:pPr>
    </w:p>
    <w:p w14:paraId="65D128D4" w14:textId="44E32832" w:rsidR="004847EA" w:rsidRDefault="0095267A" w:rsidP="004847EA">
      <w:pPr>
        <w:pStyle w:val="Heading2"/>
      </w:pPr>
      <w:bookmarkStart w:id="357" w:name="_Toc225524961"/>
      <w:r>
        <w:t>Interviews</w:t>
      </w:r>
      <w:r w:rsidR="003A6EB8">
        <w:t xml:space="preserve"> and Questionnaires</w:t>
      </w:r>
      <w:bookmarkEnd w:id="357"/>
      <w:r w:rsidR="003A6EB8">
        <w:t xml:space="preserve"> </w:t>
      </w:r>
    </w:p>
    <w:p w14:paraId="00CEF8BB" w14:textId="0E0211E5" w:rsidR="003A6EB8" w:rsidRPr="003A6EB8" w:rsidRDefault="0095267A" w:rsidP="004866D4">
      <w:pPr>
        <w:jc w:val="both"/>
        <w:rPr>
          <w:rFonts w:cstheme="minorHAnsi"/>
          <w:color w:val="00B0F0"/>
        </w:rPr>
      </w:pPr>
      <w:r>
        <w:t>Several interviews were conducted with IT and OT professionals from five (5) different organizations within Namibia. The interviews were intended to gain a better understanding of cybersecurity maturity levels within the country and to give participants an opportunity to test the prototype mobile application for potential bugs and limitations. The participant group included 5 IT Managers, 5 Cybersecurity Administrators, 5 Developers, and 5 OT Administrators. Questionnaires were also handed out to five randomly selected customers to collect user feedback on the need for a mobile application for smart prepaid energy meters.</w:t>
      </w:r>
    </w:p>
    <w:p w14:paraId="7A360EFD" w14:textId="77777777" w:rsidR="003A6EB8" w:rsidRDefault="003A6EB8" w:rsidP="004866D4">
      <w:pPr>
        <w:jc w:val="both"/>
        <w:rPr>
          <w:rFonts w:cstheme="minorHAnsi"/>
          <w:color w:val="FF0000"/>
        </w:rPr>
      </w:pPr>
    </w:p>
    <w:p w14:paraId="5B7874C0" w14:textId="42B82DA1" w:rsidR="003D3637" w:rsidRPr="00784697" w:rsidRDefault="003D3637" w:rsidP="003D3637">
      <w:pPr>
        <w:pStyle w:val="Heading3"/>
        <w:numPr>
          <w:ilvl w:val="0"/>
          <w:numId w:val="0"/>
        </w:numPr>
        <w:ind w:left="1218" w:hanging="1077"/>
      </w:pPr>
      <w:bookmarkStart w:id="358" w:name="_Toc225524962"/>
      <w:r>
        <w:rPr>
          <w:rFonts w:cstheme="minorHAnsi"/>
        </w:rPr>
        <w:lastRenderedPageBreak/>
        <w:t>8.5.1 Interviews</w:t>
      </w:r>
      <w:bookmarkEnd w:id="358"/>
      <w:r>
        <w:rPr>
          <w:rFonts w:cstheme="minorHAnsi"/>
        </w:rPr>
        <w:t xml:space="preserve"> </w:t>
      </w:r>
    </w:p>
    <w:p w14:paraId="40ED2C81" w14:textId="009B6FA8" w:rsidR="004847EA" w:rsidRDefault="003D3637" w:rsidP="00465C2C">
      <w:pPr>
        <w:jc w:val="both"/>
        <w:rPr>
          <w:rFonts w:cstheme="minorHAnsi"/>
          <w:color w:val="FF0000"/>
        </w:rPr>
      </w:pPr>
      <w:r>
        <w:t>The interviews provided qualitative feedback on the usefulness, security expectations, and practical limitations of the proposed mobile application. Participants generally agreed that a mobile application for smart prepaid energy meters could improve customer convenience by reducing the need to physically access the meter, especially when customers need to recharge electricity units remotely.</w:t>
      </w:r>
    </w:p>
    <w:p>
      <w:pPr/>
      <w:r>
        <w:t>IT managers and cybersecurity administrators emphasised that the mobile application should not be treated as a standalone customer service tool only. They highlighted the need for secure authentication, user approval, audit logging, incident management, and alignment with organisational cybersecurity policies. Developers further indicated that API security, input validation, error handling, and secure storage of credentials would be important before the solution could be deployed in a production utility environment.</w:t>
      </w:r>
    </w:p>
    <w:p>
      <w:pPr/>
      <w:r>
        <w:t>The customer questionnaire responses supported the need for a mobile application that can display available units, provide usage visibility, and help customers avoid unexpected electricity interruptions. The feedback therefore supported the study's argument that a secure mobile interface can improve customer experience while still requiring strong controls to protect meter data and backend systems.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3D3637" w14:paraId="126EC451" w14:textId="77777777" w:rsidTr="003D3637">
        <w:tc>
          <w:tcPr>
            <w:tcW w:w="1558" w:type="dxa"/>
          </w:tcPr>
          <w:p w14:paraId="09120B9E" w14:textId="77777777" w:rsidR="003D3637" w:rsidRDefault="003D3637" w:rsidP="00465C2C">
            <w:pPr>
              <w:jc w:val="both"/>
              <w:rPr>
                <w:rFonts w:cstheme="minorHAnsi"/>
                <w:color w:val="FF0000"/>
              </w:rPr>
            </w:pPr>
          </w:p>
        </w:tc>
        <w:tc>
          <w:tcPr>
            <w:tcW w:w="1558" w:type="dxa"/>
          </w:tcPr>
          <w:p w14:paraId="14545829" w14:textId="77777777" w:rsidR="003D3637" w:rsidRDefault="003D3637" w:rsidP="00465C2C">
            <w:pPr>
              <w:jc w:val="both"/>
              <w:rPr>
                <w:rFonts w:cstheme="minorHAnsi"/>
                <w:color w:val="FF0000"/>
              </w:rPr>
            </w:pPr>
          </w:p>
        </w:tc>
        <w:tc>
          <w:tcPr>
            <w:tcW w:w="1558" w:type="dxa"/>
          </w:tcPr>
          <w:p w14:paraId="02C6D35F" w14:textId="77777777" w:rsidR="003D3637" w:rsidRDefault="003D3637" w:rsidP="00465C2C">
            <w:pPr>
              <w:jc w:val="both"/>
              <w:rPr>
                <w:rFonts w:cstheme="minorHAnsi"/>
                <w:color w:val="FF0000"/>
              </w:rPr>
            </w:pPr>
          </w:p>
        </w:tc>
        <w:tc>
          <w:tcPr>
            <w:tcW w:w="1558" w:type="dxa"/>
          </w:tcPr>
          <w:p w14:paraId="20A79903" w14:textId="77777777" w:rsidR="003D3637" w:rsidRDefault="003D3637" w:rsidP="00465C2C">
            <w:pPr>
              <w:jc w:val="both"/>
              <w:rPr>
                <w:rFonts w:cstheme="minorHAnsi"/>
                <w:color w:val="FF0000"/>
              </w:rPr>
            </w:pPr>
          </w:p>
        </w:tc>
        <w:tc>
          <w:tcPr>
            <w:tcW w:w="1559" w:type="dxa"/>
          </w:tcPr>
          <w:p w14:paraId="58A5D617" w14:textId="77777777" w:rsidR="003D3637" w:rsidRDefault="003D3637" w:rsidP="00465C2C">
            <w:pPr>
              <w:jc w:val="both"/>
              <w:rPr>
                <w:rFonts w:cstheme="minorHAnsi"/>
                <w:color w:val="FF0000"/>
              </w:rPr>
            </w:pPr>
          </w:p>
        </w:tc>
        <w:tc>
          <w:tcPr>
            <w:tcW w:w="1559" w:type="dxa"/>
          </w:tcPr>
          <w:p w14:paraId="6D132491" w14:textId="77777777" w:rsidR="003D3637" w:rsidRDefault="003D3637" w:rsidP="00465C2C">
            <w:pPr>
              <w:jc w:val="both"/>
              <w:rPr>
                <w:rFonts w:cstheme="minorHAnsi"/>
                <w:color w:val="FF0000"/>
              </w:rPr>
            </w:pPr>
          </w:p>
        </w:tc>
      </w:tr>
      <w:tr w:rsidR="003D3637" w14:paraId="26E5D704" w14:textId="77777777" w:rsidTr="003D3637">
        <w:tc>
          <w:tcPr>
            <w:tcW w:w="1558" w:type="dxa"/>
          </w:tcPr>
          <w:p w14:paraId="3E6E11CC" w14:textId="77777777" w:rsidR="003D3637" w:rsidRDefault="003D3637" w:rsidP="00465C2C">
            <w:pPr>
              <w:jc w:val="both"/>
              <w:rPr>
                <w:rFonts w:cstheme="minorHAnsi"/>
                <w:color w:val="FF0000"/>
              </w:rPr>
            </w:pPr>
          </w:p>
        </w:tc>
        <w:tc>
          <w:tcPr>
            <w:tcW w:w="1558" w:type="dxa"/>
          </w:tcPr>
          <w:p w14:paraId="1FAD85B2" w14:textId="77777777" w:rsidR="003D3637" w:rsidRDefault="003D3637" w:rsidP="00465C2C">
            <w:pPr>
              <w:jc w:val="both"/>
              <w:rPr>
                <w:rFonts w:cstheme="minorHAnsi"/>
                <w:color w:val="FF0000"/>
              </w:rPr>
            </w:pPr>
          </w:p>
        </w:tc>
        <w:tc>
          <w:tcPr>
            <w:tcW w:w="1558" w:type="dxa"/>
          </w:tcPr>
          <w:p w14:paraId="5EEEB52F" w14:textId="77777777" w:rsidR="003D3637" w:rsidRDefault="003D3637" w:rsidP="00465C2C">
            <w:pPr>
              <w:jc w:val="both"/>
              <w:rPr>
                <w:rFonts w:cstheme="minorHAnsi"/>
                <w:color w:val="FF0000"/>
              </w:rPr>
            </w:pPr>
          </w:p>
        </w:tc>
        <w:tc>
          <w:tcPr>
            <w:tcW w:w="1558" w:type="dxa"/>
          </w:tcPr>
          <w:p w14:paraId="06A9BCC5" w14:textId="77777777" w:rsidR="003D3637" w:rsidRDefault="003D3637" w:rsidP="00465C2C">
            <w:pPr>
              <w:jc w:val="both"/>
              <w:rPr>
                <w:rFonts w:cstheme="minorHAnsi"/>
                <w:color w:val="FF0000"/>
              </w:rPr>
            </w:pPr>
          </w:p>
        </w:tc>
        <w:tc>
          <w:tcPr>
            <w:tcW w:w="1559" w:type="dxa"/>
          </w:tcPr>
          <w:p w14:paraId="38BB8C3C" w14:textId="77777777" w:rsidR="003D3637" w:rsidRDefault="003D3637" w:rsidP="00465C2C">
            <w:pPr>
              <w:jc w:val="both"/>
              <w:rPr>
                <w:rFonts w:cstheme="minorHAnsi"/>
                <w:color w:val="FF0000"/>
              </w:rPr>
            </w:pPr>
          </w:p>
        </w:tc>
        <w:tc>
          <w:tcPr>
            <w:tcW w:w="1559" w:type="dxa"/>
          </w:tcPr>
          <w:p w14:paraId="0DFFBC42" w14:textId="77777777" w:rsidR="003D3637" w:rsidRDefault="003D3637" w:rsidP="00465C2C">
            <w:pPr>
              <w:jc w:val="both"/>
              <w:rPr>
                <w:rFonts w:cstheme="minorHAnsi"/>
                <w:color w:val="FF0000"/>
              </w:rPr>
            </w:pPr>
          </w:p>
        </w:tc>
      </w:tr>
      <w:tr w:rsidR="003D3637" w14:paraId="0C18EA95" w14:textId="77777777" w:rsidTr="003D3637">
        <w:tc>
          <w:tcPr>
            <w:tcW w:w="1558" w:type="dxa"/>
          </w:tcPr>
          <w:p w14:paraId="5A768047" w14:textId="77777777" w:rsidR="003D3637" w:rsidRDefault="003D3637" w:rsidP="00465C2C">
            <w:pPr>
              <w:jc w:val="both"/>
              <w:rPr>
                <w:rFonts w:cstheme="minorHAnsi"/>
                <w:color w:val="FF0000"/>
              </w:rPr>
            </w:pPr>
          </w:p>
        </w:tc>
        <w:tc>
          <w:tcPr>
            <w:tcW w:w="1558" w:type="dxa"/>
          </w:tcPr>
          <w:p w14:paraId="0F241D1B" w14:textId="77777777" w:rsidR="003D3637" w:rsidRDefault="003D3637" w:rsidP="00465C2C">
            <w:pPr>
              <w:jc w:val="both"/>
              <w:rPr>
                <w:rFonts w:cstheme="minorHAnsi"/>
                <w:color w:val="FF0000"/>
              </w:rPr>
            </w:pPr>
          </w:p>
        </w:tc>
        <w:tc>
          <w:tcPr>
            <w:tcW w:w="1558" w:type="dxa"/>
          </w:tcPr>
          <w:p w14:paraId="777D4B34" w14:textId="77777777" w:rsidR="003D3637" w:rsidRDefault="003D3637" w:rsidP="00465C2C">
            <w:pPr>
              <w:jc w:val="both"/>
              <w:rPr>
                <w:rFonts w:cstheme="minorHAnsi"/>
                <w:color w:val="FF0000"/>
              </w:rPr>
            </w:pPr>
          </w:p>
        </w:tc>
        <w:tc>
          <w:tcPr>
            <w:tcW w:w="1558" w:type="dxa"/>
          </w:tcPr>
          <w:p w14:paraId="1CBB0526" w14:textId="77777777" w:rsidR="003D3637" w:rsidRDefault="003D3637" w:rsidP="00465C2C">
            <w:pPr>
              <w:jc w:val="both"/>
              <w:rPr>
                <w:rFonts w:cstheme="minorHAnsi"/>
                <w:color w:val="FF0000"/>
              </w:rPr>
            </w:pPr>
          </w:p>
        </w:tc>
        <w:tc>
          <w:tcPr>
            <w:tcW w:w="1559" w:type="dxa"/>
          </w:tcPr>
          <w:p w14:paraId="4DC15500" w14:textId="77777777" w:rsidR="003D3637" w:rsidRDefault="003D3637" w:rsidP="00465C2C">
            <w:pPr>
              <w:jc w:val="both"/>
              <w:rPr>
                <w:rFonts w:cstheme="minorHAnsi"/>
                <w:color w:val="FF0000"/>
              </w:rPr>
            </w:pPr>
          </w:p>
        </w:tc>
        <w:tc>
          <w:tcPr>
            <w:tcW w:w="1559" w:type="dxa"/>
          </w:tcPr>
          <w:p w14:paraId="0CE6C4CF" w14:textId="77777777" w:rsidR="003D3637" w:rsidRDefault="003D3637" w:rsidP="00465C2C">
            <w:pPr>
              <w:jc w:val="both"/>
              <w:rPr>
                <w:rFonts w:cstheme="minorHAnsi"/>
                <w:color w:val="FF0000"/>
              </w:rPr>
            </w:pPr>
          </w:p>
        </w:tc>
      </w:tr>
      <w:tr w:rsidR="003D3637" w14:paraId="5ED3D07D" w14:textId="77777777" w:rsidTr="003D3637">
        <w:tc>
          <w:tcPr>
            <w:tcW w:w="1558" w:type="dxa"/>
          </w:tcPr>
          <w:p w14:paraId="32EBFE24" w14:textId="77777777" w:rsidR="003D3637" w:rsidRDefault="003D3637" w:rsidP="00465C2C">
            <w:pPr>
              <w:jc w:val="both"/>
              <w:rPr>
                <w:rFonts w:cstheme="minorHAnsi"/>
                <w:color w:val="FF0000"/>
              </w:rPr>
            </w:pPr>
          </w:p>
        </w:tc>
        <w:tc>
          <w:tcPr>
            <w:tcW w:w="1558" w:type="dxa"/>
          </w:tcPr>
          <w:p w14:paraId="228184C5" w14:textId="77777777" w:rsidR="003D3637" w:rsidRDefault="003D3637" w:rsidP="00465C2C">
            <w:pPr>
              <w:jc w:val="both"/>
              <w:rPr>
                <w:rFonts w:cstheme="minorHAnsi"/>
                <w:color w:val="FF0000"/>
              </w:rPr>
            </w:pPr>
          </w:p>
        </w:tc>
        <w:tc>
          <w:tcPr>
            <w:tcW w:w="1558" w:type="dxa"/>
          </w:tcPr>
          <w:p w14:paraId="5DCF3D4D" w14:textId="77777777" w:rsidR="003D3637" w:rsidRDefault="003D3637" w:rsidP="00465C2C">
            <w:pPr>
              <w:jc w:val="both"/>
              <w:rPr>
                <w:rFonts w:cstheme="minorHAnsi"/>
                <w:color w:val="FF0000"/>
              </w:rPr>
            </w:pPr>
          </w:p>
        </w:tc>
        <w:tc>
          <w:tcPr>
            <w:tcW w:w="1558" w:type="dxa"/>
          </w:tcPr>
          <w:p w14:paraId="726F949A" w14:textId="77777777" w:rsidR="003D3637" w:rsidRDefault="003D3637" w:rsidP="00465C2C">
            <w:pPr>
              <w:jc w:val="both"/>
              <w:rPr>
                <w:rFonts w:cstheme="minorHAnsi"/>
                <w:color w:val="FF0000"/>
              </w:rPr>
            </w:pPr>
          </w:p>
        </w:tc>
        <w:tc>
          <w:tcPr>
            <w:tcW w:w="1559" w:type="dxa"/>
          </w:tcPr>
          <w:p w14:paraId="3DA4CBC9" w14:textId="77777777" w:rsidR="003D3637" w:rsidRDefault="003D3637" w:rsidP="00465C2C">
            <w:pPr>
              <w:jc w:val="both"/>
              <w:rPr>
                <w:rFonts w:cstheme="minorHAnsi"/>
                <w:color w:val="FF0000"/>
              </w:rPr>
            </w:pPr>
          </w:p>
        </w:tc>
        <w:tc>
          <w:tcPr>
            <w:tcW w:w="1559" w:type="dxa"/>
          </w:tcPr>
          <w:p w14:paraId="762AB0F6" w14:textId="77777777" w:rsidR="003D3637" w:rsidRDefault="003D3637" w:rsidP="00465C2C">
            <w:pPr>
              <w:jc w:val="both"/>
              <w:rPr>
                <w:rFonts w:cstheme="minorHAnsi"/>
                <w:color w:val="FF0000"/>
              </w:rPr>
            </w:pPr>
          </w:p>
        </w:tc>
      </w:tr>
      <w:tr w:rsidR="003D3637" w14:paraId="1B917F61" w14:textId="77777777" w:rsidTr="003D3637">
        <w:tc>
          <w:tcPr>
            <w:tcW w:w="1558" w:type="dxa"/>
          </w:tcPr>
          <w:p w14:paraId="7EF246D0" w14:textId="77777777" w:rsidR="003D3637" w:rsidRDefault="003D3637" w:rsidP="00465C2C">
            <w:pPr>
              <w:jc w:val="both"/>
              <w:rPr>
                <w:rFonts w:cstheme="minorHAnsi"/>
                <w:color w:val="FF0000"/>
              </w:rPr>
            </w:pPr>
          </w:p>
        </w:tc>
        <w:tc>
          <w:tcPr>
            <w:tcW w:w="1558" w:type="dxa"/>
          </w:tcPr>
          <w:p w14:paraId="2F939FFC" w14:textId="77777777" w:rsidR="003D3637" w:rsidRDefault="003D3637" w:rsidP="00465C2C">
            <w:pPr>
              <w:jc w:val="both"/>
              <w:rPr>
                <w:rFonts w:cstheme="minorHAnsi"/>
                <w:color w:val="FF0000"/>
              </w:rPr>
            </w:pPr>
          </w:p>
        </w:tc>
        <w:tc>
          <w:tcPr>
            <w:tcW w:w="1558" w:type="dxa"/>
          </w:tcPr>
          <w:p w14:paraId="4D6D5B4A" w14:textId="77777777" w:rsidR="003D3637" w:rsidRDefault="003D3637" w:rsidP="00465C2C">
            <w:pPr>
              <w:jc w:val="both"/>
              <w:rPr>
                <w:rFonts w:cstheme="minorHAnsi"/>
                <w:color w:val="FF0000"/>
              </w:rPr>
            </w:pPr>
          </w:p>
        </w:tc>
        <w:tc>
          <w:tcPr>
            <w:tcW w:w="1558" w:type="dxa"/>
          </w:tcPr>
          <w:p w14:paraId="7754106E" w14:textId="77777777" w:rsidR="003D3637" w:rsidRDefault="003D3637" w:rsidP="00465C2C">
            <w:pPr>
              <w:jc w:val="both"/>
              <w:rPr>
                <w:rFonts w:cstheme="minorHAnsi"/>
                <w:color w:val="FF0000"/>
              </w:rPr>
            </w:pPr>
          </w:p>
        </w:tc>
        <w:tc>
          <w:tcPr>
            <w:tcW w:w="1559" w:type="dxa"/>
          </w:tcPr>
          <w:p w14:paraId="6F073109" w14:textId="77777777" w:rsidR="003D3637" w:rsidRDefault="003D3637" w:rsidP="00465C2C">
            <w:pPr>
              <w:jc w:val="both"/>
              <w:rPr>
                <w:rFonts w:cstheme="minorHAnsi"/>
                <w:color w:val="FF0000"/>
              </w:rPr>
            </w:pPr>
          </w:p>
        </w:tc>
        <w:tc>
          <w:tcPr>
            <w:tcW w:w="1559" w:type="dxa"/>
          </w:tcPr>
          <w:p w14:paraId="01F127D3" w14:textId="77777777" w:rsidR="003D3637" w:rsidRDefault="003D3637" w:rsidP="00465C2C">
            <w:pPr>
              <w:jc w:val="both"/>
              <w:rPr>
                <w:rFonts w:cstheme="minorHAnsi"/>
                <w:color w:val="FF0000"/>
              </w:rPr>
            </w:pPr>
          </w:p>
        </w:tc>
      </w:tr>
      <w:tr w:rsidR="003D3637" w14:paraId="7A77FFF3" w14:textId="77777777" w:rsidTr="003D3637">
        <w:tc>
          <w:tcPr>
            <w:tcW w:w="1558" w:type="dxa"/>
          </w:tcPr>
          <w:p w14:paraId="37D068C9" w14:textId="77777777" w:rsidR="003D3637" w:rsidRDefault="003D3637" w:rsidP="00465C2C">
            <w:pPr>
              <w:jc w:val="both"/>
              <w:rPr>
                <w:rFonts w:cstheme="minorHAnsi"/>
                <w:color w:val="FF0000"/>
              </w:rPr>
            </w:pPr>
          </w:p>
        </w:tc>
        <w:tc>
          <w:tcPr>
            <w:tcW w:w="1558" w:type="dxa"/>
          </w:tcPr>
          <w:p w14:paraId="5150A882" w14:textId="77777777" w:rsidR="003D3637" w:rsidRDefault="003D3637" w:rsidP="00465C2C">
            <w:pPr>
              <w:jc w:val="both"/>
              <w:rPr>
                <w:rFonts w:cstheme="minorHAnsi"/>
                <w:color w:val="FF0000"/>
              </w:rPr>
            </w:pPr>
          </w:p>
        </w:tc>
        <w:tc>
          <w:tcPr>
            <w:tcW w:w="1558" w:type="dxa"/>
          </w:tcPr>
          <w:p w14:paraId="1E5D53A1" w14:textId="77777777" w:rsidR="003D3637" w:rsidRDefault="003D3637" w:rsidP="00465C2C">
            <w:pPr>
              <w:jc w:val="both"/>
              <w:rPr>
                <w:rFonts w:cstheme="minorHAnsi"/>
                <w:color w:val="FF0000"/>
              </w:rPr>
            </w:pPr>
          </w:p>
        </w:tc>
        <w:tc>
          <w:tcPr>
            <w:tcW w:w="1558" w:type="dxa"/>
          </w:tcPr>
          <w:p w14:paraId="7D5DF724" w14:textId="77777777" w:rsidR="003D3637" w:rsidRDefault="003D3637" w:rsidP="00465C2C">
            <w:pPr>
              <w:jc w:val="both"/>
              <w:rPr>
                <w:rFonts w:cstheme="minorHAnsi"/>
                <w:color w:val="FF0000"/>
              </w:rPr>
            </w:pPr>
          </w:p>
        </w:tc>
        <w:tc>
          <w:tcPr>
            <w:tcW w:w="1559" w:type="dxa"/>
          </w:tcPr>
          <w:p w14:paraId="18DF0E00" w14:textId="77777777" w:rsidR="003D3637" w:rsidRDefault="003D3637" w:rsidP="00465C2C">
            <w:pPr>
              <w:jc w:val="both"/>
              <w:rPr>
                <w:rFonts w:cstheme="minorHAnsi"/>
                <w:color w:val="FF0000"/>
              </w:rPr>
            </w:pPr>
          </w:p>
        </w:tc>
        <w:tc>
          <w:tcPr>
            <w:tcW w:w="1559" w:type="dxa"/>
          </w:tcPr>
          <w:p w14:paraId="4028DB75" w14:textId="77777777" w:rsidR="003D3637" w:rsidRDefault="003D3637" w:rsidP="00465C2C">
            <w:pPr>
              <w:jc w:val="both"/>
              <w:rPr>
                <w:rFonts w:cstheme="minorHAnsi"/>
                <w:color w:val="FF0000"/>
              </w:rPr>
            </w:pPr>
          </w:p>
        </w:tc>
      </w:tr>
    </w:tbl>
    <w:p w14:paraId="23481217" w14:textId="77777777" w:rsidR="003D3637" w:rsidRDefault="003D3637" w:rsidP="00465C2C">
      <w:pPr>
        <w:jc w:val="both"/>
        <w:rPr>
          <w:rFonts w:cstheme="minorHAnsi"/>
          <w:color w:val="FF0000"/>
        </w:rPr>
      </w:pPr>
    </w:p>
    <w:p w14:paraId="65B58A36" w14:textId="0084224C" w:rsidR="003D3637" w:rsidRDefault="003D3637" w:rsidP="00465C2C">
      <w:pPr>
        <w:jc w:val="both"/>
        <w:rPr>
          <w:rFonts w:cstheme="minorHAnsi"/>
          <w:color w:val="FF0000"/>
        </w:rPr>
      </w:pPr>
      <w:r>
        <w:rPr>
          <w:rFonts w:ascii="Calibri" w:hAnsi="Calibri" w:cs="Arial"/>
          <w:b/>
          <w:bCs/>
        </w:rPr>
        <w:t xml:space="preserve">To what </w:t>
      </w:r>
      <w:proofErr w:type="spellStart"/>
      <w:r>
        <w:rPr>
          <w:rFonts w:ascii="Calibri" w:hAnsi="Calibri" w:cs="Arial"/>
          <w:b/>
          <w:bCs/>
        </w:rPr>
        <w:t>exent</w:t>
      </w:r>
      <w:proofErr w:type="spellEnd"/>
      <w:r>
        <w:rPr>
          <w:rFonts w:ascii="Calibri" w:hAnsi="Calibri" w:cs="Arial"/>
          <w:b/>
          <w:bCs/>
        </w:rPr>
        <w:t xml:space="preserve"> to do agree or disagree</w:t>
      </w:r>
    </w:p>
    <w:p w14:paraId="10296FD8" w14:textId="77777777" w:rsidR="003D3637" w:rsidRDefault="003D3637" w:rsidP="00465C2C">
      <w:pPr>
        <w:jc w:val="both"/>
        <w:rPr>
          <w:rFonts w:cstheme="minorHAnsi"/>
          <w:color w:val="FF0000"/>
        </w:rPr>
      </w:pPr>
    </w:p>
    <w:p w14:paraId="7B14D13E" w14:textId="77777777" w:rsidR="00DF56E8" w:rsidRDefault="00DF56E8" w:rsidP="00465C2C">
      <w:pPr>
        <w:jc w:val="both"/>
        <w:rPr>
          <w:rFonts w:cstheme="minorHAnsi"/>
          <w:color w:val="FF0000"/>
        </w:rPr>
      </w:pPr>
    </w:p>
    <w:p w14:paraId="2E92B265" w14:textId="77777777" w:rsidR="00DF56E8" w:rsidRDefault="00DF56E8" w:rsidP="00465C2C">
      <w:pPr>
        <w:jc w:val="both"/>
        <w:rPr>
          <w:rFonts w:cstheme="minorHAnsi"/>
          <w:color w:val="FF0000"/>
        </w:rPr>
      </w:pPr>
    </w:p>
    <w:p w14:paraId="16DAB321" w14:textId="77777777" w:rsidR="00DF56E8" w:rsidRDefault="00DF56E8" w:rsidP="00465C2C">
      <w:pPr>
        <w:jc w:val="both"/>
        <w:rPr>
          <w:rFonts w:cstheme="minorHAnsi"/>
          <w:color w:val="FF0000"/>
        </w:rPr>
      </w:pPr>
    </w:p>
    <w:p w14:paraId="0347E9E4" w14:textId="77777777" w:rsidR="00DF56E8" w:rsidRDefault="00DF56E8" w:rsidP="00465C2C">
      <w:pPr>
        <w:jc w:val="both"/>
        <w:rPr>
          <w:rFonts w:cstheme="minorHAnsi"/>
          <w:color w:val="FF0000"/>
        </w:rPr>
      </w:pPr>
    </w:p>
    <w:p w14:paraId="7057A6FA" w14:textId="77777777" w:rsidR="00DF56E8" w:rsidRDefault="00DF56E8" w:rsidP="00465C2C">
      <w:pPr>
        <w:jc w:val="both"/>
        <w:rPr>
          <w:rFonts w:cstheme="minorHAnsi"/>
          <w:color w:val="FF0000"/>
        </w:rPr>
      </w:pPr>
    </w:p>
    <w:p w14:paraId="39C63E78" w14:textId="77777777" w:rsidR="00DF56E8" w:rsidRDefault="00DF56E8" w:rsidP="00465C2C">
      <w:pPr>
        <w:jc w:val="both"/>
        <w:rPr>
          <w:rFonts w:cstheme="minorHAnsi"/>
          <w:color w:val="FF0000"/>
        </w:rPr>
      </w:pPr>
    </w:p>
    <w:p w14:paraId="01505A8A" w14:textId="77777777" w:rsidR="00DF56E8" w:rsidRDefault="00DF56E8" w:rsidP="00465C2C">
      <w:pPr>
        <w:jc w:val="both"/>
        <w:rPr>
          <w:rFonts w:cstheme="minorHAnsi"/>
          <w:color w:val="FF0000"/>
        </w:rPr>
      </w:pPr>
    </w:p>
    <w:p w14:paraId="688CB7DD" w14:textId="77777777" w:rsidR="00DF56E8" w:rsidRDefault="00DF56E8" w:rsidP="00465C2C">
      <w:pPr>
        <w:jc w:val="both"/>
        <w:rPr>
          <w:rFonts w:cstheme="minorHAnsi"/>
          <w:color w:val="FF0000"/>
        </w:rPr>
      </w:pPr>
    </w:p>
    <w:p w14:paraId="53D8B2FA" w14:textId="77777777" w:rsidR="00DF56E8" w:rsidRDefault="00DF56E8" w:rsidP="00465C2C">
      <w:pPr>
        <w:jc w:val="both"/>
        <w:rPr>
          <w:rFonts w:cstheme="minorHAnsi"/>
          <w:color w:val="FF0000"/>
        </w:rPr>
      </w:pPr>
    </w:p>
    <w:p w14:paraId="13A42E04" w14:textId="77777777" w:rsidR="00DF56E8" w:rsidRDefault="00DF56E8" w:rsidP="00465C2C">
      <w:pPr>
        <w:jc w:val="both"/>
        <w:rPr>
          <w:rFonts w:cstheme="minorHAnsi"/>
          <w:color w:val="FF0000"/>
        </w:rPr>
      </w:pPr>
    </w:p>
    <w:p w14:paraId="5EDD1718" w14:textId="77777777" w:rsidR="00DF56E8" w:rsidRDefault="00DF56E8" w:rsidP="00465C2C">
      <w:pPr>
        <w:jc w:val="both"/>
        <w:rPr>
          <w:rFonts w:cstheme="minorHAnsi"/>
          <w:color w:val="FF0000"/>
        </w:rPr>
      </w:pPr>
    </w:p>
    <w:p w14:paraId="40CA6AEA" w14:textId="77777777" w:rsidR="00DF56E8" w:rsidRDefault="00DF56E8" w:rsidP="00465C2C">
      <w:pPr>
        <w:jc w:val="both"/>
        <w:rPr>
          <w:rFonts w:cstheme="minorHAnsi"/>
          <w:color w:val="FF0000"/>
        </w:rPr>
      </w:pPr>
    </w:p>
    <w:p w14:paraId="7B362CE2" w14:textId="77777777" w:rsidR="00DF56E8" w:rsidRDefault="00DF56E8" w:rsidP="00465C2C">
      <w:pPr>
        <w:jc w:val="both"/>
        <w:rPr>
          <w:rFonts w:cstheme="minorHAnsi"/>
          <w:color w:val="FF0000"/>
        </w:rPr>
      </w:pPr>
    </w:p>
    <w:p w14:paraId="7F87FA8C" w14:textId="77777777" w:rsidR="00DF56E8" w:rsidRDefault="00DF56E8" w:rsidP="00465C2C">
      <w:pPr>
        <w:jc w:val="both"/>
        <w:rPr>
          <w:rFonts w:cstheme="minorHAnsi"/>
          <w:color w:val="FF0000"/>
        </w:rPr>
      </w:pPr>
    </w:p>
    <w:p w14:paraId="4671366B" w14:textId="77777777" w:rsidR="00DF56E8" w:rsidRDefault="00DF56E8" w:rsidP="00465C2C">
      <w:pPr>
        <w:jc w:val="both"/>
        <w:rPr>
          <w:rFonts w:cstheme="minorHAnsi"/>
          <w:color w:val="FF0000"/>
        </w:rPr>
      </w:pPr>
    </w:p>
    <w:p w14:paraId="6A4D0ACC" w14:textId="77777777" w:rsidR="00DF56E8" w:rsidRDefault="00DF56E8" w:rsidP="00465C2C">
      <w:pPr>
        <w:jc w:val="both"/>
        <w:rPr>
          <w:rFonts w:cstheme="minorHAnsi"/>
          <w:color w:val="FF0000"/>
        </w:rPr>
      </w:pPr>
    </w:p>
    <w:p w14:paraId="3D32EFBC" w14:textId="77777777" w:rsidR="00DF56E8" w:rsidRDefault="00DF56E8" w:rsidP="00465C2C">
      <w:pPr>
        <w:jc w:val="both"/>
        <w:rPr>
          <w:rFonts w:cstheme="minorHAnsi"/>
          <w:color w:val="FF0000"/>
        </w:rPr>
      </w:pPr>
    </w:p>
    <w:p w14:paraId="0850C543" w14:textId="77777777" w:rsidR="00DF56E8" w:rsidRDefault="00DF56E8" w:rsidP="00465C2C">
      <w:pPr>
        <w:jc w:val="both"/>
        <w:rPr>
          <w:rFonts w:cstheme="minorHAnsi"/>
          <w:color w:val="FF0000"/>
        </w:rPr>
      </w:pPr>
    </w:p>
    <w:p w14:paraId="0AD5C796" w14:textId="77777777" w:rsidR="00DF56E8" w:rsidRDefault="00DF56E8" w:rsidP="00465C2C">
      <w:pPr>
        <w:jc w:val="both"/>
        <w:rPr>
          <w:rFonts w:cstheme="minorHAnsi"/>
          <w:color w:val="FF0000"/>
        </w:rPr>
        <w:sectPr w:rsidR="00DF56E8" w:rsidSect="00907F28">
          <w:pgSz w:w="12240" w:h="15840"/>
          <w:pgMar w:top="1440" w:right="1440" w:bottom="1440" w:left="1440" w:header="720" w:footer="720" w:gutter="0"/>
          <w:cols w:space="720"/>
          <w:docGrid w:linePitch="360"/>
        </w:sectPr>
      </w:pPr>
    </w:p>
    <w:p w14:paraId="75A9217C" w14:textId="77777777" w:rsidR="00DF56E8" w:rsidRDefault="00DF56E8" w:rsidP="00465C2C">
      <w:pPr>
        <w:jc w:val="both"/>
        <w:rPr>
          <w:rFonts w:cstheme="minorHAnsi"/>
          <w:color w:val="FF0000"/>
        </w:rPr>
      </w:pPr>
    </w:p>
    <w:tbl>
      <w:tblPr>
        <w:tblW w:w="13551" w:type="dxa"/>
        <w:tblBorders>
          <w:top w:val="single" w:sz="4" w:space="0" w:color="auto"/>
          <w:bottom w:val="single" w:sz="4" w:space="0" w:color="auto"/>
          <w:insideH w:val="single" w:sz="4" w:space="0" w:color="auto"/>
        </w:tblBorders>
        <w:tblLayout w:type="fixed"/>
        <w:tblCellMar>
          <w:left w:w="0" w:type="dxa"/>
          <w:right w:w="0" w:type="dxa"/>
        </w:tblCellMar>
        <w:tblLook w:val="0420" w:firstRow="1" w:lastRow="0" w:firstColumn="0" w:lastColumn="0" w:noHBand="0" w:noVBand="1"/>
      </w:tblPr>
      <w:tblGrid>
        <w:gridCol w:w="1402"/>
        <w:gridCol w:w="474"/>
        <w:gridCol w:w="1818"/>
        <w:gridCol w:w="2293"/>
        <w:gridCol w:w="2039"/>
        <w:gridCol w:w="2166"/>
        <w:gridCol w:w="3359"/>
      </w:tblGrid>
      <w:tr w:rsidR="00E66998" w:rsidRPr="00941E60" w14:paraId="437413A2" w14:textId="77777777" w:rsidTr="00E66998">
        <w:trPr>
          <w:trHeight w:val="572"/>
        </w:trPr>
        <w:tc>
          <w:tcPr>
            <w:tcW w:w="1402" w:type="dxa"/>
            <w:tcMar>
              <w:top w:w="72" w:type="dxa"/>
              <w:left w:w="144" w:type="dxa"/>
              <w:bottom w:w="72" w:type="dxa"/>
              <w:right w:w="144" w:type="dxa"/>
            </w:tcMar>
            <w:hideMark/>
          </w:tcPr>
          <w:p w14:paraId="2C9AA9BB" w14:textId="48BD181D" w:rsidR="00E66998" w:rsidRPr="00457533" w:rsidRDefault="00E66998" w:rsidP="00DF56E8">
            <w:pPr>
              <w:spacing w:line="240" w:lineRule="auto"/>
              <w:rPr>
                <w:rFonts w:cstheme="minorHAnsi"/>
                <w:b/>
                <w:bCs/>
              </w:rPr>
            </w:pPr>
            <w:r>
              <w:rPr>
                <w:rFonts w:ascii="Calibri" w:hAnsi="Calibri" w:cs="Arial"/>
                <w:b/>
                <w:bCs/>
              </w:rPr>
              <w:t>Respondents/Questions</w:t>
            </w:r>
          </w:p>
        </w:tc>
        <w:tc>
          <w:tcPr>
            <w:tcW w:w="2292" w:type="dxa"/>
            <w:gridSpan w:val="2"/>
            <w:tcMar>
              <w:top w:w="72" w:type="dxa"/>
              <w:left w:w="144" w:type="dxa"/>
              <w:bottom w:w="72" w:type="dxa"/>
              <w:right w:w="144" w:type="dxa"/>
            </w:tcMar>
            <w:hideMark/>
          </w:tcPr>
          <w:p w14:paraId="446E3902" w14:textId="057A7747" w:rsidR="00E66998" w:rsidRPr="00457533" w:rsidRDefault="00E66998" w:rsidP="00DF56E8">
            <w:pPr>
              <w:spacing w:line="240" w:lineRule="auto"/>
              <w:rPr>
                <w:rFonts w:cstheme="minorHAnsi"/>
                <w:b/>
                <w:bCs/>
              </w:rPr>
            </w:pPr>
            <w:r w:rsidRPr="00E66998">
              <w:rPr>
                <w:rFonts w:cstheme="minorHAnsi"/>
                <w:b/>
                <w:bCs/>
              </w:rPr>
              <w:t xml:space="preserve">To what extent do you agree or disagree with the following statement: </w:t>
            </w:r>
            <w:r w:rsidRPr="00E66998">
              <w:rPr>
                <w:rFonts w:cstheme="minorHAnsi"/>
              </w:rPr>
              <w:t xml:space="preserve">Our organization </w:t>
            </w:r>
            <w:r w:rsidRPr="00E66998">
              <w:rPr>
                <w:rFonts w:ascii="Calibri" w:hAnsi="Calibri" w:cs="Arial"/>
              </w:rPr>
              <w:t>have a documented and communicated</w:t>
            </w:r>
            <w:r w:rsidRPr="00D715BC">
              <w:rPr>
                <w:rFonts w:ascii="Calibri" w:hAnsi="Calibri" w:cs="Arial"/>
              </w:rPr>
              <w:t xml:space="preserve"> cybersecurity risk management policies, processes, and controls</w:t>
            </w:r>
            <w:r>
              <w:rPr>
                <w:rFonts w:ascii="Calibri" w:hAnsi="Calibri" w:cs="Arial"/>
              </w:rPr>
              <w:t>?</w:t>
            </w:r>
          </w:p>
        </w:tc>
        <w:tc>
          <w:tcPr>
            <w:tcW w:w="2293" w:type="dxa"/>
            <w:tcMar>
              <w:top w:w="72" w:type="dxa"/>
              <w:left w:w="144" w:type="dxa"/>
              <w:bottom w:w="72" w:type="dxa"/>
              <w:right w:w="144" w:type="dxa"/>
            </w:tcMar>
            <w:hideMark/>
          </w:tcPr>
          <w:p w14:paraId="538DE5E8" w14:textId="6A0370C2" w:rsidR="00E66998" w:rsidRPr="00457533" w:rsidRDefault="00E66998" w:rsidP="00DF56E8">
            <w:pPr>
              <w:spacing w:line="240" w:lineRule="auto"/>
              <w:rPr>
                <w:rFonts w:cstheme="minorHAnsi"/>
                <w:b/>
                <w:bCs/>
              </w:rPr>
            </w:pPr>
            <w:r w:rsidRPr="00E66998">
              <w:rPr>
                <w:rFonts w:cstheme="minorHAnsi"/>
                <w:b/>
                <w:bCs/>
              </w:rPr>
              <w:t xml:space="preserve">To what extent do you agree or disagree with the following statement: </w:t>
            </w:r>
            <w:r w:rsidRPr="00E66998">
              <w:rPr>
                <w:rFonts w:cstheme="minorHAnsi"/>
              </w:rPr>
              <w:t xml:space="preserve">Our organization </w:t>
            </w:r>
            <w:r w:rsidRPr="00E66998">
              <w:rPr>
                <w:rFonts w:ascii="Calibri" w:hAnsi="Calibri" w:cs="Arial"/>
              </w:rPr>
              <w:t>cybersecurity roles</w:t>
            </w:r>
            <w:r w:rsidRPr="00D715BC">
              <w:rPr>
                <w:rFonts w:ascii="Calibri" w:hAnsi="Calibri" w:cs="Arial"/>
              </w:rPr>
              <w:t xml:space="preserve"> and responsibilities defined in a way that ensures the organization's mission is considered when making risk-based decisions?</w:t>
            </w:r>
          </w:p>
        </w:tc>
        <w:tc>
          <w:tcPr>
            <w:tcW w:w="2039" w:type="dxa"/>
          </w:tcPr>
          <w:p w14:paraId="3FDDCF61" w14:textId="623C89BC" w:rsidR="00E66998" w:rsidRDefault="00E66998" w:rsidP="00DF56E8">
            <w:pPr>
              <w:spacing w:line="240" w:lineRule="auto"/>
              <w:rPr>
                <w:rFonts w:cstheme="minorHAnsi"/>
                <w:b/>
                <w:bCs/>
              </w:rPr>
            </w:pPr>
            <w:r w:rsidRPr="00E66998">
              <w:rPr>
                <w:rFonts w:cstheme="minorHAnsi"/>
                <w:b/>
                <w:bCs/>
              </w:rPr>
              <w:t xml:space="preserve">To what extent do you agree or disagree with the following statement: </w:t>
            </w:r>
            <w:r w:rsidRPr="00E66998">
              <w:rPr>
                <w:rFonts w:cstheme="minorHAnsi"/>
              </w:rPr>
              <w:t xml:space="preserve">Our organization </w:t>
            </w:r>
            <w:r w:rsidRPr="00E66998">
              <w:rPr>
                <w:rFonts w:ascii="Calibri" w:hAnsi="Calibri" w:cs="Arial"/>
              </w:rPr>
              <w:t>as the adopted a particular</w:t>
            </w:r>
            <w:r w:rsidRPr="00D715BC">
              <w:rPr>
                <w:rFonts w:ascii="Calibri" w:hAnsi="Calibri" w:cs="Arial"/>
              </w:rPr>
              <w:t xml:space="preserve"> </w:t>
            </w:r>
            <w:r w:rsidRPr="006C3E9B">
              <w:rPr>
                <w:rFonts w:ascii="Calibri" w:hAnsi="Calibri" w:cs="Arial"/>
              </w:rPr>
              <w:t>industry security standard</w:t>
            </w:r>
            <w:r>
              <w:rPr>
                <w:rFonts w:ascii="Calibri" w:hAnsi="Calibri" w:cs="Arial"/>
              </w:rPr>
              <w:t xml:space="preserve"> or </w:t>
            </w:r>
            <w:r w:rsidRPr="00D715BC">
              <w:rPr>
                <w:rFonts w:ascii="Calibri" w:hAnsi="Calibri" w:cs="Arial"/>
              </w:rPr>
              <w:t>framework</w:t>
            </w:r>
            <w:r>
              <w:rPr>
                <w:rFonts w:ascii="Calibri" w:hAnsi="Calibri" w:cs="Arial"/>
              </w:rPr>
              <w:t xml:space="preserve"> </w:t>
            </w:r>
            <w:r w:rsidRPr="006C3E9B">
              <w:rPr>
                <w:rFonts w:ascii="Calibri" w:hAnsi="Calibri" w:cs="Arial"/>
              </w:rPr>
              <w:t>(NIST, PCI-DSS, and ISO/IEC 27001)?</w:t>
            </w:r>
          </w:p>
        </w:tc>
        <w:tc>
          <w:tcPr>
            <w:tcW w:w="2166" w:type="dxa"/>
          </w:tcPr>
          <w:p w14:paraId="11E94DD4" w14:textId="186EC2C2" w:rsidR="00E66998" w:rsidRDefault="00E66998" w:rsidP="00DF56E8">
            <w:pPr>
              <w:spacing w:line="240" w:lineRule="auto"/>
              <w:rPr>
                <w:rFonts w:cstheme="minorHAnsi"/>
                <w:b/>
                <w:bCs/>
              </w:rPr>
            </w:pPr>
            <w:r w:rsidRPr="00E66998">
              <w:rPr>
                <w:rFonts w:cstheme="minorHAnsi"/>
                <w:b/>
                <w:bCs/>
              </w:rPr>
              <w:t>To what extent do you agree or disagree with the following statement:</w:t>
            </w:r>
            <w:r w:rsidRPr="00E66998">
              <w:rPr>
                <w:rFonts w:cstheme="minorHAnsi"/>
              </w:rPr>
              <w:t xml:space="preserve"> The is a need for a </w:t>
            </w:r>
            <w:r w:rsidRPr="000A0D55">
              <w:rPr>
                <w:rFonts w:cstheme="minorHAnsi"/>
              </w:rPr>
              <w:t>mobile application for smart prepaid energy meters</w:t>
            </w:r>
            <w:r>
              <w:rPr>
                <w:rFonts w:ascii="Calibri" w:hAnsi="Calibri" w:cs="Arial"/>
              </w:rPr>
              <w:t xml:space="preserve"> in Namibia</w:t>
            </w:r>
          </w:p>
        </w:tc>
        <w:tc>
          <w:tcPr>
            <w:tcW w:w="3359" w:type="dxa"/>
            <w:tcMar>
              <w:top w:w="72" w:type="dxa"/>
              <w:left w:w="144" w:type="dxa"/>
              <w:bottom w:w="72" w:type="dxa"/>
              <w:right w:w="144" w:type="dxa"/>
            </w:tcMar>
            <w:hideMark/>
          </w:tcPr>
          <w:p w14:paraId="05B9C981" w14:textId="6C325A2D" w:rsidR="00E66998" w:rsidRPr="00457533" w:rsidRDefault="00E66998" w:rsidP="00DF56E8">
            <w:pPr>
              <w:spacing w:line="240" w:lineRule="auto"/>
              <w:rPr>
                <w:rFonts w:cstheme="minorHAnsi"/>
                <w:b/>
                <w:bCs/>
              </w:rPr>
            </w:pPr>
          </w:p>
        </w:tc>
      </w:tr>
      <w:tr w:rsidR="00E66998" w:rsidRPr="00941E60" w14:paraId="73550719" w14:textId="77777777" w:rsidTr="00E66998">
        <w:trPr>
          <w:trHeight w:val="572"/>
        </w:trPr>
        <w:tc>
          <w:tcPr>
            <w:tcW w:w="1876" w:type="dxa"/>
            <w:gridSpan w:val="2"/>
            <w:tcMar>
              <w:top w:w="72" w:type="dxa"/>
              <w:left w:w="144" w:type="dxa"/>
              <w:bottom w:w="72" w:type="dxa"/>
              <w:right w:w="144" w:type="dxa"/>
            </w:tcMar>
            <w:hideMark/>
          </w:tcPr>
          <w:p w14:paraId="5722096A" w14:textId="7921BBCA" w:rsidR="00E66998" w:rsidRPr="00457533" w:rsidRDefault="00E66998" w:rsidP="00155A1F">
            <w:pPr>
              <w:rPr>
                <w:rFonts w:ascii="Calibri" w:hAnsi="Calibri" w:cs="Arial"/>
              </w:rPr>
            </w:pPr>
            <w:r>
              <w:rPr>
                <w:rFonts w:ascii="Calibri" w:hAnsi="Calibri" w:cs="Arial"/>
              </w:rPr>
              <w:t>Manager 1</w:t>
            </w:r>
          </w:p>
        </w:tc>
        <w:tc>
          <w:tcPr>
            <w:tcW w:w="1818" w:type="dxa"/>
            <w:tcMar>
              <w:top w:w="72" w:type="dxa"/>
              <w:left w:w="144" w:type="dxa"/>
              <w:bottom w:w="72" w:type="dxa"/>
              <w:right w:w="144" w:type="dxa"/>
            </w:tcMar>
          </w:tcPr>
          <w:p w14:paraId="4FCFFFFF" w14:textId="2C774DDE" w:rsidR="00E66998" w:rsidRPr="00457533" w:rsidRDefault="00E66998" w:rsidP="00155A1F">
            <w:pPr>
              <w:rPr>
                <w:rFonts w:ascii="Calibri" w:hAnsi="Calibri" w:cs="Arial"/>
              </w:rPr>
            </w:pPr>
          </w:p>
        </w:tc>
        <w:tc>
          <w:tcPr>
            <w:tcW w:w="2293" w:type="dxa"/>
            <w:tcMar>
              <w:top w:w="72" w:type="dxa"/>
              <w:left w:w="144" w:type="dxa"/>
              <w:bottom w:w="72" w:type="dxa"/>
              <w:right w:w="144" w:type="dxa"/>
            </w:tcMar>
          </w:tcPr>
          <w:p w14:paraId="734826C3" w14:textId="2EA93587" w:rsidR="00E66998" w:rsidRPr="00B26D33" w:rsidRDefault="00E66998" w:rsidP="00155A1F">
            <w:pPr>
              <w:pStyle w:val="ListParagraph"/>
              <w:numPr>
                <w:ilvl w:val="0"/>
                <w:numId w:val="9"/>
              </w:numPr>
              <w:jc w:val="left"/>
              <w:rPr>
                <w:rFonts w:ascii="Calibri" w:hAnsi="Calibri" w:cs="Arial"/>
              </w:rPr>
            </w:pPr>
          </w:p>
        </w:tc>
        <w:tc>
          <w:tcPr>
            <w:tcW w:w="2039" w:type="dxa"/>
          </w:tcPr>
          <w:p w14:paraId="5E69FB05" w14:textId="77777777" w:rsidR="00E66998" w:rsidRPr="00DF56E8" w:rsidRDefault="00E66998" w:rsidP="00DF56E8">
            <w:pPr>
              <w:spacing w:line="240" w:lineRule="auto"/>
              <w:rPr>
                <w:rFonts w:cstheme="minorHAnsi"/>
                <w:b/>
                <w:bCs/>
              </w:rPr>
            </w:pPr>
          </w:p>
        </w:tc>
        <w:tc>
          <w:tcPr>
            <w:tcW w:w="2166" w:type="dxa"/>
          </w:tcPr>
          <w:p w14:paraId="5482876E" w14:textId="3B69A19E" w:rsidR="00E66998" w:rsidRPr="00DF56E8" w:rsidRDefault="00E66998" w:rsidP="00DF56E8">
            <w:pPr>
              <w:spacing w:line="240" w:lineRule="auto"/>
              <w:rPr>
                <w:rFonts w:cstheme="minorHAnsi"/>
                <w:b/>
                <w:bCs/>
              </w:rPr>
            </w:pPr>
          </w:p>
        </w:tc>
        <w:tc>
          <w:tcPr>
            <w:tcW w:w="3359" w:type="dxa"/>
            <w:tcMar>
              <w:top w:w="72" w:type="dxa"/>
              <w:left w:w="144" w:type="dxa"/>
              <w:bottom w:w="72" w:type="dxa"/>
              <w:right w:w="144" w:type="dxa"/>
            </w:tcMar>
          </w:tcPr>
          <w:p w14:paraId="5C7E461F" w14:textId="3E5B6D72" w:rsidR="00E66998" w:rsidRPr="00B26D33" w:rsidRDefault="00E66998" w:rsidP="00155A1F">
            <w:pPr>
              <w:pStyle w:val="ListParagraph"/>
              <w:numPr>
                <w:ilvl w:val="0"/>
                <w:numId w:val="9"/>
              </w:numPr>
              <w:jc w:val="left"/>
              <w:rPr>
                <w:rFonts w:ascii="Calibri" w:hAnsi="Calibri" w:cs="Arial"/>
              </w:rPr>
            </w:pPr>
          </w:p>
        </w:tc>
      </w:tr>
      <w:tr w:rsidR="00E66998" w:rsidRPr="00941E60" w14:paraId="6D30722A" w14:textId="77777777" w:rsidTr="00E66998">
        <w:trPr>
          <w:trHeight w:val="572"/>
        </w:trPr>
        <w:tc>
          <w:tcPr>
            <w:tcW w:w="1876" w:type="dxa"/>
            <w:gridSpan w:val="2"/>
            <w:tcMar>
              <w:top w:w="72" w:type="dxa"/>
              <w:left w:w="144" w:type="dxa"/>
              <w:bottom w:w="72" w:type="dxa"/>
              <w:right w:w="144" w:type="dxa"/>
            </w:tcMar>
            <w:hideMark/>
          </w:tcPr>
          <w:p w14:paraId="1FFE433E" w14:textId="78C76E65" w:rsidR="00E66998" w:rsidRPr="00457533" w:rsidRDefault="00E66998" w:rsidP="00155A1F">
            <w:pPr>
              <w:rPr>
                <w:rFonts w:ascii="Calibri" w:hAnsi="Calibri" w:cs="Arial"/>
              </w:rPr>
            </w:pPr>
            <w:r>
              <w:rPr>
                <w:rFonts w:ascii="Calibri" w:hAnsi="Calibri" w:cs="Arial"/>
              </w:rPr>
              <w:t>Manager 2</w:t>
            </w:r>
          </w:p>
          <w:p w14:paraId="7866706B" w14:textId="77777777" w:rsidR="00E66998" w:rsidRPr="00457533" w:rsidRDefault="00E66998" w:rsidP="00155A1F">
            <w:pPr>
              <w:rPr>
                <w:rFonts w:ascii="Calibri" w:hAnsi="Calibri" w:cs="Arial"/>
              </w:rPr>
            </w:pPr>
          </w:p>
        </w:tc>
        <w:tc>
          <w:tcPr>
            <w:tcW w:w="1818" w:type="dxa"/>
            <w:tcMar>
              <w:top w:w="72" w:type="dxa"/>
              <w:left w:w="144" w:type="dxa"/>
              <w:bottom w:w="72" w:type="dxa"/>
              <w:right w:w="144" w:type="dxa"/>
            </w:tcMar>
          </w:tcPr>
          <w:p w14:paraId="0CF3C358" w14:textId="6FFAF377" w:rsidR="00E66998" w:rsidRPr="00457533" w:rsidRDefault="00E66998" w:rsidP="00155A1F">
            <w:pPr>
              <w:rPr>
                <w:rFonts w:ascii="Calibri" w:hAnsi="Calibri" w:cs="Arial"/>
              </w:rPr>
            </w:pPr>
          </w:p>
        </w:tc>
        <w:tc>
          <w:tcPr>
            <w:tcW w:w="2293" w:type="dxa"/>
            <w:tcMar>
              <w:top w:w="72" w:type="dxa"/>
              <w:left w:w="144" w:type="dxa"/>
              <w:bottom w:w="72" w:type="dxa"/>
              <w:right w:w="144" w:type="dxa"/>
            </w:tcMar>
          </w:tcPr>
          <w:p w14:paraId="32069CE7" w14:textId="401E9305" w:rsidR="00E66998" w:rsidRPr="00D52C97" w:rsidRDefault="00E66998" w:rsidP="00155A1F">
            <w:pPr>
              <w:pStyle w:val="ListParagraph"/>
              <w:numPr>
                <w:ilvl w:val="0"/>
                <w:numId w:val="10"/>
              </w:numPr>
              <w:jc w:val="left"/>
              <w:rPr>
                <w:rFonts w:ascii="Calibri" w:hAnsi="Calibri" w:cs="Arial"/>
              </w:rPr>
            </w:pPr>
          </w:p>
        </w:tc>
        <w:tc>
          <w:tcPr>
            <w:tcW w:w="2039" w:type="dxa"/>
          </w:tcPr>
          <w:p w14:paraId="1AE10938" w14:textId="77777777" w:rsidR="00E66998" w:rsidRPr="00DF56E8" w:rsidRDefault="00E66998" w:rsidP="00DF56E8">
            <w:pPr>
              <w:spacing w:line="240" w:lineRule="auto"/>
              <w:rPr>
                <w:rFonts w:cstheme="minorHAnsi"/>
                <w:b/>
                <w:bCs/>
              </w:rPr>
            </w:pPr>
          </w:p>
        </w:tc>
        <w:tc>
          <w:tcPr>
            <w:tcW w:w="2166" w:type="dxa"/>
          </w:tcPr>
          <w:p w14:paraId="3F61F81D" w14:textId="22CFD9BE" w:rsidR="00E66998" w:rsidRPr="00DF56E8" w:rsidRDefault="00E66998" w:rsidP="00DF56E8">
            <w:pPr>
              <w:spacing w:line="240" w:lineRule="auto"/>
              <w:rPr>
                <w:rFonts w:cstheme="minorHAnsi"/>
                <w:b/>
                <w:bCs/>
              </w:rPr>
            </w:pPr>
          </w:p>
        </w:tc>
        <w:tc>
          <w:tcPr>
            <w:tcW w:w="3359" w:type="dxa"/>
            <w:tcMar>
              <w:top w:w="72" w:type="dxa"/>
              <w:left w:w="144" w:type="dxa"/>
              <w:bottom w:w="72" w:type="dxa"/>
              <w:right w:w="144" w:type="dxa"/>
            </w:tcMar>
          </w:tcPr>
          <w:p w14:paraId="259200AB" w14:textId="2E9258B6" w:rsidR="00E66998" w:rsidRPr="00717ED5" w:rsidRDefault="00E66998" w:rsidP="00155A1F">
            <w:pPr>
              <w:pStyle w:val="ListParagraph"/>
              <w:numPr>
                <w:ilvl w:val="0"/>
                <w:numId w:val="10"/>
              </w:numPr>
              <w:jc w:val="left"/>
              <w:rPr>
                <w:rFonts w:ascii="Calibri" w:hAnsi="Calibri" w:cs="Arial"/>
              </w:rPr>
            </w:pPr>
          </w:p>
        </w:tc>
      </w:tr>
      <w:tr w:rsidR="00E66998" w:rsidRPr="00941E60" w14:paraId="432EFA5A" w14:textId="77777777" w:rsidTr="00E66998">
        <w:trPr>
          <w:trHeight w:val="572"/>
        </w:trPr>
        <w:tc>
          <w:tcPr>
            <w:tcW w:w="1876" w:type="dxa"/>
            <w:gridSpan w:val="2"/>
            <w:tcMar>
              <w:top w:w="72" w:type="dxa"/>
              <w:left w:w="144" w:type="dxa"/>
              <w:bottom w:w="72" w:type="dxa"/>
              <w:right w:w="144" w:type="dxa"/>
            </w:tcMar>
          </w:tcPr>
          <w:p w14:paraId="5ADDE88B" w14:textId="439C1669" w:rsidR="00E66998" w:rsidRPr="00457533" w:rsidRDefault="00E66998" w:rsidP="00155A1F">
            <w:pPr>
              <w:rPr>
                <w:rFonts w:ascii="Calibri" w:hAnsi="Calibri" w:cs="Arial"/>
              </w:rPr>
            </w:pPr>
            <w:r>
              <w:rPr>
                <w:rFonts w:ascii="Calibri" w:hAnsi="Calibri" w:cs="Arial"/>
              </w:rPr>
              <w:t>Manager 3</w:t>
            </w:r>
          </w:p>
        </w:tc>
        <w:tc>
          <w:tcPr>
            <w:tcW w:w="1818" w:type="dxa"/>
            <w:tcMar>
              <w:top w:w="72" w:type="dxa"/>
              <w:left w:w="144" w:type="dxa"/>
              <w:bottom w:w="72" w:type="dxa"/>
              <w:right w:w="144" w:type="dxa"/>
            </w:tcMar>
          </w:tcPr>
          <w:p w14:paraId="0E2EF823" w14:textId="252B362A" w:rsidR="00E66998" w:rsidRPr="00457533" w:rsidRDefault="00E66998" w:rsidP="00155A1F">
            <w:pPr>
              <w:rPr>
                <w:rFonts w:ascii="Calibri" w:hAnsi="Calibri" w:cs="Arial"/>
              </w:rPr>
            </w:pPr>
          </w:p>
        </w:tc>
        <w:tc>
          <w:tcPr>
            <w:tcW w:w="2293" w:type="dxa"/>
            <w:tcMar>
              <w:top w:w="72" w:type="dxa"/>
              <w:left w:w="144" w:type="dxa"/>
              <w:bottom w:w="72" w:type="dxa"/>
              <w:right w:w="144" w:type="dxa"/>
            </w:tcMar>
          </w:tcPr>
          <w:p w14:paraId="2D94C026" w14:textId="77777777" w:rsidR="00E66998" w:rsidRPr="00FE1AAE" w:rsidRDefault="00E66998" w:rsidP="00155A1F">
            <w:pPr>
              <w:rPr>
                <w:rFonts w:ascii="Calibri" w:hAnsi="Calibri" w:cs="Arial"/>
              </w:rPr>
            </w:pPr>
          </w:p>
        </w:tc>
        <w:tc>
          <w:tcPr>
            <w:tcW w:w="2039" w:type="dxa"/>
          </w:tcPr>
          <w:p w14:paraId="0B6ED51E" w14:textId="77777777" w:rsidR="00E66998" w:rsidRPr="00DF56E8" w:rsidRDefault="00E66998" w:rsidP="00DF56E8">
            <w:pPr>
              <w:spacing w:line="240" w:lineRule="auto"/>
              <w:rPr>
                <w:rFonts w:cstheme="minorHAnsi"/>
                <w:b/>
                <w:bCs/>
              </w:rPr>
            </w:pPr>
          </w:p>
        </w:tc>
        <w:tc>
          <w:tcPr>
            <w:tcW w:w="2166" w:type="dxa"/>
          </w:tcPr>
          <w:p w14:paraId="1B6E71B5" w14:textId="462B6FDA" w:rsidR="00E66998" w:rsidRPr="00DF56E8" w:rsidRDefault="00E66998" w:rsidP="00DF56E8">
            <w:pPr>
              <w:spacing w:line="240" w:lineRule="auto"/>
              <w:rPr>
                <w:rFonts w:cstheme="minorHAnsi"/>
                <w:b/>
                <w:bCs/>
              </w:rPr>
            </w:pPr>
          </w:p>
        </w:tc>
        <w:tc>
          <w:tcPr>
            <w:tcW w:w="3359" w:type="dxa"/>
            <w:tcMar>
              <w:top w:w="72" w:type="dxa"/>
              <w:left w:w="144" w:type="dxa"/>
              <w:bottom w:w="72" w:type="dxa"/>
              <w:right w:w="144" w:type="dxa"/>
            </w:tcMar>
          </w:tcPr>
          <w:p w14:paraId="09C77061" w14:textId="2C783AA4" w:rsidR="00E66998" w:rsidRPr="00FE1AAE" w:rsidRDefault="00E66998" w:rsidP="00155A1F">
            <w:pPr>
              <w:pStyle w:val="ListParagraph"/>
              <w:numPr>
                <w:ilvl w:val="0"/>
                <w:numId w:val="11"/>
              </w:numPr>
              <w:rPr>
                <w:rFonts w:ascii="Calibri" w:hAnsi="Calibri" w:cs="Arial"/>
              </w:rPr>
            </w:pPr>
          </w:p>
        </w:tc>
      </w:tr>
      <w:tr w:rsidR="00E66998" w:rsidRPr="00941E60" w14:paraId="4609B0B6" w14:textId="77777777" w:rsidTr="00E66998">
        <w:trPr>
          <w:trHeight w:val="572"/>
        </w:trPr>
        <w:tc>
          <w:tcPr>
            <w:tcW w:w="1876" w:type="dxa"/>
            <w:gridSpan w:val="2"/>
            <w:tcMar>
              <w:top w:w="72" w:type="dxa"/>
              <w:left w:w="144" w:type="dxa"/>
              <w:bottom w:w="72" w:type="dxa"/>
              <w:right w:w="144" w:type="dxa"/>
            </w:tcMar>
          </w:tcPr>
          <w:p w14:paraId="7C47229D" w14:textId="7ED43A03" w:rsidR="00E66998" w:rsidRPr="00457533" w:rsidRDefault="00E66998" w:rsidP="00155A1F">
            <w:pPr>
              <w:rPr>
                <w:rFonts w:ascii="Calibri" w:hAnsi="Calibri" w:cs="Arial"/>
              </w:rPr>
            </w:pPr>
            <w:r>
              <w:rPr>
                <w:rFonts w:ascii="Calibri" w:hAnsi="Calibri" w:cs="Arial"/>
              </w:rPr>
              <w:t>Manager 4</w:t>
            </w:r>
          </w:p>
        </w:tc>
        <w:tc>
          <w:tcPr>
            <w:tcW w:w="1818" w:type="dxa"/>
            <w:tcMar>
              <w:top w:w="72" w:type="dxa"/>
              <w:left w:w="144" w:type="dxa"/>
              <w:bottom w:w="72" w:type="dxa"/>
              <w:right w:w="144" w:type="dxa"/>
            </w:tcMar>
          </w:tcPr>
          <w:p w14:paraId="5007CBA8" w14:textId="39C75818" w:rsidR="00E66998" w:rsidRPr="00457533" w:rsidRDefault="00E66998" w:rsidP="00155A1F">
            <w:pPr>
              <w:rPr>
                <w:rFonts w:ascii="Calibri" w:hAnsi="Calibri" w:cs="Arial"/>
              </w:rPr>
            </w:pPr>
          </w:p>
        </w:tc>
        <w:tc>
          <w:tcPr>
            <w:tcW w:w="2293" w:type="dxa"/>
            <w:tcMar>
              <w:top w:w="72" w:type="dxa"/>
              <w:left w:w="144" w:type="dxa"/>
              <w:bottom w:w="72" w:type="dxa"/>
              <w:right w:w="144" w:type="dxa"/>
            </w:tcMar>
          </w:tcPr>
          <w:p w14:paraId="47FF7949" w14:textId="271DB577" w:rsidR="00E66998" w:rsidRPr="00FE1AAE" w:rsidRDefault="00E66998" w:rsidP="00155A1F">
            <w:pPr>
              <w:pStyle w:val="ListParagraph"/>
              <w:numPr>
                <w:ilvl w:val="0"/>
                <w:numId w:val="12"/>
              </w:numPr>
              <w:jc w:val="left"/>
              <w:rPr>
                <w:rFonts w:ascii="Calibri" w:hAnsi="Calibri" w:cs="Arial"/>
              </w:rPr>
            </w:pPr>
          </w:p>
        </w:tc>
        <w:tc>
          <w:tcPr>
            <w:tcW w:w="2039" w:type="dxa"/>
          </w:tcPr>
          <w:p w14:paraId="3457AF35" w14:textId="77777777" w:rsidR="00E66998" w:rsidRPr="00DF56E8" w:rsidRDefault="00E66998" w:rsidP="00DF56E8">
            <w:pPr>
              <w:spacing w:line="240" w:lineRule="auto"/>
              <w:rPr>
                <w:rFonts w:cstheme="minorHAnsi"/>
                <w:b/>
                <w:bCs/>
              </w:rPr>
            </w:pPr>
          </w:p>
        </w:tc>
        <w:tc>
          <w:tcPr>
            <w:tcW w:w="2166" w:type="dxa"/>
          </w:tcPr>
          <w:p w14:paraId="4727E4E5" w14:textId="35F287FC" w:rsidR="00E66998" w:rsidRPr="00DF56E8" w:rsidRDefault="00E66998" w:rsidP="00DF56E8">
            <w:pPr>
              <w:spacing w:line="240" w:lineRule="auto"/>
              <w:rPr>
                <w:rFonts w:cstheme="minorHAnsi"/>
                <w:b/>
                <w:bCs/>
              </w:rPr>
            </w:pPr>
          </w:p>
        </w:tc>
        <w:tc>
          <w:tcPr>
            <w:tcW w:w="3359" w:type="dxa"/>
            <w:tcMar>
              <w:top w:w="72" w:type="dxa"/>
              <w:left w:w="144" w:type="dxa"/>
              <w:bottom w:w="72" w:type="dxa"/>
              <w:right w:w="144" w:type="dxa"/>
            </w:tcMar>
          </w:tcPr>
          <w:p w14:paraId="5558ADA0" w14:textId="770CF535" w:rsidR="00E66998" w:rsidRPr="00FE1AAE" w:rsidRDefault="00E66998" w:rsidP="00155A1F">
            <w:pPr>
              <w:pStyle w:val="ListParagraph"/>
              <w:numPr>
                <w:ilvl w:val="0"/>
                <w:numId w:val="12"/>
              </w:numPr>
              <w:jc w:val="left"/>
              <w:rPr>
                <w:rFonts w:ascii="Calibri" w:hAnsi="Calibri" w:cs="Arial"/>
              </w:rPr>
            </w:pPr>
          </w:p>
        </w:tc>
      </w:tr>
      <w:tr w:rsidR="00E66998" w:rsidRPr="00941E60" w14:paraId="426A2135" w14:textId="77777777" w:rsidTr="00E66998">
        <w:trPr>
          <w:trHeight w:val="572"/>
        </w:trPr>
        <w:tc>
          <w:tcPr>
            <w:tcW w:w="1876" w:type="dxa"/>
            <w:gridSpan w:val="2"/>
            <w:tcMar>
              <w:top w:w="72" w:type="dxa"/>
              <w:left w:w="144" w:type="dxa"/>
              <w:bottom w:w="72" w:type="dxa"/>
              <w:right w:w="144" w:type="dxa"/>
            </w:tcMar>
          </w:tcPr>
          <w:p w14:paraId="7CCD0AEF" w14:textId="6482B5E0" w:rsidR="00E66998" w:rsidRPr="00457533" w:rsidRDefault="00E66998" w:rsidP="00155A1F">
            <w:pPr>
              <w:rPr>
                <w:rFonts w:ascii="Calibri" w:hAnsi="Calibri" w:cs="Arial"/>
              </w:rPr>
            </w:pPr>
            <w:r>
              <w:rPr>
                <w:rFonts w:ascii="Calibri" w:hAnsi="Calibri" w:cs="Arial"/>
              </w:rPr>
              <w:t>Manager 5</w:t>
            </w:r>
          </w:p>
        </w:tc>
        <w:tc>
          <w:tcPr>
            <w:tcW w:w="1818" w:type="dxa"/>
            <w:tcMar>
              <w:top w:w="72" w:type="dxa"/>
              <w:left w:w="144" w:type="dxa"/>
              <w:bottom w:w="72" w:type="dxa"/>
              <w:right w:w="144" w:type="dxa"/>
            </w:tcMar>
          </w:tcPr>
          <w:p w14:paraId="61296457" w14:textId="7C70D550" w:rsidR="00E66998" w:rsidRPr="00457533" w:rsidRDefault="00E66998" w:rsidP="00155A1F">
            <w:pPr>
              <w:rPr>
                <w:rFonts w:ascii="Calibri" w:hAnsi="Calibri" w:cs="Arial"/>
              </w:rPr>
            </w:pPr>
          </w:p>
        </w:tc>
        <w:tc>
          <w:tcPr>
            <w:tcW w:w="2293" w:type="dxa"/>
            <w:tcMar>
              <w:top w:w="72" w:type="dxa"/>
              <w:left w:w="144" w:type="dxa"/>
              <w:bottom w:w="72" w:type="dxa"/>
              <w:right w:w="144" w:type="dxa"/>
            </w:tcMar>
          </w:tcPr>
          <w:p w14:paraId="1CFA744B" w14:textId="5E123B11" w:rsidR="00E66998" w:rsidRPr="00E93562" w:rsidRDefault="00E66998" w:rsidP="00155A1F">
            <w:pPr>
              <w:pStyle w:val="ListParagraph"/>
              <w:numPr>
                <w:ilvl w:val="0"/>
                <w:numId w:val="13"/>
              </w:numPr>
              <w:jc w:val="left"/>
              <w:rPr>
                <w:rFonts w:ascii="Calibri" w:hAnsi="Calibri" w:cs="Arial"/>
              </w:rPr>
            </w:pPr>
          </w:p>
        </w:tc>
        <w:tc>
          <w:tcPr>
            <w:tcW w:w="2039" w:type="dxa"/>
          </w:tcPr>
          <w:p w14:paraId="69DD7DA7" w14:textId="77777777" w:rsidR="00E66998" w:rsidRPr="00DF56E8" w:rsidRDefault="00E66998" w:rsidP="00DF56E8">
            <w:pPr>
              <w:spacing w:line="240" w:lineRule="auto"/>
              <w:rPr>
                <w:rFonts w:cstheme="minorHAnsi"/>
                <w:b/>
                <w:bCs/>
              </w:rPr>
            </w:pPr>
          </w:p>
        </w:tc>
        <w:tc>
          <w:tcPr>
            <w:tcW w:w="2166" w:type="dxa"/>
          </w:tcPr>
          <w:p w14:paraId="68BA2D44" w14:textId="22E943DF" w:rsidR="00E66998" w:rsidRPr="00DF56E8" w:rsidRDefault="00E66998" w:rsidP="00DF56E8">
            <w:pPr>
              <w:spacing w:line="240" w:lineRule="auto"/>
              <w:rPr>
                <w:rFonts w:cstheme="minorHAnsi"/>
                <w:b/>
                <w:bCs/>
              </w:rPr>
            </w:pPr>
          </w:p>
        </w:tc>
        <w:tc>
          <w:tcPr>
            <w:tcW w:w="3359" w:type="dxa"/>
            <w:tcMar>
              <w:top w:w="72" w:type="dxa"/>
              <w:left w:w="144" w:type="dxa"/>
              <w:bottom w:w="72" w:type="dxa"/>
              <w:right w:w="144" w:type="dxa"/>
            </w:tcMar>
          </w:tcPr>
          <w:p w14:paraId="397B1890" w14:textId="6084FBBB" w:rsidR="00E66998" w:rsidRPr="00E93562" w:rsidRDefault="00E66998" w:rsidP="00155A1F">
            <w:pPr>
              <w:pStyle w:val="ListParagraph"/>
              <w:numPr>
                <w:ilvl w:val="0"/>
                <w:numId w:val="13"/>
              </w:numPr>
              <w:jc w:val="left"/>
              <w:rPr>
                <w:rFonts w:ascii="Calibri" w:hAnsi="Calibri" w:cs="Arial"/>
              </w:rPr>
            </w:pPr>
          </w:p>
        </w:tc>
      </w:tr>
      <w:tr w:rsidR="00E66998" w:rsidRPr="00941E60" w14:paraId="46984F9B" w14:textId="77777777" w:rsidTr="00E66998">
        <w:trPr>
          <w:trHeight w:val="572"/>
        </w:trPr>
        <w:tc>
          <w:tcPr>
            <w:tcW w:w="1876" w:type="dxa"/>
            <w:gridSpan w:val="2"/>
            <w:tcMar>
              <w:top w:w="72" w:type="dxa"/>
              <w:left w:w="144" w:type="dxa"/>
              <w:bottom w:w="72" w:type="dxa"/>
              <w:right w:w="144" w:type="dxa"/>
            </w:tcMar>
          </w:tcPr>
          <w:p w14:paraId="7C88C05F" w14:textId="6329C5BD" w:rsidR="00E66998" w:rsidRPr="00457533" w:rsidRDefault="00E66998" w:rsidP="00155A1F">
            <w:pPr>
              <w:rPr>
                <w:rFonts w:ascii="Calibri" w:hAnsi="Calibri" w:cs="Arial"/>
              </w:rPr>
            </w:pPr>
          </w:p>
        </w:tc>
        <w:tc>
          <w:tcPr>
            <w:tcW w:w="1818" w:type="dxa"/>
            <w:tcMar>
              <w:top w:w="72" w:type="dxa"/>
              <w:left w:w="144" w:type="dxa"/>
              <w:bottom w:w="72" w:type="dxa"/>
              <w:right w:w="144" w:type="dxa"/>
            </w:tcMar>
          </w:tcPr>
          <w:p w14:paraId="2548FFB7" w14:textId="17B70439" w:rsidR="00E66998" w:rsidRPr="00457533" w:rsidRDefault="00E66998" w:rsidP="00155A1F">
            <w:pPr>
              <w:rPr>
                <w:rFonts w:ascii="Calibri" w:hAnsi="Calibri" w:cs="Arial"/>
              </w:rPr>
            </w:pPr>
          </w:p>
        </w:tc>
        <w:tc>
          <w:tcPr>
            <w:tcW w:w="2293" w:type="dxa"/>
            <w:tcMar>
              <w:top w:w="72" w:type="dxa"/>
              <w:left w:w="144" w:type="dxa"/>
              <w:bottom w:w="72" w:type="dxa"/>
              <w:right w:w="144" w:type="dxa"/>
            </w:tcMar>
          </w:tcPr>
          <w:p w14:paraId="67111553" w14:textId="3A4F853B" w:rsidR="00E66998" w:rsidRPr="005C1D23" w:rsidRDefault="00E66998" w:rsidP="00155A1F">
            <w:pPr>
              <w:pStyle w:val="ListParagraph"/>
              <w:numPr>
                <w:ilvl w:val="0"/>
                <w:numId w:val="14"/>
              </w:numPr>
              <w:jc w:val="left"/>
              <w:rPr>
                <w:rFonts w:ascii="Calibri" w:hAnsi="Calibri" w:cs="Arial"/>
              </w:rPr>
            </w:pPr>
          </w:p>
        </w:tc>
        <w:tc>
          <w:tcPr>
            <w:tcW w:w="2039" w:type="dxa"/>
          </w:tcPr>
          <w:p w14:paraId="01B12B1B" w14:textId="77777777" w:rsidR="00E66998" w:rsidRPr="00DF56E8" w:rsidRDefault="00E66998" w:rsidP="00DF56E8">
            <w:pPr>
              <w:spacing w:line="240" w:lineRule="auto"/>
              <w:rPr>
                <w:rFonts w:cstheme="minorHAnsi"/>
                <w:b/>
                <w:bCs/>
              </w:rPr>
            </w:pPr>
          </w:p>
        </w:tc>
        <w:tc>
          <w:tcPr>
            <w:tcW w:w="2166" w:type="dxa"/>
          </w:tcPr>
          <w:p w14:paraId="227EADD6" w14:textId="712A5FFC" w:rsidR="00E66998" w:rsidRPr="00DF56E8" w:rsidRDefault="00E66998" w:rsidP="00DF56E8">
            <w:pPr>
              <w:spacing w:line="240" w:lineRule="auto"/>
              <w:rPr>
                <w:rFonts w:cstheme="minorHAnsi"/>
                <w:b/>
                <w:bCs/>
              </w:rPr>
            </w:pPr>
          </w:p>
        </w:tc>
        <w:tc>
          <w:tcPr>
            <w:tcW w:w="3359" w:type="dxa"/>
            <w:tcMar>
              <w:top w:w="72" w:type="dxa"/>
              <w:left w:w="144" w:type="dxa"/>
              <w:bottom w:w="72" w:type="dxa"/>
              <w:right w:w="144" w:type="dxa"/>
            </w:tcMar>
          </w:tcPr>
          <w:p w14:paraId="6A0E6DD4" w14:textId="49677EF7" w:rsidR="00E66998" w:rsidRPr="00CD5E27" w:rsidRDefault="00E66998" w:rsidP="00155A1F">
            <w:pPr>
              <w:pStyle w:val="ListParagraph"/>
              <w:numPr>
                <w:ilvl w:val="0"/>
                <w:numId w:val="14"/>
              </w:numPr>
              <w:jc w:val="left"/>
              <w:rPr>
                <w:rFonts w:ascii="Calibri" w:hAnsi="Calibri" w:cs="Arial"/>
              </w:rPr>
            </w:pPr>
          </w:p>
        </w:tc>
      </w:tr>
    </w:tbl>
    <w:p w14:paraId="44B69C65" w14:textId="77777777" w:rsidR="003D3637" w:rsidRDefault="003D3637" w:rsidP="00465C2C">
      <w:pPr>
        <w:jc w:val="both"/>
        <w:rPr>
          <w:rFonts w:cstheme="minorHAnsi"/>
          <w:color w:val="FF0000"/>
        </w:rPr>
      </w:pPr>
    </w:p>
    <w:p w14:paraId="5A450126" w14:textId="77777777" w:rsidR="003D3637" w:rsidRDefault="003D3637" w:rsidP="00465C2C">
      <w:pPr>
        <w:jc w:val="both"/>
        <w:rPr>
          <w:rFonts w:cstheme="minorHAnsi"/>
          <w:color w:val="FF0000"/>
        </w:rPr>
      </w:pPr>
    </w:p>
    <w:p w14:paraId="0C9E311B" w14:textId="77777777" w:rsidR="00DF56E8" w:rsidRDefault="00DF56E8" w:rsidP="00465C2C">
      <w:pPr>
        <w:jc w:val="both"/>
        <w:rPr>
          <w:rFonts w:cstheme="minorHAnsi"/>
          <w:color w:val="FF0000"/>
        </w:rPr>
        <w:sectPr w:rsidR="00DF56E8" w:rsidSect="00563FA2">
          <w:pgSz w:w="15840" w:h="12240" w:orient="landscape"/>
          <w:pgMar w:top="1440" w:right="1440" w:bottom="1440" w:left="1440" w:header="720" w:footer="720" w:gutter="0"/>
          <w:cols w:space="720"/>
          <w:docGrid w:linePitch="360"/>
        </w:sectPr>
      </w:pPr>
    </w:p>
    <w:p w14:paraId="0131F151" w14:textId="06FE661F" w:rsidR="00DF56E8" w:rsidRDefault="001B546B" w:rsidP="00465C2C">
      <w:pPr>
        <w:jc w:val="both"/>
        <w:rPr>
          <w:rFonts w:cstheme="minorHAnsi"/>
          <w:color w:val="FF0000"/>
          <w:lang w:val="en-US"/>
        </w:rPr>
      </w:pPr>
      <w:r w:rsidRPr="001B546B">
        <w:rPr>
          <w:rFonts w:cstheme="minorHAnsi"/>
          <w:color w:val="FF0000"/>
          <w:lang w:val="en-US"/>
        </w:rPr>
        <w:lastRenderedPageBreak/>
        <w:t>Firstly, 60% of the reviewers indicated that the framework will support the identification of critical information assets inventory and business functions, while 40% remained neutral. With regards to detecting cybersecurity attacks in the banking sector in a timely manner, 77% of the reviewers showed that the framework will be effective while 23% chose to remain neutral. To add to that, 67% of reviewers indicated that the framework</w:t>
      </w:r>
    </w:p>
    <w:p w14:paraId="3749EA91" w14:textId="77777777" w:rsidR="001B546B" w:rsidRDefault="001B546B" w:rsidP="00465C2C">
      <w:pPr>
        <w:jc w:val="both"/>
        <w:rPr>
          <w:rFonts w:cstheme="minorHAnsi"/>
          <w:color w:val="FF0000"/>
          <w:lang w:val="en-US"/>
        </w:rPr>
      </w:pPr>
    </w:p>
    <w:p w14:paraId="28F77D30" w14:textId="77777777" w:rsidR="001B546B" w:rsidRDefault="001B546B" w:rsidP="00465C2C">
      <w:pPr>
        <w:jc w:val="both"/>
        <w:rPr>
          <w:rFonts w:cstheme="minorHAnsi"/>
          <w:color w:val="FF0000"/>
          <w:lang w:val="en-US"/>
        </w:rPr>
      </w:pPr>
    </w:p>
    <w:p w14:paraId="0D59D376" w14:textId="77777777" w:rsidR="001B546B" w:rsidRDefault="001B546B" w:rsidP="00465C2C">
      <w:pPr>
        <w:jc w:val="both"/>
        <w:rPr>
          <w:rFonts w:cstheme="minorHAnsi"/>
          <w:color w:val="FF0000"/>
        </w:rPr>
      </w:pPr>
    </w:p>
    <w:p w14:paraId="42755712" w14:textId="77777777" w:rsidR="00DF56E8" w:rsidRDefault="00DF56E8" w:rsidP="00465C2C">
      <w:pPr>
        <w:jc w:val="both"/>
        <w:rPr>
          <w:rFonts w:cstheme="minorHAnsi"/>
          <w:color w:val="FF0000"/>
        </w:rPr>
      </w:pPr>
    </w:p>
    <w:p w14:paraId="792FEB86" w14:textId="77777777" w:rsidR="00DF56E8" w:rsidRDefault="00DF56E8" w:rsidP="00465C2C">
      <w:pPr>
        <w:jc w:val="both"/>
        <w:rPr>
          <w:rFonts w:cstheme="minorHAnsi"/>
          <w:color w:val="FF0000"/>
        </w:rPr>
      </w:pPr>
    </w:p>
    <w:p w14:paraId="3BB6B1EF" w14:textId="77777777" w:rsidR="00DF56E8" w:rsidRDefault="00DF56E8" w:rsidP="00465C2C">
      <w:pPr>
        <w:jc w:val="both"/>
        <w:rPr>
          <w:rFonts w:cstheme="minorHAnsi"/>
          <w:color w:val="FF0000"/>
        </w:rPr>
      </w:pPr>
    </w:p>
    <w:p w14:paraId="07AF609D" w14:textId="77777777" w:rsidR="00DF56E8" w:rsidRDefault="00DF56E8" w:rsidP="00465C2C">
      <w:pPr>
        <w:jc w:val="both"/>
        <w:rPr>
          <w:rFonts w:cstheme="minorHAnsi"/>
          <w:color w:val="FF0000"/>
        </w:rPr>
      </w:pPr>
    </w:p>
    <w:p w14:paraId="7B5DDAEA" w14:textId="77777777" w:rsidR="00DF56E8" w:rsidRDefault="00DF56E8" w:rsidP="00465C2C">
      <w:pPr>
        <w:jc w:val="both"/>
        <w:rPr>
          <w:rFonts w:cstheme="minorHAnsi"/>
          <w:color w:val="FF0000"/>
        </w:rPr>
      </w:pPr>
    </w:p>
    <w:p w14:paraId="673DE832" w14:textId="77777777" w:rsidR="00DF56E8" w:rsidRDefault="00DF56E8" w:rsidP="00465C2C">
      <w:pPr>
        <w:jc w:val="both"/>
        <w:rPr>
          <w:rFonts w:cstheme="minorHAnsi"/>
          <w:color w:val="FF0000"/>
        </w:rPr>
      </w:pPr>
    </w:p>
    <w:p w14:paraId="53DCA718" w14:textId="77777777" w:rsidR="00DF56E8" w:rsidRDefault="00DF56E8" w:rsidP="00465C2C">
      <w:pPr>
        <w:jc w:val="both"/>
        <w:rPr>
          <w:rFonts w:cstheme="minorHAnsi"/>
          <w:color w:val="FF0000"/>
        </w:rPr>
      </w:pPr>
    </w:p>
    <w:p w14:paraId="39162E2F" w14:textId="77777777" w:rsidR="00DF56E8" w:rsidRDefault="00DF56E8" w:rsidP="00465C2C">
      <w:pPr>
        <w:jc w:val="both"/>
        <w:rPr>
          <w:rFonts w:cstheme="minorHAnsi"/>
          <w:color w:val="FF0000"/>
        </w:rPr>
      </w:pPr>
    </w:p>
    <w:p w14:paraId="67600EAC" w14:textId="77777777" w:rsidR="00DF56E8" w:rsidRDefault="00DF56E8" w:rsidP="00465C2C">
      <w:pPr>
        <w:jc w:val="both"/>
        <w:rPr>
          <w:rFonts w:cstheme="minorHAnsi"/>
          <w:color w:val="FF0000"/>
        </w:rPr>
      </w:pPr>
    </w:p>
    <w:p w14:paraId="3DF8196A" w14:textId="77777777" w:rsidR="00DF56E8" w:rsidRDefault="00DF56E8" w:rsidP="00465C2C">
      <w:pPr>
        <w:jc w:val="both"/>
        <w:rPr>
          <w:rFonts w:cstheme="minorHAnsi"/>
          <w:color w:val="FF0000"/>
        </w:rPr>
      </w:pPr>
    </w:p>
    <w:p w14:paraId="32318F51" w14:textId="77777777" w:rsidR="00DF56E8" w:rsidRDefault="00DF56E8" w:rsidP="00465C2C">
      <w:pPr>
        <w:jc w:val="both"/>
        <w:rPr>
          <w:rFonts w:cstheme="minorHAnsi"/>
          <w:color w:val="FF0000"/>
        </w:rPr>
      </w:pPr>
    </w:p>
    <w:p w14:paraId="7EA94076" w14:textId="77777777" w:rsidR="00CA273A" w:rsidRDefault="00CA273A" w:rsidP="00465C2C">
      <w:pPr>
        <w:jc w:val="both"/>
        <w:rPr>
          <w:rFonts w:cstheme="minorHAnsi"/>
          <w:color w:val="FF0000"/>
        </w:rPr>
      </w:pPr>
    </w:p>
    <w:p w14:paraId="2BEA84EC" w14:textId="77777777" w:rsidR="00CA273A" w:rsidRDefault="00CA273A" w:rsidP="00465C2C">
      <w:pPr>
        <w:jc w:val="both"/>
        <w:rPr>
          <w:rFonts w:cstheme="minorHAnsi"/>
          <w:color w:val="FF0000"/>
        </w:rPr>
      </w:pPr>
    </w:p>
    <w:p w14:paraId="3DEADDA3" w14:textId="77777777" w:rsidR="00CA273A" w:rsidRDefault="00CA273A" w:rsidP="00465C2C">
      <w:pPr>
        <w:jc w:val="both"/>
        <w:rPr>
          <w:rFonts w:cstheme="minorHAnsi"/>
          <w:color w:val="FF0000"/>
        </w:rPr>
      </w:pPr>
    </w:p>
    <w:p w14:paraId="637274C0" w14:textId="77777777" w:rsidR="00CA273A" w:rsidRDefault="00CA273A" w:rsidP="00465C2C">
      <w:pPr>
        <w:jc w:val="both"/>
        <w:rPr>
          <w:rFonts w:cstheme="minorHAnsi"/>
          <w:color w:val="FF0000"/>
        </w:rPr>
      </w:pPr>
    </w:p>
    <w:p w14:paraId="4AB5E2FD" w14:textId="77777777" w:rsidR="00CA273A" w:rsidRDefault="00CA273A" w:rsidP="00465C2C">
      <w:pPr>
        <w:jc w:val="both"/>
        <w:rPr>
          <w:rFonts w:cstheme="minorHAnsi"/>
          <w:color w:val="FF0000"/>
        </w:rPr>
      </w:pPr>
    </w:p>
    <w:p w14:paraId="141261FA" w14:textId="77777777" w:rsidR="00CA273A" w:rsidRDefault="00CA273A" w:rsidP="00465C2C">
      <w:pPr>
        <w:jc w:val="both"/>
        <w:rPr>
          <w:rFonts w:cstheme="minorHAnsi"/>
          <w:color w:val="FF0000"/>
        </w:rPr>
      </w:pPr>
    </w:p>
    <w:p w14:paraId="2330CDEB" w14:textId="77777777" w:rsidR="00CA273A" w:rsidRDefault="00CA273A" w:rsidP="00465C2C">
      <w:pPr>
        <w:jc w:val="both"/>
        <w:rPr>
          <w:rFonts w:cstheme="minorHAnsi"/>
          <w:color w:val="FF0000"/>
        </w:rPr>
      </w:pPr>
    </w:p>
    <w:p w14:paraId="38341CE1" w14:textId="77777777" w:rsidR="00CA273A" w:rsidRDefault="00CA273A" w:rsidP="00465C2C">
      <w:pPr>
        <w:jc w:val="both"/>
        <w:rPr>
          <w:rFonts w:cstheme="minorHAnsi"/>
          <w:color w:val="FF0000"/>
        </w:rPr>
      </w:pPr>
    </w:p>
    <w:p w14:paraId="5FD98314" w14:textId="77777777" w:rsidR="00CA273A" w:rsidRDefault="00CA273A" w:rsidP="00465C2C">
      <w:pPr>
        <w:jc w:val="both"/>
        <w:rPr>
          <w:rFonts w:cstheme="minorHAnsi"/>
          <w:color w:val="FF0000"/>
        </w:rPr>
      </w:pPr>
    </w:p>
    <w:p w14:paraId="5F3405B8" w14:textId="77777777" w:rsidR="00CA273A" w:rsidRDefault="00CA273A" w:rsidP="00465C2C">
      <w:pPr>
        <w:jc w:val="both"/>
        <w:rPr>
          <w:rFonts w:cstheme="minorHAnsi"/>
          <w:color w:val="FF0000"/>
        </w:rPr>
      </w:pPr>
    </w:p>
    <w:p w14:paraId="54FC6300" w14:textId="77777777" w:rsidR="00DF56E8" w:rsidRDefault="00DF56E8" w:rsidP="00465C2C">
      <w:pPr>
        <w:jc w:val="both"/>
        <w:rPr>
          <w:rFonts w:cstheme="minorHAnsi"/>
          <w:color w:val="FF0000"/>
        </w:rPr>
      </w:pPr>
    </w:p>
    <w:p w14:paraId="457C40B0" w14:textId="77777777" w:rsidR="00DF56E8" w:rsidRDefault="00DF56E8" w:rsidP="00465C2C">
      <w:pPr>
        <w:jc w:val="both"/>
        <w:rPr>
          <w:rFonts w:cstheme="minorHAnsi"/>
          <w:color w:val="FF0000"/>
        </w:rPr>
      </w:pPr>
    </w:p>
    <w:p w14:paraId="4F251955" w14:textId="77777777" w:rsidR="00CA273A" w:rsidRDefault="00CA273A" w:rsidP="00465C2C">
      <w:pPr>
        <w:jc w:val="both"/>
        <w:rPr>
          <w:rFonts w:cstheme="minorHAnsi"/>
          <w:color w:val="FF0000"/>
        </w:rPr>
        <w:sectPr w:rsidR="00CA273A" w:rsidSect="00563FA2">
          <w:pgSz w:w="12240" w:h="15840"/>
          <w:pgMar w:top="1440" w:right="1440" w:bottom="1440" w:left="1440" w:header="720" w:footer="720" w:gutter="0"/>
          <w:cols w:space="720"/>
          <w:docGrid w:linePitch="360"/>
        </w:sectPr>
      </w:pPr>
    </w:p>
    <w:p w14:paraId="42BFFE55" w14:textId="77777777" w:rsidR="00CA273A" w:rsidRDefault="00CA273A" w:rsidP="00465C2C">
      <w:pPr>
        <w:jc w:val="both"/>
        <w:rPr>
          <w:rFonts w:cstheme="minorHAnsi"/>
          <w:color w:val="FF0000"/>
        </w:rPr>
      </w:pPr>
    </w:p>
    <w:tbl>
      <w:tblPr>
        <w:tblW w:w="13551" w:type="dxa"/>
        <w:tblBorders>
          <w:top w:val="single" w:sz="4" w:space="0" w:color="auto"/>
          <w:bottom w:val="single" w:sz="4" w:space="0" w:color="auto"/>
          <w:insideH w:val="single" w:sz="4" w:space="0" w:color="auto"/>
        </w:tblBorders>
        <w:tblLayout w:type="fixed"/>
        <w:tblCellMar>
          <w:left w:w="0" w:type="dxa"/>
          <w:right w:w="0" w:type="dxa"/>
        </w:tblCellMar>
        <w:tblLook w:val="0420" w:firstRow="1" w:lastRow="0" w:firstColumn="0" w:lastColumn="0" w:noHBand="0" w:noVBand="1"/>
      </w:tblPr>
      <w:tblGrid>
        <w:gridCol w:w="1701"/>
        <w:gridCol w:w="2268"/>
        <w:gridCol w:w="2127"/>
        <w:gridCol w:w="2126"/>
        <w:gridCol w:w="2268"/>
        <w:gridCol w:w="3061"/>
      </w:tblGrid>
      <w:tr w:rsidR="00082EE2" w:rsidRPr="00941E60" w14:paraId="23461DA0" w14:textId="77777777" w:rsidTr="00A12FBD">
        <w:trPr>
          <w:trHeight w:val="572"/>
        </w:trPr>
        <w:tc>
          <w:tcPr>
            <w:tcW w:w="1701" w:type="dxa"/>
            <w:tcMar>
              <w:top w:w="72" w:type="dxa"/>
              <w:left w:w="144" w:type="dxa"/>
              <w:bottom w:w="72" w:type="dxa"/>
              <w:right w:w="144" w:type="dxa"/>
            </w:tcMar>
          </w:tcPr>
          <w:p w14:paraId="5B56B808" w14:textId="77777777" w:rsidR="00082EE2" w:rsidRDefault="00082EE2" w:rsidP="00155A1F">
            <w:pPr>
              <w:spacing w:line="240" w:lineRule="auto"/>
              <w:rPr>
                <w:rFonts w:ascii="Calibri" w:hAnsi="Calibri" w:cs="Arial"/>
                <w:b/>
                <w:bCs/>
              </w:rPr>
            </w:pPr>
          </w:p>
        </w:tc>
        <w:tc>
          <w:tcPr>
            <w:tcW w:w="11850" w:type="dxa"/>
            <w:gridSpan w:val="5"/>
            <w:tcMar>
              <w:top w:w="72" w:type="dxa"/>
              <w:left w:w="144" w:type="dxa"/>
              <w:bottom w:w="72" w:type="dxa"/>
              <w:right w:w="144" w:type="dxa"/>
            </w:tcMar>
          </w:tcPr>
          <w:p w14:paraId="0A16AF0C" w14:textId="2AB7AEA0" w:rsidR="00082EE2" w:rsidRPr="00457533" w:rsidRDefault="00082EE2" w:rsidP="00155A1F">
            <w:pPr>
              <w:spacing w:line="240" w:lineRule="auto"/>
              <w:rPr>
                <w:rFonts w:cstheme="minorHAnsi"/>
                <w:b/>
                <w:bCs/>
              </w:rPr>
            </w:pPr>
            <w:r w:rsidRPr="00E66998">
              <w:rPr>
                <w:rFonts w:cstheme="minorHAnsi"/>
                <w:b/>
                <w:bCs/>
              </w:rPr>
              <w:t>To what extent do you agree or disagree with the following statement:</w:t>
            </w:r>
          </w:p>
        </w:tc>
      </w:tr>
      <w:tr w:rsidR="001B7906" w:rsidRPr="00941E60" w14:paraId="24D105ED" w14:textId="77777777" w:rsidTr="00E539F2">
        <w:trPr>
          <w:trHeight w:val="572"/>
        </w:trPr>
        <w:tc>
          <w:tcPr>
            <w:tcW w:w="1701" w:type="dxa"/>
            <w:tcMar>
              <w:top w:w="72" w:type="dxa"/>
              <w:left w:w="144" w:type="dxa"/>
              <w:bottom w:w="72" w:type="dxa"/>
              <w:right w:w="144" w:type="dxa"/>
            </w:tcMar>
            <w:hideMark/>
          </w:tcPr>
          <w:p w14:paraId="5A8CD66C" w14:textId="77777777" w:rsidR="00CA273A" w:rsidRPr="00457533" w:rsidRDefault="00CA273A" w:rsidP="00155A1F">
            <w:pPr>
              <w:spacing w:line="240" w:lineRule="auto"/>
              <w:rPr>
                <w:rFonts w:cstheme="minorHAnsi"/>
                <w:b/>
                <w:bCs/>
              </w:rPr>
            </w:pPr>
            <w:r>
              <w:rPr>
                <w:rFonts w:ascii="Calibri" w:hAnsi="Calibri" w:cs="Arial"/>
                <w:b/>
                <w:bCs/>
              </w:rPr>
              <w:t>Respondents/Questions</w:t>
            </w:r>
          </w:p>
        </w:tc>
        <w:tc>
          <w:tcPr>
            <w:tcW w:w="2268" w:type="dxa"/>
            <w:tcMar>
              <w:top w:w="72" w:type="dxa"/>
              <w:left w:w="144" w:type="dxa"/>
              <w:bottom w:w="72" w:type="dxa"/>
              <w:right w:w="144" w:type="dxa"/>
            </w:tcMar>
            <w:hideMark/>
          </w:tcPr>
          <w:p w14:paraId="680AE6D7" w14:textId="458D9F4D" w:rsidR="00CA273A" w:rsidRPr="00457533" w:rsidRDefault="00CA273A" w:rsidP="00155A1F">
            <w:pPr>
              <w:spacing w:line="240" w:lineRule="auto"/>
              <w:rPr>
                <w:rFonts w:cstheme="minorHAnsi"/>
                <w:b/>
                <w:bCs/>
              </w:rPr>
            </w:pPr>
            <w:r w:rsidRPr="00E66998">
              <w:rPr>
                <w:rFonts w:cstheme="minorHAnsi"/>
              </w:rPr>
              <w:t xml:space="preserve">Our organization </w:t>
            </w:r>
            <w:r w:rsidR="001B7906">
              <w:rPr>
                <w:rFonts w:cstheme="minorHAnsi"/>
              </w:rPr>
              <w:t xml:space="preserve">has </w:t>
            </w:r>
            <w:r w:rsidR="001B7906">
              <w:rPr>
                <w:rFonts w:ascii="Calibri" w:hAnsi="Calibri" w:cs="Arial"/>
              </w:rPr>
              <w:t>a process in place to ensure that all newly implemented systems (applications) comply with the security standards.</w:t>
            </w:r>
          </w:p>
        </w:tc>
        <w:tc>
          <w:tcPr>
            <w:tcW w:w="2127" w:type="dxa"/>
            <w:tcMar>
              <w:top w:w="72" w:type="dxa"/>
              <w:left w:w="144" w:type="dxa"/>
              <w:bottom w:w="72" w:type="dxa"/>
              <w:right w:w="144" w:type="dxa"/>
            </w:tcMar>
            <w:hideMark/>
          </w:tcPr>
          <w:p w14:paraId="0546BEBE" w14:textId="3401A00F" w:rsidR="00CA273A" w:rsidRPr="00457533" w:rsidRDefault="00CA273A" w:rsidP="00155A1F">
            <w:pPr>
              <w:spacing w:line="240" w:lineRule="auto"/>
              <w:rPr>
                <w:rFonts w:cstheme="minorHAnsi"/>
                <w:b/>
                <w:bCs/>
              </w:rPr>
            </w:pPr>
            <w:r w:rsidRPr="00E66998">
              <w:rPr>
                <w:rFonts w:cstheme="minorHAnsi"/>
              </w:rPr>
              <w:t xml:space="preserve">Our organization </w:t>
            </w:r>
            <w:r w:rsidR="001B7906">
              <w:rPr>
                <w:rFonts w:cstheme="minorHAnsi"/>
              </w:rPr>
              <w:t xml:space="preserve">has </w:t>
            </w:r>
            <w:r w:rsidR="001B7906" w:rsidRPr="006C3E9B">
              <w:rPr>
                <w:rFonts w:ascii="Calibri" w:hAnsi="Calibri" w:cs="Arial"/>
              </w:rPr>
              <w:t>processes in place to</w:t>
            </w:r>
            <w:r w:rsidR="001B7906">
              <w:rPr>
                <w:rFonts w:cstheme="minorHAnsi"/>
              </w:rPr>
              <w:t xml:space="preserve"> </w:t>
            </w:r>
            <w:r w:rsidR="001B7906" w:rsidRPr="006C3E9B">
              <w:rPr>
                <w:rFonts w:ascii="Calibri" w:hAnsi="Calibri" w:cs="Arial"/>
              </w:rPr>
              <w:t>regularly monitor and update the cybersecurity risk profiles</w:t>
            </w:r>
            <w:r w:rsidR="00082EE2">
              <w:rPr>
                <w:rFonts w:ascii="Calibri" w:hAnsi="Calibri" w:cs="Arial"/>
              </w:rPr>
              <w:t>.</w:t>
            </w:r>
          </w:p>
        </w:tc>
        <w:tc>
          <w:tcPr>
            <w:tcW w:w="2126" w:type="dxa"/>
          </w:tcPr>
          <w:p w14:paraId="06104370" w14:textId="4319CF26" w:rsidR="00CA273A" w:rsidRDefault="00CA273A" w:rsidP="00155A1F">
            <w:pPr>
              <w:spacing w:line="240" w:lineRule="auto"/>
              <w:rPr>
                <w:rFonts w:cstheme="minorHAnsi"/>
                <w:b/>
                <w:bCs/>
              </w:rPr>
            </w:pPr>
            <w:r w:rsidRPr="00E66998">
              <w:rPr>
                <w:rFonts w:cstheme="minorHAnsi"/>
              </w:rPr>
              <w:t xml:space="preserve">Our organization </w:t>
            </w:r>
            <w:r w:rsidR="00082EE2">
              <w:rPr>
                <w:rFonts w:ascii="Calibri" w:hAnsi="Calibri" w:cs="Arial"/>
              </w:rPr>
              <w:t>has processes and procedures in place to ensure collaboration</w:t>
            </w:r>
            <w:r w:rsidR="00082EE2" w:rsidRPr="00C21400">
              <w:rPr>
                <w:rFonts w:ascii="Calibri" w:hAnsi="Calibri" w:cs="Arial"/>
              </w:rPr>
              <w:t xml:space="preserve"> with other teams, such as </w:t>
            </w:r>
            <w:r w:rsidR="00082EE2">
              <w:rPr>
                <w:rFonts w:ascii="Calibri" w:hAnsi="Calibri" w:cs="Arial"/>
              </w:rPr>
              <w:t>developers and operations technology,</w:t>
            </w:r>
            <w:r w:rsidR="00082EE2" w:rsidRPr="00C21400">
              <w:rPr>
                <w:rFonts w:ascii="Calibri" w:hAnsi="Calibri" w:cs="Arial"/>
              </w:rPr>
              <w:t xml:space="preserve"> to ensure overall security</w:t>
            </w:r>
            <w:r w:rsidR="00082EE2">
              <w:rPr>
                <w:rFonts w:ascii="Calibri" w:hAnsi="Calibri" w:cs="Arial"/>
              </w:rPr>
              <w:t>.</w:t>
            </w:r>
          </w:p>
        </w:tc>
        <w:tc>
          <w:tcPr>
            <w:tcW w:w="2268" w:type="dxa"/>
          </w:tcPr>
          <w:p w14:paraId="38F7CCF2" w14:textId="3A95879C" w:rsidR="00CA273A" w:rsidRDefault="00082EE2" w:rsidP="00155A1F">
            <w:pPr>
              <w:spacing w:line="240" w:lineRule="auto"/>
              <w:rPr>
                <w:rFonts w:cstheme="minorHAnsi"/>
                <w:b/>
                <w:bCs/>
              </w:rPr>
            </w:pPr>
            <w:r w:rsidRPr="00082EE2">
              <w:rPr>
                <w:rFonts w:cstheme="minorHAnsi"/>
              </w:rPr>
              <w:t>Our</w:t>
            </w:r>
            <w:r>
              <w:rPr>
                <w:rFonts w:cstheme="minorHAnsi"/>
                <w:b/>
                <w:bCs/>
              </w:rPr>
              <w:t xml:space="preserve"> </w:t>
            </w:r>
            <w:r>
              <w:rPr>
                <w:rFonts w:ascii="Calibri" w:hAnsi="Calibri" w:cs="Arial"/>
              </w:rPr>
              <w:t xml:space="preserve">organization performs </w:t>
            </w:r>
            <w:r w:rsidRPr="006C3E9B">
              <w:rPr>
                <w:rFonts w:ascii="Calibri" w:hAnsi="Calibri" w:cs="Arial"/>
              </w:rPr>
              <w:t>penetration testing and vulnerability assessments</w:t>
            </w:r>
            <w:r>
              <w:rPr>
                <w:rFonts w:ascii="Calibri" w:hAnsi="Calibri" w:cs="Arial"/>
              </w:rPr>
              <w:t xml:space="preserve"> </w:t>
            </w:r>
            <w:proofErr w:type="spellStart"/>
            <w:r>
              <w:rPr>
                <w:rFonts w:ascii="Calibri" w:hAnsi="Calibri" w:cs="Arial"/>
              </w:rPr>
              <w:t>atleast</w:t>
            </w:r>
            <w:proofErr w:type="spellEnd"/>
            <w:r>
              <w:rPr>
                <w:rFonts w:ascii="Calibri" w:hAnsi="Calibri" w:cs="Arial"/>
              </w:rPr>
              <w:t xml:space="preserve"> once a year.</w:t>
            </w:r>
          </w:p>
        </w:tc>
        <w:tc>
          <w:tcPr>
            <w:tcW w:w="3061" w:type="dxa"/>
            <w:tcMar>
              <w:top w:w="72" w:type="dxa"/>
              <w:left w:w="144" w:type="dxa"/>
              <w:bottom w:w="72" w:type="dxa"/>
              <w:right w:w="144" w:type="dxa"/>
            </w:tcMar>
            <w:hideMark/>
          </w:tcPr>
          <w:p w14:paraId="157E2EAB" w14:textId="7DAFD4D9" w:rsidR="00CA273A" w:rsidRPr="00457533" w:rsidRDefault="00082EE2" w:rsidP="00155A1F">
            <w:pPr>
              <w:spacing w:line="240" w:lineRule="auto"/>
              <w:rPr>
                <w:rFonts w:cstheme="minorHAnsi"/>
                <w:b/>
                <w:bCs/>
              </w:rPr>
            </w:pPr>
            <w:r w:rsidRPr="00082EE2">
              <w:rPr>
                <w:rFonts w:cstheme="minorHAnsi"/>
              </w:rPr>
              <w:t>Our</w:t>
            </w:r>
            <w:r>
              <w:rPr>
                <w:rFonts w:cstheme="minorHAnsi"/>
                <w:b/>
                <w:bCs/>
              </w:rPr>
              <w:t xml:space="preserve"> </w:t>
            </w:r>
            <w:r>
              <w:rPr>
                <w:rFonts w:ascii="Calibri" w:hAnsi="Calibri" w:cs="Arial"/>
              </w:rPr>
              <w:t xml:space="preserve">organization provides us with the means to </w:t>
            </w:r>
            <w:r w:rsidRPr="006C3E9B">
              <w:rPr>
                <w:rFonts w:ascii="Calibri" w:hAnsi="Calibri" w:cs="Arial"/>
              </w:rPr>
              <w:t>stay up-to-date with the latest security threats and attack vectors</w:t>
            </w:r>
          </w:p>
        </w:tc>
      </w:tr>
      <w:tr w:rsidR="001B7906" w:rsidRPr="00941E60" w14:paraId="4510430C" w14:textId="77777777" w:rsidTr="00E539F2">
        <w:trPr>
          <w:trHeight w:val="572"/>
        </w:trPr>
        <w:tc>
          <w:tcPr>
            <w:tcW w:w="1701" w:type="dxa"/>
            <w:tcMar>
              <w:top w:w="72" w:type="dxa"/>
              <w:left w:w="144" w:type="dxa"/>
              <w:bottom w:w="72" w:type="dxa"/>
              <w:right w:w="144" w:type="dxa"/>
            </w:tcMar>
            <w:hideMark/>
          </w:tcPr>
          <w:p w14:paraId="01DD2A98" w14:textId="224EBBD9" w:rsidR="00CA273A" w:rsidRPr="00457533" w:rsidRDefault="001B7906" w:rsidP="00155A1F">
            <w:pPr>
              <w:rPr>
                <w:rFonts w:ascii="Calibri" w:hAnsi="Calibri" w:cs="Arial"/>
              </w:rPr>
            </w:pPr>
            <w:r>
              <w:rPr>
                <w:rFonts w:ascii="Calibri" w:hAnsi="Calibri" w:cs="Arial"/>
              </w:rPr>
              <w:t>Cyber Admin</w:t>
            </w:r>
            <w:r w:rsidR="00CA273A">
              <w:rPr>
                <w:rFonts w:ascii="Calibri" w:hAnsi="Calibri" w:cs="Arial"/>
              </w:rPr>
              <w:t xml:space="preserve"> 1</w:t>
            </w:r>
            <w:r>
              <w:rPr>
                <w:rFonts w:ascii="Calibri" w:hAnsi="Calibri" w:cs="Arial"/>
              </w:rPr>
              <w:t xml:space="preserve"> </w:t>
            </w:r>
          </w:p>
        </w:tc>
        <w:tc>
          <w:tcPr>
            <w:tcW w:w="2268" w:type="dxa"/>
            <w:tcMar>
              <w:top w:w="72" w:type="dxa"/>
              <w:left w:w="144" w:type="dxa"/>
              <w:bottom w:w="72" w:type="dxa"/>
              <w:right w:w="144" w:type="dxa"/>
            </w:tcMar>
          </w:tcPr>
          <w:p w14:paraId="1CB7C65D" w14:textId="0E228C05" w:rsidR="00CA273A" w:rsidRPr="00457533" w:rsidRDefault="00CA273A" w:rsidP="00155A1F">
            <w:pPr>
              <w:rPr>
                <w:rFonts w:ascii="Calibri" w:hAnsi="Calibri" w:cs="Arial"/>
              </w:rPr>
            </w:pPr>
          </w:p>
        </w:tc>
        <w:tc>
          <w:tcPr>
            <w:tcW w:w="2127" w:type="dxa"/>
            <w:tcMar>
              <w:top w:w="72" w:type="dxa"/>
              <w:left w:w="144" w:type="dxa"/>
              <w:bottom w:w="72" w:type="dxa"/>
              <w:right w:w="144" w:type="dxa"/>
            </w:tcMar>
          </w:tcPr>
          <w:p w14:paraId="514199A8" w14:textId="45E8C6E1" w:rsidR="00CA273A" w:rsidRPr="001B7906" w:rsidRDefault="00CA273A" w:rsidP="001B7906">
            <w:pPr>
              <w:rPr>
                <w:rFonts w:ascii="Calibri" w:hAnsi="Calibri" w:cs="Arial"/>
              </w:rPr>
            </w:pPr>
          </w:p>
        </w:tc>
        <w:tc>
          <w:tcPr>
            <w:tcW w:w="2126" w:type="dxa"/>
          </w:tcPr>
          <w:p w14:paraId="5CB09187" w14:textId="77777777" w:rsidR="00CA273A" w:rsidRPr="00DF56E8" w:rsidRDefault="00CA273A" w:rsidP="00155A1F">
            <w:pPr>
              <w:spacing w:line="240" w:lineRule="auto"/>
              <w:rPr>
                <w:rFonts w:cstheme="minorHAnsi"/>
                <w:b/>
                <w:bCs/>
              </w:rPr>
            </w:pPr>
          </w:p>
        </w:tc>
        <w:tc>
          <w:tcPr>
            <w:tcW w:w="2268" w:type="dxa"/>
          </w:tcPr>
          <w:p w14:paraId="7CCBDD87" w14:textId="77777777" w:rsidR="00CA273A" w:rsidRPr="00DF56E8" w:rsidRDefault="00CA273A" w:rsidP="00155A1F">
            <w:pPr>
              <w:spacing w:line="240" w:lineRule="auto"/>
              <w:rPr>
                <w:rFonts w:cstheme="minorHAnsi"/>
                <w:b/>
                <w:bCs/>
              </w:rPr>
            </w:pPr>
          </w:p>
        </w:tc>
        <w:tc>
          <w:tcPr>
            <w:tcW w:w="3061" w:type="dxa"/>
            <w:tcMar>
              <w:top w:w="72" w:type="dxa"/>
              <w:left w:w="144" w:type="dxa"/>
              <w:bottom w:w="72" w:type="dxa"/>
              <w:right w:w="144" w:type="dxa"/>
            </w:tcMar>
          </w:tcPr>
          <w:p w14:paraId="33FE7D0E" w14:textId="77777777" w:rsidR="00CA273A" w:rsidRPr="00B26D33" w:rsidRDefault="00CA273A" w:rsidP="00E539F2">
            <w:pPr>
              <w:pStyle w:val="ListParagraph"/>
              <w:ind w:left="360"/>
              <w:jc w:val="left"/>
              <w:rPr>
                <w:rFonts w:ascii="Calibri" w:hAnsi="Calibri" w:cs="Arial"/>
              </w:rPr>
            </w:pPr>
          </w:p>
        </w:tc>
      </w:tr>
      <w:tr w:rsidR="001B7906" w:rsidRPr="00941E60" w14:paraId="3ACF8799" w14:textId="77777777" w:rsidTr="00E539F2">
        <w:trPr>
          <w:trHeight w:val="572"/>
        </w:trPr>
        <w:tc>
          <w:tcPr>
            <w:tcW w:w="1701" w:type="dxa"/>
            <w:tcMar>
              <w:top w:w="72" w:type="dxa"/>
              <w:left w:w="144" w:type="dxa"/>
              <w:bottom w:w="72" w:type="dxa"/>
              <w:right w:w="144" w:type="dxa"/>
            </w:tcMar>
            <w:hideMark/>
          </w:tcPr>
          <w:p w14:paraId="570C5F41" w14:textId="4F13D813" w:rsidR="00CA273A" w:rsidRPr="00457533" w:rsidRDefault="001B7906" w:rsidP="00155A1F">
            <w:pPr>
              <w:rPr>
                <w:rFonts w:ascii="Calibri" w:hAnsi="Calibri" w:cs="Arial"/>
              </w:rPr>
            </w:pPr>
            <w:r>
              <w:rPr>
                <w:rFonts w:ascii="Calibri" w:hAnsi="Calibri" w:cs="Arial"/>
              </w:rPr>
              <w:t>Cyber Admin 2</w:t>
            </w:r>
          </w:p>
        </w:tc>
        <w:tc>
          <w:tcPr>
            <w:tcW w:w="2268" w:type="dxa"/>
            <w:tcMar>
              <w:top w:w="72" w:type="dxa"/>
              <w:left w:w="144" w:type="dxa"/>
              <w:bottom w:w="72" w:type="dxa"/>
              <w:right w:w="144" w:type="dxa"/>
            </w:tcMar>
          </w:tcPr>
          <w:p w14:paraId="10AF2BEA" w14:textId="5E624CF8" w:rsidR="00CA273A" w:rsidRPr="00457533" w:rsidRDefault="00CA273A" w:rsidP="00155A1F">
            <w:pPr>
              <w:rPr>
                <w:rFonts w:ascii="Calibri" w:hAnsi="Calibri" w:cs="Arial"/>
              </w:rPr>
            </w:pPr>
          </w:p>
        </w:tc>
        <w:tc>
          <w:tcPr>
            <w:tcW w:w="2127" w:type="dxa"/>
            <w:tcMar>
              <w:top w:w="72" w:type="dxa"/>
              <w:left w:w="144" w:type="dxa"/>
              <w:bottom w:w="72" w:type="dxa"/>
              <w:right w:w="144" w:type="dxa"/>
            </w:tcMar>
          </w:tcPr>
          <w:p w14:paraId="2B3467AE" w14:textId="77777777" w:rsidR="00CA273A" w:rsidRPr="00D52C97" w:rsidRDefault="00CA273A" w:rsidP="00E539F2">
            <w:pPr>
              <w:pStyle w:val="ListParagraph"/>
              <w:ind w:left="360"/>
              <w:jc w:val="left"/>
              <w:rPr>
                <w:rFonts w:ascii="Calibri" w:hAnsi="Calibri" w:cs="Arial"/>
              </w:rPr>
            </w:pPr>
          </w:p>
        </w:tc>
        <w:tc>
          <w:tcPr>
            <w:tcW w:w="2126" w:type="dxa"/>
          </w:tcPr>
          <w:p w14:paraId="147A567B" w14:textId="77777777" w:rsidR="00CA273A" w:rsidRPr="00DF56E8" w:rsidRDefault="00CA273A" w:rsidP="00155A1F">
            <w:pPr>
              <w:spacing w:line="240" w:lineRule="auto"/>
              <w:rPr>
                <w:rFonts w:cstheme="minorHAnsi"/>
                <w:b/>
                <w:bCs/>
              </w:rPr>
            </w:pPr>
          </w:p>
        </w:tc>
        <w:tc>
          <w:tcPr>
            <w:tcW w:w="2268" w:type="dxa"/>
          </w:tcPr>
          <w:p w14:paraId="34545F1D" w14:textId="77777777" w:rsidR="00CA273A" w:rsidRPr="00DF56E8" w:rsidRDefault="00CA273A" w:rsidP="00155A1F">
            <w:pPr>
              <w:spacing w:line="240" w:lineRule="auto"/>
              <w:rPr>
                <w:rFonts w:cstheme="minorHAnsi"/>
                <w:b/>
                <w:bCs/>
              </w:rPr>
            </w:pPr>
          </w:p>
        </w:tc>
        <w:tc>
          <w:tcPr>
            <w:tcW w:w="3061" w:type="dxa"/>
            <w:tcMar>
              <w:top w:w="72" w:type="dxa"/>
              <w:left w:w="144" w:type="dxa"/>
              <w:bottom w:w="72" w:type="dxa"/>
              <w:right w:w="144" w:type="dxa"/>
            </w:tcMar>
          </w:tcPr>
          <w:p w14:paraId="23D19861" w14:textId="77777777" w:rsidR="00CA273A" w:rsidRPr="00717ED5" w:rsidRDefault="00CA273A" w:rsidP="00E539F2">
            <w:pPr>
              <w:pStyle w:val="ListParagraph"/>
              <w:ind w:left="360"/>
              <w:jc w:val="left"/>
              <w:rPr>
                <w:rFonts w:ascii="Calibri" w:hAnsi="Calibri" w:cs="Arial"/>
              </w:rPr>
            </w:pPr>
          </w:p>
        </w:tc>
      </w:tr>
      <w:tr w:rsidR="001B7906" w:rsidRPr="00941E60" w14:paraId="3FE7720A" w14:textId="77777777" w:rsidTr="00E539F2">
        <w:trPr>
          <w:trHeight w:val="572"/>
        </w:trPr>
        <w:tc>
          <w:tcPr>
            <w:tcW w:w="1701" w:type="dxa"/>
            <w:tcMar>
              <w:top w:w="72" w:type="dxa"/>
              <w:left w:w="144" w:type="dxa"/>
              <w:bottom w:w="72" w:type="dxa"/>
              <w:right w:w="144" w:type="dxa"/>
            </w:tcMar>
          </w:tcPr>
          <w:p w14:paraId="4691C190" w14:textId="11ECB2BF" w:rsidR="00CA273A" w:rsidRPr="00457533" w:rsidRDefault="001B7906" w:rsidP="00155A1F">
            <w:pPr>
              <w:rPr>
                <w:rFonts w:ascii="Calibri" w:hAnsi="Calibri" w:cs="Arial"/>
              </w:rPr>
            </w:pPr>
            <w:r>
              <w:rPr>
                <w:rFonts w:ascii="Calibri" w:hAnsi="Calibri" w:cs="Arial"/>
              </w:rPr>
              <w:t>Cyber Admin 3</w:t>
            </w:r>
          </w:p>
        </w:tc>
        <w:tc>
          <w:tcPr>
            <w:tcW w:w="2268" w:type="dxa"/>
            <w:tcMar>
              <w:top w:w="72" w:type="dxa"/>
              <w:left w:w="144" w:type="dxa"/>
              <w:bottom w:w="72" w:type="dxa"/>
              <w:right w:w="144" w:type="dxa"/>
            </w:tcMar>
          </w:tcPr>
          <w:p w14:paraId="60BB8801" w14:textId="77777777" w:rsidR="00CA273A" w:rsidRPr="00457533" w:rsidRDefault="00CA273A" w:rsidP="00155A1F">
            <w:pPr>
              <w:rPr>
                <w:rFonts w:ascii="Calibri" w:hAnsi="Calibri" w:cs="Arial"/>
              </w:rPr>
            </w:pPr>
          </w:p>
        </w:tc>
        <w:tc>
          <w:tcPr>
            <w:tcW w:w="2127" w:type="dxa"/>
            <w:tcMar>
              <w:top w:w="72" w:type="dxa"/>
              <w:left w:w="144" w:type="dxa"/>
              <w:bottom w:w="72" w:type="dxa"/>
              <w:right w:w="144" w:type="dxa"/>
            </w:tcMar>
          </w:tcPr>
          <w:p w14:paraId="155D6E46" w14:textId="77777777" w:rsidR="00CA273A" w:rsidRPr="00FE1AAE" w:rsidRDefault="00CA273A" w:rsidP="00155A1F">
            <w:pPr>
              <w:rPr>
                <w:rFonts w:ascii="Calibri" w:hAnsi="Calibri" w:cs="Arial"/>
              </w:rPr>
            </w:pPr>
          </w:p>
        </w:tc>
        <w:tc>
          <w:tcPr>
            <w:tcW w:w="2126" w:type="dxa"/>
          </w:tcPr>
          <w:p w14:paraId="3C5C3A16" w14:textId="77777777" w:rsidR="00CA273A" w:rsidRPr="00DF56E8" w:rsidRDefault="00CA273A" w:rsidP="00155A1F">
            <w:pPr>
              <w:spacing w:line="240" w:lineRule="auto"/>
              <w:rPr>
                <w:rFonts w:cstheme="minorHAnsi"/>
                <w:b/>
                <w:bCs/>
              </w:rPr>
            </w:pPr>
          </w:p>
        </w:tc>
        <w:tc>
          <w:tcPr>
            <w:tcW w:w="2268" w:type="dxa"/>
          </w:tcPr>
          <w:p w14:paraId="392D42D9" w14:textId="77777777" w:rsidR="00CA273A" w:rsidRPr="00DF56E8" w:rsidRDefault="00CA273A" w:rsidP="00155A1F">
            <w:pPr>
              <w:spacing w:line="240" w:lineRule="auto"/>
              <w:rPr>
                <w:rFonts w:cstheme="minorHAnsi"/>
                <w:b/>
                <w:bCs/>
              </w:rPr>
            </w:pPr>
          </w:p>
        </w:tc>
        <w:tc>
          <w:tcPr>
            <w:tcW w:w="3061" w:type="dxa"/>
            <w:tcMar>
              <w:top w:w="72" w:type="dxa"/>
              <w:left w:w="144" w:type="dxa"/>
              <w:bottom w:w="72" w:type="dxa"/>
              <w:right w:w="144" w:type="dxa"/>
            </w:tcMar>
          </w:tcPr>
          <w:p w14:paraId="186A450B" w14:textId="77777777" w:rsidR="00CA273A" w:rsidRPr="00FE1AAE" w:rsidRDefault="00CA273A" w:rsidP="00E539F2">
            <w:pPr>
              <w:pStyle w:val="ListParagraph"/>
              <w:ind w:left="360"/>
              <w:rPr>
                <w:rFonts w:ascii="Calibri" w:hAnsi="Calibri" w:cs="Arial"/>
              </w:rPr>
            </w:pPr>
          </w:p>
        </w:tc>
      </w:tr>
      <w:tr w:rsidR="001B7906" w:rsidRPr="00941E60" w14:paraId="3C767991" w14:textId="77777777" w:rsidTr="00E539F2">
        <w:trPr>
          <w:trHeight w:val="572"/>
        </w:trPr>
        <w:tc>
          <w:tcPr>
            <w:tcW w:w="1701" w:type="dxa"/>
            <w:tcMar>
              <w:top w:w="72" w:type="dxa"/>
              <w:left w:w="144" w:type="dxa"/>
              <w:bottom w:w="72" w:type="dxa"/>
              <w:right w:w="144" w:type="dxa"/>
            </w:tcMar>
          </w:tcPr>
          <w:p w14:paraId="2D0EC892" w14:textId="58C5BA09" w:rsidR="00CA273A" w:rsidRPr="00457533" w:rsidRDefault="001B7906" w:rsidP="00155A1F">
            <w:pPr>
              <w:rPr>
                <w:rFonts w:ascii="Calibri" w:hAnsi="Calibri" w:cs="Arial"/>
              </w:rPr>
            </w:pPr>
            <w:r>
              <w:rPr>
                <w:rFonts w:ascii="Calibri" w:hAnsi="Calibri" w:cs="Arial"/>
              </w:rPr>
              <w:t>Cyber Admin 4</w:t>
            </w:r>
          </w:p>
        </w:tc>
        <w:tc>
          <w:tcPr>
            <w:tcW w:w="2268" w:type="dxa"/>
            <w:tcMar>
              <w:top w:w="72" w:type="dxa"/>
              <w:left w:w="144" w:type="dxa"/>
              <w:bottom w:w="72" w:type="dxa"/>
              <w:right w:w="144" w:type="dxa"/>
            </w:tcMar>
          </w:tcPr>
          <w:p w14:paraId="2B3141D6" w14:textId="77777777" w:rsidR="00CA273A" w:rsidRPr="00457533" w:rsidRDefault="00CA273A" w:rsidP="00155A1F">
            <w:pPr>
              <w:rPr>
                <w:rFonts w:ascii="Calibri" w:hAnsi="Calibri" w:cs="Arial"/>
              </w:rPr>
            </w:pPr>
          </w:p>
        </w:tc>
        <w:tc>
          <w:tcPr>
            <w:tcW w:w="2127" w:type="dxa"/>
            <w:tcMar>
              <w:top w:w="72" w:type="dxa"/>
              <w:left w:w="144" w:type="dxa"/>
              <w:bottom w:w="72" w:type="dxa"/>
              <w:right w:w="144" w:type="dxa"/>
            </w:tcMar>
          </w:tcPr>
          <w:p w14:paraId="1BB77C72" w14:textId="77777777" w:rsidR="00CA273A" w:rsidRPr="00FE1AAE" w:rsidRDefault="00CA273A" w:rsidP="00E539F2">
            <w:pPr>
              <w:pStyle w:val="ListParagraph"/>
              <w:ind w:left="360"/>
              <w:jc w:val="left"/>
              <w:rPr>
                <w:rFonts w:ascii="Calibri" w:hAnsi="Calibri" w:cs="Arial"/>
              </w:rPr>
            </w:pPr>
          </w:p>
        </w:tc>
        <w:tc>
          <w:tcPr>
            <w:tcW w:w="2126" w:type="dxa"/>
          </w:tcPr>
          <w:p w14:paraId="692DE2C0" w14:textId="77777777" w:rsidR="00CA273A" w:rsidRPr="00DF56E8" w:rsidRDefault="00CA273A" w:rsidP="00155A1F">
            <w:pPr>
              <w:spacing w:line="240" w:lineRule="auto"/>
              <w:rPr>
                <w:rFonts w:cstheme="minorHAnsi"/>
                <w:b/>
                <w:bCs/>
              </w:rPr>
            </w:pPr>
          </w:p>
        </w:tc>
        <w:tc>
          <w:tcPr>
            <w:tcW w:w="2268" w:type="dxa"/>
          </w:tcPr>
          <w:p w14:paraId="2060C894" w14:textId="77777777" w:rsidR="00CA273A" w:rsidRPr="00DF56E8" w:rsidRDefault="00CA273A" w:rsidP="00155A1F">
            <w:pPr>
              <w:spacing w:line="240" w:lineRule="auto"/>
              <w:rPr>
                <w:rFonts w:cstheme="minorHAnsi"/>
                <w:b/>
                <w:bCs/>
              </w:rPr>
            </w:pPr>
          </w:p>
        </w:tc>
        <w:tc>
          <w:tcPr>
            <w:tcW w:w="3061" w:type="dxa"/>
            <w:tcMar>
              <w:top w:w="72" w:type="dxa"/>
              <w:left w:w="144" w:type="dxa"/>
              <w:bottom w:w="72" w:type="dxa"/>
              <w:right w:w="144" w:type="dxa"/>
            </w:tcMar>
          </w:tcPr>
          <w:p w14:paraId="3BFB8DAA" w14:textId="77777777" w:rsidR="00CA273A" w:rsidRPr="00FE1AAE" w:rsidRDefault="00CA273A" w:rsidP="00E539F2">
            <w:pPr>
              <w:pStyle w:val="ListParagraph"/>
              <w:ind w:left="360"/>
              <w:jc w:val="left"/>
              <w:rPr>
                <w:rFonts w:ascii="Calibri" w:hAnsi="Calibri" w:cs="Arial"/>
              </w:rPr>
            </w:pPr>
          </w:p>
        </w:tc>
      </w:tr>
      <w:tr w:rsidR="001B7906" w:rsidRPr="00941E60" w14:paraId="38FF5A90" w14:textId="77777777" w:rsidTr="00E539F2">
        <w:trPr>
          <w:trHeight w:val="572"/>
        </w:trPr>
        <w:tc>
          <w:tcPr>
            <w:tcW w:w="1701" w:type="dxa"/>
            <w:tcMar>
              <w:top w:w="72" w:type="dxa"/>
              <w:left w:w="144" w:type="dxa"/>
              <w:bottom w:w="72" w:type="dxa"/>
              <w:right w:w="144" w:type="dxa"/>
            </w:tcMar>
          </w:tcPr>
          <w:p w14:paraId="28227C1B" w14:textId="25F51C15" w:rsidR="00CA273A" w:rsidRPr="00457533" w:rsidRDefault="001B7906" w:rsidP="00155A1F">
            <w:pPr>
              <w:rPr>
                <w:rFonts w:ascii="Calibri" w:hAnsi="Calibri" w:cs="Arial"/>
              </w:rPr>
            </w:pPr>
            <w:r>
              <w:rPr>
                <w:rFonts w:ascii="Calibri" w:hAnsi="Calibri" w:cs="Arial"/>
              </w:rPr>
              <w:t>Cyber Admin 5</w:t>
            </w:r>
          </w:p>
        </w:tc>
        <w:tc>
          <w:tcPr>
            <w:tcW w:w="2268" w:type="dxa"/>
            <w:tcMar>
              <w:top w:w="72" w:type="dxa"/>
              <w:left w:w="144" w:type="dxa"/>
              <w:bottom w:w="72" w:type="dxa"/>
              <w:right w:w="144" w:type="dxa"/>
            </w:tcMar>
          </w:tcPr>
          <w:p w14:paraId="4DFFD5C6" w14:textId="77777777" w:rsidR="00CA273A" w:rsidRPr="00457533" w:rsidRDefault="00CA273A" w:rsidP="00155A1F">
            <w:pPr>
              <w:rPr>
                <w:rFonts w:ascii="Calibri" w:hAnsi="Calibri" w:cs="Arial"/>
              </w:rPr>
            </w:pPr>
          </w:p>
        </w:tc>
        <w:tc>
          <w:tcPr>
            <w:tcW w:w="2127" w:type="dxa"/>
            <w:tcMar>
              <w:top w:w="72" w:type="dxa"/>
              <w:left w:w="144" w:type="dxa"/>
              <w:bottom w:w="72" w:type="dxa"/>
              <w:right w:w="144" w:type="dxa"/>
            </w:tcMar>
          </w:tcPr>
          <w:p w14:paraId="6AB8EF15" w14:textId="77777777" w:rsidR="00CA273A" w:rsidRPr="00E93562" w:rsidRDefault="00CA273A" w:rsidP="00E539F2">
            <w:pPr>
              <w:pStyle w:val="ListParagraph"/>
              <w:ind w:left="360"/>
              <w:jc w:val="left"/>
              <w:rPr>
                <w:rFonts w:ascii="Calibri" w:hAnsi="Calibri" w:cs="Arial"/>
              </w:rPr>
            </w:pPr>
          </w:p>
        </w:tc>
        <w:tc>
          <w:tcPr>
            <w:tcW w:w="2126" w:type="dxa"/>
          </w:tcPr>
          <w:p w14:paraId="53B8F6E2" w14:textId="77777777" w:rsidR="00CA273A" w:rsidRPr="00DF56E8" w:rsidRDefault="00CA273A" w:rsidP="00155A1F">
            <w:pPr>
              <w:spacing w:line="240" w:lineRule="auto"/>
              <w:rPr>
                <w:rFonts w:cstheme="minorHAnsi"/>
                <w:b/>
                <w:bCs/>
              </w:rPr>
            </w:pPr>
          </w:p>
        </w:tc>
        <w:tc>
          <w:tcPr>
            <w:tcW w:w="2268" w:type="dxa"/>
          </w:tcPr>
          <w:p w14:paraId="79E41869" w14:textId="77777777" w:rsidR="00CA273A" w:rsidRPr="00DF56E8" w:rsidRDefault="00CA273A" w:rsidP="00155A1F">
            <w:pPr>
              <w:spacing w:line="240" w:lineRule="auto"/>
              <w:rPr>
                <w:rFonts w:cstheme="minorHAnsi"/>
                <w:b/>
                <w:bCs/>
              </w:rPr>
            </w:pPr>
          </w:p>
        </w:tc>
        <w:tc>
          <w:tcPr>
            <w:tcW w:w="3061" w:type="dxa"/>
            <w:tcMar>
              <w:top w:w="72" w:type="dxa"/>
              <w:left w:w="144" w:type="dxa"/>
              <w:bottom w:w="72" w:type="dxa"/>
              <w:right w:w="144" w:type="dxa"/>
            </w:tcMar>
          </w:tcPr>
          <w:p w14:paraId="3E896BF5" w14:textId="77777777" w:rsidR="00CA273A" w:rsidRPr="00E93562" w:rsidRDefault="00CA273A" w:rsidP="00E539F2">
            <w:pPr>
              <w:pStyle w:val="ListParagraph"/>
              <w:ind w:left="360"/>
              <w:jc w:val="left"/>
              <w:rPr>
                <w:rFonts w:ascii="Calibri" w:hAnsi="Calibri" w:cs="Arial"/>
              </w:rPr>
            </w:pPr>
          </w:p>
        </w:tc>
      </w:tr>
    </w:tbl>
    <w:p w14:paraId="2F175B12" w14:textId="77777777" w:rsidR="00CA273A" w:rsidRDefault="00CA273A" w:rsidP="00465C2C">
      <w:pPr>
        <w:jc w:val="both"/>
        <w:rPr>
          <w:rFonts w:cstheme="minorHAnsi"/>
          <w:color w:val="FF0000"/>
        </w:rPr>
        <w:sectPr w:rsidR="00CA273A" w:rsidSect="00CA273A">
          <w:pgSz w:w="15840" w:h="12240" w:orient="landscape"/>
          <w:pgMar w:top="1440" w:right="1440" w:bottom="1440" w:left="1440" w:header="720" w:footer="720" w:gutter="0"/>
          <w:cols w:space="720"/>
          <w:docGrid w:linePitch="360"/>
        </w:sectPr>
      </w:pPr>
    </w:p>
    <w:p w14:paraId="7F3DAEDB" w14:textId="77777777" w:rsidR="00E91BC2" w:rsidRDefault="00E91BC2" w:rsidP="00E91BC2">
      <w:pPr>
        <w:jc w:val="both"/>
        <w:rPr>
          <w:rFonts w:cstheme="minorHAnsi"/>
          <w:color w:val="FF0000"/>
          <w:lang w:val="en-US"/>
        </w:rPr>
      </w:pPr>
      <w:r w:rsidRPr="001B546B">
        <w:rPr>
          <w:rFonts w:cstheme="minorHAnsi"/>
          <w:color w:val="FF0000"/>
          <w:lang w:val="en-US"/>
        </w:rPr>
        <w:lastRenderedPageBreak/>
        <w:t>Firstly, 60% of the reviewers indicated that the framework will support the identification of critical information assets inventory and business functions, while 40% remained neutral. With regards to detecting cybersecurity attacks in the banking sector in a timely manner, 77% of the reviewers showed that the framework will be effective while 23% chose to remain neutral. To add to that, 67% of reviewers indicated that the framework</w:t>
      </w:r>
    </w:p>
    <w:p w14:paraId="55890F23" w14:textId="77777777" w:rsidR="00DF56E8" w:rsidRDefault="00DF56E8" w:rsidP="00465C2C">
      <w:pPr>
        <w:jc w:val="both"/>
        <w:rPr>
          <w:rFonts w:cstheme="minorHAnsi"/>
          <w:color w:val="FF0000"/>
        </w:rPr>
      </w:pPr>
    </w:p>
    <w:p w14:paraId="578252C7" w14:textId="77777777" w:rsidR="00CA273A" w:rsidRDefault="00CA273A" w:rsidP="00465C2C">
      <w:pPr>
        <w:jc w:val="both"/>
        <w:rPr>
          <w:rFonts w:cstheme="minorHAnsi"/>
          <w:color w:val="FF0000"/>
        </w:rPr>
      </w:pPr>
    </w:p>
    <w:p w14:paraId="68950C6B" w14:textId="77777777" w:rsidR="00CA273A" w:rsidRDefault="00CA273A" w:rsidP="00465C2C">
      <w:pPr>
        <w:jc w:val="both"/>
        <w:rPr>
          <w:rFonts w:cstheme="minorHAnsi"/>
          <w:color w:val="FF0000"/>
        </w:rPr>
      </w:pPr>
    </w:p>
    <w:p w14:paraId="5CC3735E" w14:textId="77777777" w:rsidR="00CA273A" w:rsidRDefault="00CA273A" w:rsidP="00465C2C">
      <w:pPr>
        <w:jc w:val="both"/>
        <w:rPr>
          <w:rFonts w:cstheme="minorHAnsi"/>
          <w:color w:val="FF0000"/>
        </w:rPr>
      </w:pPr>
    </w:p>
    <w:p w14:paraId="662767A9" w14:textId="77777777" w:rsidR="00CA273A" w:rsidRDefault="00CA273A" w:rsidP="00465C2C">
      <w:pPr>
        <w:jc w:val="both"/>
        <w:rPr>
          <w:rFonts w:cstheme="minorHAnsi"/>
          <w:color w:val="FF0000"/>
        </w:rPr>
      </w:pPr>
    </w:p>
    <w:p w14:paraId="4A9F64CF" w14:textId="77777777" w:rsidR="00CA273A" w:rsidRDefault="00CA273A" w:rsidP="00465C2C">
      <w:pPr>
        <w:jc w:val="both"/>
        <w:rPr>
          <w:rFonts w:cstheme="minorHAnsi"/>
          <w:color w:val="FF0000"/>
        </w:rPr>
      </w:pPr>
    </w:p>
    <w:p w14:paraId="5E370B1D" w14:textId="77777777" w:rsidR="00CA273A" w:rsidRDefault="00CA273A" w:rsidP="00465C2C">
      <w:pPr>
        <w:jc w:val="both"/>
        <w:rPr>
          <w:rFonts w:cstheme="minorHAnsi"/>
          <w:color w:val="FF0000"/>
        </w:rPr>
      </w:pPr>
    </w:p>
    <w:p w14:paraId="4F4AFF7A" w14:textId="77777777" w:rsidR="00CA273A" w:rsidRDefault="00CA273A" w:rsidP="00465C2C">
      <w:pPr>
        <w:jc w:val="both"/>
        <w:rPr>
          <w:rFonts w:cstheme="minorHAnsi"/>
          <w:color w:val="FF0000"/>
        </w:rPr>
      </w:pPr>
    </w:p>
    <w:p w14:paraId="7720412E" w14:textId="77777777" w:rsidR="00CA273A" w:rsidRDefault="00CA273A" w:rsidP="00465C2C">
      <w:pPr>
        <w:jc w:val="both"/>
        <w:rPr>
          <w:rFonts w:cstheme="minorHAnsi"/>
          <w:color w:val="FF0000"/>
        </w:rPr>
      </w:pPr>
    </w:p>
    <w:p w14:paraId="3C4FA2A8" w14:textId="77777777" w:rsidR="00CA273A" w:rsidRDefault="00CA273A" w:rsidP="00465C2C">
      <w:pPr>
        <w:jc w:val="both"/>
        <w:rPr>
          <w:rFonts w:cstheme="minorHAnsi"/>
          <w:color w:val="FF0000"/>
        </w:rPr>
      </w:pPr>
    </w:p>
    <w:p w14:paraId="1CE66082" w14:textId="77777777" w:rsidR="00CA273A" w:rsidRDefault="00CA273A" w:rsidP="00465C2C">
      <w:pPr>
        <w:jc w:val="both"/>
        <w:rPr>
          <w:rFonts w:cstheme="minorHAnsi"/>
          <w:color w:val="FF0000"/>
        </w:rPr>
      </w:pPr>
    </w:p>
    <w:p w14:paraId="26B50FCB" w14:textId="77777777" w:rsidR="00CA273A" w:rsidRDefault="00CA273A" w:rsidP="00465C2C">
      <w:pPr>
        <w:jc w:val="both"/>
        <w:rPr>
          <w:rFonts w:cstheme="minorHAnsi"/>
          <w:color w:val="FF0000"/>
        </w:rPr>
      </w:pPr>
    </w:p>
    <w:p w14:paraId="21EE825F" w14:textId="77777777" w:rsidR="00CA273A" w:rsidRDefault="00CA273A" w:rsidP="00465C2C">
      <w:pPr>
        <w:jc w:val="both"/>
        <w:rPr>
          <w:rFonts w:cstheme="minorHAnsi"/>
          <w:color w:val="FF0000"/>
        </w:rPr>
      </w:pPr>
    </w:p>
    <w:p w14:paraId="2F7C5500" w14:textId="77777777" w:rsidR="00CA273A" w:rsidRDefault="00CA273A" w:rsidP="00465C2C">
      <w:pPr>
        <w:jc w:val="both"/>
        <w:rPr>
          <w:rFonts w:cstheme="minorHAnsi"/>
          <w:color w:val="FF0000"/>
        </w:rPr>
      </w:pPr>
    </w:p>
    <w:p w14:paraId="543449DF" w14:textId="77777777" w:rsidR="00CA273A" w:rsidRDefault="00CA273A" w:rsidP="00465C2C">
      <w:pPr>
        <w:jc w:val="both"/>
        <w:rPr>
          <w:rFonts w:cstheme="minorHAnsi"/>
          <w:color w:val="FF0000"/>
        </w:rPr>
      </w:pPr>
    </w:p>
    <w:p w14:paraId="0B08B3B4" w14:textId="77777777" w:rsidR="00CA273A" w:rsidRDefault="00CA273A" w:rsidP="00465C2C">
      <w:pPr>
        <w:jc w:val="both"/>
        <w:rPr>
          <w:rFonts w:cstheme="minorHAnsi"/>
          <w:color w:val="FF0000"/>
        </w:rPr>
      </w:pPr>
    </w:p>
    <w:p w14:paraId="7D0A351D" w14:textId="77777777" w:rsidR="00CA273A" w:rsidRDefault="00CA273A" w:rsidP="00465C2C">
      <w:pPr>
        <w:jc w:val="both"/>
        <w:rPr>
          <w:rFonts w:cstheme="minorHAnsi"/>
          <w:color w:val="FF0000"/>
        </w:rPr>
      </w:pPr>
    </w:p>
    <w:p w14:paraId="434089B4" w14:textId="77777777" w:rsidR="00CA273A" w:rsidRDefault="00CA273A" w:rsidP="00465C2C">
      <w:pPr>
        <w:jc w:val="both"/>
        <w:rPr>
          <w:rFonts w:cstheme="minorHAnsi"/>
          <w:color w:val="FF0000"/>
        </w:rPr>
      </w:pPr>
    </w:p>
    <w:p w14:paraId="09FDD4A3" w14:textId="77777777" w:rsidR="00CA273A" w:rsidRDefault="00CA273A" w:rsidP="00465C2C">
      <w:pPr>
        <w:jc w:val="both"/>
        <w:rPr>
          <w:rFonts w:cstheme="minorHAnsi"/>
          <w:color w:val="FF0000"/>
        </w:rPr>
      </w:pPr>
    </w:p>
    <w:p w14:paraId="6566FE22" w14:textId="77777777" w:rsidR="00CA273A" w:rsidRDefault="00CA273A" w:rsidP="00465C2C">
      <w:pPr>
        <w:jc w:val="both"/>
        <w:rPr>
          <w:rFonts w:cstheme="minorHAnsi"/>
          <w:color w:val="FF0000"/>
        </w:rPr>
      </w:pPr>
    </w:p>
    <w:p w14:paraId="46BFC0C1" w14:textId="77777777" w:rsidR="00CA273A" w:rsidRDefault="00CA273A" w:rsidP="00465C2C">
      <w:pPr>
        <w:jc w:val="both"/>
        <w:rPr>
          <w:rFonts w:cstheme="minorHAnsi"/>
          <w:color w:val="FF0000"/>
        </w:rPr>
      </w:pPr>
    </w:p>
    <w:p w14:paraId="08D2DFDC" w14:textId="77777777" w:rsidR="00CA273A" w:rsidRDefault="00CA273A" w:rsidP="00465C2C">
      <w:pPr>
        <w:jc w:val="both"/>
        <w:rPr>
          <w:rFonts w:cstheme="minorHAnsi"/>
          <w:color w:val="FF0000"/>
        </w:rPr>
      </w:pPr>
    </w:p>
    <w:p w14:paraId="41A215B3" w14:textId="77777777" w:rsidR="00CA273A" w:rsidRDefault="00CA273A" w:rsidP="00465C2C">
      <w:pPr>
        <w:jc w:val="both"/>
        <w:rPr>
          <w:rFonts w:cstheme="minorHAnsi"/>
          <w:color w:val="FF0000"/>
        </w:rPr>
      </w:pPr>
    </w:p>
    <w:p w14:paraId="3639CDF9" w14:textId="77777777" w:rsidR="00CA273A" w:rsidRDefault="00CA273A" w:rsidP="00465C2C">
      <w:pPr>
        <w:jc w:val="both"/>
        <w:rPr>
          <w:rFonts w:cstheme="minorHAnsi"/>
          <w:color w:val="FF0000"/>
        </w:rPr>
      </w:pPr>
    </w:p>
    <w:p w14:paraId="1E1B07E3" w14:textId="77777777" w:rsidR="00CA273A" w:rsidRDefault="00CA273A" w:rsidP="00465C2C">
      <w:pPr>
        <w:jc w:val="both"/>
        <w:rPr>
          <w:rFonts w:cstheme="minorHAnsi"/>
          <w:color w:val="FF0000"/>
        </w:rPr>
      </w:pPr>
    </w:p>
    <w:p w14:paraId="3B971F23" w14:textId="77777777" w:rsidR="00CA273A" w:rsidRDefault="00CA273A" w:rsidP="00465C2C">
      <w:pPr>
        <w:jc w:val="both"/>
        <w:rPr>
          <w:rFonts w:cstheme="minorHAnsi"/>
          <w:color w:val="FF0000"/>
        </w:rPr>
      </w:pPr>
    </w:p>
    <w:p w14:paraId="1A904220" w14:textId="77777777" w:rsidR="00CA273A" w:rsidRDefault="00CA273A" w:rsidP="00465C2C">
      <w:pPr>
        <w:jc w:val="both"/>
        <w:rPr>
          <w:rFonts w:cstheme="minorHAnsi"/>
          <w:color w:val="FF0000"/>
        </w:rPr>
      </w:pPr>
    </w:p>
    <w:p w14:paraId="25FB4CD2" w14:textId="77777777" w:rsidR="00CA273A" w:rsidRDefault="00CA273A" w:rsidP="00465C2C">
      <w:pPr>
        <w:jc w:val="both"/>
        <w:rPr>
          <w:rFonts w:cstheme="minorHAnsi"/>
          <w:color w:val="FF0000"/>
        </w:rPr>
      </w:pPr>
    </w:p>
    <w:p w14:paraId="1BB6BA2E" w14:textId="77777777" w:rsidR="00CA273A" w:rsidRDefault="00CA273A" w:rsidP="00465C2C">
      <w:pPr>
        <w:jc w:val="both"/>
        <w:rPr>
          <w:rFonts w:cstheme="minorHAnsi"/>
          <w:color w:val="FF0000"/>
        </w:rPr>
      </w:pPr>
    </w:p>
    <w:p w14:paraId="4BF3696F" w14:textId="77777777" w:rsidR="00CA273A" w:rsidRDefault="00CA273A" w:rsidP="00465C2C">
      <w:pPr>
        <w:jc w:val="both"/>
        <w:rPr>
          <w:rFonts w:cstheme="minorHAnsi"/>
          <w:color w:val="FF0000"/>
        </w:rPr>
      </w:pPr>
    </w:p>
    <w:p w14:paraId="02D399EF" w14:textId="77777777" w:rsidR="00CA273A" w:rsidRDefault="00CA273A" w:rsidP="00465C2C">
      <w:pPr>
        <w:jc w:val="both"/>
        <w:rPr>
          <w:rFonts w:cstheme="minorHAnsi"/>
          <w:color w:val="FF0000"/>
        </w:rPr>
      </w:pPr>
    </w:p>
    <w:p w14:paraId="28F1E3E6" w14:textId="77777777" w:rsidR="00DF56E8" w:rsidRDefault="00DF56E8" w:rsidP="00465C2C">
      <w:pPr>
        <w:jc w:val="both"/>
        <w:rPr>
          <w:rFonts w:cstheme="minorHAnsi"/>
          <w:color w:val="FF0000"/>
        </w:rPr>
      </w:pPr>
    </w:p>
    <w:p w14:paraId="62FA5C2A" w14:textId="7AC48972" w:rsidR="004847EA" w:rsidRPr="004847EA" w:rsidRDefault="004847EA" w:rsidP="00465C2C">
      <w:pPr>
        <w:jc w:val="both"/>
        <w:rPr>
          <w:rFonts w:cstheme="minorHAnsi"/>
        </w:rPr>
      </w:pPr>
      <w:r w:rsidRPr="004847EA">
        <w:rPr>
          <w:rFonts w:cstheme="minorHAnsi"/>
        </w:rPr>
        <w:t>Thesis-</w:t>
      </w:r>
      <w:proofErr w:type="spellStart"/>
      <w:r w:rsidRPr="004847EA">
        <w:rPr>
          <w:rFonts w:cstheme="minorHAnsi"/>
        </w:rPr>
        <w:t>AndreRibeiro</w:t>
      </w:r>
      <w:proofErr w:type="spellEnd"/>
      <w:r w:rsidRPr="004847EA">
        <w:rPr>
          <w:rFonts w:cstheme="minorHAnsi"/>
        </w:rPr>
        <w:t xml:space="preserve"> Development of Mobile Applications using a Model-Driven.pdf</w:t>
      </w:r>
    </w:p>
    <w:p w14:paraId="0A1943A5" w14:textId="77777777" w:rsidR="00465C2C" w:rsidRDefault="00465C2C" w:rsidP="001D0097">
      <w:pPr>
        <w:jc w:val="both"/>
        <w:rPr>
          <w:rFonts w:cstheme="minorHAnsi"/>
        </w:rPr>
      </w:pPr>
    </w:p>
    <w:p w14:paraId="17F2BD0C" w14:textId="7B3CF232" w:rsidR="00465C2C" w:rsidRDefault="00465C2C" w:rsidP="00465C2C">
      <w:pPr>
        <w:pStyle w:val="Heading2"/>
      </w:pPr>
      <w:bookmarkStart w:id="359" w:name="_Toc225524963"/>
      <w:r>
        <w:t>Summary</w:t>
      </w:r>
      <w:bookmarkEnd w:id="359"/>
    </w:p>
    <w:p w14:paraId="37CD8FF8" w14:textId="77777777" w:rsidR="004866D4" w:rsidRPr="00E215A1" w:rsidRDefault="004866D4" w:rsidP="004866D4">
      <w:pPr>
        <w:jc w:val="both"/>
        <w:rPr>
          <w:rFonts w:cstheme="minorHAnsi"/>
          <w:color w:val="FF0000"/>
        </w:rPr>
      </w:pPr>
      <w:r>
        <w:t>Secure code testing was conducted by reviewing the mobile application and backend scripts for insecure coding practices. The review focused on hard-coded credentials, input validation, error handling, authentication checks, password handling, API calls, and database interaction. The purpose was to ensure that the implementation followed the security requirements identified in the literature review and requirements analysis.</w:t>
      </w:r>
    </w:p>
    <w:p w14:paraId="7200F6E7" w14:textId="77777777" w:rsidR="00465C2C" w:rsidRDefault="00465C2C" w:rsidP="001D0097">
      <w:pPr>
        <w:jc w:val="both"/>
        <w:rPr>
          <w:rFonts w:cstheme="minorHAnsi"/>
        </w:rPr>
      </w:pPr>
    </w:p>
    <w:p w14:paraId="414307F5" w14:textId="77777777" w:rsidR="001D0097" w:rsidRPr="001D0097" w:rsidRDefault="001D0097" w:rsidP="001D0097"/>
    <w:p w14:paraId="667A3AD5" w14:textId="77777777" w:rsidR="00CE5CFD" w:rsidRPr="00206ECC" w:rsidRDefault="00CE5CFD" w:rsidP="00206ECC"/>
    <w:p w14:paraId="070AD51B" w14:textId="459E181E" w:rsidR="00530AFE" w:rsidRPr="00530AFE" w:rsidRDefault="00530AFE" w:rsidP="00530AFE"/>
    <w:p w14:paraId="5D101049" w14:textId="4C4DB51C" w:rsidR="00530AFE" w:rsidRPr="00530AFE" w:rsidRDefault="00530AFE" w:rsidP="00530AFE"/>
    <w:p w14:paraId="5C29BEEC" w14:textId="488E5613" w:rsidR="00530AFE" w:rsidRPr="00530AFE" w:rsidRDefault="00530AFE" w:rsidP="00530AFE"/>
    <w:p w14:paraId="1788F7CA" w14:textId="7C96AE89" w:rsidR="00530AFE" w:rsidRPr="00530AFE" w:rsidRDefault="00530AFE" w:rsidP="00530AFE"/>
    <w:p w14:paraId="3BB2B9C7" w14:textId="528DD272" w:rsidR="00530AFE" w:rsidRPr="00530AFE" w:rsidRDefault="00530AFE" w:rsidP="00530AFE"/>
    <w:p w14:paraId="600CBD23" w14:textId="63C0DB7A" w:rsidR="00530AFE" w:rsidRPr="00530AFE" w:rsidRDefault="00530AFE" w:rsidP="00530AFE"/>
    <w:p w14:paraId="78B0C982" w14:textId="312F7989" w:rsidR="00530AFE" w:rsidRPr="00530AFE" w:rsidRDefault="00530AFE" w:rsidP="00530AFE"/>
    <w:p w14:paraId="0556599C" w14:textId="5CB86B2B" w:rsidR="00530AFE" w:rsidRPr="00530AFE" w:rsidRDefault="00530AFE" w:rsidP="00530AFE"/>
    <w:p w14:paraId="29F444FD" w14:textId="1B0754C3" w:rsidR="00530AFE" w:rsidRPr="00530AFE" w:rsidRDefault="00530AFE" w:rsidP="00530AFE"/>
    <w:p w14:paraId="034B6ED2" w14:textId="7FE727AE" w:rsidR="00530AFE" w:rsidRPr="00530AFE" w:rsidRDefault="00530AFE" w:rsidP="00530AFE"/>
    <w:p w14:paraId="61EA43A9" w14:textId="73328821" w:rsidR="00530AFE" w:rsidRPr="00530AFE" w:rsidRDefault="00530AFE" w:rsidP="00530AFE"/>
    <w:p w14:paraId="749D3CBE" w14:textId="4F302E72" w:rsidR="00530AFE" w:rsidRPr="00530AFE" w:rsidRDefault="00530AFE" w:rsidP="00530AFE"/>
    <w:p w14:paraId="0672BB23" w14:textId="7A81DA85" w:rsidR="00530AFE" w:rsidRPr="00530AFE" w:rsidRDefault="00530AFE" w:rsidP="00530AFE"/>
    <w:p w14:paraId="62A911FB" w14:textId="0B23B928" w:rsidR="00530AFE" w:rsidRPr="00530AFE" w:rsidRDefault="00530AFE" w:rsidP="00530AFE"/>
    <w:p w14:paraId="7482E761" w14:textId="5CF368C0" w:rsidR="00530AFE" w:rsidRPr="00530AFE" w:rsidRDefault="00530AFE" w:rsidP="00530AFE"/>
    <w:p w14:paraId="010678FA" w14:textId="705BBF85" w:rsidR="00530AFE" w:rsidRPr="00530AFE" w:rsidRDefault="00530AFE" w:rsidP="00530AFE"/>
    <w:p w14:paraId="0BB0DFE2" w14:textId="0D37108E" w:rsidR="005A0A02" w:rsidRDefault="005A0A02" w:rsidP="006E3CDC">
      <w:pPr>
        <w:pStyle w:val="Heading1"/>
      </w:pPr>
      <w:bookmarkStart w:id="360" w:name="_Toc225524964"/>
      <w:r w:rsidRPr="00500A77">
        <w:lastRenderedPageBreak/>
        <w:t>C</w:t>
      </w:r>
      <w:r w:rsidR="00A95C17">
        <w:t xml:space="preserve">onclusions and </w:t>
      </w:r>
      <w:commentRangeStart w:id="361"/>
      <w:commentRangeStart w:id="362"/>
      <w:r w:rsidR="00A95C17">
        <w:t>Future Work</w:t>
      </w:r>
      <w:bookmarkEnd w:id="360"/>
      <w:commentRangeEnd w:id="361"/>
      <w:r w:rsidR="007E077A">
        <w:rPr>
          <w:rStyle w:val="CommentReference"/>
          <w:sz w:val="32"/>
          <w:szCs w:val="32"/>
        </w:rPr>
        <w:commentReference w:id="361"/>
      </w:r>
      <w:commentRangeEnd w:id="362"/>
      <w:r w:rsidR="007E077A">
        <w:rPr>
          <w:rStyle w:val="CommentReference"/>
          <w:sz w:val="32"/>
          <w:szCs w:val="32"/>
        </w:rPr>
        <w:commentReference w:id="362"/>
      </w:r>
    </w:p>
    <w:p w14:paraId="7CD41BED" w14:textId="77777777" w:rsidR="007F18D0" w:rsidRPr="007F18D0" w:rsidRDefault="007F18D0" w:rsidP="007F18D0"/>
    <w:p w14:paraId="6BA686B9" w14:textId="77777777" w:rsidR="007F18D0" w:rsidRPr="007F18D0" w:rsidRDefault="007F18D0" w:rsidP="007F18D0"/>
    <w:p w14:paraId="74D17B7A" w14:textId="7A57DA42" w:rsidR="007F18D0" w:rsidRDefault="007F18D0" w:rsidP="007F18D0">
      <w:pPr>
        <w:rPr>
          <w:rFonts w:ascii="Calibri" w:eastAsiaTheme="majorEastAsia" w:hAnsi="Calibri" w:cs="Calibri"/>
          <w:b/>
          <w:sz w:val="32"/>
          <w:szCs w:val="32"/>
        </w:rPr>
      </w:pPr>
      <w:r>
        <w:t>Algorithms that were considered secure in the past may become insecure over time; therefore, it's important to periodically check current best practices and adjust configurations accordingly.</w:t>
      </w:r>
    </w:p>
    <w:p w14:paraId="3B8E4E6F" w14:textId="77777777" w:rsidR="007F18D0" w:rsidRDefault="007F18D0" w:rsidP="007F18D0"/>
    <w:p w14:paraId="0904E782" w14:textId="52C4EF7C" w:rsidR="007E077A" w:rsidRDefault="007E077A" w:rsidP="007F18D0">
      <w:r w:rsidRPr="007E077A">
        <w:rPr>
          <w:noProof/>
        </w:rPr>
        <w:drawing>
          <wp:inline distT="0" distB="0" distL="0" distR="0" wp14:anchorId="682445C8" wp14:editId="075F3F4C">
            <wp:extent cx="5943600" cy="2332355"/>
            <wp:effectExtent l="0" t="0" r="0" b="0"/>
            <wp:docPr id="162046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66548" name=""/>
                    <pic:cNvPicPr/>
                  </pic:nvPicPr>
                  <pic:blipFill>
                    <a:blip r:embed="rId50"/>
                    <a:stretch>
                      <a:fillRect/>
                    </a:stretch>
                  </pic:blipFill>
                  <pic:spPr>
                    <a:xfrm>
                      <a:off x="0" y="0"/>
                      <a:ext cx="5943600" cy="2332355"/>
                    </a:xfrm>
                    <a:prstGeom prst="rect">
                      <a:avLst/>
                    </a:prstGeom>
                  </pic:spPr>
                </pic:pic>
              </a:graphicData>
            </a:graphic>
          </wp:inline>
        </w:drawing>
      </w:r>
    </w:p>
    <w:p w14:paraId="7B28AB75" w14:textId="2D78667D" w:rsidR="007F18D0" w:rsidRDefault="009115F8" w:rsidP="007F18D0">
      <w:hyperlink r:id="rId51" w:history="1">
        <w:r w:rsidRPr="00DC7606">
          <w:rPr>
            <w:rStyle w:val="Hyperlink"/>
          </w:rPr>
          <w:t>https://mobile-security.gitbook.io/mobile-security-testing-guide/general-mobile-app-testing-guide/0x04g-testing-cryptography</w:t>
        </w:r>
      </w:hyperlink>
    </w:p>
    <w:p w14:paraId="69FC7BC3" w14:textId="77777777" w:rsidR="009115F8" w:rsidRDefault="009115F8" w:rsidP="007F18D0"/>
    <w:p w14:paraId="553BEEAA" w14:textId="70E218F7" w:rsidR="009115F8" w:rsidRDefault="009115F8" w:rsidP="007F18D0">
      <w:hyperlink r:id="rId52" w:history="1">
        <w:r w:rsidRPr="00DC7606">
          <w:rPr>
            <w:rStyle w:val="Hyperlink"/>
          </w:rPr>
          <w:t>https://www.ncbi.nlm.nih.gov/books/NBK260175/</w:t>
        </w:r>
      </w:hyperlink>
    </w:p>
    <w:p w14:paraId="055BC51B" w14:textId="77777777" w:rsidR="009115F8" w:rsidRDefault="009115F8" w:rsidP="007F18D0"/>
    <w:p w14:paraId="25080E1A" w14:textId="77777777" w:rsidR="003E0146" w:rsidRPr="000A119A" w:rsidRDefault="003E0146" w:rsidP="003E0146">
      <w:pPr>
        <w:jc w:val="both"/>
        <w:rPr>
          <w:rFonts w:cstheme="minorHAnsi"/>
          <w:color w:val="00B0F0"/>
        </w:rPr>
      </w:pPr>
      <w:r w:rsidRPr="000A119A">
        <w:rPr>
          <w:rFonts w:cstheme="minorHAnsi"/>
          <w:color w:val="00B0F0"/>
        </w:rPr>
        <w:t xml:space="preserve">Previous work has mostly looked at smart energy meters security and mobile application security independently. This study focused on an end-to-end process whereby a secure mobile application was designed for smart prepaid energy meters in Namibia. </w:t>
      </w:r>
    </w:p>
    <w:p w14:paraId="4111C83F" w14:textId="77777777" w:rsidR="003E0146" w:rsidRDefault="003E0146" w:rsidP="003E0146">
      <w:pPr>
        <w:jc w:val="both"/>
        <w:rPr>
          <w:rFonts w:cstheme="minorHAnsi"/>
          <w:color w:val="FF0000"/>
        </w:rPr>
      </w:pPr>
    </w:p>
    <w:p w14:paraId="623BF9B1" w14:textId="77777777" w:rsidR="003E0146" w:rsidRDefault="003E0146" w:rsidP="003E0146">
      <w:pPr>
        <w:jc w:val="both"/>
        <w:rPr>
          <w:rFonts w:cstheme="minorHAnsi"/>
          <w:color w:val="FF0000"/>
        </w:rPr>
      </w:pPr>
      <w:r>
        <w:rPr>
          <w:rFonts w:cstheme="minorHAnsi"/>
          <w:color w:val="FF0000"/>
        </w:rPr>
        <w:t>Currently, Smart Metering innovation in Namibia is around helping utility companies with their dept collection strategy and not enhance consumer experience.</w:t>
      </w:r>
    </w:p>
    <w:p w14:paraId="2195136D" w14:textId="77777777" w:rsidR="009115F8" w:rsidRDefault="009115F8" w:rsidP="007F18D0"/>
    <w:p w14:paraId="1AD81D5D" w14:textId="77777777" w:rsidR="00895690" w:rsidRDefault="00895690" w:rsidP="007F18D0"/>
    <w:p w14:paraId="535055E5" w14:textId="77777777" w:rsidR="00895690" w:rsidRDefault="00895690" w:rsidP="007F18D0"/>
    <w:p w14:paraId="221E0149" w14:textId="77777777" w:rsidR="00895690" w:rsidRDefault="00895690" w:rsidP="007F18D0"/>
    <w:p w14:paraId="243B88D4" w14:textId="77777777" w:rsidR="00895690" w:rsidRDefault="00895690" w:rsidP="007F18D0"/>
    <w:p w14:paraId="74A9F782" w14:textId="32A5BEC4" w:rsidR="00895690" w:rsidRDefault="00895690" w:rsidP="007F18D0">
      <w:r w:rsidRPr="00895690">
        <w:lastRenderedPageBreak/>
        <w:drawing>
          <wp:inline distT="0" distB="0" distL="0" distR="0" wp14:anchorId="1B9441E4" wp14:editId="34792BB3">
            <wp:extent cx="5943600" cy="1403350"/>
            <wp:effectExtent l="0" t="0" r="0" b="6350"/>
            <wp:docPr id="83175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58006" name=""/>
                    <pic:cNvPicPr/>
                  </pic:nvPicPr>
                  <pic:blipFill>
                    <a:blip r:embed="rId53"/>
                    <a:stretch>
                      <a:fillRect/>
                    </a:stretch>
                  </pic:blipFill>
                  <pic:spPr>
                    <a:xfrm>
                      <a:off x="0" y="0"/>
                      <a:ext cx="5943600" cy="1403350"/>
                    </a:xfrm>
                    <a:prstGeom prst="rect">
                      <a:avLst/>
                    </a:prstGeom>
                  </pic:spPr>
                </pic:pic>
              </a:graphicData>
            </a:graphic>
          </wp:inline>
        </w:drawing>
      </w:r>
    </w:p>
    <w:p w14:paraId="73AE1271" w14:textId="45742415" w:rsidR="00B07726" w:rsidRPr="00B07726" w:rsidRDefault="00B07726" w:rsidP="007F18D0">
      <w:pPr>
        <w:rPr>
          <w:b/>
          <w:bCs/>
        </w:rPr>
      </w:pPr>
      <w:r>
        <w:rPr>
          <w:rFonts w:cstheme="minorHAnsi"/>
          <w:b/>
          <w:bCs/>
        </w:rPr>
        <w:t>S</w:t>
      </w:r>
      <w:r w:rsidRPr="00B07726">
        <w:rPr>
          <w:rFonts w:cstheme="minorHAnsi"/>
          <w:b/>
          <w:bCs/>
        </w:rPr>
        <w:t xml:space="preserve">ystem </w:t>
      </w:r>
      <w:r>
        <w:rPr>
          <w:rFonts w:cstheme="minorHAnsi"/>
          <w:b/>
          <w:bCs/>
        </w:rPr>
        <w:t>A</w:t>
      </w:r>
      <w:r w:rsidRPr="00B07726">
        <w:rPr>
          <w:rFonts w:cstheme="minorHAnsi"/>
          <w:b/>
          <w:bCs/>
        </w:rPr>
        <w:t xml:space="preserve">rchitecture </w:t>
      </w:r>
    </w:p>
    <w:p w14:paraId="3680211B" w14:textId="77777777" w:rsidR="00B07726" w:rsidRDefault="00B07726" w:rsidP="007F18D0"/>
    <w:p w14:paraId="7017A799" w14:textId="77777777" w:rsidR="00B07726" w:rsidRPr="008F7AB6" w:rsidRDefault="00B07726" w:rsidP="00B07726">
      <w:pPr>
        <w:jc w:val="both"/>
        <w:rPr>
          <w:rFonts w:cstheme="minorHAnsi"/>
        </w:rPr>
      </w:pPr>
      <w:r w:rsidRPr="008F7AB6">
        <w:rPr>
          <w:rFonts w:cstheme="minorHAnsi"/>
        </w:rPr>
        <w:t xml:space="preserve">The system architecture provides a visual illustration of the system’s various components and how they communicate and interact with each other. To ensure confidentiality, integrity, and availability, it was important to consider the system wholistically (end-to-end, from the fielded devices to the servers, to the end-user on the mobile application. This approach ensures that the data remains inaccessible to unauthorised individuals throughout the entire system. </w:t>
      </w:r>
    </w:p>
    <w:p w14:paraId="56858527" w14:textId="77777777" w:rsidR="00B07726" w:rsidRDefault="00B07726" w:rsidP="00B07726">
      <w:pPr>
        <w:rPr>
          <w:rFonts w:cstheme="minorHAnsi"/>
        </w:rPr>
      </w:pPr>
      <w:r>
        <w:rPr>
          <w:noProof/>
          <w14:ligatures w14:val="standardContextual"/>
        </w:rPr>
        <w:drawing>
          <wp:inline distT="0" distB="0" distL="0" distR="0" wp14:anchorId="742DF230" wp14:editId="21B11739">
            <wp:extent cx="5943600" cy="2626995"/>
            <wp:effectExtent l="0" t="0" r="0" b="1905"/>
            <wp:docPr id="91351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08558" name=""/>
                    <pic:cNvPicPr/>
                  </pic:nvPicPr>
                  <pic:blipFill>
                    <a:blip r:embed="rId54"/>
                    <a:stretch>
                      <a:fillRect/>
                    </a:stretch>
                  </pic:blipFill>
                  <pic:spPr>
                    <a:xfrm>
                      <a:off x="0" y="0"/>
                      <a:ext cx="5943600" cy="2626995"/>
                    </a:xfrm>
                    <a:prstGeom prst="rect">
                      <a:avLst/>
                    </a:prstGeom>
                  </pic:spPr>
                </pic:pic>
              </a:graphicData>
            </a:graphic>
          </wp:inline>
        </w:drawing>
      </w:r>
    </w:p>
    <w:p w14:paraId="5B520AA6" w14:textId="374A8145" w:rsidR="00B07726" w:rsidRDefault="00B07726" w:rsidP="00B07726">
      <w:pPr>
        <w:pStyle w:val="Caption"/>
        <w:rPr>
          <w:sz w:val="22"/>
          <w:szCs w:val="22"/>
        </w:rPr>
      </w:pPr>
      <w:r w:rsidRPr="007F49FC">
        <w:rPr>
          <w:sz w:val="22"/>
          <w:szCs w:val="22"/>
        </w:rPr>
        <w:t xml:space="preserve">Figure </w:t>
      </w:r>
      <w:r w:rsidRPr="007F49FC">
        <w:rPr>
          <w:sz w:val="22"/>
          <w:szCs w:val="22"/>
        </w:rPr>
        <w:fldChar w:fldCharType="begin"/>
      </w:r>
      <w:r w:rsidRPr="007F49FC">
        <w:rPr>
          <w:sz w:val="22"/>
          <w:szCs w:val="22"/>
        </w:rPr>
        <w:instrText xml:space="preserve"> SEQ Figure \* ARABIC </w:instrText>
      </w:r>
      <w:r w:rsidRPr="007F49FC">
        <w:rPr>
          <w:sz w:val="22"/>
          <w:szCs w:val="22"/>
        </w:rPr>
        <w:fldChar w:fldCharType="separate"/>
      </w:r>
      <w:r w:rsidR="00DA7B00">
        <w:rPr>
          <w:noProof/>
          <w:sz w:val="22"/>
          <w:szCs w:val="22"/>
        </w:rPr>
        <w:t>20</w:t>
      </w:r>
      <w:r w:rsidRPr="007F49FC">
        <w:rPr>
          <w:sz w:val="22"/>
          <w:szCs w:val="22"/>
        </w:rPr>
        <w:fldChar w:fldCharType="end"/>
      </w:r>
      <w:r w:rsidRPr="007F49FC">
        <w:rPr>
          <w:sz w:val="22"/>
          <w:szCs w:val="22"/>
        </w:rPr>
        <w:t>: System Architecture - Use Case Diagram – Secure Mobile Application for Smart Prepaid Meters</w:t>
      </w:r>
    </w:p>
    <w:p w14:paraId="756F6834" w14:textId="77777777" w:rsidR="00B07726" w:rsidRPr="007F49FC" w:rsidRDefault="00B07726" w:rsidP="00B07726"/>
    <w:p w14:paraId="4DFD944B" w14:textId="77777777" w:rsidR="00B07726" w:rsidRPr="008F7AB6" w:rsidRDefault="00B07726" w:rsidP="00B07726">
      <w:pPr>
        <w:jc w:val="both"/>
        <w:rPr>
          <w:rFonts w:cstheme="minorHAnsi"/>
        </w:rPr>
      </w:pPr>
      <w:r w:rsidRPr="008F7AB6">
        <w:rPr>
          <w:rFonts w:cstheme="minorHAnsi"/>
        </w:rPr>
        <w:t xml:space="preserve">Figure 19 displays the system architecture for the secure mobile application for smart energy meters. The components are explained in detail below. </w:t>
      </w:r>
    </w:p>
    <w:p w14:paraId="142ECF66" w14:textId="77777777" w:rsidR="00B07726" w:rsidRDefault="00B07726" w:rsidP="00B07726">
      <w:pPr>
        <w:pStyle w:val="ListParagraph"/>
        <w:numPr>
          <w:ilvl w:val="0"/>
          <w:numId w:val="41"/>
        </w:numPr>
        <w:spacing w:line="360" w:lineRule="auto"/>
        <w:rPr>
          <w:rFonts w:asciiTheme="minorHAnsi" w:hAnsiTheme="minorHAnsi" w:cstheme="minorHAnsi"/>
          <w:sz w:val="22"/>
          <w:szCs w:val="22"/>
        </w:rPr>
      </w:pPr>
      <w:r>
        <w:rPr>
          <w:rFonts w:asciiTheme="minorHAnsi" w:hAnsiTheme="minorHAnsi" w:cstheme="minorHAnsi"/>
          <w:sz w:val="22"/>
          <w:szCs w:val="22"/>
        </w:rPr>
        <w:t xml:space="preserve">Smart Energy Meter: </w:t>
      </w:r>
      <w:r w:rsidRPr="00D50BA2">
        <w:rPr>
          <w:rFonts w:asciiTheme="minorHAnsi" w:hAnsiTheme="minorHAnsi" w:cstheme="minorHAnsi"/>
          <w:sz w:val="22"/>
          <w:szCs w:val="22"/>
        </w:rPr>
        <w:t xml:space="preserve">NamPower’s </w:t>
      </w:r>
      <w:proofErr w:type="spellStart"/>
      <w:r w:rsidRPr="00D50BA2">
        <w:rPr>
          <w:rFonts w:asciiTheme="minorHAnsi" w:hAnsiTheme="minorHAnsi" w:cstheme="minorHAnsi"/>
          <w:sz w:val="22"/>
          <w:szCs w:val="22"/>
        </w:rPr>
        <w:t>Landis+Gyr</w:t>
      </w:r>
      <w:proofErr w:type="spellEnd"/>
      <w:r w:rsidRPr="00D50BA2">
        <w:rPr>
          <w:rFonts w:asciiTheme="minorHAnsi" w:hAnsiTheme="minorHAnsi" w:cstheme="minorHAnsi"/>
          <w:sz w:val="22"/>
          <w:szCs w:val="22"/>
        </w:rPr>
        <w:t xml:space="preserve"> smart energy meters</w:t>
      </w:r>
      <w:r>
        <w:rPr>
          <w:rFonts w:asciiTheme="minorHAnsi" w:hAnsiTheme="minorHAnsi" w:cstheme="minorHAnsi"/>
          <w:sz w:val="22"/>
          <w:szCs w:val="22"/>
        </w:rPr>
        <w:t>.</w:t>
      </w:r>
    </w:p>
    <w:p w14:paraId="62D740D6" w14:textId="77777777" w:rsidR="00B07726" w:rsidRDefault="00B07726" w:rsidP="00B07726">
      <w:pPr>
        <w:pStyle w:val="ListParagraph"/>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APN (Access Point Network): Connects the smart meter to the corporate network via mobile data.</w:t>
      </w:r>
    </w:p>
    <w:p w14:paraId="76DF4833" w14:textId="77777777" w:rsidR="00B07726" w:rsidRDefault="00B07726" w:rsidP="00B07726">
      <w:pPr>
        <w:pStyle w:val="ListParagraph"/>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Internal Firewall: Protects the smart meters from attacks that have already entered the network.</w:t>
      </w:r>
    </w:p>
    <w:p w14:paraId="6EE1D365" w14:textId="77777777" w:rsidR="00B07726" w:rsidRDefault="00B07726" w:rsidP="00B07726">
      <w:pPr>
        <w:pStyle w:val="ListParagraph"/>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lastRenderedPageBreak/>
        <w:t>SCADA system: Used for controlling, monitoring, and analysing energy meters within the company.</w:t>
      </w:r>
    </w:p>
    <w:p w14:paraId="6877C818" w14:textId="77777777" w:rsidR="00B07726" w:rsidRDefault="00B07726" w:rsidP="00B07726">
      <w:pPr>
        <w:pStyle w:val="ListParagraph"/>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 xml:space="preserve">MV90 xi: is the MDMS (Meter Data Management System) that imports, verifies, edits, and processes energy meter data before making it available for billing. </w:t>
      </w:r>
    </w:p>
    <w:p w14:paraId="56442B0A" w14:textId="77777777" w:rsidR="00B07726" w:rsidRPr="00131156" w:rsidRDefault="00B07726" w:rsidP="00B07726">
      <w:pPr>
        <w:pStyle w:val="ListParagraph"/>
        <w:numPr>
          <w:ilvl w:val="0"/>
          <w:numId w:val="6"/>
        </w:numPr>
        <w:spacing w:line="360" w:lineRule="auto"/>
        <w:rPr>
          <w:rFonts w:asciiTheme="minorHAnsi" w:hAnsiTheme="minorHAnsi" w:cstheme="minorHAnsi"/>
          <w:sz w:val="22"/>
          <w:szCs w:val="22"/>
        </w:rPr>
      </w:pPr>
      <w:r w:rsidRPr="00131156">
        <w:rPr>
          <w:rFonts w:asciiTheme="minorHAnsi" w:hAnsiTheme="minorHAnsi" w:cstheme="minorHAnsi"/>
          <w:sz w:val="22"/>
          <w:szCs w:val="22"/>
        </w:rPr>
        <w:t>SAP S/4HANA: is NamP</w:t>
      </w:r>
      <w:r>
        <w:rPr>
          <w:rFonts w:asciiTheme="minorHAnsi" w:hAnsiTheme="minorHAnsi" w:cstheme="minorHAnsi"/>
          <w:sz w:val="22"/>
          <w:szCs w:val="22"/>
        </w:rPr>
        <w:t>ower’s enterprise resource planning system whereby the SAP Prepayment solution is installed.</w:t>
      </w:r>
    </w:p>
    <w:p w14:paraId="1034152C" w14:textId="77777777" w:rsidR="00B07726" w:rsidRDefault="00B07726" w:rsidP="00B07726">
      <w:pPr>
        <w:pStyle w:val="ListParagraph"/>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Backend (SAP HANA): NamPower’s database that stores data imported from the MV90 system.</w:t>
      </w:r>
    </w:p>
    <w:p w14:paraId="391CFA19" w14:textId="77777777" w:rsidR="00B07726" w:rsidRDefault="00B07726" w:rsidP="00B07726">
      <w:pPr>
        <w:pStyle w:val="ListParagraph"/>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External Firewall: NamPower’s firewall is deployed between the internal and external networks to prevent unauthorized access from the Internet.</w:t>
      </w:r>
    </w:p>
    <w:p w14:paraId="27B36501" w14:textId="77777777" w:rsidR="00B07726" w:rsidRDefault="00B07726" w:rsidP="00B07726">
      <w:pPr>
        <w:pStyle w:val="ListParagraph"/>
        <w:numPr>
          <w:ilvl w:val="0"/>
          <w:numId w:val="6"/>
        </w:numPr>
        <w:spacing w:line="360" w:lineRule="auto"/>
        <w:rPr>
          <w:rFonts w:asciiTheme="minorHAnsi" w:hAnsiTheme="minorHAnsi" w:cstheme="minorHAnsi"/>
          <w:sz w:val="22"/>
          <w:szCs w:val="22"/>
        </w:rPr>
      </w:pPr>
      <w:r>
        <w:rPr>
          <w:rFonts w:asciiTheme="minorHAnsi" w:hAnsiTheme="minorHAnsi" w:cstheme="minorHAnsi"/>
          <w:sz w:val="22"/>
          <w:szCs w:val="22"/>
        </w:rPr>
        <w:t>Internet: The worldwide system of interconnected computer networks.</w:t>
      </w:r>
    </w:p>
    <w:p w14:paraId="28369BA0" w14:textId="77777777" w:rsidR="00B07726" w:rsidRPr="002D75C1" w:rsidRDefault="00B07726" w:rsidP="00B07726">
      <w:pPr>
        <w:pStyle w:val="ListParagraph"/>
        <w:numPr>
          <w:ilvl w:val="0"/>
          <w:numId w:val="6"/>
        </w:numPr>
        <w:spacing w:line="360" w:lineRule="auto"/>
        <w:rPr>
          <w:rFonts w:asciiTheme="minorHAnsi" w:hAnsiTheme="minorHAnsi" w:cstheme="minorHAnsi"/>
          <w:sz w:val="22"/>
          <w:szCs w:val="22"/>
        </w:rPr>
      </w:pPr>
      <w:r w:rsidRPr="002D75C1">
        <w:rPr>
          <w:rFonts w:asciiTheme="minorHAnsi" w:hAnsiTheme="minorHAnsi" w:cstheme="minorHAnsi"/>
          <w:sz w:val="22"/>
          <w:szCs w:val="22"/>
        </w:rPr>
        <w:t>Frontend (2FA/Email API):</w:t>
      </w:r>
      <w:r>
        <w:rPr>
          <w:rFonts w:asciiTheme="minorHAnsi" w:hAnsiTheme="minorHAnsi" w:cstheme="minorHAnsi"/>
          <w:sz w:val="22"/>
          <w:szCs w:val="22"/>
        </w:rPr>
        <w:t xml:space="preserve"> This is </w:t>
      </w:r>
      <w:r w:rsidRPr="002D75C1">
        <w:rPr>
          <w:rFonts w:asciiTheme="minorHAnsi" w:hAnsiTheme="minorHAnsi" w:cstheme="minorHAnsi"/>
          <w:sz w:val="22"/>
          <w:szCs w:val="22"/>
        </w:rPr>
        <w:t>the mobile application along with all the APIs installed.</w:t>
      </w:r>
    </w:p>
    <w:p w14:paraId="51FD0ECF" w14:textId="77777777" w:rsidR="00B07726" w:rsidRDefault="00B07726" w:rsidP="00B07726">
      <w:pPr>
        <w:rPr>
          <w:rFonts w:cstheme="minorHAnsi"/>
        </w:rPr>
      </w:pPr>
    </w:p>
    <w:p w14:paraId="794CF829" w14:textId="77777777" w:rsidR="00B07726" w:rsidRPr="007F18D0" w:rsidRDefault="00B07726" w:rsidP="007F18D0"/>
    <w:p w14:paraId="1B8996C1" w14:textId="77777777" w:rsidR="005A0A02" w:rsidRDefault="005A0A02" w:rsidP="005A0A02">
      <w:pPr>
        <w:pStyle w:val="NoSpacing"/>
      </w:pPr>
      <w:bookmarkStart w:id="363" w:name="_Toc225524965"/>
      <w:r w:rsidRPr="00500A77">
        <w:lastRenderedPageBreak/>
        <w:t>References</w:t>
      </w:r>
      <w:bookmarkEnd w:id="363"/>
    </w:p>
    <w:p w14:paraId="01D52455" w14:textId="77777777" w:rsidR="002A29D8" w:rsidRDefault="002A29D8" w:rsidP="002A29D8">
      <w:pPr>
        <w:rPr>
          <w:rFonts w:ascii="Calibri" w:hAnsi="Calibri"/>
        </w:rPr>
      </w:pPr>
    </w:p>
    <w:sdt>
      <w:sdtPr>
        <w:rPr>
          <w:rFonts w:ascii="Calibri" w:hAnsi="Calibri"/>
        </w:rPr>
        <w:tag w:val="MENDELEY_BIBLIOGRAPHY"/>
        <w:id w:val="-233707377"/>
        <w:placeholder>
          <w:docPart w:val="C90AD506D1FD414EBD580BE3B4479F11"/>
        </w:placeholder>
      </w:sdtPr>
      <w:sdtEndPr>
        <w:rPr>
          <w:rFonts w:asciiTheme="minorHAnsi" w:hAnsiTheme="minorHAnsi" w:cstheme="minorHAnsi"/>
        </w:rPr>
      </w:sdtEndPr>
      <w:sdtContent>
        <w:p w14:paraId="626DBA13" w14:textId="77777777" w:rsidR="00752357" w:rsidRDefault="00752357">
          <w:pPr>
            <w:autoSpaceDE w:val="0"/>
            <w:autoSpaceDN w:val="0"/>
            <w:ind w:hanging="480"/>
            <w:divId w:val="1940019404"/>
            <w:rPr>
              <w:rFonts w:eastAsia="Times New Roman"/>
              <w:sz w:val="24"/>
              <w:szCs w:val="24"/>
            </w:rPr>
          </w:pPr>
          <w:r>
            <w:rPr>
              <w:rFonts w:eastAsia="Times New Roman"/>
            </w:rPr>
            <w:t xml:space="preserve">Agarwal, H. (2021, April 1). </w:t>
          </w:r>
          <w:r>
            <w:rPr>
              <w:rFonts w:eastAsia="Times New Roman"/>
              <w:i/>
              <w:iCs/>
            </w:rPr>
            <w:t>Mobile App Hacking and its growing popularity</w:t>
          </w:r>
          <w:r>
            <w:rPr>
              <w:rFonts w:eastAsia="Times New Roman"/>
            </w:rPr>
            <w:t>. https://www.appknox.com/blog/mobile-app-hacking</w:t>
          </w:r>
        </w:p>
        <w:p w14:paraId="2688614A" w14:textId="77777777" w:rsidR="00752357" w:rsidRDefault="00752357">
          <w:pPr>
            <w:autoSpaceDE w:val="0"/>
            <w:autoSpaceDN w:val="0"/>
            <w:ind w:hanging="480"/>
            <w:divId w:val="1007560468"/>
            <w:rPr>
              <w:rFonts w:eastAsia="Times New Roman"/>
            </w:rPr>
          </w:pPr>
          <w:r>
            <w:rPr>
              <w:rFonts w:eastAsia="Times New Roman"/>
              <w:i/>
              <w:iCs/>
            </w:rPr>
            <w:t>Agile Project Management: A Beginner’s Guide | Adobe Workfront</w:t>
          </w:r>
          <w:r>
            <w:rPr>
              <w:rFonts w:eastAsia="Times New Roman"/>
            </w:rPr>
            <w:t>. (2022, March 18). Adobe. https://business.adobe.com/blog/basics/agile</w:t>
          </w:r>
        </w:p>
        <w:p w14:paraId="59092D6C" w14:textId="77777777" w:rsidR="00752357" w:rsidRDefault="00752357">
          <w:pPr>
            <w:autoSpaceDE w:val="0"/>
            <w:autoSpaceDN w:val="0"/>
            <w:ind w:hanging="480"/>
            <w:divId w:val="634064225"/>
            <w:rPr>
              <w:rFonts w:eastAsia="Times New Roman"/>
            </w:rPr>
          </w:pPr>
          <w:proofErr w:type="spellStart"/>
          <w:r w:rsidRPr="00881F9C">
            <w:rPr>
              <w:rFonts w:eastAsia="Times New Roman"/>
            </w:rPr>
            <w:t>Alharahsheh</w:t>
          </w:r>
          <w:proofErr w:type="spellEnd"/>
          <w:r w:rsidRPr="00881F9C">
            <w:rPr>
              <w:rFonts w:eastAsia="Times New Roman"/>
            </w:rPr>
            <w:t xml:space="preserve">, H. H., &amp; Pius, A. (2020). </w:t>
          </w:r>
          <w:r>
            <w:rPr>
              <w:rFonts w:eastAsia="Times New Roman"/>
            </w:rPr>
            <w:t xml:space="preserve">A Review of key paradigms: positivism VS interpretivism. </w:t>
          </w:r>
          <w:r>
            <w:rPr>
              <w:rFonts w:eastAsia="Times New Roman"/>
              <w:i/>
              <w:iCs/>
            </w:rPr>
            <w:t>Global Academic Journal of Humanities and Social Sciences</w:t>
          </w:r>
          <w:r>
            <w:rPr>
              <w:rFonts w:eastAsia="Times New Roman"/>
            </w:rPr>
            <w:t xml:space="preserve">, </w:t>
          </w:r>
          <w:r>
            <w:rPr>
              <w:rFonts w:eastAsia="Times New Roman"/>
              <w:i/>
              <w:iCs/>
            </w:rPr>
            <w:t>2</w:t>
          </w:r>
          <w:r>
            <w:rPr>
              <w:rFonts w:eastAsia="Times New Roman"/>
            </w:rPr>
            <w:t>(3), 39–43. https://doi.org/10.36348/gajhss.2020.v02i03.001</w:t>
          </w:r>
        </w:p>
        <w:p w14:paraId="50206465" w14:textId="77777777" w:rsidR="00752357" w:rsidRDefault="00752357">
          <w:pPr>
            <w:autoSpaceDE w:val="0"/>
            <w:autoSpaceDN w:val="0"/>
            <w:ind w:hanging="480"/>
            <w:divId w:val="1402214632"/>
            <w:rPr>
              <w:rFonts w:eastAsia="Times New Roman"/>
            </w:rPr>
          </w:pPr>
          <w:r w:rsidRPr="00881F9C">
            <w:rPr>
              <w:rFonts w:eastAsia="Times New Roman"/>
            </w:rPr>
            <w:t xml:space="preserve">Allemang, B., Sitter, K., &amp; Dimitropoulos, G. (2022). </w:t>
          </w:r>
          <w:r>
            <w:rPr>
              <w:rFonts w:eastAsia="Times New Roman"/>
            </w:rPr>
            <w:t xml:space="preserve">Pragmatism as a paradigm for patient-oriented research. In </w:t>
          </w:r>
          <w:r>
            <w:rPr>
              <w:rFonts w:eastAsia="Times New Roman"/>
              <w:i/>
              <w:iCs/>
            </w:rPr>
            <w:t>Health Expectations</w:t>
          </w:r>
          <w:r>
            <w:rPr>
              <w:rFonts w:eastAsia="Times New Roman"/>
            </w:rPr>
            <w:t xml:space="preserve"> (Vol. 25, Issue 1, pp. 38–47). John Wiley and Sons Inc. https://doi.org/10.1111/hex.13384</w:t>
          </w:r>
        </w:p>
        <w:p w14:paraId="05B86092" w14:textId="77777777" w:rsidR="00752357" w:rsidRDefault="00752357">
          <w:pPr>
            <w:autoSpaceDE w:val="0"/>
            <w:autoSpaceDN w:val="0"/>
            <w:ind w:hanging="480"/>
            <w:divId w:val="1315835612"/>
            <w:rPr>
              <w:rFonts w:eastAsia="Times New Roman"/>
            </w:rPr>
          </w:pPr>
          <w:r>
            <w:rPr>
              <w:rFonts w:eastAsia="Times New Roman"/>
            </w:rPr>
            <w:t>Al-</w:t>
          </w:r>
          <w:proofErr w:type="spellStart"/>
          <w:r>
            <w:rPr>
              <w:rFonts w:eastAsia="Times New Roman"/>
            </w:rPr>
            <w:t>Ratrout</w:t>
          </w:r>
          <w:proofErr w:type="spellEnd"/>
          <w:r>
            <w:rPr>
              <w:rFonts w:eastAsia="Times New Roman"/>
            </w:rPr>
            <w:t xml:space="preserve">, S., Husain Tarawneh, O., </w:t>
          </w:r>
          <w:proofErr w:type="spellStart"/>
          <w:r>
            <w:rPr>
              <w:rFonts w:eastAsia="Times New Roman"/>
            </w:rPr>
            <w:t>HusniAltarawneh</w:t>
          </w:r>
          <w:proofErr w:type="spellEnd"/>
          <w:r>
            <w:rPr>
              <w:rFonts w:eastAsia="Times New Roman"/>
            </w:rPr>
            <w:t xml:space="preserve">, M., &amp; Yosef Altarawneh, M. (2019). Mobile Application Development Methodologies Adopted in Omani Market: A Comparative Study. </w:t>
          </w:r>
          <w:r>
            <w:rPr>
              <w:rFonts w:eastAsia="Times New Roman"/>
              <w:i/>
              <w:iCs/>
            </w:rPr>
            <w:t>International Journal of Software Engineering &amp; Applications (IJSEA)</w:t>
          </w:r>
          <w:r>
            <w:rPr>
              <w:rFonts w:eastAsia="Times New Roman"/>
            </w:rPr>
            <w:t xml:space="preserve">, </w:t>
          </w:r>
          <w:r>
            <w:rPr>
              <w:rFonts w:eastAsia="Times New Roman"/>
              <w:i/>
              <w:iCs/>
            </w:rPr>
            <w:t>10</w:t>
          </w:r>
          <w:r>
            <w:rPr>
              <w:rFonts w:eastAsia="Times New Roman"/>
            </w:rPr>
            <w:t>(2). https://doi.org/10.5121/ijsea.2019.10202</w:t>
          </w:r>
        </w:p>
        <w:p w14:paraId="0D5D6768" w14:textId="77777777" w:rsidR="00752357" w:rsidRPr="00752357" w:rsidRDefault="00752357">
          <w:pPr>
            <w:autoSpaceDE w:val="0"/>
            <w:autoSpaceDN w:val="0"/>
            <w:ind w:hanging="480"/>
            <w:divId w:val="822701965"/>
            <w:rPr>
              <w:rFonts w:eastAsia="Times New Roman"/>
              <w:lang w:val="da-DK"/>
            </w:rPr>
          </w:pPr>
          <w:r>
            <w:rPr>
              <w:rFonts w:eastAsia="Times New Roman"/>
              <w:i/>
              <w:iCs/>
            </w:rPr>
            <w:t>Annual mobile app downloads worldwide by store 2026 | Statista</w:t>
          </w:r>
          <w:r>
            <w:rPr>
              <w:rFonts w:eastAsia="Times New Roman"/>
            </w:rPr>
            <w:t xml:space="preserve">. </w:t>
          </w:r>
          <w:r w:rsidRPr="00752357">
            <w:rPr>
              <w:rFonts w:eastAsia="Times New Roman"/>
              <w:lang w:val="da-DK"/>
            </w:rPr>
            <w:t>(2021, September 15). Statista. https://www.statista.com/statistics/1010716/apple-app-store-google-play-app-downloads-forecast/</w:t>
          </w:r>
        </w:p>
        <w:p w14:paraId="5354B442" w14:textId="77777777" w:rsidR="00752357" w:rsidRDefault="00752357">
          <w:pPr>
            <w:autoSpaceDE w:val="0"/>
            <w:autoSpaceDN w:val="0"/>
            <w:ind w:hanging="480"/>
            <w:divId w:val="2094935471"/>
            <w:rPr>
              <w:rFonts w:eastAsia="Times New Roman"/>
            </w:rPr>
          </w:pPr>
          <w:r>
            <w:rPr>
              <w:rFonts w:eastAsia="Times New Roman"/>
            </w:rPr>
            <w:t xml:space="preserve">Armstrong, M., Dopp, C., &amp; Welsh, J. (2020). Design-Based Research. </w:t>
          </w:r>
          <w:r>
            <w:rPr>
              <w:rFonts w:eastAsia="Times New Roman"/>
              <w:i/>
              <w:iCs/>
            </w:rPr>
            <w:t>The Students’ Guide to Learning Design and Research</w:t>
          </w:r>
          <w:r>
            <w:rPr>
              <w:rFonts w:eastAsia="Times New Roman"/>
            </w:rPr>
            <w:t>. https://edtechbooks.org/studentguide/design-based_research</w:t>
          </w:r>
        </w:p>
        <w:p w14:paraId="739419A5" w14:textId="77777777" w:rsidR="00752357" w:rsidRDefault="00752357">
          <w:pPr>
            <w:autoSpaceDE w:val="0"/>
            <w:autoSpaceDN w:val="0"/>
            <w:ind w:hanging="480"/>
            <w:divId w:val="1096512779"/>
            <w:rPr>
              <w:rFonts w:eastAsia="Times New Roman"/>
            </w:rPr>
          </w:pPr>
          <w:r>
            <w:rPr>
              <w:rFonts w:eastAsia="Times New Roman"/>
            </w:rPr>
            <w:t xml:space="preserve">Asri, S. A., Made, G., Sunaya, A., Prihatini, P. M., &amp; Setiawan, W. (2018). </w:t>
          </w:r>
          <w:r>
            <w:rPr>
              <w:rFonts w:eastAsia="Times New Roman"/>
              <w:i/>
              <w:iCs/>
            </w:rPr>
            <w:t>Comparing Traditional and Agile Software Development Approaches: Case of Personal Extreme Programming</w:t>
          </w:r>
          <w:r>
            <w:rPr>
              <w:rFonts w:eastAsia="Times New Roman"/>
            </w:rPr>
            <w:t>. https://www.atlantis-press.com/proceedings/icst-18/55910901</w:t>
          </w:r>
        </w:p>
        <w:p w14:paraId="13A8CEB2" w14:textId="77777777" w:rsidR="00752357" w:rsidRDefault="00752357">
          <w:pPr>
            <w:autoSpaceDE w:val="0"/>
            <w:autoSpaceDN w:val="0"/>
            <w:ind w:hanging="480"/>
            <w:divId w:val="1071388760"/>
            <w:rPr>
              <w:rFonts w:eastAsia="Times New Roman"/>
            </w:rPr>
          </w:pPr>
          <w:r>
            <w:rPr>
              <w:rFonts w:eastAsia="Times New Roman"/>
            </w:rPr>
            <w:t xml:space="preserve">Barcia, R. (2022). </w:t>
          </w:r>
          <w:r>
            <w:rPr>
              <w:rFonts w:eastAsia="Times New Roman"/>
              <w:i/>
              <w:iCs/>
            </w:rPr>
            <w:t>Android Studio: Build apps on the official IDE for Android - IBM Garage Practices</w:t>
          </w:r>
          <w:r>
            <w:rPr>
              <w:rFonts w:eastAsia="Times New Roman"/>
            </w:rPr>
            <w:t>. https://www.ibm.com/garage/method/practices/code/tool_android_studio/</w:t>
          </w:r>
        </w:p>
        <w:p w14:paraId="4E0E50F7" w14:textId="77777777" w:rsidR="00752357" w:rsidRDefault="00752357">
          <w:pPr>
            <w:autoSpaceDE w:val="0"/>
            <w:autoSpaceDN w:val="0"/>
            <w:ind w:hanging="480"/>
            <w:divId w:val="1664817793"/>
            <w:rPr>
              <w:rFonts w:eastAsia="Times New Roman"/>
            </w:rPr>
          </w:pPr>
          <w:r>
            <w:rPr>
              <w:rFonts w:eastAsia="Times New Roman"/>
            </w:rPr>
            <w:t xml:space="preserve">Campion, A. (2022, April 13). </w:t>
          </w:r>
          <w:r>
            <w:rPr>
              <w:rFonts w:eastAsia="Times New Roman"/>
              <w:i/>
              <w:iCs/>
            </w:rPr>
            <w:t>Should I get a smart meter? Pros and cons - Confused.com</w:t>
          </w:r>
          <w:r>
            <w:rPr>
              <w:rFonts w:eastAsia="Times New Roman"/>
            </w:rPr>
            <w:t>. https://www.confused.com/gas-electricity/guides/what-is-a-smart-meter</w:t>
          </w:r>
        </w:p>
        <w:p w14:paraId="1644E674" w14:textId="77777777" w:rsidR="00752357" w:rsidRDefault="00752357">
          <w:pPr>
            <w:autoSpaceDE w:val="0"/>
            <w:autoSpaceDN w:val="0"/>
            <w:ind w:hanging="480"/>
            <w:divId w:val="1082332588"/>
            <w:rPr>
              <w:rFonts w:eastAsia="Times New Roman"/>
            </w:rPr>
          </w:pPr>
          <w:r>
            <w:rPr>
              <w:rFonts w:eastAsia="Times New Roman"/>
              <w:i/>
              <w:iCs/>
            </w:rPr>
            <w:t>CENORED Annual Report 2022</w:t>
          </w:r>
          <w:r>
            <w:rPr>
              <w:rFonts w:eastAsia="Times New Roman"/>
            </w:rPr>
            <w:t>. (2023). https://cenored.com.na/wp-content/uploads/2022/12/Annual-Report2022.pdf</w:t>
          </w:r>
        </w:p>
        <w:p w14:paraId="6C49B7FF" w14:textId="77777777" w:rsidR="00752357" w:rsidRDefault="00752357">
          <w:pPr>
            <w:autoSpaceDE w:val="0"/>
            <w:autoSpaceDN w:val="0"/>
            <w:ind w:hanging="480"/>
            <w:divId w:val="540433510"/>
            <w:rPr>
              <w:rFonts w:eastAsia="Times New Roman"/>
            </w:rPr>
          </w:pPr>
          <w:proofErr w:type="spellStart"/>
          <w:r>
            <w:rPr>
              <w:rFonts w:eastAsia="Times New Roman"/>
            </w:rPr>
            <w:lastRenderedPageBreak/>
            <w:t>Charig</w:t>
          </w:r>
          <w:proofErr w:type="spellEnd"/>
          <w:r>
            <w:rPr>
              <w:rFonts w:eastAsia="Times New Roman"/>
            </w:rPr>
            <w:t xml:space="preserve">, N. (2020, July 22). </w:t>
          </w:r>
          <w:r>
            <w:rPr>
              <w:rFonts w:eastAsia="Times New Roman"/>
              <w:i/>
              <w:iCs/>
            </w:rPr>
            <w:t>The smart grid – what it is, and why we need it</w:t>
          </w:r>
          <w:r>
            <w:rPr>
              <w:rFonts w:eastAsia="Times New Roman"/>
            </w:rPr>
            <w:t>. https://www.power-and-beyond.com/the-smart-grid-what-it-is-and-why-we-need-it-a-390575215d5f5a136fc35a372cba7b26/</w:t>
          </w:r>
        </w:p>
        <w:p w14:paraId="632492E4" w14:textId="77777777" w:rsidR="00752357" w:rsidRDefault="00752357">
          <w:pPr>
            <w:autoSpaceDE w:val="0"/>
            <w:autoSpaceDN w:val="0"/>
            <w:ind w:hanging="480"/>
            <w:divId w:val="1585845832"/>
            <w:rPr>
              <w:rFonts w:eastAsia="Times New Roman"/>
            </w:rPr>
          </w:pPr>
          <w:r w:rsidRPr="00752357">
            <w:rPr>
              <w:rFonts w:eastAsia="Times New Roman"/>
              <w:lang w:val="de-DE"/>
            </w:rPr>
            <w:t xml:space="preserve">CHRISTENSEN, K., &amp; WEST, R. (n.d.). </w:t>
          </w:r>
          <w:r>
            <w:rPr>
              <w:rFonts w:eastAsia="Times New Roman"/>
              <w:i/>
              <w:iCs/>
            </w:rPr>
            <w:t>The Development of Design-Based Research – Foundations of Learning and Instructional Design Technology</w:t>
          </w:r>
          <w:r>
            <w:rPr>
              <w:rFonts w:eastAsia="Times New Roman"/>
            </w:rPr>
            <w:t>. Retrieved September 23, 2022, from https://lidtfoundations.pressbooks.com/chapter/design-based-research/</w:t>
          </w:r>
        </w:p>
        <w:p w14:paraId="0D242C58" w14:textId="77777777" w:rsidR="00752357" w:rsidRDefault="00752357">
          <w:pPr>
            <w:autoSpaceDE w:val="0"/>
            <w:autoSpaceDN w:val="0"/>
            <w:ind w:hanging="480"/>
            <w:divId w:val="934828643"/>
            <w:rPr>
              <w:rFonts w:eastAsia="Times New Roman"/>
            </w:rPr>
          </w:pPr>
          <w:r>
            <w:rPr>
              <w:rFonts w:eastAsia="Times New Roman"/>
            </w:rPr>
            <w:t xml:space="preserve">Collier, K. (2022, September 14). </w:t>
          </w:r>
          <w:r>
            <w:rPr>
              <w:rFonts w:eastAsia="Times New Roman"/>
              <w:i/>
              <w:iCs/>
            </w:rPr>
            <w:t>Popular school messaging app hacked to send explicit image to parents</w:t>
          </w:r>
          <w:r>
            <w:rPr>
              <w:rFonts w:eastAsia="Times New Roman"/>
            </w:rPr>
            <w:t>. https://www.nbcnews.com/tech/security/popular-school-messaging-app-hacked-send-explicit-image-parents-rcna47687</w:t>
          </w:r>
        </w:p>
        <w:p w14:paraId="3FC5D495" w14:textId="77777777" w:rsidR="00752357" w:rsidRDefault="00752357">
          <w:pPr>
            <w:autoSpaceDE w:val="0"/>
            <w:autoSpaceDN w:val="0"/>
            <w:ind w:hanging="480"/>
            <w:divId w:val="1863665886"/>
            <w:rPr>
              <w:rFonts w:eastAsia="Times New Roman"/>
            </w:rPr>
          </w:pPr>
          <w:r>
            <w:rPr>
              <w:rFonts w:eastAsia="Times New Roman"/>
              <w:i/>
              <w:iCs/>
            </w:rPr>
            <w:t>Data Collection: Best Methods + Practical Examples | Iterators</w:t>
          </w:r>
          <w:r>
            <w:rPr>
              <w:rFonts w:eastAsia="Times New Roman"/>
            </w:rPr>
            <w:t>. (2021, August 4). ITERATORS. https://www.iteratorshq.com/blog/data-collection-best-methods-practical-examples/</w:t>
          </w:r>
        </w:p>
        <w:p w14:paraId="23791CD7" w14:textId="77777777" w:rsidR="00752357" w:rsidRDefault="00752357">
          <w:pPr>
            <w:autoSpaceDE w:val="0"/>
            <w:autoSpaceDN w:val="0"/>
            <w:ind w:hanging="480"/>
            <w:divId w:val="1814978013"/>
            <w:rPr>
              <w:rFonts w:eastAsia="Times New Roman"/>
            </w:rPr>
          </w:pPr>
          <w:r w:rsidRPr="00752357">
            <w:rPr>
              <w:rFonts w:eastAsia="Times New Roman"/>
              <w:lang w:val="pt-PT"/>
            </w:rPr>
            <w:t xml:space="preserve">De Craemer, K., &amp; Deconinck, G. (n.d.). </w:t>
          </w:r>
          <w:r>
            <w:rPr>
              <w:rFonts w:eastAsia="Times New Roman"/>
              <w:i/>
              <w:iCs/>
            </w:rPr>
            <w:t>Analysis of State-of-the-art Smart Metering Communication Standards</w:t>
          </w:r>
          <w:r>
            <w:rPr>
              <w:rFonts w:eastAsia="Times New Roman"/>
            </w:rPr>
            <w:t>.</w:t>
          </w:r>
        </w:p>
        <w:p w14:paraId="78542D3B" w14:textId="77777777" w:rsidR="00752357" w:rsidRDefault="00752357">
          <w:pPr>
            <w:autoSpaceDE w:val="0"/>
            <w:autoSpaceDN w:val="0"/>
            <w:ind w:hanging="480"/>
            <w:divId w:val="970749843"/>
            <w:rPr>
              <w:rFonts w:eastAsia="Times New Roman"/>
            </w:rPr>
          </w:pPr>
          <w:r>
            <w:rPr>
              <w:rFonts w:eastAsia="Times New Roman"/>
            </w:rPr>
            <w:t xml:space="preserve">Developers. (2024, May 30). </w:t>
          </w:r>
          <w:r>
            <w:rPr>
              <w:rFonts w:eastAsia="Times New Roman"/>
              <w:i/>
              <w:iCs/>
            </w:rPr>
            <w:t>Security guidelines  |  App quality  |  Android Developers</w:t>
          </w:r>
          <w:r>
            <w:rPr>
              <w:rFonts w:eastAsia="Times New Roman"/>
            </w:rPr>
            <w:t>. https://developer.android.com/privacy-and-security/security-tips</w:t>
          </w:r>
        </w:p>
        <w:p w14:paraId="50583B6D" w14:textId="77777777" w:rsidR="00752357" w:rsidRDefault="00752357">
          <w:pPr>
            <w:autoSpaceDE w:val="0"/>
            <w:autoSpaceDN w:val="0"/>
            <w:ind w:hanging="480"/>
            <w:divId w:val="460853996"/>
            <w:rPr>
              <w:rFonts w:eastAsia="Times New Roman"/>
            </w:rPr>
          </w:pPr>
          <w:r>
            <w:rPr>
              <w:rFonts w:eastAsia="Times New Roman"/>
            </w:rPr>
            <w:t xml:space="preserve">Dibley, J. (2024). NIST Password Guidelines: What You Need to Know. </w:t>
          </w:r>
          <w:r>
            <w:rPr>
              <w:rFonts w:eastAsia="Times New Roman"/>
              <w:i/>
              <w:iCs/>
            </w:rPr>
            <w:t>Https://Blog.Netwrix.Com/</w:t>
          </w:r>
          <w:r>
            <w:rPr>
              <w:rFonts w:eastAsia="Times New Roman"/>
            </w:rPr>
            <w:t>. https://blog.netwrix.com/nist-password-guidelines</w:t>
          </w:r>
        </w:p>
        <w:p w14:paraId="63EC9C56" w14:textId="77777777" w:rsidR="00752357" w:rsidRDefault="00752357">
          <w:pPr>
            <w:autoSpaceDE w:val="0"/>
            <w:autoSpaceDN w:val="0"/>
            <w:ind w:hanging="480"/>
            <w:divId w:val="580873942"/>
            <w:rPr>
              <w:rFonts w:eastAsia="Times New Roman"/>
            </w:rPr>
          </w:pPr>
          <w:r>
            <w:rPr>
              <w:rFonts w:eastAsia="Times New Roman"/>
            </w:rPr>
            <w:t xml:space="preserve">Dzhurov, Y., &amp; </w:t>
          </w:r>
          <w:proofErr w:type="spellStart"/>
          <w:r>
            <w:rPr>
              <w:rFonts w:eastAsia="Times New Roman"/>
            </w:rPr>
            <w:t>Krasteva</w:t>
          </w:r>
          <w:proofErr w:type="spellEnd"/>
          <w:r>
            <w:rPr>
              <w:rFonts w:eastAsia="Times New Roman"/>
            </w:rPr>
            <w:t xml:space="preserve">, I. (2009). </w:t>
          </w:r>
          <w:r>
            <w:rPr>
              <w:rFonts w:eastAsia="Times New Roman"/>
              <w:i/>
              <w:iCs/>
            </w:rPr>
            <w:t>Personal Extreme Programming – An Agile Process for Autonomous Developers</w:t>
          </w:r>
          <w:r>
            <w:rPr>
              <w:rFonts w:eastAsia="Times New Roman"/>
            </w:rPr>
            <w:t>. https://core.ac.uk/outputs/213561553/?utm_source=pdf&amp;utm_medium=banner&amp;utm_campaign=pdf-decoration-v1</w:t>
          </w:r>
        </w:p>
        <w:p w14:paraId="073683FC" w14:textId="77777777" w:rsidR="00752357" w:rsidRDefault="00752357">
          <w:pPr>
            <w:autoSpaceDE w:val="0"/>
            <w:autoSpaceDN w:val="0"/>
            <w:ind w:hanging="480"/>
            <w:divId w:val="1960915745"/>
            <w:rPr>
              <w:rFonts w:eastAsia="Times New Roman"/>
            </w:rPr>
          </w:pPr>
          <w:r>
            <w:rPr>
              <w:rFonts w:eastAsia="Times New Roman"/>
              <w:i/>
              <w:iCs/>
            </w:rPr>
            <w:t>Erongo RED Annual Report 2021-2022</w:t>
          </w:r>
          <w:r>
            <w:rPr>
              <w:rFonts w:eastAsia="Times New Roman"/>
            </w:rPr>
            <w:t>. (2023). https://www.erongored.com/wp-content/uploads/2024/06/Erongo-RED-Annual-Report-2021-2022-2024.pdf</w:t>
          </w:r>
        </w:p>
        <w:p w14:paraId="51720DDF" w14:textId="77777777" w:rsidR="00752357" w:rsidRPr="00752357" w:rsidRDefault="00752357">
          <w:pPr>
            <w:autoSpaceDE w:val="0"/>
            <w:autoSpaceDN w:val="0"/>
            <w:ind w:hanging="480"/>
            <w:divId w:val="2096321280"/>
            <w:rPr>
              <w:rFonts w:eastAsia="Times New Roman"/>
              <w:lang w:val="da-DK"/>
            </w:rPr>
          </w:pPr>
          <w:r>
            <w:rPr>
              <w:rFonts w:eastAsia="Times New Roman"/>
            </w:rPr>
            <w:t xml:space="preserve">Garcia, D. (2021a, September 22). </w:t>
          </w:r>
          <w:r>
            <w:rPr>
              <w:rFonts w:eastAsia="Times New Roman"/>
              <w:i/>
              <w:iCs/>
            </w:rPr>
            <w:t xml:space="preserve">How do smart meters communicate? </w:t>
          </w:r>
          <w:r w:rsidRPr="00752357">
            <w:rPr>
              <w:rFonts w:eastAsia="Times New Roman"/>
              <w:i/>
              <w:iCs/>
              <w:lang w:val="da-DK"/>
            </w:rPr>
            <w:t>| EMnify Blog</w:t>
          </w:r>
          <w:r w:rsidRPr="00752357">
            <w:rPr>
              <w:rFonts w:eastAsia="Times New Roman"/>
              <w:lang w:val="da-DK"/>
            </w:rPr>
            <w:t>. https://www.emnify.com/blog/how-smart-meters-communicate</w:t>
          </w:r>
        </w:p>
        <w:p w14:paraId="1F8B0E1D" w14:textId="77777777" w:rsidR="00752357" w:rsidRPr="00752357" w:rsidRDefault="00752357">
          <w:pPr>
            <w:autoSpaceDE w:val="0"/>
            <w:autoSpaceDN w:val="0"/>
            <w:ind w:hanging="480"/>
            <w:divId w:val="779881145"/>
            <w:rPr>
              <w:rFonts w:eastAsia="Times New Roman"/>
              <w:lang w:val="da-DK"/>
            </w:rPr>
          </w:pPr>
          <w:r>
            <w:rPr>
              <w:rFonts w:eastAsia="Times New Roman"/>
            </w:rPr>
            <w:t xml:space="preserve">Garcia, D. (2021b, September 22). </w:t>
          </w:r>
          <w:r>
            <w:rPr>
              <w:rFonts w:eastAsia="Times New Roman"/>
              <w:i/>
              <w:iCs/>
            </w:rPr>
            <w:t xml:space="preserve">How do smart meters communicate? </w:t>
          </w:r>
          <w:r w:rsidRPr="00752357">
            <w:rPr>
              <w:rFonts w:eastAsia="Times New Roman"/>
              <w:i/>
              <w:iCs/>
              <w:lang w:val="da-DK"/>
            </w:rPr>
            <w:t>| EMnify Blog</w:t>
          </w:r>
          <w:r w:rsidRPr="00752357">
            <w:rPr>
              <w:rFonts w:eastAsia="Times New Roman"/>
              <w:lang w:val="da-DK"/>
            </w:rPr>
            <w:t>. https://www.emnify.com/blog/how-smart-meters-communicate</w:t>
          </w:r>
        </w:p>
        <w:p w14:paraId="34A929CE" w14:textId="77777777" w:rsidR="00752357" w:rsidRDefault="00752357">
          <w:pPr>
            <w:autoSpaceDE w:val="0"/>
            <w:autoSpaceDN w:val="0"/>
            <w:ind w:hanging="480"/>
            <w:divId w:val="268977750"/>
            <w:rPr>
              <w:rFonts w:eastAsia="Times New Roman"/>
            </w:rPr>
          </w:pPr>
          <w:r>
            <w:rPr>
              <w:rFonts w:eastAsia="Times New Roman"/>
            </w:rPr>
            <w:t xml:space="preserve">Gedam, A. (2023, June 28). </w:t>
          </w:r>
          <w:r>
            <w:rPr>
              <w:rFonts w:eastAsia="Times New Roman"/>
              <w:i/>
              <w:iCs/>
            </w:rPr>
            <w:t>12 Key NFR Considerations for Mobile Application Development</w:t>
          </w:r>
          <w:r>
            <w:rPr>
              <w:rFonts w:eastAsia="Times New Roman"/>
            </w:rPr>
            <w:t>. https://www.globallogic.com/insights/blogs/nonfunctional-requirements-nfr-mobile-app-development/</w:t>
          </w:r>
        </w:p>
        <w:p w14:paraId="58B59150" w14:textId="77777777" w:rsidR="00752357" w:rsidRDefault="00752357">
          <w:pPr>
            <w:autoSpaceDE w:val="0"/>
            <w:autoSpaceDN w:val="0"/>
            <w:ind w:hanging="480"/>
            <w:divId w:val="586114284"/>
            <w:rPr>
              <w:rFonts w:eastAsia="Times New Roman"/>
            </w:rPr>
          </w:pPr>
          <w:r>
            <w:rPr>
              <w:rFonts w:eastAsia="Times New Roman"/>
            </w:rPr>
            <w:lastRenderedPageBreak/>
            <w:t xml:space="preserve">Gorodyansky, D. (2017, May 9). </w:t>
          </w:r>
          <w:r>
            <w:rPr>
              <w:rFonts w:eastAsia="Times New Roman"/>
              <w:i/>
              <w:iCs/>
            </w:rPr>
            <w:t>3 Reasons Why Privacy Matters to Your Business, Your Brand and Your Future</w:t>
          </w:r>
          <w:r>
            <w:rPr>
              <w:rFonts w:eastAsia="Times New Roman"/>
            </w:rPr>
            <w:t>. https://www.entrepreneur.com/science-technology/3-reasons-why-privacy-matters-to-your-business-your-brand/293785</w:t>
          </w:r>
        </w:p>
        <w:p w14:paraId="48947CDC" w14:textId="77777777" w:rsidR="00752357" w:rsidRDefault="00752357">
          <w:pPr>
            <w:autoSpaceDE w:val="0"/>
            <w:autoSpaceDN w:val="0"/>
            <w:ind w:hanging="480"/>
            <w:divId w:val="1193765957"/>
            <w:rPr>
              <w:rFonts w:eastAsia="Times New Roman"/>
            </w:rPr>
          </w:pPr>
          <w:r>
            <w:rPr>
              <w:rFonts w:eastAsia="Times New Roman"/>
            </w:rPr>
            <w:t xml:space="preserve">Graves, E. (2016, November 22). </w:t>
          </w:r>
          <w:r>
            <w:rPr>
              <w:rFonts w:eastAsia="Times New Roman"/>
              <w:i/>
              <w:iCs/>
            </w:rPr>
            <w:t>Agile Principle 1: Early and Continuous Delivery of Value</w:t>
          </w:r>
          <w:r>
            <w:rPr>
              <w:rFonts w:eastAsia="Times New Roman"/>
            </w:rPr>
            <w:t>. https://www.playbookhq.co/blog/agile-principle-1</w:t>
          </w:r>
        </w:p>
        <w:p w14:paraId="0386D2C0" w14:textId="77777777" w:rsidR="00752357" w:rsidRDefault="00752357">
          <w:pPr>
            <w:autoSpaceDE w:val="0"/>
            <w:autoSpaceDN w:val="0"/>
            <w:ind w:hanging="480"/>
            <w:divId w:val="1298685228"/>
            <w:rPr>
              <w:rFonts w:eastAsia="Times New Roman"/>
            </w:rPr>
          </w:pPr>
          <w:r>
            <w:rPr>
              <w:rFonts w:eastAsia="Times New Roman"/>
            </w:rPr>
            <w:t xml:space="preserve">IEC. (2024). </w:t>
          </w:r>
          <w:r>
            <w:rPr>
              <w:rFonts w:eastAsia="Times New Roman"/>
              <w:i/>
              <w:iCs/>
            </w:rPr>
            <w:t>About us - What does IEC do?</w:t>
          </w:r>
          <w:r>
            <w:rPr>
              <w:rFonts w:eastAsia="Times New Roman"/>
            </w:rPr>
            <w:t xml:space="preserve"> https://www.iec.ch/about-us</w:t>
          </w:r>
        </w:p>
        <w:p w14:paraId="664FC685" w14:textId="77777777" w:rsidR="00752357" w:rsidRDefault="00752357">
          <w:pPr>
            <w:autoSpaceDE w:val="0"/>
            <w:autoSpaceDN w:val="0"/>
            <w:ind w:hanging="480"/>
            <w:divId w:val="1650590584"/>
            <w:rPr>
              <w:rFonts w:eastAsia="Times New Roman"/>
            </w:rPr>
          </w:pPr>
          <w:r>
            <w:rPr>
              <w:rFonts w:eastAsia="Times New Roman"/>
            </w:rPr>
            <w:t xml:space="preserve">Imperva. (n.d.). </w:t>
          </w:r>
          <w:r>
            <w:rPr>
              <w:rFonts w:eastAsia="Times New Roman"/>
              <w:i/>
              <w:iCs/>
            </w:rPr>
            <w:t>What is Two Factor Authentication | Pros and Cons of 2FA</w:t>
          </w:r>
          <w:r>
            <w:rPr>
              <w:rFonts w:eastAsia="Times New Roman"/>
            </w:rPr>
            <w:t>. Retrieved September 16, 2024, from https://www.imperva.com/learn/application-security/2fa-two-factor-authentication/</w:t>
          </w:r>
        </w:p>
        <w:p w14:paraId="1D7FD40E" w14:textId="77777777" w:rsidR="00752357" w:rsidRDefault="00752357">
          <w:pPr>
            <w:autoSpaceDE w:val="0"/>
            <w:autoSpaceDN w:val="0"/>
            <w:ind w:hanging="480"/>
            <w:divId w:val="237978041"/>
            <w:rPr>
              <w:rFonts w:eastAsia="Times New Roman"/>
            </w:rPr>
          </w:pPr>
          <w:r>
            <w:rPr>
              <w:rFonts w:eastAsia="Times New Roman"/>
            </w:rPr>
            <w:t xml:space="preserve">Itron. (2016). </w:t>
          </w:r>
          <w:r>
            <w:rPr>
              <w:rFonts w:eastAsia="Times New Roman"/>
              <w:i/>
              <w:iCs/>
            </w:rPr>
            <w:t>MV-90 xi</w:t>
          </w:r>
          <w:r>
            <w:rPr>
              <w:rFonts w:eastAsia="Times New Roman"/>
            </w:rPr>
            <w:t>. https://na.itron.com/o/commerce-media/accounts/-1/attachments/3811745</w:t>
          </w:r>
        </w:p>
        <w:p w14:paraId="4BF6DA9A" w14:textId="77777777" w:rsidR="00752357" w:rsidRDefault="00752357">
          <w:pPr>
            <w:autoSpaceDE w:val="0"/>
            <w:autoSpaceDN w:val="0"/>
            <w:ind w:hanging="480"/>
            <w:divId w:val="630743338"/>
            <w:rPr>
              <w:rFonts w:eastAsia="Times New Roman"/>
            </w:rPr>
          </w:pPr>
          <w:r>
            <w:rPr>
              <w:rFonts w:eastAsia="Times New Roman"/>
            </w:rPr>
            <w:t xml:space="preserve">Ivan. (2022, May 16). </w:t>
          </w:r>
          <w:r>
            <w:rPr>
              <w:rFonts w:eastAsia="Times New Roman"/>
              <w:i/>
              <w:iCs/>
            </w:rPr>
            <w:t>The One OS to Rule Them All - 33 Android vs iOS Market Share Stats</w:t>
          </w:r>
          <w:r>
            <w:rPr>
              <w:rFonts w:eastAsia="Times New Roman"/>
            </w:rPr>
            <w:t>. https://kommandotech.com/statistics/android-vs-ios-market-share/</w:t>
          </w:r>
        </w:p>
        <w:p w14:paraId="582D24A7" w14:textId="77777777" w:rsidR="00752357" w:rsidRDefault="00752357">
          <w:pPr>
            <w:autoSpaceDE w:val="0"/>
            <w:autoSpaceDN w:val="0"/>
            <w:ind w:hanging="480"/>
            <w:divId w:val="1503160056"/>
            <w:rPr>
              <w:rFonts w:eastAsia="Times New Roman"/>
            </w:rPr>
          </w:pPr>
          <w:r>
            <w:rPr>
              <w:rFonts w:eastAsia="Times New Roman"/>
            </w:rPr>
            <w:t xml:space="preserve">Jankielewicz, R. (2022, May 24). </w:t>
          </w:r>
          <w:r>
            <w:rPr>
              <w:rFonts w:eastAsia="Times New Roman"/>
              <w:i/>
              <w:iCs/>
            </w:rPr>
            <w:t>Data Analysis Process &amp; Examples | Data Analysis Overview - Video &amp; Lesson Transcript | Study.com</w:t>
          </w:r>
          <w:r>
            <w:rPr>
              <w:rFonts w:eastAsia="Times New Roman"/>
            </w:rPr>
            <w:t>. 20. https://study.com/learn/lesson/what-is-data-analysis.html</w:t>
          </w:r>
        </w:p>
        <w:p w14:paraId="56E40B49" w14:textId="77777777" w:rsidR="00752357" w:rsidRDefault="00752357">
          <w:pPr>
            <w:autoSpaceDE w:val="0"/>
            <w:autoSpaceDN w:val="0"/>
            <w:ind w:hanging="480"/>
            <w:divId w:val="1259293117"/>
            <w:rPr>
              <w:rFonts w:eastAsia="Times New Roman"/>
            </w:rPr>
          </w:pPr>
          <w:r>
            <w:rPr>
              <w:rFonts w:eastAsia="Times New Roman"/>
            </w:rPr>
            <w:t xml:space="preserve">Kankam, P. K. (2019). The use of paradigms in information research. </w:t>
          </w:r>
          <w:r>
            <w:rPr>
              <w:rFonts w:eastAsia="Times New Roman"/>
              <w:i/>
              <w:iCs/>
            </w:rPr>
            <w:t>Library &amp; Information Science Research</w:t>
          </w:r>
          <w:r>
            <w:rPr>
              <w:rFonts w:eastAsia="Times New Roman"/>
            </w:rPr>
            <w:t xml:space="preserve">, </w:t>
          </w:r>
          <w:r>
            <w:rPr>
              <w:rFonts w:eastAsia="Times New Roman"/>
              <w:i/>
              <w:iCs/>
            </w:rPr>
            <w:t>41</w:t>
          </w:r>
          <w:r>
            <w:rPr>
              <w:rFonts w:eastAsia="Times New Roman"/>
            </w:rPr>
            <w:t>(2), 85–92. https://doi.org/10.1016/J.LISR.2019.04.003</w:t>
          </w:r>
        </w:p>
        <w:p w14:paraId="0591C996" w14:textId="77777777" w:rsidR="00752357" w:rsidRDefault="00752357">
          <w:pPr>
            <w:autoSpaceDE w:val="0"/>
            <w:autoSpaceDN w:val="0"/>
            <w:ind w:hanging="480"/>
            <w:divId w:val="1915430989"/>
            <w:rPr>
              <w:rFonts w:eastAsia="Times New Roman"/>
            </w:rPr>
          </w:pPr>
          <w:r>
            <w:rPr>
              <w:rFonts w:eastAsia="Times New Roman"/>
            </w:rPr>
            <w:t xml:space="preserve">Kaspersky. (n.d.). </w:t>
          </w:r>
          <w:r>
            <w:rPr>
              <w:rFonts w:eastAsia="Times New Roman"/>
              <w:i/>
              <w:iCs/>
            </w:rPr>
            <w:t>What is Cybersecurity? Types, Threats and Cyber Safety Tips</w:t>
          </w:r>
          <w:r>
            <w:rPr>
              <w:rFonts w:eastAsia="Times New Roman"/>
            </w:rPr>
            <w:t>. Retrieved September 16, 2024, from https://www.kaspersky.com/resource-center/definitions/what-is-cyber-security</w:t>
          </w:r>
        </w:p>
        <w:p w14:paraId="44EF3FB5" w14:textId="77777777" w:rsidR="00752357" w:rsidRDefault="00752357">
          <w:pPr>
            <w:autoSpaceDE w:val="0"/>
            <w:autoSpaceDN w:val="0"/>
            <w:ind w:hanging="480"/>
            <w:divId w:val="1431656406"/>
            <w:rPr>
              <w:rFonts w:eastAsia="Times New Roman"/>
            </w:rPr>
          </w:pPr>
          <w:r w:rsidRPr="00752357">
            <w:rPr>
              <w:rFonts w:eastAsia="Times New Roman"/>
              <w:lang w:val="de-DE"/>
            </w:rPr>
            <w:t xml:space="preserve">Kaushik, V., &amp; Walsh, C. A. (2019). </w:t>
          </w:r>
          <w:r>
            <w:rPr>
              <w:rFonts w:eastAsia="Times New Roman"/>
            </w:rPr>
            <w:t xml:space="preserve">Pragmatism as a Research Paradigm and Its Implications for Social Work Research. </w:t>
          </w:r>
          <w:r>
            <w:rPr>
              <w:rFonts w:eastAsia="Times New Roman"/>
              <w:i/>
              <w:iCs/>
            </w:rPr>
            <w:t>Social Sciences 2019, Vol. 8, Page 255</w:t>
          </w:r>
          <w:r>
            <w:rPr>
              <w:rFonts w:eastAsia="Times New Roman"/>
            </w:rPr>
            <w:t xml:space="preserve">, </w:t>
          </w:r>
          <w:r>
            <w:rPr>
              <w:rFonts w:eastAsia="Times New Roman"/>
              <w:i/>
              <w:iCs/>
            </w:rPr>
            <w:t>8</w:t>
          </w:r>
          <w:r>
            <w:rPr>
              <w:rFonts w:eastAsia="Times New Roman"/>
            </w:rPr>
            <w:t>(9), 255. https://doi.org/10.3390/SOCSCI8090255</w:t>
          </w:r>
        </w:p>
        <w:p w14:paraId="296BCFC8" w14:textId="77777777" w:rsidR="00752357" w:rsidRDefault="00752357">
          <w:pPr>
            <w:autoSpaceDE w:val="0"/>
            <w:autoSpaceDN w:val="0"/>
            <w:ind w:hanging="480"/>
            <w:divId w:val="1750693865"/>
            <w:rPr>
              <w:rFonts w:eastAsia="Times New Roman"/>
            </w:rPr>
          </w:pPr>
          <w:proofErr w:type="spellStart"/>
          <w:r>
            <w:rPr>
              <w:rFonts w:eastAsia="Times New Roman"/>
            </w:rPr>
            <w:t>Kivunja</w:t>
          </w:r>
          <w:proofErr w:type="spellEnd"/>
          <w:r>
            <w:rPr>
              <w:rFonts w:eastAsia="Times New Roman"/>
            </w:rPr>
            <w:t xml:space="preserve">, C., &amp; </w:t>
          </w:r>
          <w:proofErr w:type="spellStart"/>
          <w:r>
            <w:rPr>
              <w:rFonts w:eastAsia="Times New Roman"/>
            </w:rPr>
            <w:t>Kuyini</w:t>
          </w:r>
          <w:proofErr w:type="spellEnd"/>
          <w:r>
            <w:rPr>
              <w:rFonts w:eastAsia="Times New Roman"/>
            </w:rPr>
            <w:t xml:space="preserve">, A. B. (2017). Understanding and Applying Research Paradigms in Educational Contexts. </w:t>
          </w:r>
          <w:r>
            <w:rPr>
              <w:rFonts w:eastAsia="Times New Roman"/>
              <w:i/>
              <w:iCs/>
            </w:rPr>
            <w:t>International Journal of Higher Education</w:t>
          </w:r>
          <w:r>
            <w:rPr>
              <w:rFonts w:eastAsia="Times New Roman"/>
            </w:rPr>
            <w:t xml:space="preserve">, </w:t>
          </w:r>
          <w:r>
            <w:rPr>
              <w:rFonts w:eastAsia="Times New Roman"/>
              <w:i/>
              <w:iCs/>
            </w:rPr>
            <w:t>6</w:t>
          </w:r>
          <w:r>
            <w:rPr>
              <w:rFonts w:eastAsia="Times New Roman"/>
            </w:rPr>
            <w:t>(5). https://doi.org/10.5430/ijhe.v6n5p26</w:t>
          </w:r>
        </w:p>
        <w:p w14:paraId="280EFB02" w14:textId="77777777" w:rsidR="00752357" w:rsidRDefault="00752357">
          <w:pPr>
            <w:autoSpaceDE w:val="0"/>
            <w:autoSpaceDN w:val="0"/>
            <w:ind w:hanging="480"/>
            <w:divId w:val="1399785627"/>
            <w:rPr>
              <w:rFonts w:eastAsia="Times New Roman"/>
            </w:rPr>
          </w:pPr>
          <w:r>
            <w:rPr>
              <w:rFonts w:eastAsia="Times New Roman"/>
            </w:rPr>
            <w:t xml:space="preserve">Lake, J. (2022, February 17). </w:t>
          </w:r>
          <w:r>
            <w:rPr>
              <w:rFonts w:eastAsia="Times New Roman"/>
              <w:i/>
              <w:iCs/>
            </w:rPr>
            <w:t>What is SHA-2 and how does it work?</w:t>
          </w:r>
          <w:r>
            <w:rPr>
              <w:rFonts w:eastAsia="Times New Roman"/>
            </w:rPr>
            <w:t xml:space="preserve"> https://www.comparitech.com/blog/information-security/what-is-sha-2-how-does-it-work/</w:t>
          </w:r>
        </w:p>
        <w:p w14:paraId="61C03CEA" w14:textId="77777777" w:rsidR="00752357" w:rsidRPr="00881F9C" w:rsidRDefault="00752357">
          <w:pPr>
            <w:autoSpaceDE w:val="0"/>
            <w:autoSpaceDN w:val="0"/>
            <w:ind w:hanging="480"/>
            <w:divId w:val="2066096579"/>
            <w:rPr>
              <w:rFonts w:eastAsia="Times New Roman"/>
            </w:rPr>
          </w:pPr>
          <w:proofErr w:type="spellStart"/>
          <w:r w:rsidRPr="00881F9C">
            <w:rPr>
              <w:rFonts w:eastAsia="Times New Roman"/>
            </w:rPr>
            <w:t>Landis+Gyr</w:t>
          </w:r>
          <w:proofErr w:type="spellEnd"/>
          <w:r w:rsidRPr="00881F9C">
            <w:rPr>
              <w:rFonts w:eastAsia="Times New Roman"/>
            </w:rPr>
            <w:t xml:space="preserve">. (2024). </w:t>
          </w:r>
          <w:proofErr w:type="spellStart"/>
          <w:r w:rsidRPr="00881F9C">
            <w:rPr>
              <w:rFonts w:eastAsia="Times New Roman"/>
              <w:i/>
              <w:iCs/>
            </w:rPr>
            <w:t>Landis+Gyr</w:t>
          </w:r>
          <w:proofErr w:type="spellEnd"/>
          <w:r w:rsidRPr="00881F9C">
            <w:rPr>
              <w:rFonts w:eastAsia="Times New Roman"/>
              <w:i/>
              <w:iCs/>
            </w:rPr>
            <w:t xml:space="preserve"> E650</w:t>
          </w:r>
          <w:r w:rsidRPr="00881F9C">
            <w:rPr>
              <w:rFonts w:eastAsia="Times New Roman"/>
            </w:rPr>
            <w:t>. https://www.landisgyr.eu/product/landisgyr-e650/</w:t>
          </w:r>
        </w:p>
        <w:p w14:paraId="26EDB7E6" w14:textId="77777777" w:rsidR="00752357" w:rsidRDefault="00752357">
          <w:pPr>
            <w:autoSpaceDE w:val="0"/>
            <w:autoSpaceDN w:val="0"/>
            <w:ind w:hanging="480"/>
            <w:divId w:val="662781431"/>
            <w:rPr>
              <w:rFonts w:eastAsia="Times New Roman"/>
            </w:rPr>
          </w:pPr>
          <w:r>
            <w:rPr>
              <w:rFonts w:eastAsia="Times New Roman"/>
            </w:rPr>
            <w:t xml:space="preserve">Lindner, J. (2024, July 17). </w:t>
          </w:r>
          <w:r>
            <w:rPr>
              <w:rFonts w:eastAsia="Times New Roman"/>
              <w:i/>
              <w:iCs/>
            </w:rPr>
            <w:t xml:space="preserve">App Revenue Statistics </w:t>
          </w:r>
          <w:proofErr w:type="spellStart"/>
          <w:r>
            <w:rPr>
              <w:rFonts w:eastAsia="Times New Roman"/>
              <w:i/>
              <w:iCs/>
            </w:rPr>
            <w:t>Statistics</w:t>
          </w:r>
          <w:proofErr w:type="spellEnd"/>
          <w:r>
            <w:rPr>
              <w:rFonts w:eastAsia="Times New Roman"/>
              <w:i/>
              <w:iCs/>
            </w:rPr>
            <w:t>: Market Data Report 2024</w:t>
          </w:r>
          <w:r>
            <w:rPr>
              <w:rFonts w:eastAsia="Times New Roman"/>
            </w:rPr>
            <w:t>. https://gitnux.org/app-revenue-statistics/</w:t>
          </w:r>
        </w:p>
        <w:p w14:paraId="08B4B2B2" w14:textId="77777777" w:rsidR="00752357" w:rsidRDefault="00752357">
          <w:pPr>
            <w:autoSpaceDE w:val="0"/>
            <w:autoSpaceDN w:val="0"/>
            <w:ind w:hanging="480"/>
            <w:divId w:val="1056584430"/>
            <w:rPr>
              <w:rFonts w:eastAsia="Times New Roman"/>
            </w:rPr>
          </w:pPr>
          <w:r>
            <w:rPr>
              <w:rFonts w:eastAsia="Times New Roman"/>
            </w:rPr>
            <w:t xml:space="preserve">Manzo, M. (2024, March 19). </w:t>
          </w:r>
          <w:r>
            <w:rPr>
              <w:rFonts w:eastAsia="Times New Roman"/>
              <w:i/>
              <w:iCs/>
            </w:rPr>
            <w:t>5 Important Types Of Agile Methodology</w:t>
          </w:r>
          <w:r>
            <w:rPr>
              <w:rFonts w:eastAsia="Times New Roman"/>
            </w:rPr>
            <w:t>. https://www.codestringers.com/insights/5-important-types-of-agile-methodology/</w:t>
          </w:r>
        </w:p>
        <w:p w14:paraId="17381CBA" w14:textId="77777777" w:rsidR="00752357" w:rsidRDefault="00752357">
          <w:pPr>
            <w:autoSpaceDE w:val="0"/>
            <w:autoSpaceDN w:val="0"/>
            <w:ind w:hanging="480"/>
            <w:divId w:val="1538354637"/>
            <w:rPr>
              <w:rFonts w:eastAsia="Times New Roman"/>
            </w:rPr>
          </w:pPr>
          <w:r>
            <w:rPr>
              <w:rFonts w:eastAsia="Times New Roman"/>
            </w:rPr>
            <w:t xml:space="preserve">Matoušek, P. (2017). </w:t>
          </w:r>
          <w:r>
            <w:rPr>
              <w:rFonts w:eastAsia="Times New Roman"/>
              <w:i/>
              <w:iCs/>
            </w:rPr>
            <w:t>Description and analysis of IEC 104 Protocol Petr</w:t>
          </w:r>
          <w:r>
            <w:rPr>
              <w:rFonts w:eastAsia="Times New Roman"/>
            </w:rPr>
            <w:t>. http://www.fit.vutbr.cz/~matousp/grants.php.en?id=1101.</w:t>
          </w:r>
        </w:p>
        <w:p w14:paraId="5EB2B8AD" w14:textId="77777777" w:rsidR="00752357" w:rsidRDefault="00752357">
          <w:pPr>
            <w:autoSpaceDE w:val="0"/>
            <w:autoSpaceDN w:val="0"/>
            <w:ind w:hanging="480"/>
            <w:divId w:val="1949461114"/>
            <w:rPr>
              <w:rFonts w:eastAsia="Times New Roman"/>
            </w:rPr>
          </w:pPr>
          <w:r>
            <w:rPr>
              <w:rFonts w:eastAsia="Times New Roman"/>
            </w:rPr>
            <w:lastRenderedPageBreak/>
            <w:t xml:space="preserve">Maynes, M. (2019, August 20). </w:t>
          </w:r>
          <w:r>
            <w:rPr>
              <w:rFonts w:eastAsia="Times New Roman"/>
              <w:i/>
              <w:iCs/>
            </w:rPr>
            <w:t>One simple action you can take to prevent 99.9 percent of attacks on your accounts</w:t>
          </w:r>
          <w:r>
            <w:rPr>
              <w:rFonts w:eastAsia="Times New Roman"/>
            </w:rPr>
            <w:t>. https://www.microsoft.com/security/blog/2019/08/20/one-simple-action-you-can-take-to-prevent-99-9-percent-of-account-attacks/</w:t>
          </w:r>
        </w:p>
        <w:p w14:paraId="0963AC07" w14:textId="77777777" w:rsidR="00752357" w:rsidRDefault="00752357">
          <w:pPr>
            <w:autoSpaceDE w:val="0"/>
            <w:autoSpaceDN w:val="0"/>
            <w:ind w:hanging="480"/>
            <w:divId w:val="435558322"/>
            <w:rPr>
              <w:rFonts w:eastAsia="Times New Roman"/>
            </w:rPr>
          </w:pPr>
          <w:r>
            <w:rPr>
              <w:rFonts w:eastAsia="Times New Roman"/>
            </w:rPr>
            <w:t xml:space="preserve">McLeod, S. (2023, December 18). </w:t>
          </w:r>
          <w:r>
            <w:rPr>
              <w:rFonts w:eastAsia="Times New Roman"/>
              <w:i/>
              <w:iCs/>
            </w:rPr>
            <w:t>Qualitative vs Quantitative Research: What’s the Difference?</w:t>
          </w:r>
          <w:r>
            <w:rPr>
              <w:rFonts w:eastAsia="Times New Roman"/>
            </w:rPr>
            <w:t xml:space="preserve"> https://www.simplypsychology.org/qualitative-quantitative.html</w:t>
          </w:r>
        </w:p>
        <w:p w14:paraId="4FCB4097" w14:textId="77777777" w:rsidR="00752357" w:rsidRDefault="00752357">
          <w:pPr>
            <w:autoSpaceDE w:val="0"/>
            <w:autoSpaceDN w:val="0"/>
            <w:ind w:hanging="480"/>
            <w:divId w:val="1788310539"/>
            <w:rPr>
              <w:rFonts w:eastAsia="Times New Roman"/>
            </w:rPr>
          </w:pPr>
          <w:proofErr w:type="spellStart"/>
          <w:r>
            <w:rPr>
              <w:rFonts w:eastAsia="Times New Roman"/>
            </w:rPr>
            <w:t>Mohanakrishnan</w:t>
          </w:r>
          <w:proofErr w:type="spellEnd"/>
          <w:r>
            <w:rPr>
              <w:rFonts w:eastAsia="Times New Roman"/>
            </w:rPr>
            <w:t xml:space="preserve">, R. (2022, August 5). </w:t>
          </w:r>
          <w:r>
            <w:rPr>
              <w:rFonts w:eastAsia="Times New Roman"/>
              <w:i/>
              <w:iCs/>
            </w:rPr>
            <w:t>What Is Two-Factor Authentication? Definition, Process, and Best Practices</w:t>
          </w:r>
          <w:r>
            <w:rPr>
              <w:rFonts w:eastAsia="Times New Roman"/>
            </w:rPr>
            <w:t>. https://www.spiceworks.com/it-security/identity-access-management/articles/what-is-two-factor-authentication/</w:t>
          </w:r>
        </w:p>
        <w:p w14:paraId="4379B599" w14:textId="77777777" w:rsidR="00752357" w:rsidRDefault="00752357">
          <w:pPr>
            <w:autoSpaceDE w:val="0"/>
            <w:autoSpaceDN w:val="0"/>
            <w:ind w:hanging="480"/>
            <w:divId w:val="1467432774"/>
            <w:rPr>
              <w:rFonts w:eastAsia="Times New Roman"/>
            </w:rPr>
          </w:pPr>
          <w:r>
            <w:rPr>
              <w:rFonts w:eastAsia="Times New Roman"/>
            </w:rPr>
            <w:t xml:space="preserve">Muchai, B. (2023, August 23). </w:t>
          </w:r>
          <w:r>
            <w:rPr>
              <w:rFonts w:eastAsia="Times New Roman"/>
              <w:i/>
              <w:iCs/>
            </w:rPr>
            <w:t>Understanding how the KENYA power token system works</w:t>
          </w:r>
          <w:r>
            <w:rPr>
              <w:rFonts w:eastAsia="Times New Roman"/>
            </w:rPr>
            <w:t>. https://medium.com/@muchaibriank/understanding-how-the-kenya-power-token-system-works-97fd4d3e1e7e</w:t>
          </w:r>
        </w:p>
        <w:p w14:paraId="2F389922" w14:textId="77777777" w:rsidR="00752357" w:rsidRDefault="00752357">
          <w:pPr>
            <w:autoSpaceDE w:val="0"/>
            <w:autoSpaceDN w:val="0"/>
            <w:ind w:hanging="480"/>
            <w:divId w:val="1047069665"/>
            <w:rPr>
              <w:rFonts w:eastAsia="Times New Roman"/>
            </w:rPr>
          </w:pPr>
          <w:r>
            <w:rPr>
              <w:rFonts w:eastAsia="Times New Roman"/>
            </w:rPr>
            <w:t xml:space="preserve">Mullane, J. (2021, October 8). </w:t>
          </w:r>
          <w:proofErr w:type="spellStart"/>
          <w:r>
            <w:rPr>
              <w:rFonts w:eastAsia="Times New Roman"/>
              <w:i/>
              <w:iCs/>
            </w:rPr>
            <w:t>Powershop</w:t>
          </w:r>
          <w:proofErr w:type="spellEnd"/>
          <w:r>
            <w:rPr>
              <w:rFonts w:eastAsia="Times New Roman"/>
              <w:i/>
              <w:iCs/>
            </w:rPr>
            <w:t xml:space="preserve"> App | Energy Billing &amp; Usage Tracking – </w:t>
          </w:r>
          <w:proofErr w:type="spellStart"/>
          <w:r>
            <w:rPr>
              <w:rFonts w:eastAsia="Times New Roman"/>
              <w:i/>
              <w:iCs/>
            </w:rPr>
            <w:t>Canstar</w:t>
          </w:r>
          <w:proofErr w:type="spellEnd"/>
          <w:r>
            <w:rPr>
              <w:rFonts w:eastAsia="Times New Roman"/>
              <w:i/>
              <w:iCs/>
            </w:rPr>
            <w:t xml:space="preserve"> Blue</w:t>
          </w:r>
          <w:r>
            <w:rPr>
              <w:rFonts w:eastAsia="Times New Roman"/>
            </w:rPr>
            <w:t>. https://www.canstarblue.com.au/electricity/powershop-app/</w:t>
          </w:r>
        </w:p>
        <w:p w14:paraId="29576C11" w14:textId="77777777" w:rsidR="00752357" w:rsidRDefault="00752357">
          <w:pPr>
            <w:autoSpaceDE w:val="0"/>
            <w:autoSpaceDN w:val="0"/>
            <w:ind w:hanging="480"/>
            <w:divId w:val="1438986887"/>
            <w:rPr>
              <w:rFonts w:eastAsia="Times New Roman"/>
            </w:rPr>
          </w:pPr>
          <w:proofErr w:type="spellStart"/>
          <w:r>
            <w:rPr>
              <w:rFonts w:eastAsia="Times New Roman"/>
            </w:rPr>
            <w:t>Mzekandaba</w:t>
          </w:r>
          <w:proofErr w:type="spellEnd"/>
          <w:r>
            <w:rPr>
              <w:rFonts w:eastAsia="Times New Roman"/>
            </w:rPr>
            <w:t xml:space="preserve">, S. (2014, July 14). </w:t>
          </w:r>
          <w:r>
            <w:rPr>
              <w:rFonts w:eastAsia="Times New Roman"/>
              <w:i/>
              <w:iCs/>
            </w:rPr>
            <w:t>Prepaid electricity app launched in South Africa</w:t>
          </w:r>
          <w:r>
            <w:rPr>
              <w:rFonts w:eastAsia="Times New Roman"/>
            </w:rPr>
            <w:t>. https://itweb.africa/content/wbrpO7gY9QXqDLZn</w:t>
          </w:r>
        </w:p>
        <w:p w14:paraId="19D9A34B" w14:textId="77777777" w:rsidR="00752357" w:rsidRDefault="00752357">
          <w:pPr>
            <w:autoSpaceDE w:val="0"/>
            <w:autoSpaceDN w:val="0"/>
            <w:ind w:hanging="480"/>
            <w:divId w:val="1974096257"/>
            <w:rPr>
              <w:rFonts w:eastAsia="Times New Roman"/>
            </w:rPr>
          </w:pPr>
          <w:r>
            <w:rPr>
              <w:rFonts w:eastAsia="Times New Roman"/>
              <w:i/>
              <w:iCs/>
            </w:rPr>
            <w:t>NamPower Integrated Strategic Business Plan 2020 - 2025</w:t>
          </w:r>
          <w:r>
            <w:rPr>
              <w:rFonts w:eastAsia="Times New Roman"/>
            </w:rPr>
            <w:t>. (2023). https://www.nampower.com.na/public/docs/NamPower%20Integrated%20Strategic%20Business%20Plan%202020-2025.pdf</w:t>
          </w:r>
        </w:p>
        <w:p w14:paraId="4D5A22ED" w14:textId="77777777" w:rsidR="00752357" w:rsidRDefault="00752357">
          <w:pPr>
            <w:autoSpaceDE w:val="0"/>
            <w:autoSpaceDN w:val="0"/>
            <w:ind w:hanging="480"/>
            <w:divId w:val="747462534"/>
            <w:rPr>
              <w:rFonts w:eastAsia="Times New Roman"/>
            </w:rPr>
          </w:pPr>
          <w:r>
            <w:rPr>
              <w:rFonts w:eastAsia="Times New Roman"/>
            </w:rPr>
            <w:t xml:space="preserve">National Institute of Standards and Technology. (2024). </w:t>
          </w:r>
          <w:r>
            <w:rPr>
              <w:rFonts w:eastAsia="Times New Roman"/>
              <w:i/>
              <w:iCs/>
            </w:rPr>
            <w:t>The NIST Cybersecurity Framework (CSF) 2.0</w:t>
          </w:r>
          <w:r>
            <w:rPr>
              <w:rFonts w:eastAsia="Times New Roman"/>
            </w:rPr>
            <w:t>. https://doi.org/10.6028/NIST.CSWP.29</w:t>
          </w:r>
        </w:p>
        <w:p w14:paraId="15FABE29" w14:textId="77777777" w:rsidR="00752357" w:rsidRDefault="00752357">
          <w:pPr>
            <w:autoSpaceDE w:val="0"/>
            <w:autoSpaceDN w:val="0"/>
            <w:ind w:hanging="480"/>
            <w:divId w:val="653483948"/>
            <w:rPr>
              <w:rFonts w:eastAsia="Times New Roman"/>
            </w:rPr>
          </w:pPr>
          <w:proofErr w:type="spellStart"/>
          <w:r>
            <w:rPr>
              <w:rFonts w:eastAsia="Times New Roman"/>
            </w:rPr>
            <w:t>Nhede</w:t>
          </w:r>
          <w:proofErr w:type="spellEnd"/>
          <w:r>
            <w:rPr>
              <w:rFonts w:eastAsia="Times New Roman"/>
            </w:rPr>
            <w:t xml:space="preserve">, N. (2019, January 25). </w:t>
          </w:r>
          <w:r>
            <w:rPr>
              <w:rFonts w:eastAsia="Times New Roman"/>
              <w:i/>
              <w:iCs/>
            </w:rPr>
            <w:t>Smart meters enabling a new era for power and utilities industry</w:t>
          </w:r>
          <w:r>
            <w:rPr>
              <w:rFonts w:eastAsia="Times New Roman"/>
            </w:rPr>
            <w:t>. https://www.smart-energy.com/industry-sectors/smart-meters/smart-meters-enabling-a-new-era-for-power-and-utilities-industry/</w:t>
          </w:r>
        </w:p>
        <w:p w14:paraId="4F5DD920" w14:textId="77777777" w:rsidR="00752357" w:rsidRDefault="00752357">
          <w:pPr>
            <w:autoSpaceDE w:val="0"/>
            <w:autoSpaceDN w:val="0"/>
            <w:ind w:hanging="480"/>
            <w:divId w:val="271396443"/>
            <w:rPr>
              <w:rFonts w:eastAsia="Times New Roman"/>
            </w:rPr>
          </w:pPr>
          <w:r w:rsidRPr="00752357">
            <w:rPr>
              <w:rFonts w:eastAsia="Times New Roman"/>
              <w:lang w:val="pt-PT"/>
            </w:rPr>
            <w:t xml:space="preserve">Omijeh, B. O., &amp; Ighalo, G. I. (2013). </w:t>
          </w:r>
          <w:proofErr w:type="spellStart"/>
          <w:r>
            <w:rPr>
              <w:rFonts w:eastAsia="Times New Roman"/>
            </w:rPr>
            <w:t>Modeling</w:t>
          </w:r>
          <w:proofErr w:type="spellEnd"/>
          <w:r>
            <w:rPr>
              <w:rFonts w:eastAsia="Times New Roman"/>
            </w:rPr>
            <w:t xml:space="preserve"> of GSM-Based Energy Recharge Scheme for Prepaid Meter. </w:t>
          </w:r>
          <w:r>
            <w:rPr>
              <w:rFonts w:eastAsia="Times New Roman"/>
              <w:i/>
              <w:iCs/>
            </w:rPr>
            <w:t>IOSR Journal of Electrical and Electronics Engineering (IOSR-JEEE</w:t>
          </w:r>
          <w:r>
            <w:rPr>
              <w:rFonts w:eastAsia="Times New Roman"/>
            </w:rPr>
            <w:t xml:space="preserve">, </w:t>
          </w:r>
          <w:r>
            <w:rPr>
              <w:rFonts w:eastAsia="Times New Roman"/>
              <w:i/>
              <w:iCs/>
            </w:rPr>
            <w:t>4</w:t>
          </w:r>
          <w:r>
            <w:rPr>
              <w:rFonts w:eastAsia="Times New Roman"/>
            </w:rPr>
            <w:t>(1), 46–53. www.iosrjournals.orgwww.iosrjournals.org46|</w:t>
          </w:r>
        </w:p>
        <w:p w14:paraId="5E5F7D3C" w14:textId="77777777" w:rsidR="00752357" w:rsidRDefault="00752357">
          <w:pPr>
            <w:autoSpaceDE w:val="0"/>
            <w:autoSpaceDN w:val="0"/>
            <w:ind w:hanging="480"/>
            <w:divId w:val="1512530252"/>
            <w:rPr>
              <w:rFonts w:eastAsia="Times New Roman"/>
            </w:rPr>
          </w:pPr>
          <w:r w:rsidRPr="00752357">
            <w:rPr>
              <w:rFonts w:eastAsia="Times New Roman"/>
              <w:lang w:val="da-DK"/>
            </w:rPr>
            <w:t xml:space="preserve">Park, Y. S., Konge, L., &amp; Artino, A. R. (2020). </w:t>
          </w:r>
          <w:r>
            <w:rPr>
              <w:rFonts w:eastAsia="Times New Roman"/>
            </w:rPr>
            <w:t xml:space="preserve">The Positivism Paradigm of Research. </w:t>
          </w:r>
          <w:r>
            <w:rPr>
              <w:rFonts w:eastAsia="Times New Roman"/>
              <w:i/>
              <w:iCs/>
            </w:rPr>
            <w:t>Academic Medicine : Journal of the Association of American Medical Colleges</w:t>
          </w:r>
          <w:r>
            <w:rPr>
              <w:rFonts w:eastAsia="Times New Roman"/>
            </w:rPr>
            <w:t xml:space="preserve">, </w:t>
          </w:r>
          <w:r>
            <w:rPr>
              <w:rFonts w:eastAsia="Times New Roman"/>
              <w:i/>
              <w:iCs/>
            </w:rPr>
            <w:t>95</w:t>
          </w:r>
          <w:r>
            <w:rPr>
              <w:rFonts w:eastAsia="Times New Roman"/>
            </w:rPr>
            <w:t>(5), 690–694. https://doi.org/10.1097/ACM.0000000000003093</w:t>
          </w:r>
        </w:p>
        <w:p w14:paraId="1054541F" w14:textId="77777777" w:rsidR="00752357" w:rsidRDefault="00752357">
          <w:pPr>
            <w:autoSpaceDE w:val="0"/>
            <w:autoSpaceDN w:val="0"/>
            <w:ind w:hanging="480"/>
            <w:divId w:val="442698364"/>
            <w:rPr>
              <w:rFonts w:eastAsia="Times New Roman"/>
            </w:rPr>
          </w:pPr>
          <w:r>
            <w:rPr>
              <w:rFonts w:eastAsia="Times New Roman"/>
            </w:rPr>
            <w:t xml:space="preserve">Patel, Y. (2022). </w:t>
          </w:r>
          <w:r>
            <w:rPr>
              <w:rFonts w:eastAsia="Times New Roman"/>
              <w:i/>
              <w:iCs/>
            </w:rPr>
            <w:t>Which Are The Top And Trending Mobile Testing Frameworks? - Sunflower Lab</w:t>
          </w:r>
          <w:r>
            <w:rPr>
              <w:rFonts w:eastAsia="Times New Roman"/>
            </w:rPr>
            <w:t>. https://www.thesunflowerlab.com/blog/which-are-the-top-and-trending-mobile-testing-frameworks/</w:t>
          </w:r>
        </w:p>
        <w:p w14:paraId="0E2BDD44" w14:textId="77777777" w:rsidR="00752357" w:rsidRDefault="00752357">
          <w:pPr>
            <w:autoSpaceDE w:val="0"/>
            <w:autoSpaceDN w:val="0"/>
            <w:ind w:hanging="480"/>
            <w:divId w:val="1636522727"/>
            <w:rPr>
              <w:rFonts w:eastAsia="Times New Roman"/>
            </w:rPr>
          </w:pPr>
          <w:r>
            <w:rPr>
              <w:rFonts w:eastAsia="Times New Roman"/>
            </w:rPr>
            <w:lastRenderedPageBreak/>
            <w:t xml:space="preserve">Posey, B. (2024, June). </w:t>
          </w:r>
          <w:r>
            <w:rPr>
              <w:rFonts w:eastAsia="Times New Roman"/>
              <w:i/>
              <w:iCs/>
            </w:rPr>
            <w:t>What is Apple iOS?</w:t>
          </w:r>
          <w:r>
            <w:rPr>
              <w:rFonts w:eastAsia="Times New Roman"/>
            </w:rPr>
            <w:t xml:space="preserve"> https://www.techtarget.com/searchmobilecomputing/definition/iOS</w:t>
          </w:r>
        </w:p>
        <w:p w14:paraId="43D42F6D" w14:textId="77777777" w:rsidR="00752357" w:rsidRDefault="00752357">
          <w:pPr>
            <w:autoSpaceDE w:val="0"/>
            <w:autoSpaceDN w:val="0"/>
            <w:ind w:hanging="480"/>
            <w:divId w:val="1918978941"/>
            <w:rPr>
              <w:rFonts w:eastAsia="Times New Roman"/>
            </w:rPr>
          </w:pPr>
          <w:r>
            <w:rPr>
              <w:rFonts w:eastAsia="Times New Roman"/>
            </w:rPr>
            <w:t xml:space="preserve">Qualys. (2024). </w:t>
          </w:r>
          <w:r>
            <w:rPr>
              <w:rFonts w:eastAsia="Times New Roman"/>
              <w:i/>
              <w:iCs/>
            </w:rPr>
            <w:t>Qualys General FAQ</w:t>
          </w:r>
          <w:r>
            <w:rPr>
              <w:rFonts w:eastAsia="Times New Roman"/>
            </w:rPr>
            <w:t>. https://www.qualys.com/support/faq/general/</w:t>
          </w:r>
        </w:p>
        <w:p w14:paraId="3E2C4B81" w14:textId="77777777" w:rsidR="00752357" w:rsidRDefault="00752357">
          <w:pPr>
            <w:autoSpaceDE w:val="0"/>
            <w:autoSpaceDN w:val="0"/>
            <w:ind w:hanging="480"/>
            <w:divId w:val="2076077736"/>
            <w:rPr>
              <w:rFonts w:eastAsia="Times New Roman"/>
            </w:rPr>
          </w:pPr>
          <w:proofErr w:type="spellStart"/>
          <w:r>
            <w:rPr>
              <w:rFonts w:eastAsia="Times New Roman"/>
            </w:rPr>
            <w:t>Rachmawati</w:t>
          </w:r>
          <w:proofErr w:type="spellEnd"/>
          <w:r>
            <w:rPr>
              <w:rFonts w:eastAsia="Times New Roman"/>
            </w:rPr>
            <w:t xml:space="preserve">, D. (2018). A comparative study of Message Digest 5(MD5) and SHA256 algorithm. </w:t>
          </w:r>
          <w:r>
            <w:rPr>
              <w:rFonts w:eastAsia="Times New Roman"/>
              <w:i/>
              <w:iCs/>
            </w:rPr>
            <w:t>Journal of Physics: Conference Series</w:t>
          </w:r>
          <w:r>
            <w:rPr>
              <w:rFonts w:eastAsia="Times New Roman"/>
            </w:rPr>
            <w:t>. https://doi.org/10.1088/1742-6596/978/1/012116</w:t>
          </w:r>
        </w:p>
        <w:p w14:paraId="445964B6" w14:textId="77777777" w:rsidR="00752357" w:rsidRDefault="00752357">
          <w:pPr>
            <w:autoSpaceDE w:val="0"/>
            <w:autoSpaceDN w:val="0"/>
            <w:ind w:hanging="480"/>
            <w:divId w:val="83495764"/>
            <w:rPr>
              <w:rFonts w:eastAsia="Times New Roman"/>
            </w:rPr>
          </w:pPr>
          <w:r>
            <w:rPr>
              <w:rFonts w:eastAsia="Times New Roman"/>
            </w:rPr>
            <w:t xml:space="preserve">Rahul. (2024, June 25). </w:t>
          </w:r>
          <w:r>
            <w:rPr>
              <w:rFonts w:eastAsia="Times New Roman"/>
              <w:i/>
              <w:iCs/>
            </w:rPr>
            <w:t>What is iOS?</w:t>
          </w:r>
          <w:r>
            <w:rPr>
              <w:rFonts w:eastAsia="Times New Roman"/>
            </w:rPr>
            <w:t xml:space="preserve"> https://intellipaat.com/blog/tutorial/ios-tutorial/ios-introduction/</w:t>
          </w:r>
        </w:p>
        <w:p w14:paraId="34797395" w14:textId="77777777" w:rsidR="00752357" w:rsidRPr="00752357" w:rsidRDefault="00752357">
          <w:pPr>
            <w:autoSpaceDE w:val="0"/>
            <w:autoSpaceDN w:val="0"/>
            <w:ind w:hanging="480"/>
            <w:divId w:val="1080369525"/>
            <w:rPr>
              <w:rFonts w:eastAsia="Times New Roman"/>
              <w:lang w:val="pt-PT"/>
            </w:rPr>
          </w:pPr>
          <w:r>
            <w:rPr>
              <w:rFonts w:eastAsia="Times New Roman"/>
            </w:rPr>
            <w:t xml:space="preserve">Rasmeni, M. (2021, May 5). City approves pre-paid water meters | Namibia Economist. </w:t>
          </w:r>
          <w:r w:rsidRPr="00752357">
            <w:rPr>
              <w:rFonts w:eastAsia="Times New Roman"/>
              <w:i/>
              <w:iCs/>
              <w:lang w:val="pt-PT"/>
            </w:rPr>
            <w:t>Namibia Economist</w:t>
          </w:r>
          <w:r w:rsidRPr="00752357">
            <w:rPr>
              <w:rFonts w:eastAsia="Times New Roman"/>
              <w:lang w:val="pt-PT"/>
            </w:rPr>
            <w:t>. https://economist.com.na/61126/extra/city-approves-pre-paid-water-meters/</w:t>
          </w:r>
        </w:p>
        <w:p w14:paraId="3253F053" w14:textId="77777777" w:rsidR="00752357" w:rsidRDefault="00752357">
          <w:pPr>
            <w:autoSpaceDE w:val="0"/>
            <w:autoSpaceDN w:val="0"/>
            <w:ind w:hanging="480"/>
            <w:divId w:val="1914313656"/>
            <w:rPr>
              <w:rFonts w:eastAsia="Times New Roman"/>
            </w:rPr>
          </w:pPr>
          <w:r>
            <w:rPr>
              <w:rFonts w:eastAsia="Times New Roman"/>
            </w:rPr>
            <w:t xml:space="preserve">Rouse, M. (2011, August 18). </w:t>
          </w:r>
          <w:r>
            <w:rPr>
              <w:rFonts w:eastAsia="Times New Roman"/>
              <w:i/>
              <w:iCs/>
            </w:rPr>
            <w:t>What is Android Platform?</w:t>
          </w:r>
          <w:r>
            <w:rPr>
              <w:rFonts w:eastAsia="Times New Roman"/>
            </w:rPr>
            <w:t xml:space="preserve"> https://www.techopedia.com/definition/4219/android-platform</w:t>
          </w:r>
        </w:p>
        <w:p w14:paraId="593767C8" w14:textId="77777777" w:rsidR="00752357" w:rsidRDefault="00752357">
          <w:pPr>
            <w:autoSpaceDE w:val="0"/>
            <w:autoSpaceDN w:val="0"/>
            <w:ind w:hanging="480"/>
            <w:divId w:val="708919061"/>
            <w:rPr>
              <w:rFonts w:eastAsia="Times New Roman"/>
            </w:rPr>
          </w:pPr>
          <w:r>
            <w:rPr>
              <w:rFonts w:eastAsia="Times New Roman"/>
            </w:rPr>
            <w:t xml:space="preserve">Ryerse, J. (2024, May 30). </w:t>
          </w:r>
          <w:r>
            <w:rPr>
              <w:rFonts w:eastAsia="Times New Roman"/>
              <w:i/>
              <w:iCs/>
            </w:rPr>
            <w:t>Top 11 cybersecurity frameworks in 2024</w:t>
          </w:r>
          <w:r>
            <w:rPr>
              <w:rFonts w:eastAsia="Times New Roman"/>
            </w:rPr>
            <w:t>. https://www.connectwise.com/blog/cybersecurity/11-best-cybersecurity-frameworks</w:t>
          </w:r>
        </w:p>
        <w:p w14:paraId="3D95565F" w14:textId="77777777" w:rsidR="00752357" w:rsidRDefault="00752357">
          <w:pPr>
            <w:autoSpaceDE w:val="0"/>
            <w:autoSpaceDN w:val="0"/>
            <w:ind w:hanging="480"/>
            <w:divId w:val="512956994"/>
            <w:rPr>
              <w:rFonts w:eastAsia="Times New Roman"/>
            </w:rPr>
          </w:pPr>
          <w:r>
            <w:rPr>
              <w:rFonts w:eastAsia="Times New Roman"/>
            </w:rPr>
            <w:t xml:space="preserve">Sachdeva, D. (2022, August 9). </w:t>
          </w:r>
          <w:r>
            <w:rPr>
              <w:rFonts w:eastAsia="Times New Roman"/>
              <w:i/>
              <w:iCs/>
            </w:rPr>
            <w:t>Android Application Hacking - Security Boulevard</w:t>
          </w:r>
          <w:r>
            <w:rPr>
              <w:rFonts w:eastAsia="Times New Roman"/>
            </w:rPr>
            <w:t>. https://securityboulevard.com/2022/08/android-application-hacking/</w:t>
          </w:r>
        </w:p>
        <w:p w14:paraId="251F57E0" w14:textId="77777777" w:rsidR="00752357" w:rsidRDefault="00752357">
          <w:pPr>
            <w:autoSpaceDE w:val="0"/>
            <w:autoSpaceDN w:val="0"/>
            <w:ind w:hanging="480"/>
            <w:divId w:val="1065108879"/>
            <w:rPr>
              <w:rFonts w:eastAsia="Times New Roman"/>
            </w:rPr>
          </w:pPr>
          <w:r>
            <w:rPr>
              <w:rFonts w:eastAsia="Times New Roman"/>
            </w:rPr>
            <w:t xml:space="preserve">Scott, E. E., Wenderoth, M. P., &amp; Doherty, J. H. (2020). Design-based research: A methodology to extend and enrich biology education research. </w:t>
          </w:r>
          <w:r>
            <w:rPr>
              <w:rFonts w:eastAsia="Times New Roman"/>
              <w:i/>
              <w:iCs/>
            </w:rPr>
            <w:t>CBE Life Sciences Education</w:t>
          </w:r>
          <w:r>
            <w:rPr>
              <w:rFonts w:eastAsia="Times New Roman"/>
            </w:rPr>
            <w:t xml:space="preserve">, </w:t>
          </w:r>
          <w:r>
            <w:rPr>
              <w:rFonts w:eastAsia="Times New Roman"/>
              <w:i/>
              <w:iCs/>
            </w:rPr>
            <w:t>19</w:t>
          </w:r>
          <w:r>
            <w:rPr>
              <w:rFonts w:eastAsia="Times New Roman"/>
            </w:rPr>
            <w:t>(3), 1–12. https://doi.org/10.1187/CBE.19-11-0245/ASSET/IMAGES/LARGE/CBE-19-ES11-G004.JPEG</w:t>
          </w:r>
        </w:p>
        <w:p w14:paraId="3E7AEC4A" w14:textId="77777777" w:rsidR="00752357" w:rsidRDefault="00752357">
          <w:pPr>
            <w:autoSpaceDE w:val="0"/>
            <w:autoSpaceDN w:val="0"/>
            <w:ind w:hanging="480"/>
            <w:divId w:val="74321767"/>
            <w:rPr>
              <w:rFonts w:eastAsia="Times New Roman"/>
            </w:rPr>
          </w:pPr>
          <w:r>
            <w:rPr>
              <w:rFonts w:eastAsia="Times New Roman"/>
            </w:rPr>
            <w:t xml:space="preserve">Sharma, S. (2024, March 8). </w:t>
          </w:r>
          <w:r>
            <w:rPr>
              <w:rFonts w:eastAsia="Times New Roman"/>
              <w:i/>
              <w:iCs/>
            </w:rPr>
            <w:t>Ensure Mobile App Security Best Practices with Astra</w:t>
          </w:r>
          <w:r>
            <w:rPr>
              <w:rFonts w:eastAsia="Times New Roman"/>
            </w:rPr>
            <w:t>. https://www.getastra.com/blog/mobile/mobile-app-security-best-practices/</w:t>
          </w:r>
        </w:p>
        <w:p w14:paraId="0CC7AA67" w14:textId="77777777" w:rsidR="00752357" w:rsidRDefault="00752357">
          <w:pPr>
            <w:autoSpaceDE w:val="0"/>
            <w:autoSpaceDN w:val="0"/>
            <w:ind w:hanging="480"/>
            <w:divId w:val="992371847"/>
            <w:rPr>
              <w:rFonts w:eastAsia="Times New Roman"/>
            </w:rPr>
          </w:pPr>
          <w:proofErr w:type="spellStart"/>
          <w:r>
            <w:rPr>
              <w:rFonts w:eastAsia="Times New Roman"/>
            </w:rPr>
            <w:t>Sileyew</w:t>
          </w:r>
          <w:proofErr w:type="spellEnd"/>
          <w:r>
            <w:rPr>
              <w:rFonts w:eastAsia="Times New Roman"/>
            </w:rPr>
            <w:t xml:space="preserve">, K. J. (2019). Research Design and Methodology. </w:t>
          </w:r>
          <w:r>
            <w:rPr>
              <w:rFonts w:eastAsia="Times New Roman"/>
              <w:i/>
              <w:iCs/>
            </w:rPr>
            <w:t>Cyberspace</w:t>
          </w:r>
          <w:r>
            <w:rPr>
              <w:rFonts w:eastAsia="Times New Roman"/>
            </w:rPr>
            <w:t>. https://doi.org/10.5772/INTECHOPEN.85731</w:t>
          </w:r>
        </w:p>
        <w:p w14:paraId="62E0EAE3" w14:textId="77777777" w:rsidR="00752357" w:rsidRDefault="00752357">
          <w:pPr>
            <w:autoSpaceDE w:val="0"/>
            <w:autoSpaceDN w:val="0"/>
            <w:ind w:hanging="480"/>
            <w:divId w:val="226307321"/>
            <w:rPr>
              <w:rFonts w:eastAsia="Times New Roman"/>
            </w:rPr>
          </w:pPr>
          <w:r>
            <w:rPr>
              <w:rFonts w:eastAsia="Times New Roman"/>
            </w:rPr>
            <w:t xml:space="preserve">Simpson, j. (2019, December 17). </w:t>
          </w:r>
          <w:r>
            <w:rPr>
              <w:rFonts w:eastAsia="Times New Roman"/>
              <w:i/>
              <w:iCs/>
            </w:rPr>
            <w:t>8 APIs For Two-Factor Authentication | Nordic APIs |</w:t>
          </w:r>
          <w:r>
            <w:rPr>
              <w:rFonts w:eastAsia="Times New Roman"/>
            </w:rPr>
            <w:t>. https://nordicapis.com/8-apis-for-two-factor-authentication/</w:t>
          </w:r>
        </w:p>
        <w:p w14:paraId="699FEC84" w14:textId="77777777" w:rsidR="00752357" w:rsidRDefault="00752357">
          <w:pPr>
            <w:autoSpaceDE w:val="0"/>
            <w:autoSpaceDN w:val="0"/>
            <w:ind w:hanging="480"/>
            <w:divId w:val="1213885605"/>
            <w:rPr>
              <w:rFonts w:eastAsia="Times New Roman"/>
            </w:rPr>
          </w:pPr>
          <w:r>
            <w:rPr>
              <w:rFonts w:eastAsia="Times New Roman"/>
            </w:rPr>
            <w:t xml:space="preserve">Singh, M., &amp; G, S. (2021). Comparative Analysis of Hybrid Mobile App Development Frameworks. </w:t>
          </w:r>
          <w:r>
            <w:rPr>
              <w:rFonts w:eastAsia="Times New Roman"/>
              <w:i/>
              <w:iCs/>
            </w:rPr>
            <w:t>International Journal of Soft Computing and Engineering</w:t>
          </w:r>
          <w:r>
            <w:rPr>
              <w:rFonts w:eastAsia="Times New Roman"/>
            </w:rPr>
            <w:t xml:space="preserve">, </w:t>
          </w:r>
          <w:r>
            <w:rPr>
              <w:rFonts w:eastAsia="Times New Roman"/>
              <w:i/>
              <w:iCs/>
            </w:rPr>
            <w:t>10</w:t>
          </w:r>
          <w:r>
            <w:rPr>
              <w:rFonts w:eastAsia="Times New Roman"/>
            </w:rPr>
            <w:t>(6), 21–26. https://doi.org/10.35940/ijsce.F3518.0710621</w:t>
          </w:r>
        </w:p>
        <w:p w14:paraId="37416CEE" w14:textId="77777777" w:rsidR="00752357" w:rsidRDefault="00752357">
          <w:pPr>
            <w:autoSpaceDE w:val="0"/>
            <w:autoSpaceDN w:val="0"/>
            <w:ind w:hanging="480"/>
            <w:divId w:val="1490516464"/>
            <w:rPr>
              <w:rFonts w:eastAsia="Times New Roman"/>
            </w:rPr>
          </w:pPr>
          <w:r>
            <w:rPr>
              <w:rFonts w:eastAsia="Times New Roman"/>
            </w:rPr>
            <w:t xml:space="preserve">Singh, S. (2023, March 14). </w:t>
          </w:r>
          <w:r>
            <w:rPr>
              <w:rFonts w:eastAsia="Times New Roman"/>
              <w:i/>
              <w:iCs/>
            </w:rPr>
            <w:t>What is Research Design? Types, Elements and Examples</w:t>
          </w:r>
          <w:r>
            <w:rPr>
              <w:rFonts w:eastAsia="Times New Roman"/>
            </w:rPr>
            <w:t>. https://researcher.life/blog/article/what-is-research-design-types-examples/</w:t>
          </w:r>
        </w:p>
        <w:p w14:paraId="63FCAC4B" w14:textId="77777777" w:rsidR="00752357" w:rsidRDefault="00752357">
          <w:pPr>
            <w:autoSpaceDE w:val="0"/>
            <w:autoSpaceDN w:val="0"/>
            <w:ind w:hanging="480"/>
            <w:divId w:val="1192105191"/>
            <w:rPr>
              <w:rFonts w:eastAsia="Times New Roman"/>
            </w:rPr>
          </w:pPr>
          <w:proofErr w:type="spellStart"/>
          <w:r>
            <w:rPr>
              <w:rFonts w:eastAsia="Times New Roman"/>
            </w:rPr>
            <w:t>Swinhoe</w:t>
          </w:r>
          <w:proofErr w:type="spellEnd"/>
          <w:r>
            <w:rPr>
              <w:rFonts w:eastAsia="Times New Roman"/>
            </w:rPr>
            <w:t xml:space="preserve">, D. (2022, March 25). </w:t>
          </w:r>
          <w:r>
            <w:rPr>
              <w:rFonts w:eastAsia="Times New Roman"/>
              <w:i/>
              <w:iCs/>
            </w:rPr>
            <w:t>Man-in-the-middle (MitM) attack definition and examples | CSO Online</w:t>
          </w:r>
          <w:r>
            <w:rPr>
              <w:rFonts w:eastAsia="Times New Roman"/>
            </w:rPr>
            <w:t>. https://www.csoonline.com/article/3340117/man-in-the-middle-attack-definition-and-examples.html</w:t>
          </w:r>
        </w:p>
        <w:p w14:paraId="6F6A9E2C" w14:textId="77777777" w:rsidR="00752357" w:rsidRDefault="00752357">
          <w:pPr>
            <w:autoSpaceDE w:val="0"/>
            <w:autoSpaceDN w:val="0"/>
            <w:ind w:hanging="480"/>
            <w:divId w:val="1059209115"/>
            <w:rPr>
              <w:rFonts w:eastAsia="Times New Roman"/>
            </w:rPr>
          </w:pPr>
          <w:proofErr w:type="spellStart"/>
          <w:r>
            <w:rPr>
              <w:rFonts w:eastAsia="Times New Roman"/>
            </w:rPr>
            <w:lastRenderedPageBreak/>
            <w:t>Taherdoost</w:t>
          </w:r>
          <w:proofErr w:type="spellEnd"/>
          <w:r>
            <w:rPr>
              <w:rFonts w:eastAsia="Times New Roman"/>
            </w:rPr>
            <w:t xml:space="preserve">, H. (2022). Understanding Cybersecurity Frameworks and Information Security Standards—A Review and Comprehensive Overview. </w:t>
          </w:r>
          <w:r>
            <w:rPr>
              <w:rFonts w:eastAsia="Times New Roman"/>
              <w:i/>
              <w:iCs/>
            </w:rPr>
            <w:t>Electronics 2022, Vol. 11, Page 2181</w:t>
          </w:r>
          <w:r>
            <w:rPr>
              <w:rFonts w:eastAsia="Times New Roman"/>
            </w:rPr>
            <w:t xml:space="preserve">, </w:t>
          </w:r>
          <w:r>
            <w:rPr>
              <w:rFonts w:eastAsia="Times New Roman"/>
              <w:i/>
              <w:iCs/>
            </w:rPr>
            <w:t>11</w:t>
          </w:r>
          <w:r>
            <w:rPr>
              <w:rFonts w:eastAsia="Times New Roman"/>
            </w:rPr>
            <w:t>(14), 2181. https://doi.org/10.3390/ELECTRONICS11142181</w:t>
          </w:r>
        </w:p>
        <w:p w14:paraId="6842F186" w14:textId="77777777" w:rsidR="00752357" w:rsidRDefault="00752357">
          <w:pPr>
            <w:autoSpaceDE w:val="0"/>
            <w:autoSpaceDN w:val="0"/>
            <w:ind w:hanging="480"/>
            <w:divId w:val="1212107597"/>
            <w:rPr>
              <w:rFonts w:eastAsia="Times New Roman"/>
            </w:rPr>
          </w:pPr>
          <w:r>
            <w:rPr>
              <w:rFonts w:eastAsia="Times New Roman"/>
            </w:rPr>
            <w:t xml:space="preserve">Telit. (2018). </w:t>
          </w:r>
          <w:r>
            <w:rPr>
              <w:rFonts w:eastAsia="Times New Roman"/>
              <w:i/>
              <w:iCs/>
            </w:rPr>
            <w:t>How to Leverage Smart Meter Opportunities with Future-Proof Designs</w:t>
          </w:r>
          <w:r>
            <w:rPr>
              <w:rFonts w:eastAsia="Times New Roman"/>
            </w:rPr>
            <w:t>. https://www.ashb.com/wp-content/uploads/2020/04/IS-2019-52.pdf</w:t>
          </w:r>
        </w:p>
        <w:p w14:paraId="6B387F1D" w14:textId="77777777" w:rsidR="00752357" w:rsidRDefault="00752357">
          <w:pPr>
            <w:autoSpaceDE w:val="0"/>
            <w:autoSpaceDN w:val="0"/>
            <w:ind w:hanging="480"/>
            <w:divId w:val="170609252"/>
            <w:rPr>
              <w:rFonts w:eastAsia="Times New Roman"/>
            </w:rPr>
          </w:pPr>
          <w:proofErr w:type="spellStart"/>
          <w:r>
            <w:rPr>
              <w:rFonts w:eastAsia="Times New Roman"/>
            </w:rPr>
            <w:t>Tredger</w:t>
          </w:r>
          <w:proofErr w:type="spellEnd"/>
          <w:r>
            <w:rPr>
              <w:rFonts w:eastAsia="Times New Roman"/>
            </w:rPr>
            <w:t xml:space="preserve">, C. (2019, October 16). </w:t>
          </w:r>
          <w:r>
            <w:rPr>
              <w:rFonts w:eastAsia="Times New Roman"/>
              <w:i/>
              <w:iCs/>
            </w:rPr>
            <w:t>Cybercrime: Namibia most targeted country in Africa</w:t>
          </w:r>
          <w:r>
            <w:rPr>
              <w:rFonts w:eastAsia="Times New Roman"/>
            </w:rPr>
            <w:t>. https://itweb.africa/content/mQwkoq6PA9973r9A</w:t>
          </w:r>
        </w:p>
        <w:p w14:paraId="717168C7" w14:textId="77777777" w:rsidR="00752357" w:rsidRDefault="00752357">
          <w:pPr>
            <w:autoSpaceDE w:val="0"/>
            <w:autoSpaceDN w:val="0"/>
            <w:ind w:hanging="480"/>
            <w:divId w:val="436102116"/>
            <w:rPr>
              <w:rFonts w:eastAsia="Times New Roman"/>
            </w:rPr>
          </w:pPr>
          <w:r>
            <w:rPr>
              <w:rFonts w:eastAsia="Times New Roman"/>
            </w:rPr>
            <w:t xml:space="preserve">Verma, R. (2023, May 15). </w:t>
          </w:r>
          <w:r>
            <w:rPr>
              <w:rFonts w:eastAsia="Times New Roman"/>
              <w:i/>
              <w:iCs/>
            </w:rPr>
            <w:t>OBIS code in DLMS COSEM Protocol for Smart Energy Metering</w:t>
          </w:r>
          <w:r>
            <w:rPr>
              <w:rFonts w:eastAsia="Times New Roman"/>
            </w:rPr>
            <w:t>. https://www.linkedin.com/pulse/obis-code-dlmscosem-protocol-smart-energy-metering-rahul-verma</w:t>
          </w:r>
        </w:p>
        <w:p w14:paraId="26CD9434" w14:textId="77777777" w:rsidR="00752357" w:rsidRDefault="00752357">
          <w:pPr>
            <w:autoSpaceDE w:val="0"/>
            <w:autoSpaceDN w:val="0"/>
            <w:ind w:hanging="480"/>
            <w:divId w:val="982202210"/>
            <w:rPr>
              <w:rFonts w:eastAsia="Times New Roman"/>
            </w:rPr>
          </w:pPr>
          <w:r>
            <w:rPr>
              <w:rFonts w:eastAsia="Times New Roman"/>
            </w:rPr>
            <w:t xml:space="preserve">Whaley, J. (n.d.). </w:t>
          </w:r>
          <w:r>
            <w:rPr>
              <w:rFonts w:eastAsia="Times New Roman"/>
              <w:i/>
              <w:iCs/>
            </w:rPr>
            <w:t xml:space="preserve">Understanding Target Population in Research | </w:t>
          </w:r>
          <w:proofErr w:type="spellStart"/>
          <w:r>
            <w:rPr>
              <w:rFonts w:eastAsia="Times New Roman"/>
              <w:i/>
              <w:iCs/>
            </w:rPr>
            <w:t>OvationMR</w:t>
          </w:r>
          <w:proofErr w:type="spellEnd"/>
          <w:r>
            <w:rPr>
              <w:rFonts w:eastAsia="Times New Roman"/>
            </w:rPr>
            <w:t>. Retrieved September 26, 2022, from https://www.ovationmr.com/target-population-in-research/</w:t>
          </w:r>
        </w:p>
        <w:p w14:paraId="37BB56BF" w14:textId="77777777" w:rsidR="00752357" w:rsidRDefault="00752357">
          <w:pPr>
            <w:autoSpaceDE w:val="0"/>
            <w:autoSpaceDN w:val="0"/>
            <w:ind w:hanging="480"/>
            <w:divId w:val="1588340828"/>
            <w:rPr>
              <w:rFonts w:eastAsia="Times New Roman"/>
            </w:rPr>
          </w:pPr>
          <w:r>
            <w:rPr>
              <w:rFonts w:eastAsia="Times New Roman"/>
            </w:rPr>
            <w:t xml:space="preserve">Wigmore, I. (2013, December). </w:t>
          </w:r>
          <w:r>
            <w:rPr>
              <w:rFonts w:eastAsia="Times New Roman"/>
              <w:i/>
              <w:iCs/>
            </w:rPr>
            <w:t>What is mobile app? - Definition from WhatIs.com</w:t>
          </w:r>
          <w:r>
            <w:rPr>
              <w:rFonts w:eastAsia="Times New Roman"/>
            </w:rPr>
            <w:t>. https://www.techtarget.com/whatis/definition/mobile-app</w:t>
          </w:r>
        </w:p>
        <w:p w14:paraId="28FBBEA5" w14:textId="77777777" w:rsidR="00752357" w:rsidRDefault="00752357">
          <w:pPr>
            <w:autoSpaceDE w:val="0"/>
            <w:autoSpaceDN w:val="0"/>
            <w:ind w:hanging="480"/>
            <w:divId w:val="1294480153"/>
            <w:rPr>
              <w:rFonts w:eastAsia="Times New Roman"/>
            </w:rPr>
          </w:pPr>
          <w:r>
            <w:rPr>
              <w:rFonts w:eastAsia="Times New Roman"/>
            </w:rPr>
            <w:t xml:space="preserve">YTL. (2022). </w:t>
          </w:r>
          <w:r>
            <w:rPr>
              <w:rFonts w:eastAsia="Times New Roman"/>
              <w:i/>
              <w:iCs/>
            </w:rPr>
            <w:t>How STS Prepaid Smart Meters Work</w:t>
          </w:r>
          <w:r>
            <w:rPr>
              <w:rFonts w:eastAsia="Times New Roman"/>
            </w:rPr>
            <w:t>. https://www.ytl-e.com/news/quarterly-publication/how-sts-prepaid-smart-meters-work.html</w:t>
          </w:r>
        </w:p>
        <w:p w14:paraId="7D7A6464" w14:textId="5CCD90F0" w:rsidR="002A29D8" w:rsidRPr="009209D4" w:rsidRDefault="00752357" w:rsidP="002A29D8">
          <w:pPr>
            <w:rPr>
              <w:rFonts w:cstheme="minorHAnsi"/>
            </w:rPr>
          </w:pPr>
          <w:r>
            <w:rPr>
              <w:rFonts w:eastAsia="Times New Roman"/>
            </w:rPr>
            <w:t> </w:t>
          </w:r>
        </w:p>
      </w:sdtContent>
    </w:sdt>
    <w:p w14:paraId="5B6A5DDE" w14:textId="77777777" w:rsidR="002A29D8" w:rsidRPr="000A4229" w:rsidRDefault="002A29D8" w:rsidP="002A29D8">
      <w:pPr>
        <w:rPr>
          <w:rFonts w:cstheme="minorHAnsi"/>
        </w:rPr>
      </w:pPr>
    </w:p>
    <w:p w14:paraId="1A9FFA86" w14:textId="77777777" w:rsidR="002A29D8" w:rsidRDefault="002A29D8" w:rsidP="002A29D8">
      <w:pPr>
        <w:rPr>
          <w:rFonts w:cstheme="minorHAnsi"/>
        </w:rPr>
      </w:pPr>
    </w:p>
    <w:p w14:paraId="7289BBC6" w14:textId="77777777" w:rsidR="002A29D8" w:rsidRPr="002A29D8" w:rsidRDefault="002A29D8" w:rsidP="002A29D8"/>
    <w:p w14:paraId="08691FB1" w14:textId="77777777" w:rsidR="005A0A02" w:rsidRPr="00500A77" w:rsidRDefault="005A0A02" w:rsidP="005A0A02">
      <w:pPr>
        <w:pStyle w:val="NoSpacing"/>
      </w:pPr>
      <w:bookmarkStart w:id="364" w:name="_Toc225524966"/>
      <w:r w:rsidRPr="00500A77">
        <w:lastRenderedPageBreak/>
        <w:t>Appendices</w:t>
      </w:r>
      <w:bookmarkEnd w:id="364"/>
    </w:p>
    <w:p w14:paraId="43F177E8" w14:textId="068F9AD0" w:rsidR="005A0A02" w:rsidRDefault="000C0D29" w:rsidP="005A0A02">
      <w:pPr>
        <w:pStyle w:val="Appendix"/>
      </w:pPr>
      <w:bookmarkStart w:id="365" w:name="_Toc225524967"/>
      <w:r>
        <w:t>Request to Conduct Academic Research at NamPower</w:t>
      </w:r>
      <w:bookmarkEnd w:id="365"/>
    </w:p>
    <w:p w14:paraId="2EBA9F7F" w14:textId="77777777" w:rsidR="000C0D29" w:rsidRPr="000C0D29" w:rsidRDefault="000C0D29" w:rsidP="000C0D29"/>
    <w:p w14:paraId="442A398F" w14:textId="24489E1A" w:rsidR="00595523" w:rsidRDefault="00400074">
      <w:r>
        <w:rPr>
          <w:noProof/>
          <w14:ligatures w14:val="standardContextual"/>
        </w:rPr>
        <w:drawing>
          <wp:inline distT="0" distB="0" distL="0" distR="0" wp14:anchorId="10E60B5D" wp14:editId="6D2150AD">
            <wp:extent cx="5943600" cy="6896100"/>
            <wp:effectExtent l="0" t="0" r="0" b="0"/>
            <wp:docPr id="4525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30160" name=""/>
                    <pic:cNvPicPr/>
                  </pic:nvPicPr>
                  <pic:blipFill>
                    <a:blip r:embed="rId55"/>
                    <a:stretch>
                      <a:fillRect/>
                    </a:stretch>
                  </pic:blipFill>
                  <pic:spPr>
                    <a:xfrm>
                      <a:off x="0" y="0"/>
                      <a:ext cx="5943600" cy="6896100"/>
                    </a:xfrm>
                    <a:prstGeom prst="rect">
                      <a:avLst/>
                    </a:prstGeom>
                  </pic:spPr>
                </pic:pic>
              </a:graphicData>
            </a:graphic>
          </wp:inline>
        </w:drawing>
      </w:r>
    </w:p>
    <w:p w14:paraId="02F91E21" w14:textId="13E4B272" w:rsidR="000C0D29" w:rsidRDefault="00400074" w:rsidP="000C0D29">
      <w:pPr>
        <w:pStyle w:val="Appendix"/>
      </w:pPr>
      <w:bookmarkStart w:id="366" w:name="_Toc225524968"/>
      <w:r>
        <w:lastRenderedPageBreak/>
        <w:t>Authorization to Conduct Academic Research</w:t>
      </w:r>
      <w:bookmarkEnd w:id="366"/>
      <w:r>
        <w:t xml:space="preserve"> </w:t>
      </w:r>
    </w:p>
    <w:p w14:paraId="3C663C67" w14:textId="77777777" w:rsidR="00400074" w:rsidRPr="00400074" w:rsidRDefault="00400074" w:rsidP="00400074"/>
    <w:p w14:paraId="32651EAA" w14:textId="18D2004F" w:rsidR="000C0D29" w:rsidRDefault="00400074" w:rsidP="00B35C43">
      <w:pPr>
        <w:rPr>
          <w:rFonts w:ascii="TimesNewRomanPSMT" w:hAnsi="TimesNewRomanPSMT" w:cs="TimesNewRomanPSMT"/>
          <w:color w:val="000000"/>
          <w:sz w:val="20"/>
          <w:szCs w:val="20"/>
          <w14:ligatures w14:val="standardContextual"/>
        </w:rPr>
      </w:pPr>
      <w:r>
        <w:rPr>
          <w:noProof/>
          <w14:ligatures w14:val="standardContextual"/>
        </w:rPr>
        <w:drawing>
          <wp:inline distT="0" distB="0" distL="0" distR="0" wp14:anchorId="4B62859B" wp14:editId="2ADC6FE7">
            <wp:extent cx="5943600" cy="6848475"/>
            <wp:effectExtent l="0" t="0" r="0" b="9525"/>
            <wp:docPr id="178932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10178" name=""/>
                    <pic:cNvPicPr/>
                  </pic:nvPicPr>
                  <pic:blipFill>
                    <a:blip r:embed="rId56"/>
                    <a:stretch>
                      <a:fillRect/>
                    </a:stretch>
                  </pic:blipFill>
                  <pic:spPr>
                    <a:xfrm>
                      <a:off x="0" y="0"/>
                      <a:ext cx="5943600" cy="6848475"/>
                    </a:xfrm>
                    <a:prstGeom prst="rect">
                      <a:avLst/>
                    </a:prstGeom>
                  </pic:spPr>
                </pic:pic>
              </a:graphicData>
            </a:graphic>
          </wp:inline>
        </w:drawing>
      </w:r>
    </w:p>
    <w:p w14:paraId="43E79B0C" w14:textId="77777777" w:rsidR="00582AB6" w:rsidRDefault="00582AB6" w:rsidP="00B35C43">
      <w:pPr>
        <w:rPr>
          <w:rFonts w:ascii="TimesNewRomanPSMT" w:hAnsi="TimesNewRomanPSMT" w:cs="TimesNewRomanPSMT"/>
          <w:color w:val="000000"/>
          <w:sz w:val="20"/>
          <w:szCs w:val="20"/>
          <w14:ligatures w14:val="standardContextual"/>
        </w:rPr>
      </w:pPr>
    </w:p>
    <w:p w14:paraId="10666ACA" w14:textId="77777777" w:rsidR="00582AB6" w:rsidRDefault="00582AB6" w:rsidP="00B35C43">
      <w:pPr>
        <w:rPr>
          <w:rFonts w:ascii="TimesNewRomanPSMT" w:hAnsi="TimesNewRomanPSMT" w:cs="TimesNewRomanPSMT"/>
          <w:color w:val="000000"/>
          <w:sz w:val="20"/>
          <w:szCs w:val="20"/>
          <w14:ligatures w14:val="standardContextual"/>
        </w:rPr>
      </w:pPr>
    </w:p>
    <w:p w14:paraId="6B67F10F" w14:textId="77777777" w:rsidR="00582AB6" w:rsidRDefault="00582AB6" w:rsidP="00B35C43">
      <w:pPr>
        <w:rPr>
          <w:rFonts w:ascii="TimesNewRomanPSMT" w:hAnsi="TimesNewRomanPSMT" w:cs="TimesNewRomanPSMT"/>
          <w:color w:val="000000"/>
          <w:sz w:val="20"/>
          <w:szCs w:val="20"/>
          <w14:ligatures w14:val="standardContextual"/>
        </w:rPr>
      </w:pPr>
    </w:p>
    <w:p w14:paraId="666958EC" w14:textId="20E4335D" w:rsidR="00582AB6" w:rsidRDefault="00582AB6" w:rsidP="00582AB6">
      <w:pPr>
        <w:pStyle w:val="Appendix"/>
      </w:pPr>
      <w:bookmarkStart w:id="367" w:name="_Toc225524969"/>
      <w:r>
        <w:lastRenderedPageBreak/>
        <w:t>Python Snippet</w:t>
      </w:r>
      <w:bookmarkEnd w:id="367"/>
    </w:p>
    <w:p w14:paraId="1BFF1FCD"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import </w:t>
      </w:r>
      <w:proofErr w:type="spellStart"/>
      <w:r w:rsidRPr="00D82ED4">
        <w:rPr>
          <w:rFonts w:cstheme="minorHAnsi"/>
          <w:color w:val="000000"/>
          <w:sz w:val="20"/>
          <w:szCs w:val="20"/>
          <w14:ligatures w14:val="standardContextual"/>
        </w:rPr>
        <w:t>paho.mqtt.client</w:t>
      </w:r>
      <w:proofErr w:type="spellEnd"/>
      <w:r w:rsidRPr="00D82ED4">
        <w:rPr>
          <w:rFonts w:cstheme="minorHAnsi"/>
          <w:color w:val="000000"/>
          <w:sz w:val="20"/>
          <w:szCs w:val="20"/>
          <w14:ligatures w14:val="standardContextual"/>
        </w:rPr>
        <w:t xml:space="preserve"> as </w:t>
      </w:r>
      <w:proofErr w:type="spellStart"/>
      <w:r w:rsidRPr="00D82ED4">
        <w:rPr>
          <w:rFonts w:cstheme="minorHAnsi"/>
          <w:color w:val="000000"/>
          <w:sz w:val="20"/>
          <w:szCs w:val="20"/>
          <w14:ligatures w14:val="standardContextual"/>
        </w:rPr>
        <w:t>mqtt</w:t>
      </w:r>
      <w:proofErr w:type="spellEnd"/>
    </w:p>
    <w:p w14:paraId="2573AD01"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import </w:t>
      </w:r>
      <w:proofErr w:type="spellStart"/>
      <w:r w:rsidRPr="00D82ED4">
        <w:rPr>
          <w:rFonts w:cstheme="minorHAnsi"/>
          <w:color w:val="000000"/>
          <w:sz w:val="20"/>
          <w:szCs w:val="20"/>
          <w14:ligatures w14:val="standardContextual"/>
        </w:rPr>
        <w:t>pyodbc</w:t>
      </w:r>
      <w:proofErr w:type="spellEnd"/>
    </w:p>
    <w:p w14:paraId="61C0B54F"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import </w:t>
      </w:r>
      <w:proofErr w:type="spellStart"/>
      <w:r w:rsidRPr="00D82ED4">
        <w:rPr>
          <w:rFonts w:cstheme="minorHAnsi"/>
          <w:color w:val="000000"/>
          <w:sz w:val="20"/>
          <w:szCs w:val="20"/>
          <w14:ligatures w14:val="standardContextual"/>
        </w:rPr>
        <w:t>json</w:t>
      </w:r>
      <w:proofErr w:type="spellEnd"/>
    </w:p>
    <w:p w14:paraId="38F88F83"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from datetime import datetime</w:t>
      </w:r>
    </w:p>
    <w:p w14:paraId="32A65913" w14:textId="77777777" w:rsidR="00582AB6" w:rsidRPr="00D82ED4" w:rsidRDefault="00582AB6" w:rsidP="00582AB6">
      <w:pPr>
        <w:rPr>
          <w:rFonts w:cstheme="minorHAnsi"/>
          <w:color w:val="000000"/>
          <w:sz w:val="20"/>
          <w:szCs w:val="20"/>
          <w14:ligatures w14:val="standardContextual"/>
        </w:rPr>
      </w:pPr>
    </w:p>
    <w:p w14:paraId="32B4087E"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 Configuration ---</w:t>
      </w:r>
    </w:p>
    <w:p w14:paraId="3FB69467"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DB_CONFIG = {</w:t>
      </w:r>
    </w:p>
    <w:p w14:paraId="5A6809F5"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'server': 'YOUR_SERVER_ADDRESS',</w:t>
      </w:r>
    </w:p>
    <w:p w14:paraId="6452F456"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'database': 'YOUR_DB_NAME',</w:t>
      </w:r>
    </w:p>
    <w:p w14:paraId="5D747C81"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'user': 'YOUR_USERNAME',</w:t>
      </w:r>
    </w:p>
    <w:p w14:paraId="58D944F7"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'password': 'YOUR_PASSWORD'</w:t>
      </w:r>
    </w:p>
    <w:p w14:paraId="2237AB59"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w:t>
      </w:r>
    </w:p>
    <w:p w14:paraId="4CB53339" w14:textId="77777777" w:rsidR="00582AB6" w:rsidRPr="00D82ED4" w:rsidRDefault="00582AB6" w:rsidP="00582AB6">
      <w:pPr>
        <w:rPr>
          <w:rFonts w:cstheme="minorHAnsi"/>
          <w:color w:val="000000"/>
          <w:sz w:val="20"/>
          <w:szCs w:val="20"/>
          <w14:ligatures w14:val="standardContextual"/>
        </w:rPr>
      </w:pPr>
    </w:p>
    <w:p w14:paraId="5E7AECE5"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MQTT_BROKER = "localhost" # or your broker IP</w:t>
      </w:r>
    </w:p>
    <w:p w14:paraId="2CDEE934"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MQTT_TOPIC = "device/+/</w:t>
      </w:r>
      <w:proofErr w:type="spellStart"/>
      <w:r w:rsidRPr="00D82ED4">
        <w:rPr>
          <w:rFonts w:cstheme="minorHAnsi"/>
          <w:color w:val="000000"/>
          <w:sz w:val="20"/>
          <w:szCs w:val="20"/>
          <w14:ligatures w14:val="standardContextual"/>
        </w:rPr>
        <w:t>realtime</w:t>
      </w:r>
      <w:proofErr w:type="spellEnd"/>
      <w:r w:rsidRPr="00D82ED4">
        <w:rPr>
          <w:rFonts w:cstheme="minorHAnsi"/>
          <w:color w:val="000000"/>
          <w:sz w:val="20"/>
          <w:szCs w:val="20"/>
          <w14:ligatures w14:val="standardContextual"/>
        </w:rPr>
        <w:t>" # + is a wildcard for the Serial Number</w:t>
      </w:r>
    </w:p>
    <w:p w14:paraId="7EA54BD3" w14:textId="77777777" w:rsidR="00582AB6" w:rsidRPr="00D82ED4" w:rsidRDefault="00582AB6" w:rsidP="00582AB6">
      <w:pPr>
        <w:rPr>
          <w:rFonts w:cstheme="minorHAnsi"/>
          <w:color w:val="000000"/>
          <w:sz w:val="20"/>
          <w:szCs w:val="20"/>
          <w14:ligatures w14:val="standardContextual"/>
        </w:rPr>
      </w:pPr>
    </w:p>
    <w:p w14:paraId="265AD8FC"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 Database Connection ---</w:t>
      </w:r>
    </w:p>
    <w:p w14:paraId="064314CA" w14:textId="77777777" w:rsidR="00582AB6" w:rsidRPr="00D82ED4" w:rsidRDefault="00582AB6" w:rsidP="00582AB6">
      <w:pPr>
        <w:rPr>
          <w:rFonts w:cstheme="minorHAnsi"/>
          <w:color w:val="000000"/>
          <w:sz w:val="20"/>
          <w:szCs w:val="20"/>
          <w14:ligatures w14:val="standardContextual"/>
        </w:rPr>
      </w:pPr>
      <w:proofErr w:type="spellStart"/>
      <w:r w:rsidRPr="00D82ED4">
        <w:rPr>
          <w:rFonts w:cstheme="minorHAnsi"/>
          <w:color w:val="000000"/>
          <w:sz w:val="20"/>
          <w:szCs w:val="20"/>
          <w14:ligatures w14:val="standardContextual"/>
        </w:rPr>
        <w:t>conn_str</w:t>
      </w:r>
      <w:proofErr w:type="spellEnd"/>
      <w:r w:rsidRPr="00D82ED4">
        <w:rPr>
          <w:rFonts w:cstheme="minorHAnsi"/>
          <w:color w:val="000000"/>
          <w:sz w:val="20"/>
          <w:szCs w:val="20"/>
          <w14:ligatures w14:val="standardContextual"/>
        </w:rPr>
        <w:t xml:space="preserve"> = (</w:t>
      </w:r>
    </w:p>
    <w:p w14:paraId="568149AC" w14:textId="77777777" w:rsidR="00582AB6" w:rsidRPr="00881F9C"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roofErr w:type="spellStart"/>
      <w:r w:rsidRPr="00881F9C">
        <w:rPr>
          <w:rFonts w:cstheme="minorHAnsi"/>
          <w:color w:val="000000"/>
          <w:sz w:val="20"/>
          <w:szCs w:val="20"/>
          <w14:ligatures w14:val="standardContextual"/>
        </w:rPr>
        <w:t>f"DRIVER</w:t>
      </w:r>
      <w:proofErr w:type="spellEnd"/>
      <w:r w:rsidRPr="00881F9C">
        <w:rPr>
          <w:rFonts w:cstheme="minorHAnsi"/>
          <w:color w:val="000000"/>
          <w:sz w:val="20"/>
          <w:szCs w:val="20"/>
          <w14:ligatures w14:val="standardContextual"/>
        </w:rPr>
        <w:t>={{ODBC Driver 17 for SQL Server}};"</w:t>
      </w:r>
    </w:p>
    <w:p w14:paraId="38F41F7B" w14:textId="77777777" w:rsidR="00582AB6" w:rsidRPr="00D82ED4" w:rsidRDefault="00582AB6" w:rsidP="00582AB6">
      <w:pPr>
        <w:rPr>
          <w:rFonts w:cstheme="minorHAnsi"/>
          <w:color w:val="000000"/>
          <w:sz w:val="20"/>
          <w:szCs w:val="20"/>
          <w14:ligatures w14:val="standardContextual"/>
        </w:rPr>
      </w:pPr>
      <w:r w:rsidRPr="00881F9C">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f"SERVER</w:t>
      </w:r>
      <w:proofErr w:type="spellEnd"/>
      <w:r w:rsidRPr="00D82ED4">
        <w:rPr>
          <w:rFonts w:cstheme="minorHAnsi"/>
          <w:color w:val="000000"/>
          <w:sz w:val="20"/>
          <w:szCs w:val="20"/>
          <w14:ligatures w14:val="standardContextual"/>
        </w:rPr>
        <w:t>={DB_CONFIG['server']};"</w:t>
      </w:r>
    </w:p>
    <w:p w14:paraId="08687CEA"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f"DATABASE</w:t>
      </w:r>
      <w:proofErr w:type="spellEnd"/>
      <w:r w:rsidRPr="00D82ED4">
        <w:rPr>
          <w:rFonts w:cstheme="minorHAnsi"/>
          <w:color w:val="000000"/>
          <w:sz w:val="20"/>
          <w:szCs w:val="20"/>
          <w14:ligatures w14:val="standardContextual"/>
        </w:rPr>
        <w:t>={DB_CONFIG['database']};"</w:t>
      </w:r>
    </w:p>
    <w:p w14:paraId="2B8CDE92"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f"UID</w:t>
      </w:r>
      <w:proofErr w:type="spellEnd"/>
      <w:r w:rsidRPr="00D82ED4">
        <w:rPr>
          <w:rFonts w:cstheme="minorHAnsi"/>
          <w:color w:val="000000"/>
          <w:sz w:val="20"/>
          <w:szCs w:val="20"/>
          <w14:ligatures w14:val="standardContextual"/>
        </w:rPr>
        <w:t>={DB_CONFIG['user']};"</w:t>
      </w:r>
    </w:p>
    <w:p w14:paraId="56435E68"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f"PWD</w:t>
      </w:r>
      <w:proofErr w:type="spellEnd"/>
      <w:r w:rsidRPr="00D82ED4">
        <w:rPr>
          <w:rFonts w:cstheme="minorHAnsi"/>
          <w:color w:val="000000"/>
          <w:sz w:val="20"/>
          <w:szCs w:val="20"/>
          <w14:ligatures w14:val="standardContextual"/>
        </w:rPr>
        <w:t>={DB_CONFIG['password']}"</w:t>
      </w:r>
    </w:p>
    <w:p w14:paraId="71898DAD"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w:t>
      </w:r>
    </w:p>
    <w:p w14:paraId="450D1424" w14:textId="77777777" w:rsidR="00582AB6" w:rsidRPr="00D82ED4" w:rsidRDefault="00582AB6" w:rsidP="00582AB6">
      <w:pPr>
        <w:rPr>
          <w:rFonts w:cstheme="minorHAnsi"/>
          <w:color w:val="000000"/>
          <w:sz w:val="20"/>
          <w:szCs w:val="20"/>
          <w14:ligatures w14:val="standardContextual"/>
        </w:rPr>
      </w:pPr>
    </w:p>
    <w:p w14:paraId="21CA914E"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def </w:t>
      </w:r>
      <w:proofErr w:type="spellStart"/>
      <w:r w:rsidRPr="00D82ED4">
        <w:rPr>
          <w:rFonts w:cstheme="minorHAnsi"/>
          <w:color w:val="000000"/>
          <w:sz w:val="20"/>
          <w:szCs w:val="20"/>
          <w14:ligatures w14:val="standardContextual"/>
        </w:rPr>
        <w:t>on_message</w:t>
      </w:r>
      <w:proofErr w:type="spellEnd"/>
      <w:r w:rsidRPr="00D82ED4">
        <w:rPr>
          <w:rFonts w:cstheme="minorHAnsi"/>
          <w:color w:val="000000"/>
          <w:sz w:val="20"/>
          <w:szCs w:val="20"/>
          <w14:ligatures w14:val="standardContextual"/>
        </w:rPr>
        <w:t xml:space="preserve">(client, </w:t>
      </w:r>
      <w:proofErr w:type="spellStart"/>
      <w:r w:rsidRPr="00D82ED4">
        <w:rPr>
          <w:rFonts w:cstheme="minorHAnsi"/>
          <w:color w:val="000000"/>
          <w:sz w:val="20"/>
          <w:szCs w:val="20"/>
          <w14:ligatures w14:val="standardContextual"/>
        </w:rPr>
        <w:t>userdata</w:t>
      </w:r>
      <w:proofErr w:type="spellEnd"/>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msg</w:t>
      </w:r>
      <w:proofErr w:type="spellEnd"/>
      <w:r w:rsidRPr="00D82ED4">
        <w:rPr>
          <w:rFonts w:cstheme="minorHAnsi"/>
          <w:color w:val="000000"/>
          <w:sz w:val="20"/>
          <w:szCs w:val="20"/>
          <w14:ligatures w14:val="standardContextual"/>
        </w:rPr>
        <w:t>):</w:t>
      </w:r>
    </w:p>
    <w:p w14:paraId="73352A36"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try:</w:t>
      </w:r>
    </w:p>
    <w:p w14:paraId="59A14164"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 Parse JSON and extract the 'Data' array</w:t>
      </w:r>
    </w:p>
    <w:p w14:paraId="1A568933"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payload = </w:t>
      </w:r>
      <w:proofErr w:type="spellStart"/>
      <w:r w:rsidRPr="00D82ED4">
        <w:rPr>
          <w:rFonts w:cstheme="minorHAnsi"/>
          <w:color w:val="000000"/>
          <w:sz w:val="20"/>
          <w:szCs w:val="20"/>
          <w14:ligatures w14:val="standardContextual"/>
        </w:rPr>
        <w:t>json.loads</w:t>
      </w:r>
      <w:proofErr w:type="spellEnd"/>
      <w:r w:rsidRPr="00D82ED4">
        <w:rPr>
          <w:rFonts w:cstheme="minorHAnsi"/>
          <w:color w:val="000000"/>
          <w:sz w:val="20"/>
          <w:szCs w:val="20"/>
          <w14:ligatures w14:val="standardContextual"/>
        </w:rPr>
        <w:t>(</w:t>
      </w:r>
      <w:proofErr w:type="spellStart"/>
      <w:r w:rsidRPr="00D82ED4">
        <w:rPr>
          <w:rFonts w:cstheme="minorHAnsi"/>
          <w:color w:val="000000"/>
          <w:sz w:val="20"/>
          <w:szCs w:val="20"/>
          <w14:ligatures w14:val="standardContextual"/>
        </w:rPr>
        <w:t>msg.payload.decode</w:t>
      </w:r>
      <w:proofErr w:type="spellEnd"/>
      <w:r w:rsidRPr="00D82ED4">
        <w:rPr>
          <w:rFonts w:cstheme="minorHAnsi"/>
          <w:color w:val="000000"/>
          <w:sz w:val="20"/>
          <w:szCs w:val="20"/>
          <w14:ligatures w14:val="standardContextual"/>
        </w:rPr>
        <w:t>())</w:t>
      </w:r>
    </w:p>
    <w:p w14:paraId="04DA2446"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sn</w:t>
      </w:r>
      <w:proofErr w:type="spellEnd"/>
      <w:r w:rsidRPr="00D82ED4">
        <w:rPr>
          <w:rFonts w:cstheme="minorHAnsi"/>
          <w:color w:val="000000"/>
          <w:sz w:val="20"/>
          <w:szCs w:val="20"/>
          <w14:ligatures w14:val="standardContextual"/>
        </w:rPr>
        <w:t xml:space="preserve"> = </w:t>
      </w:r>
      <w:proofErr w:type="spellStart"/>
      <w:r w:rsidRPr="00D82ED4">
        <w:rPr>
          <w:rFonts w:cstheme="minorHAnsi"/>
          <w:color w:val="000000"/>
          <w:sz w:val="20"/>
          <w:szCs w:val="20"/>
          <w14:ligatures w14:val="standardContextual"/>
        </w:rPr>
        <w:t>payload.get</w:t>
      </w:r>
      <w:proofErr w:type="spellEnd"/>
      <w:r w:rsidRPr="00D82ED4">
        <w:rPr>
          <w:rFonts w:cstheme="minorHAnsi"/>
          <w:color w:val="000000"/>
          <w:sz w:val="20"/>
          <w:szCs w:val="20"/>
          <w14:ligatures w14:val="standardContextual"/>
        </w:rPr>
        <w:t>("SN")</w:t>
      </w:r>
    </w:p>
    <w:p w14:paraId="3FAE547E"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d = </w:t>
      </w:r>
      <w:proofErr w:type="spellStart"/>
      <w:r w:rsidRPr="00D82ED4">
        <w:rPr>
          <w:rFonts w:cstheme="minorHAnsi"/>
          <w:color w:val="000000"/>
          <w:sz w:val="20"/>
          <w:szCs w:val="20"/>
          <w14:ligatures w14:val="standardContextual"/>
        </w:rPr>
        <w:t>payload.get</w:t>
      </w:r>
      <w:proofErr w:type="spellEnd"/>
      <w:r w:rsidRPr="00D82ED4">
        <w:rPr>
          <w:rFonts w:cstheme="minorHAnsi"/>
          <w:color w:val="000000"/>
          <w:sz w:val="20"/>
          <w:szCs w:val="20"/>
          <w14:ligatures w14:val="standardContextual"/>
        </w:rPr>
        <w:t xml:space="preserve">("Data") # [V, A, W, </w:t>
      </w:r>
      <w:proofErr w:type="spellStart"/>
      <w:r w:rsidRPr="00D82ED4">
        <w:rPr>
          <w:rFonts w:cstheme="minorHAnsi"/>
          <w:color w:val="000000"/>
          <w:sz w:val="20"/>
          <w:szCs w:val="20"/>
          <w14:ligatures w14:val="standardContextual"/>
        </w:rPr>
        <w:t>kWh_f</w:t>
      </w:r>
      <w:proofErr w:type="spellEnd"/>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kWh_r</w:t>
      </w:r>
      <w:proofErr w:type="spellEnd"/>
      <w:r w:rsidRPr="00D82ED4">
        <w:rPr>
          <w:rFonts w:cstheme="minorHAnsi"/>
          <w:color w:val="000000"/>
          <w:sz w:val="20"/>
          <w:szCs w:val="20"/>
          <w14:ligatures w14:val="standardContextual"/>
        </w:rPr>
        <w:t>, Hz, PF]</w:t>
      </w:r>
    </w:p>
    <w:p w14:paraId="1DEC2F0E" w14:textId="77777777" w:rsidR="00582AB6" w:rsidRPr="00D82ED4" w:rsidRDefault="00582AB6" w:rsidP="00582AB6">
      <w:pPr>
        <w:rPr>
          <w:rFonts w:cstheme="minorHAnsi"/>
          <w:color w:val="000000"/>
          <w:sz w:val="20"/>
          <w:szCs w:val="20"/>
          <w14:ligatures w14:val="standardContextual"/>
        </w:rPr>
      </w:pPr>
    </w:p>
    <w:p w14:paraId="08D5F84B"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if d and </w:t>
      </w:r>
      <w:proofErr w:type="spellStart"/>
      <w:r w:rsidRPr="00D82ED4">
        <w:rPr>
          <w:rFonts w:cstheme="minorHAnsi"/>
          <w:color w:val="000000"/>
          <w:sz w:val="20"/>
          <w:szCs w:val="20"/>
          <w14:ligatures w14:val="standardContextual"/>
        </w:rPr>
        <w:t>len</w:t>
      </w:r>
      <w:proofErr w:type="spellEnd"/>
      <w:r w:rsidRPr="00D82ED4">
        <w:rPr>
          <w:rFonts w:cstheme="minorHAnsi"/>
          <w:color w:val="000000"/>
          <w:sz w:val="20"/>
          <w:szCs w:val="20"/>
          <w14:ligatures w14:val="standardContextual"/>
        </w:rPr>
        <w:t>(d) &gt;= 7:</w:t>
      </w:r>
    </w:p>
    <w:p w14:paraId="13A2FE4F"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lastRenderedPageBreak/>
        <w:t xml:space="preserve">            conn = </w:t>
      </w:r>
      <w:proofErr w:type="spellStart"/>
      <w:r w:rsidRPr="00D82ED4">
        <w:rPr>
          <w:rFonts w:cstheme="minorHAnsi"/>
          <w:color w:val="000000"/>
          <w:sz w:val="20"/>
          <w:szCs w:val="20"/>
          <w14:ligatures w14:val="standardContextual"/>
        </w:rPr>
        <w:t>pyodbc.connect</w:t>
      </w:r>
      <w:proofErr w:type="spellEnd"/>
      <w:r w:rsidRPr="00D82ED4">
        <w:rPr>
          <w:rFonts w:cstheme="minorHAnsi"/>
          <w:color w:val="000000"/>
          <w:sz w:val="20"/>
          <w:szCs w:val="20"/>
          <w14:ligatures w14:val="standardContextual"/>
        </w:rPr>
        <w:t>(</w:t>
      </w:r>
      <w:proofErr w:type="spellStart"/>
      <w:r w:rsidRPr="00D82ED4">
        <w:rPr>
          <w:rFonts w:cstheme="minorHAnsi"/>
          <w:color w:val="000000"/>
          <w:sz w:val="20"/>
          <w:szCs w:val="20"/>
          <w14:ligatures w14:val="standardContextual"/>
        </w:rPr>
        <w:t>conn_str</w:t>
      </w:r>
      <w:proofErr w:type="spellEnd"/>
      <w:r w:rsidRPr="00D82ED4">
        <w:rPr>
          <w:rFonts w:cstheme="minorHAnsi"/>
          <w:color w:val="000000"/>
          <w:sz w:val="20"/>
          <w:szCs w:val="20"/>
          <w14:ligatures w14:val="standardContextual"/>
        </w:rPr>
        <w:t>)</w:t>
      </w:r>
    </w:p>
    <w:p w14:paraId="6F02E4DA"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cursor = </w:t>
      </w:r>
      <w:proofErr w:type="spellStart"/>
      <w:r w:rsidRPr="00D82ED4">
        <w:rPr>
          <w:rFonts w:cstheme="minorHAnsi"/>
          <w:color w:val="000000"/>
          <w:sz w:val="20"/>
          <w:szCs w:val="20"/>
          <w14:ligatures w14:val="standardContextual"/>
        </w:rPr>
        <w:t>conn.cursor</w:t>
      </w:r>
      <w:proofErr w:type="spellEnd"/>
      <w:r w:rsidRPr="00D82ED4">
        <w:rPr>
          <w:rFonts w:cstheme="minorHAnsi"/>
          <w:color w:val="000000"/>
          <w:sz w:val="20"/>
          <w:szCs w:val="20"/>
          <w14:ligatures w14:val="standardContextual"/>
        </w:rPr>
        <w:t>()</w:t>
      </w:r>
    </w:p>
    <w:p w14:paraId="5D127C53"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
    <w:p w14:paraId="2938632E"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sql</w:t>
      </w:r>
      <w:proofErr w:type="spellEnd"/>
      <w:r w:rsidRPr="00D82ED4">
        <w:rPr>
          <w:rFonts w:cstheme="minorHAnsi"/>
          <w:color w:val="000000"/>
          <w:sz w:val="20"/>
          <w:szCs w:val="20"/>
          <w14:ligatures w14:val="standardContextual"/>
        </w:rPr>
        <w:t xml:space="preserve"> = """INSERT INTO </w:t>
      </w:r>
      <w:proofErr w:type="spellStart"/>
      <w:r w:rsidRPr="00D82ED4">
        <w:rPr>
          <w:rFonts w:cstheme="minorHAnsi"/>
          <w:color w:val="000000"/>
          <w:sz w:val="20"/>
          <w:szCs w:val="20"/>
          <w14:ligatures w14:val="standardContextual"/>
        </w:rPr>
        <w:t>PowerReadings</w:t>
      </w:r>
      <w:proofErr w:type="spellEnd"/>
      <w:r w:rsidRPr="00D82ED4">
        <w:rPr>
          <w:rFonts w:cstheme="minorHAnsi"/>
          <w:color w:val="000000"/>
          <w:sz w:val="20"/>
          <w:szCs w:val="20"/>
          <w14:ligatures w14:val="standardContextual"/>
        </w:rPr>
        <w:t xml:space="preserve"> (Timestamp, SN, Voltage, Current, Power, Import, Export, Freq, PF)</w:t>
      </w:r>
    </w:p>
    <w:p w14:paraId="7341AC2E"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VALUES (?, ?, ?, ?, ?, ?, ?, ?, ?)"""</w:t>
      </w:r>
    </w:p>
    <w:p w14:paraId="39776410"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
    <w:p w14:paraId="34467D53"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cursor.execute</w:t>
      </w:r>
      <w:proofErr w:type="spellEnd"/>
      <w:r w:rsidRPr="00D82ED4">
        <w:rPr>
          <w:rFonts w:cstheme="minorHAnsi"/>
          <w:color w:val="000000"/>
          <w:sz w:val="20"/>
          <w:szCs w:val="20"/>
          <w14:ligatures w14:val="standardContextual"/>
        </w:rPr>
        <w:t>(</w:t>
      </w:r>
      <w:proofErr w:type="spellStart"/>
      <w:r w:rsidRPr="00D82ED4">
        <w:rPr>
          <w:rFonts w:cstheme="minorHAnsi"/>
          <w:color w:val="000000"/>
          <w:sz w:val="20"/>
          <w:szCs w:val="20"/>
          <w14:ligatures w14:val="standardContextual"/>
        </w:rPr>
        <w:t>sql</w:t>
      </w:r>
      <w:proofErr w:type="spellEnd"/>
      <w:r w:rsidRPr="00D82ED4">
        <w:rPr>
          <w:rFonts w:cstheme="minorHAnsi"/>
          <w:color w:val="000000"/>
          <w:sz w:val="20"/>
          <w:szCs w:val="20"/>
          <w14:ligatures w14:val="standardContextual"/>
        </w:rPr>
        <w:t>, (</w:t>
      </w:r>
      <w:proofErr w:type="spellStart"/>
      <w:r w:rsidRPr="00D82ED4">
        <w:rPr>
          <w:rFonts w:cstheme="minorHAnsi"/>
          <w:color w:val="000000"/>
          <w:sz w:val="20"/>
          <w:szCs w:val="20"/>
          <w14:ligatures w14:val="standardContextual"/>
        </w:rPr>
        <w:t>datetime.now</w:t>
      </w:r>
      <w:proofErr w:type="spellEnd"/>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sn</w:t>
      </w:r>
      <w:proofErr w:type="spellEnd"/>
      <w:r w:rsidRPr="00D82ED4">
        <w:rPr>
          <w:rFonts w:cstheme="minorHAnsi"/>
          <w:color w:val="000000"/>
          <w:sz w:val="20"/>
          <w:szCs w:val="20"/>
          <w14:ligatures w14:val="standardContextual"/>
        </w:rPr>
        <w:t>, d[0], d[1], d[2], d[3], d[4], d[5], d[6]))</w:t>
      </w:r>
    </w:p>
    <w:p w14:paraId="0F42A5E2"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conn.commit</w:t>
      </w:r>
      <w:proofErr w:type="spellEnd"/>
      <w:r w:rsidRPr="00D82ED4">
        <w:rPr>
          <w:rFonts w:cstheme="minorHAnsi"/>
          <w:color w:val="000000"/>
          <w:sz w:val="20"/>
          <w:szCs w:val="20"/>
          <w14:ligatures w14:val="standardContextual"/>
        </w:rPr>
        <w:t>()</w:t>
      </w:r>
    </w:p>
    <w:p w14:paraId="0AE28295"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cursor.close</w:t>
      </w:r>
      <w:proofErr w:type="spellEnd"/>
      <w:r w:rsidRPr="00D82ED4">
        <w:rPr>
          <w:rFonts w:cstheme="minorHAnsi"/>
          <w:color w:val="000000"/>
          <w:sz w:val="20"/>
          <w:szCs w:val="20"/>
          <w14:ligatures w14:val="standardContextual"/>
        </w:rPr>
        <w:t>()</w:t>
      </w:r>
    </w:p>
    <w:p w14:paraId="2EB83970"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w:t>
      </w:r>
      <w:proofErr w:type="spellStart"/>
      <w:r w:rsidRPr="00D82ED4">
        <w:rPr>
          <w:rFonts w:cstheme="minorHAnsi"/>
          <w:color w:val="000000"/>
          <w:sz w:val="20"/>
          <w:szCs w:val="20"/>
          <w14:ligatures w14:val="standardContextual"/>
        </w:rPr>
        <w:t>conn.close</w:t>
      </w:r>
      <w:proofErr w:type="spellEnd"/>
      <w:r w:rsidRPr="00D82ED4">
        <w:rPr>
          <w:rFonts w:cstheme="minorHAnsi"/>
          <w:color w:val="000000"/>
          <w:sz w:val="20"/>
          <w:szCs w:val="20"/>
          <w14:ligatures w14:val="standardContextual"/>
        </w:rPr>
        <w:t>()</w:t>
      </w:r>
    </w:p>
    <w:p w14:paraId="6C805713"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print(</w:t>
      </w:r>
      <w:proofErr w:type="spellStart"/>
      <w:r w:rsidRPr="00D82ED4">
        <w:rPr>
          <w:rFonts w:cstheme="minorHAnsi"/>
          <w:color w:val="000000"/>
          <w:sz w:val="20"/>
          <w:szCs w:val="20"/>
          <w14:ligatures w14:val="standardContextual"/>
        </w:rPr>
        <w:t>f"Logged</w:t>
      </w:r>
      <w:proofErr w:type="spellEnd"/>
      <w:r w:rsidRPr="00D82ED4">
        <w:rPr>
          <w:rFonts w:cstheme="minorHAnsi"/>
          <w:color w:val="000000"/>
          <w:sz w:val="20"/>
          <w:szCs w:val="20"/>
          <w14:ligatures w14:val="standardContextual"/>
        </w:rPr>
        <w:t xml:space="preserve"> data for SN: {</w:t>
      </w:r>
      <w:proofErr w:type="spellStart"/>
      <w:r w:rsidRPr="00D82ED4">
        <w:rPr>
          <w:rFonts w:cstheme="minorHAnsi"/>
          <w:color w:val="000000"/>
          <w:sz w:val="20"/>
          <w:szCs w:val="20"/>
          <w14:ligatures w14:val="standardContextual"/>
        </w:rPr>
        <w:t>sn</w:t>
      </w:r>
      <w:proofErr w:type="spellEnd"/>
      <w:r w:rsidRPr="00D82ED4">
        <w:rPr>
          <w:rFonts w:cstheme="minorHAnsi"/>
          <w:color w:val="000000"/>
          <w:sz w:val="20"/>
          <w:szCs w:val="20"/>
          <w14:ligatures w14:val="standardContextual"/>
        </w:rPr>
        <w:t>}")</w:t>
      </w:r>
    </w:p>
    <w:p w14:paraId="1299687E" w14:textId="77777777" w:rsidR="00582AB6" w:rsidRPr="00D82ED4" w:rsidRDefault="00582AB6" w:rsidP="00582AB6">
      <w:pPr>
        <w:rPr>
          <w:rFonts w:cstheme="minorHAnsi"/>
          <w:color w:val="000000"/>
          <w:sz w:val="20"/>
          <w:szCs w:val="20"/>
          <w14:ligatures w14:val="standardContextual"/>
        </w:rPr>
      </w:pPr>
    </w:p>
    <w:p w14:paraId="224A7587"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except Exception as e:</w:t>
      </w:r>
    </w:p>
    <w:p w14:paraId="1D8B8806"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        print(</w:t>
      </w:r>
      <w:proofErr w:type="spellStart"/>
      <w:r w:rsidRPr="00D82ED4">
        <w:rPr>
          <w:rFonts w:cstheme="minorHAnsi"/>
          <w:color w:val="000000"/>
          <w:sz w:val="20"/>
          <w:szCs w:val="20"/>
          <w14:ligatures w14:val="standardContextual"/>
        </w:rPr>
        <w:t>f"Error</w:t>
      </w:r>
      <w:proofErr w:type="spellEnd"/>
      <w:r w:rsidRPr="00D82ED4">
        <w:rPr>
          <w:rFonts w:cstheme="minorHAnsi"/>
          <w:color w:val="000000"/>
          <w:sz w:val="20"/>
          <w:szCs w:val="20"/>
          <w14:ligatures w14:val="standardContextual"/>
        </w:rPr>
        <w:t>: {e}")</w:t>
      </w:r>
    </w:p>
    <w:p w14:paraId="0CEE08B4" w14:textId="77777777" w:rsidR="00582AB6" w:rsidRPr="00D82ED4" w:rsidRDefault="00582AB6" w:rsidP="00582AB6">
      <w:pPr>
        <w:rPr>
          <w:rFonts w:cstheme="minorHAnsi"/>
          <w:color w:val="000000"/>
          <w:sz w:val="20"/>
          <w:szCs w:val="20"/>
          <w14:ligatures w14:val="standardContextual"/>
        </w:rPr>
      </w:pPr>
    </w:p>
    <w:p w14:paraId="22D08F8C"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 Start Client ---</w:t>
      </w:r>
    </w:p>
    <w:p w14:paraId="361FC381" w14:textId="77777777" w:rsidR="00582AB6" w:rsidRPr="00D82ED4" w:rsidRDefault="00582AB6" w:rsidP="00582AB6">
      <w:pPr>
        <w:rPr>
          <w:rFonts w:cstheme="minorHAnsi"/>
          <w:color w:val="000000"/>
          <w:sz w:val="20"/>
          <w:szCs w:val="20"/>
          <w14:ligatures w14:val="standardContextual"/>
        </w:rPr>
      </w:pPr>
      <w:r w:rsidRPr="00D82ED4">
        <w:rPr>
          <w:rFonts w:cstheme="minorHAnsi"/>
          <w:color w:val="000000"/>
          <w:sz w:val="20"/>
          <w:szCs w:val="20"/>
          <w14:ligatures w14:val="standardContextual"/>
        </w:rPr>
        <w:t xml:space="preserve">client = </w:t>
      </w:r>
      <w:proofErr w:type="spellStart"/>
      <w:r w:rsidRPr="00D82ED4">
        <w:rPr>
          <w:rFonts w:cstheme="minorHAnsi"/>
          <w:color w:val="000000"/>
          <w:sz w:val="20"/>
          <w:szCs w:val="20"/>
          <w14:ligatures w14:val="standardContextual"/>
        </w:rPr>
        <w:t>mqtt.Client</w:t>
      </w:r>
      <w:proofErr w:type="spellEnd"/>
      <w:r w:rsidRPr="00D82ED4">
        <w:rPr>
          <w:rFonts w:cstheme="minorHAnsi"/>
          <w:color w:val="000000"/>
          <w:sz w:val="20"/>
          <w:szCs w:val="20"/>
          <w14:ligatures w14:val="standardContextual"/>
        </w:rPr>
        <w:t>()</w:t>
      </w:r>
    </w:p>
    <w:p w14:paraId="7B9BF6F0" w14:textId="77777777" w:rsidR="00582AB6" w:rsidRPr="00D82ED4" w:rsidRDefault="00582AB6" w:rsidP="00582AB6">
      <w:pPr>
        <w:rPr>
          <w:rFonts w:cstheme="minorHAnsi"/>
          <w:color w:val="000000"/>
          <w:sz w:val="20"/>
          <w:szCs w:val="20"/>
          <w14:ligatures w14:val="standardContextual"/>
        </w:rPr>
      </w:pPr>
      <w:proofErr w:type="spellStart"/>
      <w:r w:rsidRPr="00D82ED4">
        <w:rPr>
          <w:rFonts w:cstheme="minorHAnsi"/>
          <w:color w:val="000000"/>
          <w:sz w:val="20"/>
          <w:szCs w:val="20"/>
          <w14:ligatures w14:val="standardContextual"/>
        </w:rPr>
        <w:t>client.on_message</w:t>
      </w:r>
      <w:proofErr w:type="spellEnd"/>
      <w:r w:rsidRPr="00D82ED4">
        <w:rPr>
          <w:rFonts w:cstheme="minorHAnsi"/>
          <w:color w:val="000000"/>
          <w:sz w:val="20"/>
          <w:szCs w:val="20"/>
          <w14:ligatures w14:val="standardContextual"/>
        </w:rPr>
        <w:t xml:space="preserve"> = </w:t>
      </w:r>
      <w:proofErr w:type="spellStart"/>
      <w:r w:rsidRPr="00D82ED4">
        <w:rPr>
          <w:rFonts w:cstheme="minorHAnsi"/>
          <w:color w:val="000000"/>
          <w:sz w:val="20"/>
          <w:szCs w:val="20"/>
          <w14:ligatures w14:val="standardContextual"/>
        </w:rPr>
        <w:t>on_message</w:t>
      </w:r>
      <w:proofErr w:type="spellEnd"/>
    </w:p>
    <w:p w14:paraId="295D558B" w14:textId="77777777" w:rsidR="00582AB6" w:rsidRPr="00D82ED4" w:rsidRDefault="00582AB6" w:rsidP="00582AB6">
      <w:pPr>
        <w:rPr>
          <w:rFonts w:cstheme="minorHAnsi"/>
          <w:color w:val="000000"/>
          <w:sz w:val="20"/>
          <w:szCs w:val="20"/>
          <w14:ligatures w14:val="standardContextual"/>
        </w:rPr>
      </w:pPr>
      <w:proofErr w:type="spellStart"/>
      <w:r w:rsidRPr="00D82ED4">
        <w:rPr>
          <w:rFonts w:cstheme="minorHAnsi"/>
          <w:color w:val="000000"/>
          <w:sz w:val="20"/>
          <w:szCs w:val="20"/>
          <w14:ligatures w14:val="standardContextual"/>
        </w:rPr>
        <w:t>client.connect</w:t>
      </w:r>
      <w:proofErr w:type="spellEnd"/>
      <w:r w:rsidRPr="00D82ED4">
        <w:rPr>
          <w:rFonts w:cstheme="minorHAnsi"/>
          <w:color w:val="000000"/>
          <w:sz w:val="20"/>
          <w:szCs w:val="20"/>
          <w14:ligatures w14:val="standardContextual"/>
        </w:rPr>
        <w:t>(MQTT_BROKER, 1883, 60)</w:t>
      </w:r>
    </w:p>
    <w:p w14:paraId="7CA76ED0" w14:textId="77777777" w:rsidR="00582AB6" w:rsidRPr="00D82ED4" w:rsidRDefault="00582AB6" w:rsidP="00582AB6">
      <w:pPr>
        <w:rPr>
          <w:rFonts w:cstheme="minorHAnsi"/>
          <w:color w:val="000000"/>
          <w:sz w:val="20"/>
          <w:szCs w:val="20"/>
          <w14:ligatures w14:val="standardContextual"/>
        </w:rPr>
      </w:pPr>
      <w:proofErr w:type="spellStart"/>
      <w:r w:rsidRPr="00D82ED4">
        <w:rPr>
          <w:rFonts w:cstheme="minorHAnsi"/>
          <w:color w:val="000000"/>
          <w:sz w:val="20"/>
          <w:szCs w:val="20"/>
          <w14:ligatures w14:val="standardContextual"/>
        </w:rPr>
        <w:t>client.subscribe</w:t>
      </w:r>
      <w:proofErr w:type="spellEnd"/>
      <w:r w:rsidRPr="00D82ED4">
        <w:rPr>
          <w:rFonts w:cstheme="minorHAnsi"/>
          <w:color w:val="000000"/>
          <w:sz w:val="20"/>
          <w:szCs w:val="20"/>
          <w14:ligatures w14:val="standardContextual"/>
        </w:rPr>
        <w:t>(MQTT_TOPIC)</w:t>
      </w:r>
    </w:p>
    <w:p w14:paraId="128A8051" w14:textId="3E53200B" w:rsidR="00582AB6" w:rsidRPr="00D82ED4" w:rsidRDefault="00582AB6" w:rsidP="00582AB6">
      <w:pPr>
        <w:rPr>
          <w:rFonts w:cstheme="minorHAnsi"/>
          <w:color w:val="000000"/>
          <w:sz w:val="20"/>
          <w:szCs w:val="20"/>
          <w14:ligatures w14:val="standardContextual"/>
        </w:rPr>
      </w:pPr>
      <w:proofErr w:type="spellStart"/>
      <w:r w:rsidRPr="00D82ED4">
        <w:rPr>
          <w:rFonts w:cstheme="minorHAnsi"/>
          <w:color w:val="000000"/>
          <w:sz w:val="20"/>
          <w:szCs w:val="20"/>
          <w14:ligatures w14:val="standardContextual"/>
        </w:rPr>
        <w:t>client.loop_forever</w:t>
      </w:r>
      <w:proofErr w:type="spellEnd"/>
      <w:r w:rsidRPr="00D82ED4">
        <w:rPr>
          <w:rFonts w:cstheme="minorHAnsi"/>
          <w:color w:val="000000"/>
          <w:sz w:val="20"/>
          <w:szCs w:val="20"/>
          <w14:ligatures w14:val="standardContextual"/>
        </w:rPr>
        <w:t>()</w:t>
      </w:r>
    </w:p>
    <w:p w14:paraId="3C82CCE0" w14:textId="77777777" w:rsidR="00400074" w:rsidRDefault="00400074" w:rsidP="00B35C43">
      <w:pPr>
        <w:rPr>
          <w:rFonts w:ascii="TimesNewRomanPSMT" w:hAnsi="TimesNewRomanPSMT" w:cs="TimesNewRomanPSMT"/>
          <w:color w:val="000000"/>
          <w:sz w:val="20"/>
          <w:szCs w:val="20"/>
          <w14:ligatures w14:val="standardContextual"/>
        </w:rPr>
      </w:pPr>
    </w:p>
    <w:p w14:paraId="23AF76D9" w14:textId="77777777" w:rsidR="00400074" w:rsidRDefault="00400074" w:rsidP="00B35C43">
      <w:pPr>
        <w:rPr>
          <w:rFonts w:ascii="TimesNewRomanPSMT" w:hAnsi="TimesNewRomanPSMT" w:cs="TimesNewRomanPSMT"/>
          <w:color w:val="000000"/>
          <w:sz w:val="20"/>
          <w:szCs w:val="20"/>
          <w14:ligatures w14:val="standardContextual"/>
        </w:rPr>
      </w:pPr>
    </w:p>
    <w:sectPr w:rsidR="00400074" w:rsidSect="00563FA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Prof A.M.G" w:date="2024-09-17T09:39:00Z" w:initials="AP A.M.G">
    <w:p w14:paraId="2A0B3573" w14:textId="77777777" w:rsidR="00CE10EA" w:rsidRDefault="00CE10EA" w:rsidP="00CE10EA">
      <w:r>
        <w:rPr>
          <w:rStyle w:val="CommentReference"/>
        </w:rPr>
        <w:annotationRef/>
      </w:r>
      <w:r>
        <w:rPr>
          <w:color w:val="000000"/>
          <w:szCs w:val="20"/>
        </w:rPr>
        <w:t>Rather use Thesis instead of paper</w:t>
      </w:r>
    </w:p>
  </w:comment>
  <w:comment w:id="14" w:author="Zeraeua, Steven" w:date="2024-09-17T11:58:00Z" w:initials="SZ">
    <w:p w14:paraId="79C66127" w14:textId="77777777" w:rsidR="00120EF0" w:rsidRDefault="00120EF0" w:rsidP="00120EF0">
      <w:pPr>
        <w:pStyle w:val="CommentText"/>
      </w:pPr>
      <w:r>
        <w:rPr>
          <w:rStyle w:val="CommentReference"/>
        </w:rPr>
        <w:annotationRef/>
      </w:r>
      <w:r>
        <w:t>Done</w:t>
      </w:r>
    </w:p>
  </w:comment>
  <w:comment w:id="58" w:author="Zeraeua, Steven" w:date="2026-01-16T07:49:00Z" w:initials="SZ">
    <w:p w14:paraId="6A604D72" w14:textId="77777777" w:rsidR="00500C7D" w:rsidRDefault="00500C7D" w:rsidP="00500C7D">
      <w:pPr>
        <w:pStyle w:val="CommentText"/>
      </w:pPr>
      <w:r>
        <w:rPr>
          <w:rStyle w:val="CommentReference"/>
        </w:rPr>
        <w:annotationRef/>
      </w:r>
      <w:hyperlink r:id="rId1" w:history="1">
        <w:r w:rsidRPr="009426D8">
          <w:rPr>
            <w:rStyle w:val="Hyperlink"/>
          </w:rPr>
          <w:t>https://www.telecom.na/media-centre/816-update-on-cybersecurity-incident</w:t>
        </w:r>
      </w:hyperlink>
    </w:p>
  </w:comment>
  <w:comment w:id="59" w:author="Zeraeua, Steven" w:date="2026-01-16T08:19:00Z" w:initials="SZ">
    <w:p w14:paraId="6C5BD898" w14:textId="77777777" w:rsidR="00041B4D" w:rsidRDefault="00041B4D" w:rsidP="00041B4D">
      <w:pPr>
        <w:pStyle w:val="CommentText"/>
      </w:pPr>
      <w:r>
        <w:rPr>
          <w:rStyle w:val="CommentReference"/>
        </w:rPr>
        <w:annotationRef/>
      </w:r>
      <w:hyperlink r:id="rId2" w:history="1">
        <w:r w:rsidRPr="00CA39DD">
          <w:rPr>
            <w:rStyle w:val="Hyperlink"/>
          </w:rPr>
          <w:t>https://paratus.africa/docs/PNH_Condensed_AFS_20251.pdf</w:t>
        </w:r>
      </w:hyperlink>
    </w:p>
  </w:comment>
  <w:comment w:id="72" w:author="Prof A.M.G" w:date="2024-09-17T09:45:00Z" w:initials="AP A.M.G">
    <w:p w14:paraId="289B3E5A" w14:textId="26DB8A13" w:rsidR="000767B7" w:rsidRDefault="000767B7" w:rsidP="000767B7">
      <w:r>
        <w:rPr>
          <w:rStyle w:val="CommentReference"/>
        </w:rPr>
        <w:annotationRef/>
      </w:r>
      <w:r>
        <w:rPr>
          <w:color w:val="000000"/>
          <w:szCs w:val="20"/>
        </w:rPr>
        <w:t xml:space="preserve">Change this to Contributions of the research, make sure you cover:- contributions to the knowledge base. </w:t>
      </w:r>
    </w:p>
  </w:comment>
  <w:comment w:id="73" w:author="Zeraeua, Steven" w:date="2024-09-17T12:11:00Z" w:initials="SZ">
    <w:p w14:paraId="506AEB59" w14:textId="77777777" w:rsidR="00735C9A" w:rsidRDefault="00735C9A" w:rsidP="00735C9A">
      <w:pPr>
        <w:pStyle w:val="CommentText"/>
      </w:pPr>
      <w:r>
        <w:rPr>
          <w:rStyle w:val="CommentReference"/>
        </w:rPr>
        <w:annotationRef/>
      </w:r>
      <w:r>
        <w:t>First part done</w:t>
      </w:r>
    </w:p>
  </w:comment>
  <w:comment w:id="74" w:author="Zeraeua, Steven" w:date="2026-01-19T09:55:00Z" w:initials="SZ">
    <w:p w14:paraId="545B1422" w14:textId="77777777" w:rsidR="00092AE0" w:rsidRDefault="00092AE0" w:rsidP="00092AE0">
      <w:pPr>
        <w:pStyle w:val="CommentText"/>
      </w:pPr>
      <w:r>
        <w:rPr>
          <w:rStyle w:val="CommentReference"/>
        </w:rPr>
        <w:annotationRef/>
      </w:r>
      <w:r>
        <w:t>Done</w:t>
      </w:r>
    </w:p>
  </w:comment>
  <w:comment w:id="172" w:author="Zeraeua, Steven" w:date="2026-01-20T12:07:00Z" w:initials="SZ">
    <w:p w14:paraId="3E53F333" w14:textId="77777777" w:rsidR="00236EE6" w:rsidRDefault="00236EE6" w:rsidP="00236EE6">
      <w:pPr>
        <w:pStyle w:val="CommentText"/>
      </w:pPr>
      <w:r>
        <w:rPr>
          <w:rStyle w:val="CommentReference"/>
        </w:rPr>
        <w:annotationRef/>
      </w:r>
      <w:r>
        <w:t>Reference this</w:t>
      </w:r>
    </w:p>
  </w:comment>
  <w:comment w:id="173" w:author="Zeraeua, Steven" w:date="2026-01-20T12:09:00Z" w:initials="SZ">
    <w:p w14:paraId="41AE2DAD" w14:textId="77777777" w:rsidR="00236EE6" w:rsidRDefault="00236EE6" w:rsidP="00236EE6">
      <w:pPr>
        <w:pStyle w:val="CommentText"/>
      </w:pPr>
      <w:r>
        <w:rPr>
          <w:rStyle w:val="CommentReference"/>
        </w:rPr>
        <w:annotationRef/>
      </w:r>
      <w:r>
        <w:t>Or maybe replace this with a summary of the best tool to use.</w:t>
      </w:r>
    </w:p>
  </w:comment>
  <w:comment w:id="194" w:author="Zeraeua, Steven" w:date="2026-01-29T08:41:00Z" w:initials="SZ">
    <w:p w14:paraId="312D92D5" w14:textId="77777777" w:rsidR="00610D83" w:rsidRDefault="00610D83" w:rsidP="00610D83">
      <w:pPr>
        <w:pStyle w:val="CommentText"/>
      </w:pPr>
      <w:r>
        <w:rPr>
          <w:rStyle w:val="CommentReference"/>
        </w:rPr>
        <w:annotationRef/>
      </w:r>
      <w:hyperlink r:id="rId3" w:history="1">
        <w:r w:rsidRPr="00C53912">
          <w:rPr>
            <w:rStyle w:val="Hyperlink"/>
          </w:rPr>
          <w:t>https://www.e3s-conferences.org/articles/e3sconf/pdf/2023/49/e3sconf_icies2023_01076.pdf</w:t>
        </w:r>
      </w:hyperlink>
    </w:p>
  </w:comment>
  <w:comment w:id="195" w:author="Zeraeua, Steven" w:date="2026-01-29T08:50:00Z" w:initials="SZ">
    <w:p w14:paraId="4FAC4E26" w14:textId="77777777" w:rsidR="00610D83" w:rsidRDefault="00610D83" w:rsidP="00610D83">
      <w:pPr>
        <w:pStyle w:val="CommentText"/>
      </w:pPr>
      <w:r>
        <w:rPr>
          <w:rStyle w:val="CommentReference"/>
        </w:rPr>
        <w:annotationRef/>
      </w:r>
      <w:hyperlink r:id="rId4" w:history="1">
        <w:r w:rsidRPr="00FB261B">
          <w:rPr>
            <w:rStyle w:val="Hyperlink"/>
          </w:rPr>
          <w:t>https://www.acigjournal.com/pdf-211124-131512?filename=Cyber-Threats-and-Vulnera.pdf</w:t>
        </w:r>
      </w:hyperlink>
    </w:p>
  </w:comment>
  <w:comment w:id="196" w:author="Zeraeua, Steven" w:date="2026-01-29T09:13:00Z" w:initials="SZ">
    <w:p w14:paraId="33ECDCC0" w14:textId="77777777" w:rsidR="00B820D5" w:rsidRDefault="00B820D5" w:rsidP="00B820D5">
      <w:pPr>
        <w:pStyle w:val="CommentText"/>
      </w:pPr>
      <w:r>
        <w:rPr>
          <w:rStyle w:val="CommentReference"/>
        </w:rPr>
        <w:annotationRef/>
      </w:r>
      <w:hyperlink r:id="rId5" w:history="1">
        <w:r w:rsidRPr="005C63A3">
          <w:rPr>
            <w:rStyle w:val="Hyperlink"/>
          </w:rPr>
          <w:t>https://www.cisa.gov/news-events/ics-alerts/ir-alert-h-16-056-01</w:t>
        </w:r>
      </w:hyperlink>
    </w:p>
  </w:comment>
  <w:comment w:id="204" w:author="Zeraeua, Steven" w:date="2026-01-29T09:59:00Z" w:initials="SZ">
    <w:p w14:paraId="1C42DDEB" w14:textId="77777777" w:rsidR="00B36BAD" w:rsidRDefault="00B36BAD" w:rsidP="00B36BAD">
      <w:pPr>
        <w:pStyle w:val="CommentText"/>
      </w:pPr>
      <w:r>
        <w:rPr>
          <w:rStyle w:val="CommentReference"/>
        </w:rPr>
        <w:annotationRef/>
      </w:r>
      <w:r>
        <w:t>https://www.acigjournal.com/pdf-211124-131512?filename=Cyber-Threats-and-Vulnera.pdf</w:t>
      </w:r>
    </w:p>
  </w:comment>
  <w:comment w:id="205" w:author="Zeraeua, Steven" w:date="2026-01-29T09:59:00Z" w:initials="SZ">
    <w:p w14:paraId="57FAEF76" w14:textId="77777777" w:rsidR="00B36BAD" w:rsidRDefault="00B36BAD" w:rsidP="00B36BAD">
      <w:pPr>
        <w:pStyle w:val="CommentText"/>
      </w:pPr>
      <w:r>
        <w:rPr>
          <w:rStyle w:val="CommentReference"/>
        </w:rPr>
        <w:annotationRef/>
      </w:r>
      <w:r>
        <w:t>Nice article to read</w:t>
      </w:r>
    </w:p>
  </w:comment>
  <w:comment w:id="220" w:author="Zeraeua, Steven" w:date="2026-01-19T11:06:00Z" w:initials="SZ">
    <w:p w14:paraId="685716E4" w14:textId="70B72887" w:rsidR="004B41D4" w:rsidRDefault="004B41D4" w:rsidP="004B41D4">
      <w:pPr>
        <w:pStyle w:val="CommentText"/>
      </w:pPr>
      <w:r>
        <w:rPr>
          <w:rStyle w:val="CommentReference"/>
        </w:rPr>
        <w:annotationRef/>
      </w:r>
      <w:hyperlink r:id="rId6" w:history="1">
        <w:r w:rsidRPr="00465841">
          <w:rPr>
            <w:rStyle w:val="Hyperlink"/>
          </w:rPr>
          <w:t>https://nvlpubs.nist.gov/nistpubs/CSWP/NIST.CSWP.29.pdf</w:t>
        </w:r>
      </w:hyperlink>
    </w:p>
  </w:comment>
  <w:comment w:id="226" w:author="Zeraeua, Steven [2]" w:date="2023-09-05T12:49:00Z" w:initials="ZS">
    <w:p w14:paraId="32B1AB4D" w14:textId="1BE8A92A" w:rsidR="0059503E" w:rsidRDefault="0059503E" w:rsidP="00155A1F">
      <w:pPr>
        <w:pStyle w:val="CommentText"/>
      </w:pPr>
      <w:r>
        <w:rPr>
          <w:rStyle w:val="CommentReference"/>
        </w:rPr>
        <w:annotationRef/>
      </w:r>
      <w:hyperlink r:id="rId7" w:history="1">
        <w:r w:rsidRPr="005A22AE">
          <w:rPr>
            <w:rStyle w:val="Hyperlink"/>
          </w:rPr>
          <w:t>https://www.rroij.com/open-access/prepaid-energy-meter-with-gsm-technology.pdf</w:t>
        </w:r>
      </w:hyperlink>
    </w:p>
  </w:comment>
  <w:comment w:id="227" w:author="Zeraeua, Steven [2]" w:date="2023-09-05T12:49:00Z" w:initials="ZS">
    <w:p w14:paraId="5D00C865" w14:textId="77777777" w:rsidR="0059503E" w:rsidRDefault="0059503E" w:rsidP="00155A1F">
      <w:pPr>
        <w:pStyle w:val="CommentText"/>
      </w:pPr>
      <w:r>
        <w:rPr>
          <w:rStyle w:val="CommentReference"/>
        </w:rPr>
        <w:annotationRef/>
      </w:r>
      <w:hyperlink r:id="rId8" w:history="1">
        <w:r w:rsidRPr="00B530C4">
          <w:rPr>
            <w:rStyle w:val="Hyperlink"/>
          </w:rPr>
          <w:t>http://iasir.net/AIJRSTEMpapers/AIJRSTEM13-271.pdf</w:t>
        </w:r>
      </w:hyperlink>
    </w:p>
  </w:comment>
  <w:comment w:id="228" w:author="Zeraeua, Steven [2]" w:date="2023-09-05T12:49:00Z" w:initials="ZS">
    <w:p w14:paraId="22692F0A" w14:textId="77777777" w:rsidR="0059503E" w:rsidRDefault="0059503E" w:rsidP="00155A1F">
      <w:pPr>
        <w:pStyle w:val="CommentText"/>
      </w:pPr>
      <w:r>
        <w:rPr>
          <w:rStyle w:val="CommentReference"/>
        </w:rPr>
        <w:annotationRef/>
      </w:r>
      <w:hyperlink r:id="rId9" w:history="1">
        <w:r w:rsidRPr="00E416B4">
          <w:rPr>
            <w:rStyle w:val="Hyperlink"/>
          </w:rPr>
          <w:t>https://ijrpr.com/uploads/V3ISSUE5/IJRPR4376.pdf</w:t>
        </w:r>
      </w:hyperlink>
    </w:p>
  </w:comment>
  <w:comment w:id="224" w:author="Prof A.M.G" w:date="2024-09-17T10:08:00Z" w:initials="AP A.M.G">
    <w:p w14:paraId="7E503F9A" w14:textId="77777777" w:rsidR="009C0B59" w:rsidRDefault="009C0B59" w:rsidP="009C0B59">
      <w:r>
        <w:rPr>
          <w:rStyle w:val="CommentReference"/>
        </w:rPr>
        <w:annotationRef/>
      </w:r>
      <w:r>
        <w:rPr>
          <w:color w:val="000000"/>
          <w:szCs w:val="20"/>
        </w:rPr>
        <w:t>Rather use Research Gap</w:t>
      </w:r>
    </w:p>
  </w:comment>
  <w:comment w:id="225" w:author="Zeraeua, Steven" w:date="2024-09-17T12:25:00Z" w:initials="SZ">
    <w:p w14:paraId="0D5A56EE" w14:textId="77777777" w:rsidR="00DF5B33" w:rsidRDefault="00DF5B33" w:rsidP="00DF5B33">
      <w:pPr>
        <w:pStyle w:val="CommentText"/>
      </w:pPr>
      <w:r>
        <w:rPr>
          <w:rStyle w:val="CommentReference"/>
        </w:rPr>
        <w:annotationRef/>
      </w:r>
      <w:r>
        <w:t>Done</w:t>
      </w:r>
    </w:p>
  </w:comment>
  <w:comment w:id="231" w:author="Zeraeua, Steven" w:date="2024-05-09T14:03:00Z" w:initials="SZ">
    <w:p w14:paraId="025B755E" w14:textId="70ABC8B7" w:rsidR="00BA65D9" w:rsidRDefault="00BA65D9" w:rsidP="00BA65D9">
      <w:pPr>
        <w:pStyle w:val="CommentText"/>
      </w:pPr>
      <w:r>
        <w:rPr>
          <w:rStyle w:val="CommentReference"/>
        </w:rPr>
        <w:annotationRef/>
      </w:r>
      <w:hyperlink r:id="rId10" w:history="1">
        <w:r w:rsidRPr="007859CA">
          <w:rPr>
            <w:rStyle w:val="Hyperlink"/>
          </w:rPr>
          <w:t>https://www.academia.edu/67196441/Prepaid_Energy_Meter_with_GSM_Technology</w:t>
        </w:r>
      </w:hyperlink>
    </w:p>
  </w:comment>
  <w:comment w:id="262" w:author="Zeraeua, Steven" w:date="2026-01-09T08:32:00Z" w:initials="SZ">
    <w:p w14:paraId="7493D1E6" w14:textId="77777777" w:rsidR="004C7E93" w:rsidRDefault="004C7E93" w:rsidP="004C7E93">
      <w:pPr>
        <w:pStyle w:val="CommentText"/>
      </w:pPr>
      <w:r>
        <w:rPr>
          <w:rStyle w:val="CommentReference"/>
        </w:rPr>
        <w:annotationRef/>
      </w:r>
      <w:r>
        <w:t>Consider adding the Questions created for IT Managers, IT Security Admin, and Developers</w:t>
      </w:r>
    </w:p>
  </w:comment>
  <w:comment w:id="274" w:author="Zeraeua, Steven" w:date="2026-01-09T08:37:00Z" w:initials="SZ">
    <w:p w14:paraId="3E4CB8C3" w14:textId="77777777" w:rsidR="004C7E93" w:rsidRDefault="004C7E93" w:rsidP="004C7E93">
      <w:pPr>
        <w:pStyle w:val="CommentText"/>
      </w:pPr>
      <w:r>
        <w:rPr>
          <w:rStyle w:val="CommentReference"/>
        </w:rPr>
        <w:annotationRef/>
      </w:r>
      <w:r>
        <w:t>Relook at this after adding the IT managers, Security specialist</w:t>
      </w:r>
    </w:p>
  </w:comment>
  <w:comment w:id="277" w:author="Zeraeua, Steven" w:date="2026-01-09T08:37:00Z" w:initials="SZ">
    <w:p w14:paraId="24BB06E1" w14:textId="77777777" w:rsidR="004C7E93" w:rsidRDefault="004C7E93" w:rsidP="004C7E93">
      <w:pPr>
        <w:pStyle w:val="CommentText"/>
      </w:pPr>
      <w:r>
        <w:rPr>
          <w:rStyle w:val="CommentReference"/>
        </w:rPr>
        <w:annotationRef/>
      </w:r>
      <w:r>
        <w:t>Relook at this after adding the IT Managers and Developers</w:t>
      </w:r>
    </w:p>
  </w:comment>
  <w:comment w:id="303" w:author="Zeraeua, Steven" w:date="2024-05-06T18:55:00Z" w:initials="SZ">
    <w:p w14:paraId="4469BC33" w14:textId="77777777" w:rsidR="009034A8" w:rsidRDefault="009034A8" w:rsidP="009034A8">
      <w:pPr>
        <w:pStyle w:val="CommentText"/>
      </w:pPr>
      <w:r>
        <w:rPr>
          <w:rStyle w:val="CommentReference"/>
        </w:rPr>
        <w:annotationRef/>
      </w:r>
      <w:hyperlink r:id="rId11" w:history="1">
        <w:r w:rsidRPr="001663CB">
          <w:rPr>
            <w:rStyle w:val="Hyperlink"/>
          </w:rPr>
          <w:t>https://www.geeksforgeeks.org/use-case-diagram/</w:t>
        </w:r>
      </w:hyperlink>
    </w:p>
  </w:comment>
  <w:comment w:id="323" w:author="Zeraeua, Steven" w:date="2026-04-28T12:52:00Z" w:initials="SZ">
    <w:p w14:paraId="3DBEF33E" w14:textId="77777777" w:rsidR="005D7BAD" w:rsidRDefault="005D7BAD" w:rsidP="005D7BAD">
      <w:pPr>
        <w:pStyle w:val="CommentText"/>
      </w:pPr>
      <w:r>
        <w:rPr>
          <w:rStyle w:val="CommentReference"/>
        </w:rPr>
        <w:annotationRef/>
      </w:r>
      <w:hyperlink r:id="rId12" w:history="1">
        <w:r w:rsidRPr="00DF7AFE">
          <w:rPr>
            <w:rStyle w:val="Hyperlink"/>
          </w:rPr>
          <w:t>https://www.digitalocean.com/products/droplets</w:t>
        </w:r>
      </w:hyperlink>
    </w:p>
  </w:comment>
  <w:comment w:id="325" w:author="Zeraeua, Steven" w:date="2026-04-28T13:10:00Z" w:initials="SZ">
    <w:p w14:paraId="7863FB21" w14:textId="77777777" w:rsidR="00A9626A" w:rsidRDefault="00A9626A" w:rsidP="00A9626A">
      <w:pPr>
        <w:pStyle w:val="CommentText"/>
      </w:pPr>
      <w:r>
        <w:rPr>
          <w:rStyle w:val="CommentReference"/>
        </w:rPr>
        <w:annotationRef/>
      </w:r>
      <w:hyperlink r:id="rId13" w:history="1">
        <w:r w:rsidRPr="005D4A6C">
          <w:rPr>
            <w:rStyle w:val="Hyperlink"/>
          </w:rPr>
          <w:t>https://www.docker.com/resources/what-container/#:~:text=Products</w:t>
        </w:r>
      </w:hyperlink>
    </w:p>
  </w:comment>
  <w:comment w:id="327" w:author="Zeraeua, Steven" w:date="2026-04-28T13:47:00Z" w:initials="SZ">
    <w:p w14:paraId="7F7763E1" w14:textId="77777777" w:rsidR="00B07352" w:rsidRDefault="00B07352" w:rsidP="00B07352">
      <w:pPr>
        <w:pStyle w:val="CommentText"/>
      </w:pPr>
      <w:r>
        <w:rPr>
          <w:rStyle w:val="CommentReference"/>
        </w:rPr>
        <w:annotationRef/>
      </w:r>
      <w:hyperlink r:id="rId14" w:history="1">
        <w:r w:rsidRPr="001A42A3">
          <w:rPr>
            <w:rStyle w:val="Hyperlink"/>
          </w:rPr>
          <w:t>https://mosquitto.org/</w:t>
        </w:r>
      </w:hyperlink>
    </w:p>
  </w:comment>
  <w:comment w:id="361" w:author="Zeraeua, Steven" w:date="2026-03-12T14:29:00Z" w:initials="SZ">
    <w:p w14:paraId="1482BDE1" w14:textId="53FD0272" w:rsidR="007E077A" w:rsidRDefault="007E077A" w:rsidP="007E077A">
      <w:pPr>
        <w:pStyle w:val="CommentText"/>
      </w:pPr>
      <w:r>
        <w:rPr>
          <w:rStyle w:val="CommentReference"/>
        </w:rPr>
        <w:annotationRef/>
      </w:r>
      <w:r>
        <w:t xml:space="preserve">Most organization see security a separate and the domain of cybersecurity team.                                 </w:t>
      </w:r>
    </w:p>
  </w:comment>
  <w:comment w:id="362" w:author="Zeraeua, Steven" w:date="2026-03-12T14:32:00Z" w:initials="SZ">
    <w:p w14:paraId="059D0AD0" w14:textId="77777777" w:rsidR="007E077A" w:rsidRDefault="007E077A" w:rsidP="007E077A">
      <w:pPr>
        <w:pStyle w:val="CommentText"/>
      </w:pPr>
      <w:r>
        <w:rPr>
          <w:rStyle w:val="CommentReference"/>
        </w:rPr>
        <w:annotationRef/>
      </w:r>
      <w:r>
        <w:t xml:space="preserve">Today, we are facing extremely sophisticated and aggressive cyber threat.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0B3573" w15:done="0"/>
  <w15:commentEx w15:paraId="79C66127" w15:paraIdParent="2A0B3573" w15:done="0"/>
  <w15:commentEx w15:paraId="6A604D72" w15:done="0"/>
  <w15:commentEx w15:paraId="6C5BD898" w15:paraIdParent="6A604D72" w15:done="0"/>
  <w15:commentEx w15:paraId="289B3E5A" w15:done="0"/>
  <w15:commentEx w15:paraId="506AEB59" w15:paraIdParent="289B3E5A" w15:done="0"/>
  <w15:commentEx w15:paraId="545B1422" w15:paraIdParent="289B3E5A" w15:done="0"/>
  <w15:commentEx w15:paraId="3E53F333" w15:done="0"/>
  <w15:commentEx w15:paraId="41AE2DAD" w15:paraIdParent="3E53F333" w15:done="0"/>
  <w15:commentEx w15:paraId="312D92D5" w15:done="0"/>
  <w15:commentEx w15:paraId="4FAC4E26" w15:done="0"/>
  <w15:commentEx w15:paraId="33ECDCC0" w15:done="0"/>
  <w15:commentEx w15:paraId="1C42DDEB" w15:done="0"/>
  <w15:commentEx w15:paraId="57FAEF76" w15:paraIdParent="1C42DDEB" w15:done="0"/>
  <w15:commentEx w15:paraId="685716E4" w15:done="0"/>
  <w15:commentEx w15:paraId="32B1AB4D" w15:done="0"/>
  <w15:commentEx w15:paraId="5D00C865" w15:paraIdParent="32B1AB4D" w15:done="0"/>
  <w15:commentEx w15:paraId="22692F0A" w15:paraIdParent="32B1AB4D" w15:done="0"/>
  <w15:commentEx w15:paraId="7E503F9A" w15:done="0"/>
  <w15:commentEx w15:paraId="0D5A56EE" w15:paraIdParent="7E503F9A" w15:done="0"/>
  <w15:commentEx w15:paraId="025B755E" w15:done="0"/>
  <w15:commentEx w15:paraId="7493D1E6" w15:done="0"/>
  <w15:commentEx w15:paraId="3E4CB8C3" w15:done="0"/>
  <w15:commentEx w15:paraId="24BB06E1" w15:done="0"/>
  <w15:commentEx w15:paraId="4469BC33" w15:done="0"/>
  <w15:commentEx w15:paraId="3DBEF33E" w15:done="0"/>
  <w15:commentEx w15:paraId="7863FB21" w15:done="0"/>
  <w15:commentEx w15:paraId="7F7763E1" w15:done="0"/>
  <w15:commentEx w15:paraId="1482BDE1" w15:done="0"/>
  <w15:commentEx w15:paraId="059D0AD0" w15:paraIdParent="1482BD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568156" w16cex:dateUtc="2024-09-17T07:39:00Z"/>
  <w16cex:commentExtensible w16cex:durableId="0149CDED" w16cex:dateUtc="2024-09-17T09:58:00Z"/>
  <w16cex:commentExtensible w16cex:durableId="1DA9EDD8" w16cex:dateUtc="2026-01-16T05:49:00Z"/>
  <w16cex:commentExtensible w16cex:durableId="1069498B" w16cex:dateUtc="2026-01-16T06:19:00Z"/>
  <w16cex:commentExtensible w16cex:durableId="4A5C6A88" w16cex:dateUtc="2024-09-17T07:45:00Z"/>
  <w16cex:commentExtensible w16cex:durableId="6C5A3075" w16cex:dateUtc="2024-09-17T10:11:00Z"/>
  <w16cex:commentExtensible w16cex:durableId="22930D49" w16cex:dateUtc="2026-01-19T07:55:00Z"/>
  <w16cex:commentExtensible w16cex:durableId="3064AB4F" w16cex:dateUtc="2026-01-20T10:07:00Z"/>
  <w16cex:commentExtensible w16cex:durableId="0D1DBD25" w16cex:dateUtc="2026-01-20T10:09:00Z"/>
  <w16cex:commentExtensible w16cex:durableId="2B09C473" w16cex:dateUtc="2026-01-29T06:41:00Z"/>
  <w16cex:commentExtensible w16cex:durableId="7A2D8EA7" w16cex:dateUtc="2026-01-29T06:50:00Z"/>
  <w16cex:commentExtensible w16cex:durableId="6E096E9C" w16cex:dateUtc="2026-01-29T07:13:00Z"/>
  <w16cex:commentExtensible w16cex:durableId="657E65E0" w16cex:dateUtc="2026-01-29T07:59:00Z"/>
  <w16cex:commentExtensible w16cex:durableId="1D62B23D" w16cex:dateUtc="2026-01-29T07:59:00Z"/>
  <w16cex:commentExtensible w16cex:durableId="07816904" w16cex:dateUtc="2026-01-19T09:06:00Z"/>
  <w16cex:commentExtensible w16cex:durableId="28A1A240" w16cex:dateUtc="2023-09-05T10:49:00Z"/>
  <w16cex:commentExtensible w16cex:durableId="28A1A257" w16cex:dateUtc="2023-09-05T10:49:00Z"/>
  <w16cex:commentExtensible w16cex:durableId="28A1A266" w16cex:dateUtc="2023-09-05T10:49:00Z"/>
  <w16cex:commentExtensible w16cex:durableId="6C4E36B3" w16cex:dateUtc="2024-09-17T08:08:00Z"/>
  <w16cex:commentExtensible w16cex:durableId="31835C88" w16cex:dateUtc="2024-09-17T10:25:00Z"/>
  <w16cex:commentExtensible w16cex:durableId="46D51D3F" w16cex:dateUtc="2024-05-09T12:03:00Z"/>
  <w16cex:commentExtensible w16cex:durableId="62921CD5" w16cex:dateUtc="2026-01-09T06:32:00Z"/>
  <w16cex:commentExtensible w16cex:durableId="12AF97E3" w16cex:dateUtc="2026-01-09T06:37:00Z"/>
  <w16cex:commentExtensible w16cex:durableId="357FE5B3" w16cex:dateUtc="2026-01-09T06:37:00Z"/>
  <w16cex:commentExtensible w16cex:durableId="62CC0420" w16cex:dateUtc="2024-05-06T16:55:00Z"/>
  <w16cex:commentExtensible w16cex:durableId="61C50D4F" w16cex:dateUtc="2026-04-28T10:52:00Z"/>
  <w16cex:commentExtensible w16cex:durableId="1A0FE1FD" w16cex:dateUtc="2026-04-28T11:10:00Z"/>
  <w16cex:commentExtensible w16cex:durableId="6E22CF22" w16cex:dateUtc="2026-04-28T11:47:00Z"/>
  <w16cex:commentExtensible w16cex:durableId="3F938D07" w16cex:dateUtc="2026-03-12T12:29:00Z"/>
  <w16cex:commentExtensible w16cex:durableId="5C6C31DF" w16cex:dateUtc="2026-03-12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0B3573" w16cid:durableId="21568156"/>
  <w16cid:commentId w16cid:paraId="79C66127" w16cid:durableId="0149CDED"/>
  <w16cid:commentId w16cid:paraId="6A604D72" w16cid:durableId="1DA9EDD8"/>
  <w16cid:commentId w16cid:paraId="6C5BD898" w16cid:durableId="1069498B"/>
  <w16cid:commentId w16cid:paraId="289B3E5A" w16cid:durableId="4A5C6A88"/>
  <w16cid:commentId w16cid:paraId="506AEB59" w16cid:durableId="6C5A3075"/>
  <w16cid:commentId w16cid:paraId="545B1422" w16cid:durableId="22930D49"/>
  <w16cid:commentId w16cid:paraId="3E53F333" w16cid:durableId="3064AB4F"/>
  <w16cid:commentId w16cid:paraId="41AE2DAD" w16cid:durableId="0D1DBD25"/>
  <w16cid:commentId w16cid:paraId="312D92D5" w16cid:durableId="2B09C473"/>
  <w16cid:commentId w16cid:paraId="4FAC4E26" w16cid:durableId="7A2D8EA7"/>
  <w16cid:commentId w16cid:paraId="33ECDCC0" w16cid:durableId="6E096E9C"/>
  <w16cid:commentId w16cid:paraId="1C42DDEB" w16cid:durableId="657E65E0"/>
  <w16cid:commentId w16cid:paraId="57FAEF76" w16cid:durableId="1D62B23D"/>
  <w16cid:commentId w16cid:paraId="685716E4" w16cid:durableId="07816904"/>
  <w16cid:commentId w16cid:paraId="32B1AB4D" w16cid:durableId="28A1A240"/>
  <w16cid:commentId w16cid:paraId="5D00C865" w16cid:durableId="28A1A257"/>
  <w16cid:commentId w16cid:paraId="22692F0A" w16cid:durableId="28A1A266"/>
  <w16cid:commentId w16cid:paraId="7E503F9A" w16cid:durableId="6C4E36B3"/>
  <w16cid:commentId w16cid:paraId="0D5A56EE" w16cid:durableId="31835C88"/>
  <w16cid:commentId w16cid:paraId="025B755E" w16cid:durableId="46D51D3F"/>
  <w16cid:commentId w16cid:paraId="7493D1E6" w16cid:durableId="62921CD5"/>
  <w16cid:commentId w16cid:paraId="3E4CB8C3" w16cid:durableId="12AF97E3"/>
  <w16cid:commentId w16cid:paraId="24BB06E1" w16cid:durableId="357FE5B3"/>
  <w16cid:commentId w16cid:paraId="4469BC33" w16cid:durableId="62CC0420"/>
  <w16cid:commentId w16cid:paraId="3DBEF33E" w16cid:durableId="61C50D4F"/>
  <w16cid:commentId w16cid:paraId="7863FB21" w16cid:durableId="1A0FE1FD"/>
  <w16cid:commentId w16cid:paraId="7F7763E1" w16cid:durableId="6E22CF22"/>
  <w16cid:commentId w16cid:paraId="1482BDE1" w16cid:durableId="3F938D07"/>
  <w16cid:commentId w16cid:paraId="059D0AD0" w16cid:durableId="5C6C31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6C74A" w14:textId="77777777" w:rsidR="00294235" w:rsidRDefault="00294235">
      <w:pPr>
        <w:spacing w:line="240" w:lineRule="auto"/>
      </w:pPr>
      <w:r>
        <w:separator/>
      </w:r>
    </w:p>
  </w:endnote>
  <w:endnote w:type="continuationSeparator" w:id="0">
    <w:p w14:paraId="602A9348" w14:textId="77777777" w:rsidR="00294235" w:rsidRDefault="002942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099997"/>
      <w:docPartObj>
        <w:docPartGallery w:val="Page Numbers (Bottom of Page)"/>
        <w:docPartUnique/>
      </w:docPartObj>
    </w:sdtPr>
    <w:sdtEndPr>
      <w:rPr>
        <w:noProof/>
      </w:rPr>
    </w:sdtEndPr>
    <w:sdtContent>
      <w:p w14:paraId="707020B3" w14:textId="77777777" w:rsidR="00595523" w:rsidRDefault="0035273A">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18A360F3" w14:textId="77777777" w:rsidR="00595523" w:rsidRDefault="00595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D6354" w14:textId="77777777" w:rsidR="00294235" w:rsidRDefault="00294235">
      <w:pPr>
        <w:spacing w:line="240" w:lineRule="auto"/>
      </w:pPr>
      <w:r>
        <w:separator/>
      </w:r>
    </w:p>
  </w:footnote>
  <w:footnote w:type="continuationSeparator" w:id="0">
    <w:p w14:paraId="6E57293E" w14:textId="77777777" w:rsidR="00294235" w:rsidRDefault="002942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465"/>
    <w:multiLevelType w:val="hybridMultilevel"/>
    <w:tmpl w:val="128AAFD2"/>
    <w:lvl w:ilvl="0" w:tplc="0809000F">
      <w:start w:val="1"/>
      <w:numFmt w:val="decimal"/>
      <w:lvlText w:val="%1."/>
      <w:lvlJc w:val="left"/>
      <w:pPr>
        <w:ind w:left="720" w:hanging="360"/>
      </w:pPr>
    </w:lvl>
    <w:lvl w:ilvl="1" w:tplc="08090019" w:tentative="1">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8694833"/>
    <w:multiLevelType w:val="hybridMultilevel"/>
    <w:tmpl w:val="1FE88F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9A2452A"/>
    <w:multiLevelType w:val="hybridMultilevel"/>
    <w:tmpl w:val="436874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ADD03E9"/>
    <w:multiLevelType w:val="hybridMultilevel"/>
    <w:tmpl w:val="A798EE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C6A756E"/>
    <w:multiLevelType w:val="multilevel"/>
    <w:tmpl w:val="DB0ACBE0"/>
    <w:lvl w:ilvl="0">
      <w:start w:val="1"/>
      <w:numFmt w:val="decimal"/>
      <w:lvlText w:val="%1."/>
      <w:lvlJc w:val="left"/>
      <w:pPr>
        <w:ind w:left="720" w:hanging="360"/>
      </w:pPr>
      <w:rPr>
        <w:color w:val="auto"/>
      </w:rPr>
    </w:lvl>
    <w:lvl w:ilvl="1">
      <w:start w:val="1"/>
      <w:numFmt w:val="decimal"/>
      <w:isLgl/>
      <w:lvlText w:val="%1.%2"/>
      <w:lvlJc w:val="left"/>
      <w:pPr>
        <w:ind w:left="54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AB285A"/>
    <w:multiLevelType w:val="hybridMultilevel"/>
    <w:tmpl w:val="90905C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B076E8"/>
    <w:multiLevelType w:val="hybridMultilevel"/>
    <w:tmpl w:val="067AB7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223899"/>
    <w:multiLevelType w:val="hybridMultilevel"/>
    <w:tmpl w:val="FD5C7A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E135C65"/>
    <w:multiLevelType w:val="hybridMultilevel"/>
    <w:tmpl w:val="CFFC8F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C20ADA"/>
    <w:multiLevelType w:val="hybridMultilevel"/>
    <w:tmpl w:val="1D442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58483D"/>
    <w:multiLevelType w:val="hybridMultilevel"/>
    <w:tmpl w:val="91A88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3F5C5D"/>
    <w:multiLevelType w:val="multilevel"/>
    <w:tmpl w:val="1C2E6842"/>
    <w:lvl w:ilvl="0">
      <w:start w:val="1"/>
      <w:numFmt w:val="decimal"/>
      <w:lvlText w:val="%1."/>
      <w:lvlJc w:val="left"/>
      <w:pPr>
        <w:ind w:left="720" w:hanging="360"/>
      </w:pPr>
      <w:rPr>
        <w:rFonts w:asciiTheme="minorHAnsi" w:eastAsia="Times New Roman" w:hAnsiTheme="minorHAnsi" w:cstheme="minorHAnsi"/>
      </w:rPr>
    </w:lvl>
    <w:lvl w:ilvl="1">
      <w:start w:val="5"/>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D093977"/>
    <w:multiLevelType w:val="hybridMultilevel"/>
    <w:tmpl w:val="6AE8E5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F3E5D0D"/>
    <w:multiLevelType w:val="multilevel"/>
    <w:tmpl w:val="DB0ACBE0"/>
    <w:lvl w:ilvl="0">
      <w:start w:val="1"/>
      <w:numFmt w:val="decimal"/>
      <w:lvlText w:val="%1."/>
      <w:lvlJc w:val="left"/>
      <w:pPr>
        <w:ind w:left="720" w:hanging="360"/>
      </w:pPr>
      <w:rPr>
        <w:color w:val="auto"/>
      </w:rPr>
    </w:lvl>
    <w:lvl w:ilvl="1">
      <w:start w:val="1"/>
      <w:numFmt w:val="decimal"/>
      <w:isLgl/>
      <w:lvlText w:val="%1.%2"/>
      <w:lvlJc w:val="left"/>
      <w:pPr>
        <w:ind w:left="54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2591349"/>
    <w:multiLevelType w:val="hybridMultilevel"/>
    <w:tmpl w:val="FD5C7A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4CE4430"/>
    <w:multiLevelType w:val="multilevel"/>
    <w:tmpl w:val="BF26848A"/>
    <w:lvl w:ilvl="0">
      <w:start w:val="1"/>
      <w:numFmt w:val="decimal"/>
      <w:pStyle w:val="Heading1"/>
      <w:lvlText w:val="Chapter %1:"/>
      <w:lvlJc w:val="left"/>
      <w:pPr>
        <w:ind w:left="3117" w:firstLine="2"/>
      </w:pPr>
      <w:rPr>
        <w:rFonts w:ascii="Calibri" w:hAnsi="Calibri" w:hint="default"/>
        <w:b/>
        <w:i w:val="0"/>
        <w:color w:val="auto"/>
        <w:sz w:val="32"/>
      </w:rPr>
    </w:lvl>
    <w:lvl w:ilvl="1">
      <w:start w:val="1"/>
      <w:numFmt w:val="decimal"/>
      <w:pStyle w:val="Heading2"/>
      <w:lvlText w:val="%1.%2"/>
      <w:lvlJc w:val="left"/>
      <w:pPr>
        <w:tabs>
          <w:tab w:val="num" w:pos="113"/>
        </w:tabs>
        <w:ind w:left="624" w:hanging="624"/>
      </w:pPr>
      <w:rPr>
        <w:rFonts w:ascii="Calibri" w:hAnsi="Calibri" w:hint="default"/>
        <w:b/>
        <w:i w:val="0"/>
        <w:sz w:val="28"/>
      </w:rPr>
    </w:lvl>
    <w:lvl w:ilvl="2">
      <w:start w:val="1"/>
      <w:numFmt w:val="decimal"/>
      <w:pStyle w:val="Heading3"/>
      <w:lvlText w:val="%1.%2.%3"/>
      <w:lvlJc w:val="left"/>
      <w:pPr>
        <w:ind w:left="1077" w:hanging="1077"/>
      </w:pPr>
      <w:rPr>
        <w:rFonts w:ascii="Calibri" w:hAnsi="Calibri" w:hint="default"/>
        <w:b/>
        <w:i w:val="0"/>
        <w:color w:val="auto"/>
        <w:sz w:val="24"/>
      </w:rPr>
    </w:lvl>
    <w:lvl w:ilvl="3">
      <w:start w:val="1"/>
      <w:numFmt w:val="decimal"/>
      <w:lvlText w:val="%4."/>
      <w:lvlJc w:val="left"/>
      <w:pPr>
        <w:ind w:left="644" w:hanging="360"/>
      </w:pPr>
      <w:rPr>
        <w:rFonts w:asciiTheme="minorHAnsi" w:eastAsiaTheme="minorHAnsi" w:hAnsiTheme="minorHAnsi" w:cstheme="minorBidi"/>
      </w:rPr>
    </w:lvl>
    <w:lvl w:ilvl="4">
      <w:start w:val="1"/>
      <w:numFmt w:val="lowerLetter"/>
      <w:lvlText w:val="%5."/>
      <w:lvlJc w:val="left"/>
      <w:pPr>
        <w:ind w:left="3883" w:hanging="360"/>
      </w:pPr>
      <w:rPr>
        <w:rFonts w:hint="default"/>
      </w:rPr>
    </w:lvl>
    <w:lvl w:ilvl="5">
      <w:start w:val="1"/>
      <w:numFmt w:val="lowerRoman"/>
      <w:lvlText w:val="%6."/>
      <w:lvlJc w:val="right"/>
      <w:pPr>
        <w:ind w:left="4603" w:hanging="180"/>
      </w:pPr>
      <w:rPr>
        <w:rFonts w:hint="default"/>
      </w:rPr>
    </w:lvl>
    <w:lvl w:ilvl="6">
      <w:start w:val="1"/>
      <w:numFmt w:val="decimal"/>
      <w:lvlText w:val="%7."/>
      <w:lvlJc w:val="left"/>
      <w:pPr>
        <w:ind w:left="5323" w:hanging="360"/>
      </w:pPr>
      <w:rPr>
        <w:rFonts w:hint="default"/>
      </w:rPr>
    </w:lvl>
    <w:lvl w:ilvl="7">
      <w:start w:val="1"/>
      <w:numFmt w:val="lowerLetter"/>
      <w:lvlText w:val="%8."/>
      <w:lvlJc w:val="left"/>
      <w:pPr>
        <w:ind w:left="6043" w:hanging="360"/>
      </w:pPr>
      <w:rPr>
        <w:rFonts w:hint="default"/>
      </w:rPr>
    </w:lvl>
    <w:lvl w:ilvl="8">
      <w:start w:val="1"/>
      <w:numFmt w:val="lowerRoman"/>
      <w:lvlText w:val="%9."/>
      <w:lvlJc w:val="right"/>
      <w:pPr>
        <w:ind w:left="6763" w:hanging="180"/>
      </w:pPr>
      <w:rPr>
        <w:rFonts w:hint="default"/>
      </w:rPr>
    </w:lvl>
  </w:abstractNum>
  <w:abstractNum w:abstractNumId="16" w15:restartNumberingAfterBreak="0">
    <w:nsid w:val="47293890"/>
    <w:multiLevelType w:val="multilevel"/>
    <w:tmpl w:val="7730F3A8"/>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6BF28BA"/>
    <w:multiLevelType w:val="hybridMultilevel"/>
    <w:tmpl w:val="B66A76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8087AD6"/>
    <w:multiLevelType w:val="hybridMultilevel"/>
    <w:tmpl w:val="53AC7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B775CB"/>
    <w:multiLevelType w:val="hybridMultilevel"/>
    <w:tmpl w:val="89308B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1081F50"/>
    <w:multiLevelType w:val="hybridMultilevel"/>
    <w:tmpl w:val="1578E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1E93603"/>
    <w:multiLevelType w:val="hybridMultilevel"/>
    <w:tmpl w:val="A7B41BE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2" w15:restartNumberingAfterBreak="0">
    <w:nsid w:val="774D174B"/>
    <w:multiLevelType w:val="hybridMultilevel"/>
    <w:tmpl w:val="7816560C"/>
    <w:lvl w:ilvl="0" w:tplc="93A6BCF4">
      <w:start w:val="1"/>
      <w:numFmt w:val="decimal"/>
      <w:pStyle w:val="Appendix"/>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BEA1B28"/>
    <w:multiLevelType w:val="hybridMultilevel"/>
    <w:tmpl w:val="497456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CA517C8"/>
    <w:multiLevelType w:val="multilevel"/>
    <w:tmpl w:val="7730F3A8"/>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96328591">
    <w:abstractNumId w:val="15"/>
  </w:num>
  <w:num w:numId="2" w16cid:durableId="1073743759">
    <w:abstractNumId w:val="22"/>
  </w:num>
  <w:num w:numId="3" w16cid:durableId="1082726195">
    <w:abstractNumId w:val="16"/>
  </w:num>
  <w:num w:numId="4" w16cid:durableId="730033830">
    <w:abstractNumId w:val="4"/>
  </w:num>
  <w:num w:numId="5" w16cid:durableId="65886622">
    <w:abstractNumId w:val="14"/>
  </w:num>
  <w:num w:numId="6" w16cid:durableId="1153715331">
    <w:abstractNumId w:val="10"/>
  </w:num>
  <w:num w:numId="7" w16cid:durableId="18246083">
    <w:abstractNumId w:val="11"/>
  </w:num>
  <w:num w:numId="8" w16cid:durableId="740057125">
    <w:abstractNumId w:val="21"/>
  </w:num>
  <w:num w:numId="9" w16cid:durableId="1074666184">
    <w:abstractNumId w:val="23"/>
  </w:num>
  <w:num w:numId="10" w16cid:durableId="647397326">
    <w:abstractNumId w:val="2"/>
  </w:num>
  <w:num w:numId="11" w16cid:durableId="1539195662">
    <w:abstractNumId w:val="12"/>
  </w:num>
  <w:num w:numId="12" w16cid:durableId="787697556">
    <w:abstractNumId w:val="1"/>
  </w:num>
  <w:num w:numId="13" w16cid:durableId="349187642">
    <w:abstractNumId w:val="3"/>
  </w:num>
  <w:num w:numId="14" w16cid:durableId="673650709">
    <w:abstractNumId w:val="17"/>
  </w:num>
  <w:num w:numId="15" w16cid:durableId="125441027">
    <w:abstractNumId w:val="20"/>
  </w:num>
  <w:num w:numId="16" w16cid:durableId="838733202">
    <w:abstractNumId w:val="19"/>
  </w:num>
  <w:num w:numId="17" w16cid:durableId="222571976">
    <w:abstractNumId w:val="0"/>
  </w:num>
  <w:num w:numId="18" w16cid:durableId="14437665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4485365">
    <w:abstractNumId w:val="5"/>
  </w:num>
  <w:num w:numId="20" w16cid:durableId="1096244764">
    <w:abstractNumId w:val="8"/>
  </w:num>
  <w:num w:numId="21" w16cid:durableId="1219050053">
    <w:abstractNumId w:val="6"/>
  </w:num>
  <w:num w:numId="22" w16cid:durableId="20549596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52552460">
    <w:abstractNumId w:val="15"/>
  </w:num>
  <w:num w:numId="24" w16cid:durableId="14635025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773116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3258777">
    <w:abstractNumId w:val="15"/>
  </w:num>
  <w:num w:numId="27" w16cid:durableId="1754542174">
    <w:abstractNumId w:val="15"/>
  </w:num>
  <w:num w:numId="28" w16cid:durableId="657730217">
    <w:abstractNumId w:val="18"/>
  </w:num>
  <w:num w:numId="29" w16cid:durableId="1276862896">
    <w:abstractNumId w:val="15"/>
  </w:num>
  <w:num w:numId="30" w16cid:durableId="16561791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4518595">
    <w:abstractNumId w:val="15"/>
  </w:num>
  <w:num w:numId="32" w16cid:durableId="506746514">
    <w:abstractNumId w:val="15"/>
  </w:num>
  <w:num w:numId="33" w16cid:durableId="18431066">
    <w:abstractNumId w:val="15"/>
  </w:num>
  <w:num w:numId="34" w16cid:durableId="1551186128">
    <w:abstractNumId w:val="15"/>
  </w:num>
  <w:num w:numId="35" w16cid:durableId="956334061">
    <w:abstractNumId w:val="15"/>
  </w:num>
  <w:num w:numId="36" w16cid:durableId="16685568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61737541">
    <w:abstractNumId w:val="22"/>
    <w:lvlOverride w:ilvl="0">
      <w:startOverride w:val="1"/>
    </w:lvlOverride>
  </w:num>
  <w:num w:numId="38" w16cid:durableId="1668825870">
    <w:abstractNumId w:val="22"/>
  </w:num>
  <w:num w:numId="39" w16cid:durableId="1962375906">
    <w:abstractNumId w:val="15"/>
  </w:num>
  <w:num w:numId="40" w16cid:durableId="1038433492">
    <w:abstractNumId w:val="15"/>
  </w:num>
  <w:num w:numId="41" w16cid:durableId="1413119499">
    <w:abstractNumId w:val="9"/>
  </w:num>
  <w:num w:numId="42" w16cid:durableId="15304127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371001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8104465">
    <w:abstractNumId w:val="15"/>
  </w:num>
  <w:num w:numId="45" w16cid:durableId="1771125016">
    <w:abstractNumId w:val="15"/>
  </w:num>
  <w:num w:numId="46" w16cid:durableId="2031565425">
    <w:abstractNumId w:val="24"/>
  </w:num>
  <w:num w:numId="47" w16cid:durableId="162136409">
    <w:abstractNumId w:val="13"/>
  </w:num>
  <w:num w:numId="48" w16cid:durableId="82648930">
    <w:abstractNumId w:val="7"/>
  </w:num>
  <w:num w:numId="49" w16cid:durableId="175466866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60444639">
    <w:abstractNumId w:val="15"/>
  </w:num>
  <w:num w:numId="51" w16cid:durableId="16146332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68907719">
    <w:abstractNumId w:val="15"/>
  </w:num>
  <w:num w:numId="53" w16cid:durableId="1721516757">
    <w:abstractNumId w:val="15"/>
  </w:num>
  <w:num w:numId="54" w16cid:durableId="407309232">
    <w:abstractNumId w:val="22"/>
    <w:lvlOverride w:ilvl="0">
      <w:startOverride w:val="1"/>
    </w:lvlOverride>
  </w:num>
  <w:num w:numId="55" w16cid:durableId="1030036635">
    <w:abstractNumId w:val="22"/>
  </w:num>
  <w:num w:numId="56" w16cid:durableId="19422968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of A.M.G">
    <w15:presenceInfo w15:providerId="None" w15:userId="Prof A.M.G"/>
  </w15:person>
  <w15:person w15:author="Zeraeua, Steven">
    <w15:presenceInfo w15:providerId="AD" w15:userId="S::Steven.Zeraeua@nampower.com.na::4e7c4e3f-6d89-483b-976b-c6c7a9407cad"/>
  </w15:person>
  <w15:person w15:author="Zeraeua, Steven [2]">
    <w15:presenceInfo w15:providerId="AD" w15:userId="S::Steven.Zeraua@nampower.com.na::4e7c4e3f-6d89-483b-976b-c6c7a9407c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YyMzI0MjcxMTYzMzBU0lEKTi0uzszPAykwt6gFACJib00tAAAA"/>
  </w:docVars>
  <w:rsids>
    <w:rsidRoot w:val="005A0A02"/>
    <w:rsid w:val="00000C25"/>
    <w:rsid w:val="00002196"/>
    <w:rsid w:val="00002E34"/>
    <w:rsid w:val="0000723A"/>
    <w:rsid w:val="00014890"/>
    <w:rsid w:val="00014EEE"/>
    <w:rsid w:val="0001653F"/>
    <w:rsid w:val="00017C7C"/>
    <w:rsid w:val="00017E46"/>
    <w:rsid w:val="00023D7B"/>
    <w:rsid w:val="00023DB4"/>
    <w:rsid w:val="0002425C"/>
    <w:rsid w:val="000244B1"/>
    <w:rsid w:val="0002529C"/>
    <w:rsid w:val="00026A8A"/>
    <w:rsid w:val="0002716A"/>
    <w:rsid w:val="00032C70"/>
    <w:rsid w:val="00032D21"/>
    <w:rsid w:val="0003417A"/>
    <w:rsid w:val="00034898"/>
    <w:rsid w:val="0003690C"/>
    <w:rsid w:val="00041B4D"/>
    <w:rsid w:val="00042884"/>
    <w:rsid w:val="00043063"/>
    <w:rsid w:val="000439E8"/>
    <w:rsid w:val="000448E2"/>
    <w:rsid w:val="0005395D"/>
    <w:rsid w:val="00054A7C"/>
    <w:rsid w:val="00055BE7"/>
    <w:rsid w:val="00055BF9"/>
    <w:rsid w:val="00055F34"/>
    <w:rsid w:val="00056B10"/>
    <w:rsid w:val="000575D7"/>
    <w:rsid w:val="0006194A"/>
    <w:rsid w:val="000619DA"/>
    <w:rsid w:val="00062DEA"/>
    <w:rsid w:val="00063C8B"/>
    <w:rsid w:val="00064016"/>
    <w:rsid w:val="00067C25"/>
    <w:rsid w:val="000703CA"/>
    <w:rsid w:val="00071E32"/>
    <w:rsid w:val="000722AD"/>
    <w:rsid w:val="000730D5"/>
    <w:rsid w:val="00074D79"/>
    <w:rsid w:val="000754F6"/>
    <w:rsid w:val="00075BFA"/>
    <w:rsid w:val="000767B7"/>
    <w:rsid w:val="000771FA"/>
    <w:rsid w:val="00081593"/>
    <w:rsid w:val="00082EE2"/>
    <w:rsid w:val="00083923"/>
    <w:rsid w:val="0008480A"/>
    <w:rsid w:val="000850A9"/>
    <w:rsid w:val="000853D8"/>
    <w:rsid w:val="0008656F"/>
    <w:rsid w:val="00090857"/>
    <w:rsid w:val="00090931"/>
    <w:rsid w:val="00090B80"/>
    <w:rsid w:val="00090E0F"/>
    <w:rsid w:val="00092AE0"/>
    <w:rsid w:val="0009330F"/>
    <w:rsid w:val="00096C57"/>
    <w:rsid w:val="000A0D55"/>
    <w:rsid w:val="000A119A"/>
    <w:rsid w:val="000A243E"/>
    <w:rsid w:val="000A2EA7"/>
    <w:rsid w:val="000A3787"/>
    <w:rsid w:val="000A6431"/>
    <w:rsid w:val="000A64F9"/>
    <w:rsid w:val="000B0D23"/>
    <w:rsid w:val="000B33DD"/>
    <w:rsid w:val="000B44E2"/>
    <w:rsid w:val="000B7969"/>
    <w:rsid w:val="000C0A6F"/>
    <w:rsid w:val="000C0BCA"/>
    <w:rsid w:val="000C0D29"/>
    <w:rsid w:val="000C1AD0"/>
    <w:rsid w:val="000C4E3C"/>
    <w:rsid w:val="000C5D79"/>
    <w:rsid w:val="000C6AC8"/>
    <w:rsid w:val="000C710B"/>
    <w:rsid w:val="000C7202"/>
    <w:rsid w:val="000C7CBF"/>
    <w:rsid w:val="000D00A1"/>
    <w:rsid w:val="000D0E7C"/>
    <w:rsid w:val="000D32CF"/>
    <w:rsid w:val="000D559D"/>
    <w:rsid w:val="000D6EE5"/>
    <w:rsid w:val="000D78E2"/>
    <w:rsid w:val="000E30A8"/>
    <w:rsid w:val="000E3A29"/>
    <w:rsid w:val="000E5608"/>
    <w:rsid w:val="000E5A25"/>
    <w:rsid w:val="000E786C"/>
    <w:rsid w:val="000E7EE8"/>
    <w:rsid w:val="000F1D6D"/>
    <w:rsid w:val="000F24C0"/>
    <w:rsid w:val="000F2BA1"/>
    <w:rsid w:val="000F4F8C"/>
    <w:rsid w:val="000F692B"/>
    <w:rsid w:val="000F6A82"/>
    <w:rsid w:val="000F6CA9"/>
    <w:rsid w:val="000F7967"/>
    <w:rsid w:val="00100AD0"/>
    <w:rsid w:val="001010AC"/>
    <w:rsid w:val="00102922"/>
    <w:rsid w:val="001050C1"/>
    <w:rsid w:val="0011079E"/>
    <w:rsid w:val="00110A7C"/>
    <w:rsid w:val="00111F3A"/>
    <w:rsid w:val="0011266D"/>
    <w:rsid w:val="001138D1"/>
    <w:rsid w:val="00114089"/>
    <w:rsid w:val="001151AE"/>
    <w:rsid w:val="001167D5"/>
    <w:rsid w:val="001171A4"/>
    <w:rsid w:val="0012015D"/>
    <w:rsid w:val="001203B9"/>
    <w:rsid w:val="00120EF0"/>
    <w:rsid w:val="001232FA"/>
    <w:rsid w:val="00123798"/>
    <w:rsid w:val="00123F18"/>
    <w:rsid w:val="0012496A"/>
    <w:rsid w:val="00127389"/>
    <w:rsid w:val="00131156"/>
    <w:rsid w:val="00132759"/>
    <w:rsid w:val="001337E4"/>
    <w:rsid w:val="00134EC6"/>
    <w:rsid w:val="00136C16"/>
    <w:rsid w:val="00140266"/>
    <w:rsid w:val="001407B3"/>
    <w:rsid w:val="00140A92"/>
    <w:rsid w:val="00142BE3"/>
    <w:rsid w:val="00146264"/>
    <w:rsid w:val="00146B51"/>
    <w:rsid w:val="00146DBD"/>
    <w:rsid w:val="00152D9D"/>
    <w:rsid w:val="00154BE1"/>
    <w:rsid w:val="00155A1F"/>
    <w:rsid w:val="00156853"/>
    <w:rsid w:val="00164E02"/>
    <w:rsid w:val="00166514"/>
    <w:rsid w:val="00166886"/>
    <w:rsid w:val="0017177F"/>
    <w:rsid w:val="00171AD6"/>
    <w:rsid w:val="00171EEF"/>
    <w:rsid w:val="00173258"/>
    <w:rsid w:val="00173586"/>
    <w:rsid w:val="0017444E"/>
    <w:rsid w:val="00176955"/>
    <w:rsid w:val="00177514"/>
    <w:rsid w:val="00177F31"/>
    <w:rsid w:val="00183D00"/>
    <w:rsid w:val="00184262"/>
    <w:rsid w:val="0018473C"/>
    <w:rsid w:val="00185016"/>
    <w:rsid w:val="001861D8"/>
    <w:rsid w:val="00186D12"/>
    <w:rsid w:val="00190342"/>
    <w:rsid w:val="00190B52"/>
    <w:rsid w:val="00190FBC"/>
    <w:rsid w:val="00191BC9"/>
    <w:rsid w:val="00192E5D"/>
    <w:rsid w:val="001938D5"/>
    <w:rsid w:val="00193C92"/>
    <w:rsid w:val="00197AFB"/>
    <w:rsid w:val="001A0587"/>
    <w:rsid w:val="001A2392"/>
    <w:rsid w:val="001A40A5"/>
    <w:rsid w:val="001A5061"/>
    <w:rsid w:val="001A53EB"/>
    <w:rsid w:val="001A64F1"/>
    <w:rsid w:val="001A656F"/>
    <w:rsid w:val="001A72E8"/>
    <w:rsid w:val="001B2316"/>
    <w:rsid w:val="001B45E3"/>
    <w:rsid w:val="001B546B"/>
    <w:rsid w:val="001B5945"/>
    <w:rsid w:val="001B657A"/>
    <w:rsid w:val="001B679A"/>
    <w:rsid w:val="001B7906"/>
    <w:rsid w:val="001C04DC"/>
    <w:rsid w:val="001C0D26"/>
    <w:rsid w:val="001C0E47"/>
    <w:rsid w:val="001C45C3"/>
    <w:rsid w:val="001D0097"/>
    <w:rsid w:val="001D1A09"/>
    <w:rsid w:val="001D23FF"/>
    <w:rsid w:val="001D2D1B"/>
    <w:rsid w:val="001D2F36"/>
    <w:rsid w:val="001D53A0"/>
    <w:rsid w:val="001D651F"/>
    <w:rsid w:val="001D7254"/>
    <w:rsid w:val="001E0116"/>
    <w:rsid w:val="001E0832"/>
    <w:rsid w:val="001E0E4B"/>
    <w:rsid w:val="001E320F"/>
    <w:rsid w:val="001F0B17"/>
    <w:rsid w:val="001F11F7"/>
    <w:rsid w:val="001F3B4A"/>
    <w:rsid w:val="001F3B97"/>
    <w:rsid w:val="001F41FE"/>
    <w:rsid w:val="001F4DD8"/>
    <w:rsid w:val="001F51EB"/>
    <w:rsid w:val="001F6356"/>
    <w:rsid w:val="001F6803"/>
    <w:rsid w:val="001F7241"/>
    <w:rsid w:val="0020062D"/>
    <w:rsid w:val="002019E2"/>
    <w:rsid w:val="00202D2C"/>
    <w:rsid w:val="0020357C"/>
    <w:rsid w:val="00203AAC"/>
    <w:rsid w:val="00204E93"/>
    <w:rsid w:val="002052BA"/>
    <w:rsid w:val="00206ECC"/>
    <w:rsid w:val="00207912"/>
    <w:rsid w:val="002101EE"/>
    <w:rsid w:val="002108D0"/>
    <w:rsid w:val="00212668"/>
    <w:rsid w:val="00214936"/>
    <w:rsid w:val="0021549F"/>
    <w:rsid w:val="0022271F"/>
    <w:rsid w:val="00226B59"/>
    <w:rsid w:val="00231758"/>
    <w:rsid w:val="00231963"/>
    <w:rsid w:val="00233ED0"/>
    <w:rsid w:val="002348F6"/>
    <w:rsid w:val="00236EE6"/>
    <w:rsid w:val="00240529"/>
    <w:rsid w:val="002410A6"/>
    <w:rsid w:val="00241769"/>
    <w:rsid w:val="00251339"/>
    <w:rsid w:val="002519F3"/>
    <w:rsid w:val="0025396E"/>
    <w:rsid w:val="00253A52"/>
    <w:rsid w:val="00253B91"/>
    <w:rsid w:val="00253C97"/>
    <w:rsid w:val="00256915"/>
    <w:rsid w:val="00257AFB"/>
    <w:rsid w:val="00262561"/>
    <w:rsid w:val="00263283"/>
    <w:rsid w:val="00263B25"/>
    <w:rsid w:val="00263B42"/>
    <w:rsid w:val="002644B6"/>
    <w:rsid w:val="00266071"/>
    <w:rsid w:val="0026754D"/>
    <w:rsid w:val="00267762"/>
    <w:rsid w:val="00270288"/>
    <w:rsid w:val="00270447"/>
    <w:rsid w:val="002716A5"/>
    <w:rsid w:val="00272403"/>
    <w:rsid w:val="002725C7"/>
    <w:rsid w:val="00276D88"/>
    <w:rsid w:val="002771B5"/>
    <w:rsid w:val="002801F0"/>
    <w:rsid w:val="0028048E"/>
    <w:rsid w:val="00280706"/>
    <w:rsid w:val="0028481B"/>
    <w:rsid w:val="00284D6C"/>
    <w:rsid w:val="002911EF"/>
    <w:rsid w:val="00293C83"/>
    <w:rsid w:val="00294235"/>
    <w:rsid w:val="00295154"/>
    <w:rsid w:val="00296501"/>
    <w:rsid w:val="002A0676"/>
    <w:rsid w:val="002A0C8E"/>
    <w:rsid w:val="002A29D8"/>
    <w:rsid w:val="002A2BC4"/>
    <w:rsid w:val="002A3402"/>
    <w:rsid w:val="002A3450"/>
    <w:rsid w:val="002A42CF"/>
    <w:rsid w:val="002A4F7E"/>
    <w:rsid w:val="002A6047"/>
    <w:rsid w:val="002A7008"/>
    <w:rsid w:val="002B023F"/>
    <w:rsid w:val="002B10D7"/>
    <w:rsid w:val="002B169A"/>
    <w:rsid w:val="002B169C"/>
    <w:rsid w:val="002B211E"/>
    <w:rsid w:val="002B3212"/>
    <w:rsid w:val="002B48C3"/>
    <w:rsid w:val="002B4F41"/>
    <w:rsid w:val="002B5E87"/>
    <w:rsid w:val="002B67EB"/>
    <w:rsid w:val="002C0580"/>
    <w:rsid w:val="002C06C8"/>
    <w:rsid w:val="002C1151"/>
    <w:rsid w:val="002C18A3"/>
    <w:rsid w:val="002C480B"/>
    <w:rsid w:val="002D0EFE"/>
    <w:rsid w:val="002D0FDA"/>
    <w:rsid w:val="002D15FF"/>
    <w:rsid w:val="002D205E"/>
    <w:rsid w:val="002D24B7"/>
    <w:rsid w:val="002D45AF"/>
    <w:rsid w:val="002D5A91"/>
    <w:rsid w:val="002D75C1"/>
    <w:rsid w:val="002D7809"/>
    <w:rsid w:val="002E0F79"/>
    <w:rsid w:val="002E2C88"/>
    <w:rsid w:val="002E2F0A"/>
    <w:rsid w:val="002E48F2"/>
    <w:rsid w:val="002F2080"/>
    <w:rsid w:val="002F2348"/>
    <w:rsid w:val="002F26D5"/>
    <w:rsid w:val="002F41E1"/>
    <w:rsid w:val="002F51E7"/>
    <w:rsid w:val="002F530A"/>
    <w:rsid w:val="002F5842"/>
    <w:rsid w:val="00300200"/>
    <w:rsid w:val="003056D4"/>
    <w:rsid w:val="0031070D"/>
    <w:rsid w:val="003110B2"/>
    <w:rsid w:val="00311C92"/>
    <w:rsid w:val="003135C9"/>
    <w:rsid w:val="003155DB"/>
    <w:rsid w:val="00317471"/>
    <w:rsid w:val="00321570"/>
    <w:rsid w:val="003220E8"/>
    <w:rsid w:val="00322FB0"/>
    <w:rsid w:val="00323280"/>
    <w:rsid w:val="00325CC3"/>
    <w:rsid w:val="00326761"/>
    <w:rsid w:val="003271E9"/>
    <w:rsid w:val="00331FED"/>
    <w:rsid w:val="00332D69"/>
    <w:rsid w:val="003346A3"/>
    <w:rsid w:val="003355F0"/>
    <w:rsid w:val="00335C82"/>
    <w:rsid w:val="00336560"/>
    <w:rsid w:val="00336AB2"/>
    <w:rsid w:val="003416FA"/>
    <w:rsid w:val="00341A8F"/>
    <w:rsid w:val="00342E13"/>
    <w:rsid w:val="00344DCC"/>
    <w:rsid w:val="003472FC"/>
    <w:rsid w:val="0035180D"/>
    <w:rsid w:val="0035273A"/>
    <w:rsid w:val="00353BD8"/>
    <w:rsid w:val="00362487"/>
    <w:rsid w:val="00362D0E"/>
    <w:rsid w:val="00364426"/>
    <w:rsid w:val="00367414"/>
    <w:rsid w:val="003700DB"/>
    <w:rsid w:val="003720F5"/>
    <w:rsid w:val="00372C51"/>
    <w:rsid w:val="00374A81"/>
    <w:rsid w:val="003761AB"/>
    <w:rsid w:val="00377BD7"/>
    <w:rsid w:val="00382350"/>
    <w:rsid w:val="00383B95"/>
    <w:rsid w:val="00384BDE"/>
    <w:rsid w:val="00385710"/>
    <w:rsid w:val="0038604B"/>
    <w:rsid w:val="00386A3E"/>
    <w:rsid w:val="003870CA"/>
    <w:rsid w:val="00387D03"/>
    <w:rsid w:val="00391B44"/>
    <w:rsid w:val="003923E2"/>
    <w:rsid w:val="00392CA0"/>
    <w:rsid w:val="00393203"/>
    <w:rsid w:val="00393400"/>
    <w:rsid w:val="00393979"/>
    <w:rsid w:val="0039450C"/>
    <w:rsid w:val="0039605B"/>
    <w:rsid w:val="003967B1"/>
    <w:rsid w:val="00396BBC"/>
    <w:rsid w:val="0039786F"/>
    <w:rsid w:val="003A0D0D"/>
    <w:rsid w:val="003A3B5B"/>
    <w:rsid w:val="003A4153"/>
    <w:rsid w:val="003A4C55"/>
    <w:rsid w:val="003A6530"/>
    <w:rsid w:val="003A6EB8"/>
    <w:rsid w:val="003B20CB"/>
    <w:rsid w:val="003B2509"/>
    <w:rsid w:val="003B495A"/>
    <w:rsid w:val="003B4F82"/>
    <w:rsid w:val="003C279E"/>
    <w:rsid w:val="003C3255"/>
    <w:rsid w:val="003C3767"/>
    <w:rsid w:val="003C4543"/>
    <w:rsid w:val="003C4E66"/>
    <w:rsid w:val="003C53B5"/>
    <w:rsid w:val="003C602B"/>
    <w:rsid w:val="003D0421"/>
    <w:rsid w:val="003D0D88"/>
    <w:rsid w:val="003D166D"/>
    <w:rsid w:val="003D1B28"/>
    <w:rsid w:val="003D3637"/>
    <w:rsid w:val="003D37D6"/>
    <w:rsid w:val="003D4887"/>
    <w:rsid w:val="003D67B6"/>
    <w:rsid w:val="003E0146"/>
    <w:rsid w:val="003E23DE"/>
    <w:rsid w:val="003E6B47"/>
    <w:rsid w:val="003E6D17"/>
    <w:rsid w:val="003E70D7"/>
    <w:rsid w:val="003F09E2"/>
    <w:rsid w:val="003F1717"/>
    <w:rsid w:val="003F21B6"/>
    <w:rsid w:val="003F2804"/>
    <w:rsid w:val="003F2D72"/>
    <w:rsid w:val="003F4CB5"/>
    <w:rsid w:val="003F56C7"/>
    <w:rsid w:val="003F695B"/>
    <w:rsid w:val="003F7B79"/>
    <w:rsid w:val="00400074"/>
    <w:rsid w:val="00401590"/>
    <w:rsid w:val="00402B72"/>
    <w:rsid w:val="0040460E"/>
    <w:rsid w:val="004067B9"/>
    <w:rsid w:val="004076CB"/>
    <w:rsid w:val="004120B5"/>
    <w:rsid w:val="00414567"/>
    <w:rsid w:val="004151C7"/>
    <w:rsid w:val="00417CEA"/>
    <w:rsid w:val="004222AE"/>
    <w:rsid w:val="004253BF"/>
    <w:rsid w:val="00425589"/>
    <w:rsid w:val="00426903"/>
    <w:rsid w:val="00432547"/>
    <w:rsid w:val="00432B13"/>
    <w:rsid w:val="00433A01"/>
    <w:rsid w:val="00434F02"/>
    <w:rsid w:val="0043695A"/>
    <w:rsid w:val="00436A29"/>
    <w:rsid w:val="00436EAE"/>
    <w:rsid w:val="0043717C"/>
    <w:rsid w:val="004375A5"/>
    <w:rsid w:val="00437BCE"/>
    <w:rsid w:val="004403DF"/>
    <w:rsid w:val="00442165"/>
    <w:rsid w:val="00442C19"/>
    <w:rsid w:val="00443707"/>
    <w:rsid w:val="00443A10"/>
    <w:rsid w:val="00445EE7"/>
    <w:rsid w:val="00447738"/>
    <w:rsid w:val="00447F43"/>
    <w:rsid w:val="004506BD"/>
    <w:rsid w:val="004517D2"/>
    <w:rsid w:val="00452B67"/>
    <w:rsid w:val="0045337D"/>
    <w:rsid w:val="00454651"/>
    <w:rsid w:val="00455F13"/>
    <w:rsid w:val="0045611E"/>
    <w:rsid w:val="00456EB7"/>
    <w:rsid w:val="00457AEE"/>
    <w:rsid w:val="004614C9"/>
    <w:rsid w:val="004625B6"/>
    <w:rsid w:val="004628A9"/>
    <w:rsid w:val="00462B74"/>
    <w:rsid w:val="00465C2C"/>
    <w:rsid w:val="00470664"/>
    <w:rsid w:val="00471628"/>
    <w:rsid w:val="0047238F"/>
    <w:rsid w:val="00474AB7"/>
    <w:rsid w:val="004760AD"/>
    <w:rsid w:val="0047656A"/>
    <w:rsid w:val="00476C80"/>
    <w:rsid w:val="00477B62"/>
    <w:rsid w:val="00480665"/>
    <w:rsid w:val="00481439"/>
    <w:rsid w:val="00481FF7"/>
    <w:rsid w:val="00482D8F"/>
    <w:rsid w:val="004834E2"/>
    <w:rsid w:val="004847EA"/>
    <w:rsid w:val="0048565F"/>
    <w:rsid w:val="004866D4"/>
    <w:rsid w:val="0048692E"/>
    <w:rsid w:val="00486C66"/>
    <w:rsid w:val="00487A1C"/>
    <w:rsid w:val="00491982"/>
    <w:rsid w:val="0049353F"/>
    <w:rsid w:val="00495961"/>
    <w:rsid w:val="00496047"/>
    <w:rsid w:val="00496E44"/>
    <w:rsid w:val="004978DB"/>
    <w:rsid w:val="004A24D0"/>
    <w:rsid w:val="004A2592"/>
    <w:rsid w:val="004A28EF"/>
    <w:rsid w:val="004A2E17"/>
    <w:rsid w:val="004A4CD0"/>
    <w:rsid w:val="004A4F21"/>
    <w:rsid w:val="004A5B05"/>
    <w:rsid w:val="004A5CC7"/>
    <w:rsid w:val="004A6A6E"/>
    <w:rsid w:val="004A7004"/>
    <w:rsid w:val="004A7A52"/>
    <w:rsid w:val="004B0B5D"/>
    <w:rsid w:val="004B2554"/>
    <w:rsid w:val="004B38F1"/>
    <w:rsid w:val="004B41D4"/>
    <w:rsid w:val="004B518A"/>
    <w:rsid w:val="004C3553"/>
    <w:rsid w:val="004C43A2"/>
    <w:rsid w:val="004C5538"/>
    <w:rsid w:val="004C608F"/>
    <w:rsid w:val="004C7988"/>
    <w:rsid w:val="004C7E93"/>
    <w:rsid w:val="004C7FBF"/>
    <w:rsid w:val="004D0165"/>
    <w:rsid w:val="004D09AB"/>
    <w:rsid w:val="004D0E0F"/>
    <w:rsid w:val="004D1685"/>
    <w:rsid w:val="004D1B9E"/>
    <w:rsid w:val="004D31E2"/>
    <w:rsid w:val="004D3798"/>
    <w:rsid w:val="004D380E"/>
    <w:rsid w:val="004D562E"/>
    <w:rsid w:val="004D6DC6"/>
    <w:rsid w:val="004D7114"/>
    <w:rsid w:val="004D7348"/>
    <w:rsid w:val="004E045C"/>
    <w:rsid w:val="004E0915"/>
    <w:rsid w:val="004E1ABA"/>
    <w:rsid w:val="004E1ECC"/>
    <w:rsid w:val="004E251E"/>
    <w:rsid w:val="004E46C4"/>
    <w:rsid w:val="004E5BAF"/>
    <w:rsid w:val="004E655C"/>
    <w:rsid w:val="004E79F1"/>
    <w:rsid w:val="004F0386"/>
    <w:rsid w:val="004F3B76"/>
    <w:rsid w:val="004F4E44"/>
    <w:rsid w:val="004F6031"/>
    <w:rsid w:val="004F67E0"/>
    <w:rsid w:val="004F74BC"/>
    <w:rsid w:val="00500125"/>
    <w:rsid w:val="00500C7D"/>
    <w:rsid w:val="00502AD9"/>
    <w:rsid w:val="00504F68"/>
    <w:rsid w:val="005058EC"/>
    <w:rsid w:val="00507999"/>
    <w:rsid w:val="00511E81"/>
    <w:rsid w:val="00512796"/>
    <w:rsid w:val="0051639D"/>
    <w:rsid w:val="005170E4"/>
    <w:rsid w:val="00520B16"/>
    <w:rsid w:val="005229CB"/>
    <w:rsid w:val="00525713"/>
    <w:rsid w:val="0052701B"/>
    <w:rsid w:val="0053013C"/>
    <w:rsid w:val="00530AFE"/>
    <w:rsid w:val="00534F20"/>
    <w:rsid w:val="00535A09"/>
    <w:rsid w:val="00536DDB"/>
    <w:rsid w:val="00536F99"/>
    <w:rsid w:val="00537F6B"/>
    <w:rsid w:val="0054046D"/>
    <w:rsid w:val="00541E3D"/>
    <w:rsid w:val="00542033"/>
    <w:rsid w:val="00542945"/>
    <w:rsid w:val="00542F6D"/>
    <w:rsid w:val="0054405A"/>
    <w:rsid w:val="005452EB"/>
    <w:rsid w:val="00546496"/>
    <w:rsid w:val="00547161"/>
    <w:rsid w:val="00547358"/>
    <w:rsid w:val="00550CA1"/>
    <w:rsid w:val="00550DB1"/>
    <w:rsid w:val="005513FB"/>
    <w:rsid w:val="005530CE"/>
    <w:rsid w:val="00553E30"/>
    <w:rsid w:val="00555FA9"/>
    <w:rsid w:val="005615EC"/>
    <w:rsid w:val="00563FA2"/>
    <w:rsid w:val="00570270"/>
    <w:rsid w:val="0057741D"/>
    <w:rsid w:val="005778FF"/>
    <w:rsid w:val="00580504"/>
    <w:rsid w:val="00582AB6"/>
    <w:rsid w:val="00583049"/>
    <w:rsid w:val="00585DDE"/>
    <w:rsid w:val="00586F86"/>
    <w:rsid w:val="00587025"/>
    <w:rsid w:val="005879F1"/>
    <w:rsid w:val="00587E5E"/>
    <w:rsid w:val="00590BB7"/>
    <w:rsid w:val="00591BBD"/>
    <w:rsid w:val="00591E3D"/>
    <w:rsid w:val="00592BA4"/>
    <w:rsid w:val="00592E73"/>
    <w:rsid w:val="00593613"/>
    <w:rsid w:val="005948B2"/>
    <w:rsid w:val="0059503E"/>
    <w:rsid w:val="00595412"/>
    <w:rsid w:val="00595523"/>
    <w:rsid w:val="00596F5A"/>
    <w:rsid w:val="005976CA"/>
    <w:rsid w:val="00597CBB"/>
    <w:rsid w:val="005A0A02"/>
    <w:rsid w:val="005A171E"/>
    <w:rsid w:val="005A18C6"/>
    <w:rsid w:val="005A4FA8"/>
    <w:rsid w:val="005A5AC3"/>
    <w:rsid w:val="005B1EAB"/>
    <w:rsid w:val="005B36D7"/>
    <w:rsid w:val="005B3F78"/>
    <w:rsid w:val="005B5441"/>
    <w:rsid w:val="005B7B97"/>
    <w:rsid w:val="005B7DF2"/>
    <w:rsid w:val="005C0205"/>
    <w:rsid w:val="005C1DC8"/>
    <w:rsid w:val="005C215C"/>
    <w:rsid w:val="005C3E2B"/>
    <w:rsid w:val="005C5F42"/>
    <w:rsid w:val="005C6CF4"/>
    <w:rsid w:val="005C7F6C"/>
    <w:rsid w:val="005D1233"/>
    <w:rsid w:val="005D19D5"/>
    <w:rsid w:val="005D3752"/>
    <w:rsid w:val="005D483A"/>
    <w:rsid w:val="005D5BD9"/>
    <w:rsid w:val="005D6DED"/>
    <w:rsid w:val="005D7BAD"/>
    <w:rsid w:val="005D7FF3"/>
    <w:rsid w:val="005E097F"/>
    <w:rsid w:val="005E32C5"/>
    <w:rsid w:val="005E3B25"/>
    <w:rsid w:val="005E4797"/>
    <w:rsid w:val="005E57F1"/>
    <w:rsid w:val="005E5C21"/>
    <w:rsid w:val="005E6358"/>
    <w:rsid w:val="005E652C"/>
    <w:rsid w:val="005E6774"/>
    <w:rsid w:val="005E71F0"/>
    <w:rsid w:val="005E76FF"/>
    <w:rsid w:val="005E7807"/>
    <w:rsid w:val="005E7C41"/>
    <w:rsid w:val="005F030C"/>
    <w:rsid w:val="005F0356"/>
    <w:rsid w:val="005F0763"/>
    <w:rsid w:val="005F1715"/>
    <w:rsid w:val="005F2EC3"/>
    <w:rsid w:val="005F3230"/>
    <w:rsid w:val="005F4E2A"/>
    <w:rsid w:val="005F7A86"/>
    <w:rsid w:val="00600926"/>
    <w:rsid w:val="0060279F"/>
    <w:rsid w:val="00604627"/>
    <w:rsid w:val="00604EFF"/>
    <w:rsid w:val="006056B6"/>
    <w:rsid w:val="00605B7D"/>
    <w:rsid w:val="00606E5B"/>
    <w:rsid w:val="00607CE2"/>
    <w:rsid w:val="00610C2F"/>
    <w:rsid w:val="00610D83"/>
    <w:rsid w:val="0061177B"/>
    <w:rsid w:val="006123E4"/>
    <w:rsid w:val="00612E89"/>
    <w:rsid w:val="006134DB"/>
    <w:rsid w:val="0061427B"/>
    <w:rsid w:val="00614612"/>
    <w:rsid w:val="006152D6"/>
    <w:rsid w:val="0061656A"/>
    <w:rsid w:val="00617650"/>
    <w:rsid w:val="00620BC4"/>
    <w:rsid w:val="0062140B"/>
    <w:rsid w:val="006222CC"/>
    <w:rsid w:val="00622CF4"/>
    <w:rsid w:val="0062498B"/>
    <w:rsid w:val="0062708E"/>
    <w:rsid w:val="00627961"/>
    <w:rsid w:val="006317FB"/>
    <w:rsid w:val="00634A10"/>
    <w:rsid w:val="00634A53"/>
    <w:rsid w:val="006409E1"/>
    <w:rsid w:val="00641250"/>
    <w:rsid w:val="00641A60"/>
    <w:rsid w:val="006450A2"/>
    <w:rsid w:val="00647B40"/>
    <w:rsid w:val="00650681"/>
    <w:rsid w:val="006512B1"/>
    <w:rsid w:val="006538D8"/>
    <w:rsid w:val="00655886"/>
    <w:rsid w:val="00657A55"/>
    <w:rsid w:val="006600D2"/>
    <w:rsid w:val="0066032F"/>
    <w:rsid w:val="0066377F"/>
    <w:rsid w:val="006646AB"/>
    <w:rsid w:val="00665099"/>
    <w:rsid w:val="0066537E"/>
    <w:rsid w:val="0066568C"/>
    <w:rsid w:val="006705EA"/>
    <w:rsid w:val="0067083B"/>
    <w:rsid w:val="00671823"/>
    <w:rsid w:val="00671914"/>
    <w:rsid w:val="00671C63"/>
    <w:rsid w:val="00673CCA"/>
    <w:rsid w:val="006744F8"/>
    <w:rsid w:val="006745EC"/>
    <w:rsid w:val="0068107F"/>
    <w:rsid w:val="0068319D"/>
    <w:rsid w:val="006873DF"/>
    <w:rsid w:val="00690277"/>
    <w:rsid w:val="00693238"/>
    <w:rsid w:val="006933C3"/>
    <w:rsid w:val="00694FCD"/>
    <w:rsid w:val="00697367"/>
    <w:rsid w:val="006975E3"/>
    <w:rsid w:val="00697F2B"/>
    <w:rsid w:val="006A0A0F"/>
    <w:rsid w:val="006A2256"/>
    <w:rsid w:val="006A2411"/>
    <w:rsid w:val="006A37D7"/>
    <w:rsid w:val="006A4704"/>
    <w:rsid w:val="006A686A"/>
    <w:rsid w:val="006A6B30"/>
    <w:rsid w:val="006A7262"/>
    <w:rsid w:val="006A73E0"/>
    <w:rsid w:val="006A7C1E"/>
    <w:rsid w:val="006B09E2"/>
    <w:rsid w:val="006B3BB4"/>
    <w:rsid w:val="006B4BA0"/>
    <w:rsid w:val="006B54B0"/>
    <w:rsid w:val="006B600E"/>
    <w:rsid w:val="006B658D"/>
    <w:rsid w:val="006B773D"/>
    <w:rsid w:val="006C0382"/>
    <w:rsid w:val="006C25F3"/>
    <w:rsid w:val="006C40B3"/>
    <w:rsid w:val="006C4609"/>
    <w:rsid w:val="006C524E"/>
    <w:rsid w:val="006C7C23"/>
    <w:rsid w:val="006D1610"/>
    <w:rsid w:val="006D1F95"/>
    <w:rsid w:val="006D3C50"/>
    <w:rsid w:val="006D47ED"/>
    <w:rsid w:val="006D4CA1"/>
    <w:rsid w:val="006E036E"/>
    <w:rsid w:val="006E1A4B"/>
    <w:rsid w:val="006E29DB"/>
    <w:rsid w:val="006E35DB"/>
    <w:rsid w:val="006E3CDC"/>
    <w:rsid w:val="006E4534"/>
    <w:rsid w:val="006E51B0"/>
    <w:rsid w:val="006E5DBC"/>
    <w:rsid w:val="006E7E49"/>
    <w:rsid w:val="006F1279"/>
    <w:rsid w:val="006F2B11"/>
    <w:rsid w:val="006F5A9E"/>
    <w:rsid w:val="00702114"/>
    <w:rsid w:val="0070324B"/>
    <w:rsid w:val="0070390F"/>
    <w:rsid w:val="00705BF4"/>
    <w:rsid w:val="00707B4D"/>
    <w:rsid w:val="00710B21"/>
    <w:rsid w:val="00712831"/>
    <w:rsid w:val="00712859"/>
    <w:rsid w:val="00712E1E"/>
    <w:rsid w:val="00713CEF"/>
    <w:rsid w:val="00716FC1"/>
    <w:rsid w:val="0072273A"/>
    <w:rsid w:val="0072315B"/>
    <w:rsid w:val="007233F4"/>
    <w:rsid w:val="00723883"/>
    <w:rsid w:val="00723CC2"/>
    <w:rsid w:val="00725C71"/>
    <w:rsid w:val="00726468"/>
    <w:rsid w:val="00726534"/>
    <w:rsid w:val="007266FB"/>
    <w:rsid w:val="0073069C"/>
    <w:rsid w:val="00731692"/>
    <w:rsid w:val="007318F8"/>
    <w:rsid w:val="00735C9A"/>
    <w:rsid w:val="00735DE0"/>
    <w:rsid w:val="007372CD"/>
    <w:rsid w:val="00740496"/>
    <w:rsid w:val="00740999"/>
    <w:rsid w:val="00740A37"/>
    <w:rsid w:val="007410A0"/>
    <w:rsid w:val="007421D8"/>
    <w:rsid w:val="00742A04"/>
    <w:rsid w:val="00744974"/>
    <w:rsid w:val="00745405"/>
    <w:rsid w:val="00745684"/>
    <w:rsid w:val="00746A44"/>
    <w:rsid w:val="0074778D"/>
    <w:rsid w:val="00752357"/>
    <w:rsid w:val="00753E2C"/>
    <w:rsid w:val="00754365"/>
    <w:rsid w:val="00755E2D"/>
    <w:rsid w:val="00755E41"/>
    <w:rsid w:val="007570FF"/>
    <w:rsid w:val="007577DB"/>
    <w:rsid w:val="007606F8"/>
    <w:rsid w:val="00761D27"/>
    <w:rsid w:val="00765AA7"/>
    <w:rsid w:val="0077124B"/>
    <w:rsid w:val="0077326B"/>
    <w:rsid w:val="00774AFC"/>
    <w:rsid w:val="007753C2"/>
    <w:rsid w:val="007765DB"/>
    <w:rsid w:val="007770FB"/>
    <w:rsid w:val="00780FA8"/>
    <w:rsid w:val="00784594"/>
    <w:rsid w:val="00784697"/>
    <w:rsid w:val="00785323"/>
    <w:rsid w:val="00785C58"/>
    <w:rsid w:val="00786026"/>
    <w:rsid w:val="007905E2"/>
    <w:rsid w:val="007918AB"/>
    <w:rsid w:val="0079204B"/>
    <w:rsid w:val="007925DD"/>
    <w:rsid w:val="00793E7D"/>
    <w:rsid w:val="007946FF"/>
    <w:rsid w:val="00796089"/>
    <w:rsid w:val="00797FCC"/>
    <w:rsid w:val="007A0E37"/>
    <w:rsid w:val="007A1088"/>
    <w:rsid w:val="007A16E0"/>
    <w:rsid w:val="007A1F3C"/>
    <w:rsid w:val="007A1FD1"/>
    <w:rsid w:val="007A4B18"/>
    <w:rsid w:val="007A69FA"/>
    <w:rsid w:val="007A76B3"/>
    <w:rsid w:val="007A7798"/>
    <w:rsid w:val="007B1947"/>
    <w:rsid w:val="007B27AA"/>
    <w:rsid w:val="007B4282"/>
    <w:rsid w:val="007C25C5"/>
    <w:rsid w:val="007C26C4"/>
    <w:rsid w:val="007C3733"/>
    <w:rsid w:val="007C447E"/>
    <w:rsid w:val="007C4C80"/>
    <w:rsid w:val="007C69D8"/>
    <w:rsid w:val="007C7545"/>
    <w:rsid w:val="007D09BD"/>
    <w:rsid w:val="007D282D"/>
    <w:rsid w:val="007D3270"/>
    <w:rsid w:val="007D3714"/>
    <w:rsid w:val="007D426B"/>
    <w:rsid w:val="007D5FC8"/>
    <w:rsid w:val="007D65DC"/>
    <w:rsid w:val="007D6B16"/>
    <w:rsid w:val="007D6B72"/>
    <w:rsid w:val="007D6C89"/>
    <w:rsid w:val="007D7383"/>
    <w:rsid w:val="007E0299"/>
    <w:rsid w:val="007E077A"/>
    <w:rsid w:val="007E1B84"/>
    <w:rsid w:val="007E27F5"/>
    <w:rsid w:val="007E63AD"/>
    <w:rsid w:val="007E657F"/>
    <w:rsid w:val="007E6AD7"/>
    <w:rsid w:val="007F028F"/>
    <w:rsid w:val="007F0B2F"/>
    <w:rsid w:val="007F0E96"/>
    <w:rsid w:val="007F1207"/>
    <w:rsid w:val="007F17CF"/>
    <w:rsid w:val="007F18D0"/>
    <w:rsid w:val="007F2CE0"/>
    <w:rsid w:val="007F3F41"/>
    <w:rsid w:val="007F4022"/>
    <w:rsid w:val="007F49FC"/>
    <w:rsid w:val="007F598C"/>
    <w:rsid w:val="007F6BDE"/>
    <w:rsid w:val="007F7BD6"/>
    <w:rsid w:val="00800878"/>
    <w:rsid w:val="00800AF3"/>
    <w:rsid w:val="0080111E"/>
    <w:rsid w:val="00802444"/>
    <w:rsid w:val="00802485"/>
    <w:rsid w:val="00803EB2"/>
    <w:rsid w:val="00806A14"/>
    <w:rsid w:val="00810167"/>
    <w:rsid w:val="00810371"/>
    <w:rsid w:val="00810C0E"/>
    <w:rsid w:val="008114EF"/>
    <w:rsid w:val="00812799"/>
    <w:rsid w:val="00813307"/>
    <w:rsid w:val="00822977"/>
    <w:rsid w:val="00822F5A"/>
    <w:rsid w:val="0082444D"/>
    <w:rsid w:val="008301A6"/>
    <w:rsid w:val="00830A70"/>
    <w:rsid w:val="00835154"/>
    <w:rsid w:val="0083581F"/>
    <w:rsid w:val="00836D1C"/>
    <w:rsid w:val="00837375"/>
    <w:rsid w:val="00841C2E"/>
    <w:rsid w:val="00842734"/>
    <w:rsid w:val="00842861"/>
    <w:rsid w:val="00844849"/>
    <w:rsid w:val="008464F0"/>
    <w:rsid w:val="008469E3"/>
    <w:rsid w:val="00851327"/>
    <w:rsid w:val="008522C2"/>
    <w:rsid w:val="00852DF6"/>
    <w:rsid w:val="0085557E"/>
    <w:rsid w:val="00862F8F"/>
    <w:rsid w:val="0086402E"/>
    <w:rsid w:val="008647A6"/>
    <w:rsid w:val="00866DA7"/>
    <w:rsid w:val="008714EA"/>
    <w:rsid w:val="008735CB"/>
    <w:rsid w:val="0087777B"/>
    <w:rsid w:val="00877AF3"/>
    <w:rsid w:val="008812A1"/>
    <w:rsid w:val="00881F9C"/>
    <w:rsid w:val="0088396F"/>
    <w:rsid w:val="008856B6"/>
    <w:rsid w:val="00886D71"/>
    <w:rsid w:val="00887193"/>
    <w:rsid w:val="00890F14"/>
    <w:rsid w:val="008919C6"/>
    <w:rsid w:val="00895690"/>
    <w:rsid w:val="008968DE"/>
    <w:rsid w:val="008970EA"/>
    <w:rsid w:val="008972AE"/>
    <w:rsid w:val="008A106E"/>
    <w:rsid w:val="008A118E"/>
    <w:rsid w:val="008A22C0"/>
    <w:rsid w:val="008A31EB"/>
    <w:rsid w:val="008A393D"/>
    <w:rsid w:val="008A6535"/>
    <w:rsid w:val="008B09B8"/>
    <w:rsid w:val="008B24FF"/>
    <w:rsid w:val="008B3828"/>
    <w:rsid w:val="008B4EE4"/>
    <w:rsid w:val="008B5DBF"/>
    <w:rsid w:val="008C062B"/>
    <w:rsid w:val="008C0ECA"/>
    <w:rsid w:val="008C1212"/>
    <w:rsid w:val="008C340E"/>
    <w:rsid w:val="008C50E3"/>
    <w:rsid w:val="008C5FCE"/>
    <w:rsid w:val="008C66C4"/>
    <w:rsid w:val="008C6E2E"/>
    <w:rsid w:val="008C765D"/>
    <w:rsid w:val="008C76D2"/>
    <w:rsid w:val="008D074A"/>
    <w:rsid w:val="008D22CD"/>
    <w:rsid w:val="008D2EE8"/>
    <w:rsid w:val="008D5521"/>
    <w:rsid w:val="008D5E1B"/>
    <w:rsid w:val="008E16A8"/>
    <w:rsid w:val="008E5753"/>
    <w:rsid w:val="008E7002"/>
    <w:rsid w:val="008E7003"/>
    <w:rsid w:val="008F0392"/>
    <w:rsid w:val="008F0AD1"/>
    <w:rsid w:val="008F2213"/>
    <w:rsid w:val="008F242F"/>
    <w:rsid w:val="008F2A4E"/>
    <w:rsid w:val="008F37ED"/>
    <w:rsid w:val="008F3EC7"/>
    <w:rsid w:val="008F45E9"/>
    <w:rsid w:val="008F696F"/>
    <w:rsid w:val="008F7AB6"/>
    <w:rsid w:val="008F7C6B"/>
    <w:rsid w:val="0090078D"/>
    <w:rsid w:val="0090140D"/>
    <w:rsid w:val="009014CB"/>
    <w:rsid w:val="009034A8"/>
    <w:rsid w:val="00904042"/>
    <w:rsid w:val="00906336"/>
    <w:rsid w:val="00907F28"/>
    <w:rsid w:val="009115F8"/>
    <w:rsid w:val="0092058E"/>
    <w:rsid w:val="009221B7"/>
    <w:rsid w:val="00922B4B"/>
    <w:rsid w:val="00927523"/>
    <w:rsid w:val="00932C52"/>
    <w:rsid w:val="009341A9"/>
    <w:rsid w:val="009346DC"/>
    <w:rsid w:val="00934CD4"/>
    <w:rsid w:val="00935C48"/>
    <w:rsid w:val="00936A04"/>
    <w:rsid w:val="00936ABA"/>
    <w:rsid w:val="009408F1"/>
    <w:rsid w:val="009416DE"/>
    <w:rsid w:val="00942147"/>
    <w:rsid w:val="00942957"/>
    <w:rsid w:val="00944CF4"/>
    <w:rsid w:val="00944FC2"/>
    <w:rsid w:val="00945E58"/>
    <w:rsid w:val="009469D1"/>
    <w:rsid w:val="00946AE1"/>
    <w:rsid w:val="009506D4"/>
    <w:rsid w:val="009510F2"/>
    <w:rsid w:val="0095174E"/>
    <w:rsid w:val="0095267A"/>
    <w:rsid w:val="009542F0"/>
    <w:rsid w:val="0095581B"/>
    <w:rsid w:val="00955B14"/>
    <w:rsid w:val="00955E39"/>
    <w:rsid w:val="00956BAC"/>
    <w:rsid w:val="00960176"/>
    <w:rsid w:val="00960CFE"/>
    <w:rsid w:val="00961A9E"/>
    <w:rsid w:val="009637AF"/>
    <w:rsid w:val="00964C6A"/>
    <w:rsid w:val="00967444"/>
    <w:rsid w:val="009702D0"/>
    <w:rsid w:val="0097178A"/>
    <w:rsid w:val="00974391"/>
    <w:rsid w:val="009756AA"/>
    <w:rsid w:val="00975EDE"/>
    <w:rsid w:val="009763E1"/>
    <w:rsid w:val="00977378"/>
    <w:rsid w:val="009773B6"/>
    <w:rsid w:val="00977429"/>
    <w:rsid w:val="00980EFC"/>
    <w:rsid w:val="009819DF"/>
    <w:rsid w:val="009825A5"/>
    <w:rsid w:val="009834FF"/>
    <w:rsid w:val="00986608"/>
    <w:rsid w:val="00986EEC"/>
    <w:rsid w:val="0098736A"/>
    <w:rsid w:val="0098752D"/>
    <w:rsid w:val="00990142"/>
    <w:rsid w:val="00990607"/>
    <w:rsid w:val="00991A14"/>
    <w:rsid w:val="00991C1C"/>
    <w:rsid w:val="00997AB4"/>
    <w:rsid w:val="009A155A"/>
    <w:rsid w:val="009A26E9"/>
    <w:rsid w:val="009A2EFB"/>
    <w:rsid w:val="009A41A7"/>
    <w:rsid w:val="009A5288"/>
    <w:rsid w:val="009A64E4"/>
    <w:rsid w:val="009A6965"/>
    <w:rsid w:val="009B0708"/>
    <w:rsid w:val="009B070B"/>
    <w:rsid w:val="009B11E2"/>
    <w:rsid w:val="009B2004"/>
    <w:rsid w:val="009B5803"/>
    <w:rsid w:val="009B7AD4"/>
    <w:rsid w:val="009B7D65"/>
    <w:rsid w:val="009C0B59"/>
    <w:rsid w:val="009C37A0"/>
    <w:rsid w:val="009C573E"/>
    <w:rsid w:val="009C639A"/>
    <w:rsid w:val="009C6928"/>
    <w:rsid w:val="009D0145"/>
    <w:rsid w:val="009D1CEF"/>
    <w:rsid w:val="009D270D"/>
    <w:rsid w:val="009D3425"/>
    <w:rsid w:val="009D5D6A"/>
    <w:rsid w:val="009D6005"/>
    <w:rsid w:val="009D6DAB"/>
    <w:rsid w:val="009D6FFB"/>
    <w:rsid w:val="009D7751"/>
    <w:rsid w:val="009D7FA8"/>
    <w:rsid w:val="009E06A0"/>
    <w:rsid w:val="009E0991"/>
    <w:rsid w:val="009E278D"/>
    <w:rsid w:val="009E3B08"/>
    <w:rsid w:val="009E5C97"/>
    <w:rsid w:val="009E76CA"/>
    <w:rsid w:val="009E7B4B"/>
    <w:rsid w:val="009F0BB8"/>
    <w:rsid w:val="009F141F"/>
    <w:rsid w:val="009F1D13"/>
    <w:rsid w:val="009F201B"/>
    <w:rsid w:val="009F363B"/>
    <w:rsid w:val="009F5CAD"/>
    <w:rsid w:val="009F5F8D"/>
    <w:rsid w:val="00A01ABB"/>
    <w:rsid w:val="00A04288"/>
    <w:rsid w:val="00A04846"/>
    <w:rsid w:val="00A04CE5"/>
    <w:rsid w:val="00A0521F"/>
    <w:rsid w:val="00A108BD"/>
    <w:rsid w:val="00A111D6"/>
    <w:rsid w:val="00A11C5C"/>
    <w:rsid w:val="00A12FBD"/>
    <w:rsid w:val="00A15E3D"/>
    <w:rsid w:val="00A17EEF"/>
    <w:rsid w:val="00A21BB7"/>
    <w:rsid w:val="00A23855"/>
    <w:rsid w:val="00A32220"/>
    <w:rsid w:val="00A335DF"/>
    <w:rsid w:val="00A33AF1"/>
    <w:rsid w:val="00A34340"/>
    <w:rsid w:val="00A34BE6"/>
    <w:rsid w:val="00A34ECA"/>
    <w:rsid w:val="00A35E1A"/>
    <w:rsid w:val="00A36C57"/>
    <w:rsid w:val="00A42506"/>
    <w:rsid w:val="00A42909"/>
    <w:rsid w:val="00A4497E"/>
    <w:rsid w:val="00A4541A"/>
    <w:rsid w:val="00A4644C"/>
    <w:rsid w:val="00A522C6"/>
    <w:rsid w:val="00A55524"/>
    <w:rsid w:val="00A55C36"/>
    <w:rsid w:val="00A569A0"/>
    <w:rsid w:val="00A612B2"/>
    <w:rsid w:val="00A6433E"/>
    <w:rsid w:val="00A64553"/>
    <w:rsid w:val="00A649EC"/>
    <w:rsid w:val="00A664F7"/>
    <w:rsid w:val="00A727F9"/>
    <w:rsid w:val="00A7316F"/>
    <w:rsid w:val="00A738E1"/>
    <w:rsid w:val="00A73BEB"/>
    <w:rsid w:val="00A73C54"/>
    <w:rsid w:val="00A74010"/>
    <w:rsid w:val="00A76174"/>
    <w:rsid w:val="00A92A75"/>
    <w:rsid w:val="00A94C8D"/>
    <w:rsid w:val="00A9582F"/>
    <w:rsid w:val="00A95C17"/>
    <w:rsid w:val="00A9626A"/>
    <w:rsid w:val="00A96A53"/>
    <w:rsid w:val="00A96E90"/>
    <w:rsid w:val="00A972FA"/>
    <w:rsid w:val="00AA0E0B"/>
    <w:rsid w:val="00AA1EC6"/>
    <w:rsid w:val="00AA30C7"/>
    <w:rsid w:val="00AA67C2"/>
    <w:rsid w:val="00AA6C54"/>
    <w:rsid w:val="00AA75E4"/>
    <w:rsid w:val="00AB14BA"/>
    <w:rsid w:val="00AB28D0"/>
    <w:rsid w:val="00AB3836"/>
    <w:rsid w:val="00AB5696"/>
    <w:rsid w:val="00AB58AF"/>
    <w:rsid w:val="00AB64C1"/>
    <w:rsid w:val="00AB6C8B"/>
    <w:rsid w:val="00AB7CA6"/>
    <w:rsid w:val="00AC1894"/>
    <w:rsid w:val="00AC565C"/>
    <w:rsid w:val="00AC6A30"/>
    <w:rsid w:val="00AC6E69"/>
    <w:rsid w:val="00AC766E"/>
    <w:rsid w:val="00AC777E"/>
    <w:rsid w:val="00AD13A7"/>
    <w:rsid w:val="00AD1A4E"/>
    <w:rsid w:val="00AD3EF2"/>
    <w:rsid w:val="00AD4081"/>
    <w:rsid w:val="00AD5C71"/>
    <w:rsid w:val="00AD6046"/>
    <w:rsid w:val="00AD66F9"/>
    <w:rsid w:val="00AD6701"/>
    <w:rsid w:val="00AD6D6D"/>
    <w:rsid w:val="00AD7FCA"/>
    <w:rsid w:val="00AE1B27"/>
    <w:rsid w:val="00AE1FAA"/>
    <w:rsid w:val="00AE24DE"/>
    <w:rsid w:val="00AE26B9"/>
    <w:rsid w:val="00AE3C77"/>
    <w:rsid w:val="00AE4343"/>
    <w:rsid w:val="00AE6E58"/>
    <w:rsid w:val="00AF350F"/>
    <w:rsid w:val="00AF3C11"/>
    <w:rsid w:val="00AF5A0B"/>
    <w:rsid w:val="00B01120"/>
    <w:rsid w:val="00B0214B"/>
    <w:rsid w:val="00B03977"/>
    <w:rsid w:val="00B04773"/>
    <w:rsid w:val="00B054EB"/>
    <w:rsid w:val="00B055BE"/>
    <w:rsid w:val="00B07352"/>
    <w:rsid w:val="00B07726"/>
    <w:rsid w:val="00B12703"/>
    <w:rsid w:val="00B12CE2"/>
    <w:rsid w:val="00B13FF4"/>
    <w:rsid w:val="00B14417"/>
    <w:rsid w:val="00B156BD"/>
    <w:rsid w:val="00B164E4"/>
    <w:rsid w:val="00B1763C"/>
    <w:rsid w:val="00B214A3"/>
    <w:rsid w:val="00B22F0A"/>
    <w:rsid w:val="00B2409E"/>
    <w:rsid w:val="00B24B0E"/>
    <w:rsid w:val="00B26DC6"/>
    <w:rsid w:val="00B27356"/>
    <w:rsid w:val="00B27C4B"/>
    <w:rsid w:val="00B314FC"/>
    <w:rsid w:val="00B31F59"/>
    <w:rsid w:val="00B33BA5"/>
    <w:rsid w:val="00B33EDF"/>
    <w:rsid w:val="00B34FF7"/>
    <w:rsid w:val="00B35C43"/>
    <w:rsid w:val="00B36511"/>
    <w:rsid w:val="00B36BAD"/>
    <w:rsid w:val="00B36E03"/>
    <w:rsid w:val="00B40EB2"/>
    <w:rsid w:val="00B413B4"/>
    <w:rsid w:val="00B41B78"/>
    <w:rsid w:val="00B435CE"/>
    <w:rsid w:val="00B443EF"/>
    <w:rsid w:val="00B4451F"/>
    <w:rsid w:val="00B454FD"/>
    <w:rsid w:val="00B52417"/>
    <w:rsid w:val="00B53478"/>
    <w:rsid w:val="00B57E60"/>
    <w:rsid w:val="00B610B8"/>
    <w:rsid w:val="00B619A7"/>
    <w:rsid w:val="00B61CB8"/>
    <w:rsid w:val="00B64233"/>
    <w:rsid w:val="00B65CFB"/>
    <w:rsid w:val="00B662C5"/>
    <w:rsid w:val="00B664F6"/>
    <w:rsid w:val="00B66618"/>
    <w:rsid w:val="00B734DA"/>
    <w:rsid w:val="00B73E98"/>
    <w:rsid w:val="00B74088"/>
    <w:rsid w:val="00B747F1"/>
    <w:rsid w:val="00B74BB4"/>
    <w:rsid w:val="00B753A9"/>
    <w:rsid w:val="00B759BA"/>
    <w:rsid w:val="00B75DDE"/>
    <w:rsid w:val="00B75E39"/>
    <w:rsid w:val="00B7614E"/>
    <w:rsid w:val="00B77A49"/>
    <w:rsid w:val="00B80726"/>
    <w:rsid w:val="00B81CBD"/>
    <w:rsid w:val="00B820D5"/>
    <w:rsid w:val="00B873DC"/>
    <w:rsid w:val="00B87F54"/>
    <w:rsid w:val="00B922A3"/>
    <w:rsid w:val="00B9275E"/>
    <w:rsid w:val="00B93CE1"/>
    <w:rsid w:val="00B94AE3"/>
    <w:rsid w:val="00B9756A"/>
    <w:rsid w:val="00B97D03"/>
    <w:rsid w:val="00BA0208"/>
    <w:rsid w:val="00BA0850"/>
    <w:rsid w:val="00BA2CD0"/>
    <w:rsid w:val="00BA3281"/>
    <w:rsid w:val="00BA38D7"/>
    <w:rsid w:val="00BA3E46"/>
    <w:rsid w:val="00BA413F"/>
    <w:rsid w:val="00BA5B40"/>
    <w:rsid w:val="00BA5FE5"/>
    <w:rsid w:val="00BA65D9"/>
    <w:rsid w:val="00BA7A31"/>
    <w:rsid w:val="00BB1467"/>
    <w:rsid w:val="00BB382A"/>
    <w:rsid w:val="00BB43F8"/>
    <w:rsid w:val="00BB45F8"/>
    <w:rsid w:val="00BC23B5"/>
    <w:rsid w:val="00BC2448"/>
    <w:rsid w:val="00BC3170"/>
    <w:rsid w:val="00BC4DAA"/>
    <w:rsid w:val="00BC4E52"/>
    <w:rsid w:val="00BD3416"/>
    <w:rsid w:val="00BD3681"/>
    <w:rsid w:val="00BD5C1B"/>
    <w:rsid w:val="00BD5C92"/>
    <w:rsid w:val="00BE0E5F"/>
    <w:rsid w:val="00BE2259"/>
    <w:rsid w:val="00BE24D7"/>
    <w:rsid w:val="00BE4781"/>
    <w:rsid w:val="00BE4B4C"/>
    <w:rsid w:val="00BE77BE"/>
    <w:rsid w:val="00BE7E4C"/>
    <w:rsid w:val="00BF04F8"/>
    <w:rsid w:val="00BF082C"/>
    <w:rsid w:val="00BF09CF"/>
    <w:rsid w:val="00BF2285"/>
    <w:rsid w:val="00BF354E"/>
    <w:rsid w:val="00BF358A"/>
    <w:rsid w:val="00BF3C91"/>
    <w:rsid w:val="00BF50F6"/>
    <w:rsid w:val="00BF51DA"/>
    <w:rsid w:val="00BF5FBA"/>
    <w:rsid w:val="00BF6056"/>
    <w:rsid w:val="00C0032C"/>
    <w:rsid w:val="00C00E35"/>
    <w:rsid w:val="00C01B7C"/>
    <w:rsid w:val="00C03233"/>
    <w:rsid w:val="00C050CC"/>
    <w:rsid w:val="00C05472"/>
    <w:rsid w:val="00C059C0"/>
    <w:rsid w:val="00C06AD1"/>
    <w:rsid w:val="00C075BA"/>
    <w:rsid w:val="00C13036"/>
    <w:rsid w:val="00C1358B"/>
    <w:rsid w:val="00C13B7C"/>
    <w:rsid w:val="00C13B7E"/>
    <w:rsid w:val="00C144F2"/>
    <w:rsid w:val="00C15D1D"/>
    <w:rsid w:val="00C233F6"/>
    <w:rsid w:val="00C24074"/>
    <w:rsid w:val="00C25B3E"/>
    <w:rsid w:val="00C26C92"/>
    <w:rsid w:val="00C27F01"/>
    <w:rsid w:val="00C32034"/>
    <w:rsid w:val="00C32799"/>
    <w:rsid w:val="00C355B8"/>
    <w:rsid w:val="00C359DD"/>
    <w:rsid w:val="00C36345"/>
    <w:rsid w:val="00C37249"/>
    <w:rsid w:val="00C40992"/>
    <w:rsid w:val="00C43431"/>
    <w:rsid w:val="00C43B3E"/>
    <w:rsid w:val="00C446D4"/>
    <w:rsid w:val="00C459DC"/>
    <w:rsid w:val="00C512D4"/>
    <w:rsid w:val="00C532D7"/>
    <w:rsid w:val="00C5371C"/>
    <w:rsid w:val="00C5446E"/>
    <w:rsid w:val="00C567BD"/>
    <w:rsid w:val="00C571BC"/>
    <w:rsid w:val="00C62423"/>
    <w:rsid w:val="00C633D7"/>
    <w:rsid w:val="00C63C61"/>
    <w:rsid w:val="00C64367"/>
    <w:rsid w:val="00C65611"/>
    <w:rsid w:val="00C65672"/>
    <w:rsid w:val="00C65877"/>
    <w:rsid w:val="00C70244"/>
    <w:rsid w:val="00C75C3E"/>
    <w:rsid w:val="00C81097"/>
    <w:rsid w:val="00C81C6F"/>
    <w:rsid w:val="00C82E69"/>
    <w:rsid w:val="00C84DF1"/>
    <w:rsid w:val="00C8529D"/>
    <w:rsid w:val="00C87B63"/>
    <w:rsid w:val="00C9015B"/>
    <w:rsid w:val="00C911A6"/>
    <w:rsid w:val="00C930B8"/>
    <w:rsid w:val="00CA0124"/>
    <w:rsid w:val="00CA0151"/>
    <w:rsid w:val="00CA03CC"/>
    <w:rsid w:val="00CA273A"/>
    <w:rsid w:val="00CA46F5"/>
    <w:rsid w:val="00CA4A7F"/>
    <w:rsid w:val="00CA4D83"/>
    <w:rsid w:val="00CA5272"/>
    <w:rsid w:val="00CA541D"/>
    <w:rsid w:val="00CA7713"/>
    <w:rsid w:val="00CA7E13"/>
    <w:rsid w:val="00CB0BCC"/>
    <w:rsid w:val="00CB1625"/>
    <w:rsid w:val="00CB4F31"/>
    <w:rsid w:val="00CB6327"/>
    <w:rsid w:val="00CB7717"/>
    <w:rsid w:val="00CC0D80"/>
    <w:rsid w:val="00CC123D"/>
    <w:rsid w:val="00CC18B7"/>
    <w:rsid w:val="00CC1BB2"/>
    <w:rsid w:val="00CC6AAB"/>
    <w:rsid w:val="00CD1FDD"/>
    <w:rsid w:val="00CD4E85"/>
    <w:rsid w:val="00CD5574"/>
    <w:rsid w:val="00CE07BC"/>
    <w:rsid w:val="00CE10EA"/>
    <w:rsid w:val="00CE25E3"/>
    <w:rsid w:val="00CE2D00"/>
    <w:rsid w:val="00CE3410"/>
    <w:rsid w:val="00CE3EA8"/>
    <w:rsid w:val="00CE5CFD"/>
    <w:rsid w:val="00CE7E92"/>
    <w:rsid w:val="00CF0D77"/>
    <w:rsid w:val="00CF1A79"/>
    <w:rsid w:val="00CF25C6"/>
    <w:rsid w:val="00CF55BB"/>
    <w:rsid w:val="00CF73D0"/>
    <w:rsid w:val="00D0095B"/>
    <w:rsid w:val="00D00AF2"/>
    <w:rsid w:val="00D02CDE"/>
    <w:rsid w:val="00D0329F"/>
    <w:rsid w:val="00D05CA0"/>
    <w:rsid w:val="00D05E97"/>
    <w:rsid w:val="00D066F4"/>
    <w:rsid w:val="00D06B32"/>
    <w:rsid w:val="00D108E9"/>
    <w:rsid w:val="00D10F83"/>
    <w:rsid w:val="00D20AA2"/>
    <w:rsid w:val="00D21AF7"/>
    <w:rsid w:val="00D21FC5"/>
    <w:rsid w:val="00D221D8"/>
    <w:rsid w:val="00D23394"/>
    <w:rsid w:val="00D2442E"/>
    <w:rsid w:val="00D25F59"/>
    <w:rsid w:val="00D30311"/>
    <w:rsid w:val="00D32CB9"/>
    <w:rsid w:val="00D331CF"/>
    <w:rsid w:val="00D33FE2"/>
    <w:rsid w:val="00D351B9"/>
    <w:rsid w:val="00D37593"/>
    <w:rsid w:val="00D40F33"/>
    <w:rsid w:val="00D42EAB"/>
    <w:rsid w:val="00D43BB3"/>
    <w:rsid w:val="00D4513C"/>
    <w:rsid w:val="00D45716"/>
    <w:rsid w:val="00D47D5C"/>
    <w:rsid w:val="00D50BA2"/>
    <w:rsid w:val="00D527E2"/>
    <w:rsid w:val="00D560A2"/>
    <w:rsid w:val="00D61F35"/>
    <w:rsid w:val="00D62046"/>
    <w:rsid w:val="00D62B0F"/>
    <w:rsid w:val="00D654C3"/>
    <w:rsid w:val="00D66456"/>
    <w:rsid w:val="00D666D0"/>
    <w:rsid w:val="00D722C8"/>
    <w:rsid w:val="00D74AE8"/>
    <w:rsid w:val="00D76421"/>
    <w:rsid w:val="00D773A3"/>
    <w:rsid w:val="00D80185"/>
    <w:rsid w:val="00D81068"/>
    <w:rsid w:val="00D82ED4"/>
    <w:rsid w:val="00D85128"/>
    <w:rsid w:val="00D85CEC"/>
    <w:rsid w:val="00D86487"/>
    <w:rsid w:val="00D864DA"/>
    <w:rsid w:val="00D86574"/>
    <w:rsid w:val="00D8716C"/>
    <w:rsid w:val="00D8731C"/>
    <w:rsid w:val="00D92C69"/>
    <w:rsid w:val="00D94347"/>
    <w:rsid w:val="00D97084"/>
    <w:rsid w:val="00DA1017"/>
    <w:rsid w:val="00DA2BF3"/>
    <w:rsid w:val="00DA36A2"/>
    <w:rsid w:val="00DA3F40"/>
    <w:rsid w:val="00DA5F6D"/>
    <w:rsid w:val="00DA60C2"/>
    <w:rsid w:val="00DA61C4"/>
    <w:rsid w:val="00DA67BD"/>
    <w:rsid w:val="00DA6EE1"/>
    <w:rsid w:val="00DA7B00"/>
    <w:rsid w:val="00DB11EA"/>
    <w:rsid w:val="00DB2ADD"/>
    <w:rsid w:val="00DB2D2B"/>
    <w:rsid w:val="00DB4192"/>
    <w:rsid w:val="00DB4DD4"/>
    <w:rsid w:val="00DB566E"/>
    <w:rsid w:val="00DB5C93"/>
    <w:rsid w:val="00DB71E3"/>
    <w:rsid w:val="00DB757E"/>
    <w:rsid w:val="00DC0BDD"/>
    <w:rsid w:val="00DC2925"/>
    <w:rsid w:val="00DC2FDD"/>
    <w:rsid w:val="00DC3826"/>
    <w:rsid w:val="00DC3BFA"/>
    <w:rsid w:val="00DC3DD7"/>
    <w:rsid w:val="00DD00B6"/>
    <w:rsid w:val="00DD3C86"/>
    <w:rsid w:val="00DD4A9F"/>
    <w:rsid w:val="00DD4D95"/>
    <w:rsid w:val="00DD5171"/>
    <w:rsid w:val="00DD6645"/>
    <w:rsid w:val="00DD6995"/>
    <w:rsid w:val="00DD6EDE"/>
    <w:rsid w:val="00DD7B87"/>
    <w:rsid w:val="00DE06F4"/>
    <w:rsid w:val="00DE0BDC"/>
    <w:rsid w:val="00DE1A63"/>
    <w:rsid w:val="00DE2D24"/>
    <w:rsid w:val="00DE3105"/>
    <w:rsid w:val="00DE3BF2"/>
    <w:rsid w:val="00DE4C37"/>
    <w:rsid w:val="00DE52C8"/>
    <w:rsid w:val="00DE5EC1"/>
    <w:rsid w:val="00DE76FF"/>
    <w:rsid w:val="00DF133C"/>
    <w:rsid w:val="00DF1AEC"/>
    <w:rsid w:val="00DF382A"/>
    <w:rsid w:val="00DF479E"/>
    <w:rsid w:val="00DF4F85"/>
    <w:rsid w:val="00DF56E8"/>
    <w:rsid w:val="00DF5B2B"/>
    <w:rsid w:val="00DF5B33"/>
    <w:rsid w:val="00DF646A"/>
    <w:rsid w:val="00DF7275"/>
    <w:rsid w:val="00DF7677"/>
    <w:rsid w:val="00E00139"/>
    <w:rsid w:val="00E01FBF"/>
    <w:rsid w:val="00E02547"/>
    <w:rsid w:val="00E03886"/>
    <w:rsid w:val="00E0427C"/>
    <w:rsid w:val="00E04D90"/>
    <w:rsid w:val="00E06318"/>
    <w:rsid w:val="00E10C35"/>
    <w:rsid w:val="00E12643"/>
    <w:rsid w:val="00E1316B"/>
    <w:rsid w:val="00E13609"/>
    <w:rsid w:val="00E139BE"/>
    <w:rsid w:val="00E14899"/>
    <w:rsid w:val="00E1521E"/>
    <w:rsid w:val="00E15944"/>
    <w:rsid w:val="00E16B04"/>
    <w:rsid w:val="00E17058"/>
    <w:rsid w:val="00E20E18"/>
    <w:rsid w:val="00E20F8C"/>
    <w:rsid w:val="00E215A1"/>
    <w:rsid w:val="00E231DA"/>
    <w:rsid w:val="00E26088"/>
    <w:rsid w:val="00E30F76"/>
    <w:rsid w:val="00E3131B"/>
    <w:rsid w:val="00E32F7C"/>
    <w:rsid w:val="00E368B9"/>
    <w:rsid w:val="00E3763E"/>
    <w:rsid w:val="00E41CD7"/>
    <w:rsid w:val="00E423DA"/>
    <w:rsid w:val="00E43BD6"/>
    <w:rsid w:val="00E44F31"/>
    <w:rsid w:val="00E451C2"/>
    <w:rsid w:val="00E45F54"/>
    <w:rsid w:val="00E46562"/>
    <w:rsid w:val="00E47632"/>
    <w:rsid w:val="00E5143F"/>
    <w:rsid w:val="00E51DB5"/>
    <w:rsid w:val="00E52D4B"/>
    <w:rsid w:val="00E539F2"/>
    <w:rsid w:val="00E53F1C"/>
    <w:rsid w:val="00E54227"/>
    <w:rsid w:val="00E54F95"/>
    <w:rsid w:val="00E55222"/>
    <w:rsid w:val="00E570EE"/>
    <w:rsid w:val="00E5783F"/>
    <w:rsid w:val="00E65921"/>
    <w:rsid w:val="00E66998"/>
    <w:rsid w:val="00E71F18"/>
    <w:rsid w:val="00E724FD"/>
    <w:rsid w:val="00E745E8"/>
    <w:rsid w:val="00E74927"/>
    <w:rsid w:val="00E753FA"/>
    <w:rsid w:val="00E75ADE"/>
    <w:rsid w:val="00E76A43"/>
    <w:rsid w:val="00E77087"/>
    <w:rsid w:val="00E77B41"/>
    <w:rsid w:val="00E77CB0"/>
    <w:rsid w:val="00E80618"/>
    <w:rsid w:val="00E818A8"/>
    <w:rsid w:val="00E84300"/>
    <w:rsid w:val="00E85132"/>
    <w:rsid w:val="00E86FD4"/>
    <w:rsid w:val="00E8759A"/>
    <w:rsid w:val="00E91BC2"/>
    <w:rsid w:val="00E93823"/>
    <w:rsid w:val="00E93D7E"/>
    <w:rsid w:val="00E93F47"/>
    <w:rsid w:val="00E93FD5"/>
    <w:rsid w:val="00E9462A"/>
    <w:rsid w:val="00E951E0"/>
    <w:rsid w:val="00E974F0"/>
    <w:rsid w:val="00E97953"/>
    <w:rsid w:val="00EA0CFB"/>
    <w:rsid w:val="00EA1156"/>
    <w:rsid w:val="00EA15C2"/>
    <w:rsid w:val="00EA1918"/>
    <w:rsid w:val="00EA36A8"/>
    <w:rsid w:val="00EA4F97"/>
    <w:rsid w:val="00EA5603"/>
    <w:rsid w:val="00EA5754"/>
    <w:rsid w:val="00EA626A"/>
    <w:rsid w:val="00EA6B68"/>
    <w:rsid w:val="00EB3E16"/>
    <w:rsid w:val="00EB4F32"/>
    <w:rsid w:val="00EB63B7"/>
    <w:rsid w:val="00EB7B2F"/>
    <w:rsid w:val="00EC01F2"/>
    <w:rsid w:val="00EC0977"/>
    <w:rsid w:val="00EC3AB0"/>
    <w:rsid w:val="00EC4831"/>
    <w:rsid w:val="00EC6DB8"/>
    <w:rsid w:val="00ED0134"/>
    <w:rsid w:val="00ED2E09"/>
    <w:rsid w:val="00ED4635"/>
    <w:rsid w:val="00ED5774"/>
    <w:rsid w:val="00EE02C6"/>
    <w:rsid w:val="00EE17FF"/>
    <w:rsid w:val="00EE2891"/>
    <w:rsid w:val="00EE31AF"/>
    <w:rsid w:val="00EE31BE"/>
    <w:rsid w:val="00EE36D7"/>
    <w:rsid w:val="00EE3993"/>
    <w:rsid w:val="00EE3E82"/>
    <w:rsid w:val="00EE6C45"/>
    <w:rsid w:val="00EE7E32"/>
    <w:rsid w:val="00EF09DA"/>
    <w:rsid w:val="00EF124C"/>
    <w:rsid w:val="00EF1773"/>
    <w:rsid w:val="00EF2A0A"/>
    <w:rsid w:val="00EF3296"/>
    <w:rsid w:val="00EF7035"/>
    <w:rsid w:val="00EF7E14"/>
    <w:rsid w:val="00F022F6"/>
    <w:rsid w:val="00F04267"/>
    <w:rsid w:val="00F0745D"/>
    <w:rsid w:val="00F074AF"/>
    <w:rsid w:val="00F12354"/>
    <w:rsid w:val="00F13CBA"/>
    <w:rsid w:val="00F157B7"/>
    <w:rsid w:val="00F16599"/>
    <w:rsid w:val="00F212C6"/>
    <w:rsid w:val="00F21558"/>
    <w:rsid w:val="00F22C25"/>
    <w:rsid w:val="00F277CF"/>
    <w:rsid w:val="00F27943"/>
    <w:rsid w:val="00F279EB"/>
    <w:rsid w:val="00F30F00"/>
    <w:rsid w:val="00F31FF9"/>
    <w:rsid w:val="00F32201"/>
    <w:rsid w:val="00F32AFF"/>
    <w:rsid w:val="00F332E0"/>
    <w:rsid w:val="00F35077"/>
    <w:rsid w:val="00F35743"/>
    <w:rsid w:val="00F35A15"/>
    <w:rsid w:val="00F35A78"/>
    <w:rsid w:val="00F36E46"/>
    <w:rsid w:val="00F40247"/>
    <w:rsid w:val="00F416C1"/>
    <w:rsid w:val="00F41D64"/>
    <w:rsid w:val="00F42E60"/>
    <w:rsid w:val="00F43ACE"/>
    <w:rsid w:val="00F44E14"/>
    <w:rsid w:val="00F46B0C"/>
    <w:rsid w:val="00F525A0"/>
    <w:rsid w:val="00F52C07"/>
    <w:rsid w:val="00F53915"/>
    <w:rsid w:val="00F54ABF"/>
    <w:rsid w:val="00F556C8"/>
    <w:rsid w:val="00F57953"/>
    <w:rsid w:val="00F603D0"/>
    <w:rsid w:val="00F61E9D"/>
    <w:rsid w:val="00F62F26"/>
    <w:rsid w:val="00F662B4"/>
    <w:rsid w:val="00F7103E"/>
    <w:rsid w:val="00F715B8"/>
    <w:rsid w:val="00F727DC"/>
    <w:rsid w:val="00F72D91"/>
    <w:rsid w:val="00F73994"/>
    <w:rsid w:val="00F73C8C"/>
    <w:rsid w:val="00F754CC"/>
    <w:rsid w:val="00F76D2B"/>
    <w:rsid w:val="00F8239B"/>
    <w:rsid w:val="00F823F0"/>
    <w:rsid w:val="00F82B36"/>
    <w:rsid w:val="00F83DDD"/>
    <w:rsid w:val="00F87CBF"/>
    <w:rsid w:val="00F90142"/>
    <w:rsid w:val="00F90211"/>
    <w:rsid w:val="00F908CC"/>
    <w:rsid w:val="00F91230"/>
    <w:rsid w:val="00F91925"/>
    <w:rsid w:val="00F92A55"/>
    <w:rsid w:val="00F938E0"/>
    <w:rsid w:val="00F944AD"/>
    <w:rsid w:val="00F94C28"/>
    <w:rsid w:val="00F952FF"/>
    <w:rsid w:val="00F9558A"/>
    <w:rsid w:val="00F97915"/>
    <w:rsid w:val="00FA01D3"/>
    <w:rsid w:val="00FA05FF"/>
    <w:rsid w:val="00FA13F1"/>
    <w:rsid w:val="00FA39FF"/>
    <w:rsid w:val="00FA40AC"/>
    <w:rsid w:val="00FA4FF4"/>
    <w:rsid w:val="00FA5A65"/>
    <w:rsid w:val="00FA7055"/>
    <w:rsid w:val="00FA7528"/>
    <w:rsid w:val="00FA785E"/>
    <w:rsid w:val="00FA7D3B"/>
    <w:rsid w:val="00FB081A"/>
    <w:rsid w:val="00FB1B71"/>
    <w:rsid w:val="00FB21DA"/>
    <w:rsid w:val="00FB4689"/>
    <w:rsid w:val="00FB7917"/>
    <w:rsid w:val="00FC0DF8"/>
    <w:rsid w:val="00FC1672"/>
    <w:rsid w:val="00FC3DF3"/>
    <w:rsid w:val="00FC5D3C"/>
    <w:rsid w:val="00FC60D8"/>
    <w:rsid w:val="00FC6A8E"/>
    <w:rsid w:val="00FD0EAE"/>
    <w:rsid w:val="00FD386A"/>
    <w:rsid w:val="00FD3C6B"/>
    <w:rsid w:val="00FD3E8D"/>
    <w:rsid w:val="00FD56F1"/>
    <w:rsid w:val="00FD5A70"/>
    <w:rsid w:val="00FD60B7"/>
    <w:rsid w:val="00FE2E21"/>
    <w:rsid w:val="00FE3E12"/>
    <w:rsid w:val="00FE4E9A"/>
    <w:rsid w:val="00FE6CE2"/>
    <w:rsid w:val="00FF33F3"/>
    <w:rsid w:val="00FF35BB"/>
    <w:rsid w:val="00FF5C56"/>
    <w:rsid w:val="00FF5C58"/>
    <w:rsid w:val="00FF76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F7AA6"/>
  <w15:docId w15:val="{8674DE61-B74D-4C93-A043-14465C3E7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16A"/>
    <w:pPr>
      <w:spacing w:after="0" w:line="360" w:lineRule="auto"/>
    </w:pPr>
    <w:rPr>
      <w:kern w:val="0"/>
      <w14:ligatures w14:val="none"/>
    </w:rPr>
  </w:style>
  <w:style w:type="paragraph" w:styleId="Heading1">
    <w:name w:val="heading 1"/>
    <w:basedOn w:val="Normal"/>
    <w:next w:val="Heading2"/>
    <w:link w:val="Heading1Char"/>
    <w:uiPriority w:val="9"/>
    <w:qFormat/>
    <w:rsid w:val="005A0A02"/>
    <w:pPr>
      <w:keepNext/>
      <w:keepLines/>
      <w:pageBreakBefore/>
      <w:numPr>
        <w:numId w:val="1"/>
      </w:numPr>
      <w:spacing w:before="240"/>
      <w:ind w:left="851" w:hanging="851"/>
      <w:outlineLvl w:val="0"/>
    </w:pPr>
    <w:rPr>
      <w:rFonts w:ascii="Calibri" w:eastAsiaTheme="majorEastAsia" w:hAnsi="Calibri" w:cs="Calibri"/>
      <w:b/>
      <w:sz w:val="32"/>
      <w:szCs w:val="32"/>
    </w:rPr>
  </w:style>
  <w:style w:type="paragraph" w:styleId="Heading2">
    <w:name w:val="heading 2"/>
    <w:basedOn w:val="Heading1"/>
    <w:next w:val="Normal"/>
    <w:link w:val="Heading2Char"/>
    <w:uiPriority w:val="9"/>
    <w:unhideWhenUsed/>
    <w:qFormat/>
    <w:rsid w:val="005A0A02"/>
    <w:pPr>
      <w:pageBreakBefore w:val="0"/>
      <w:numPr>
        <w:ilvl w:val="1"/>
      </w:numPr>
      <w:spacing w:before="160" w:after="120"/>
      <w:outlineLvl w:val="1"/>
    </w:pPr>
    <w:rPr>
      <w:rFonts w:cstheme="majorBidi"/>
      <w:sz w:val="28"/>
      <w:szCs w:val="26"/>
    </w:rPr>
  </w:style>
  <w:style w:type="paragraph" w:styleId="Heading3">
    <w:name w:val="heading 3"/>
    <w:basedOn w:val="Normal"/>
    <w:next w:val="Normal"/>
    <w:link w:val="Heading3Char"/>
    <w:uiPriority w:val="9"/>
    <w:unhideWhenUsed/>
    <w:qFormat/>
    <w:rsid w:val="005A0A02"/>
    <w:pPr>
      <w:keepNext/>
      <w:keepLines/>
      <w:numPr>
        <w:ilvl w:val="2"/>
        <w:numId w:val="1"/>
      </w:numPr>
      <w:spacing w:before="4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936AB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A02"/>
    <w:rPr>
      <w:rFonts w:ascii="Calibri" w:eastAsiaTheme="majorEastAsia" w:hAnsi="Calibri" w:cs="Calibri"/>
      <w:b/>
      <w:kern w:val="0"/>
      <w:sz w:val="32"/>
      <w:szCs w:val="32"/>
      <w:lang w:val="en-US"/>
      <w14:ligatures w14:val="none"/>
    </w:rPr>
  </w:style>
  <w:style w:type="character" w:customStyle="1" w:styleId="Heading2Char">
    <w:name w:val="Heading 2 Char"/>
    <w:basedOn w:val="DefaultParagraphFont"/>
    <w:link w:val="Heading2"/>
    <w:uiPriority w:val="9"/>
    <w:rsid w:val="005A0A02"/>
    <w:rPr>
      <w:rFonts w:ascii="Calibri" w:eastAsiaTheme="majorEastAsia" w:hAnsi="Calibri" w:cstheme="majorBidi"/>
      <w:b/>
      <w:kern w:val="0"/>
      <w:sz w:val="28"/>
      <w:szCs w:val="26"/>
      <w:lang w:val="en-US"/>
      <w14:ligatures w14:val="none"/>
    </w:rPr>
  </w:style>
  <w:style w:type="character" w:customStyle="1" w:styleId="Heading3Char">
    <w:name w:val="Heading 3 Char"/>
    <w:basedOn w:val="DefaultParagraphFont"/>
    <w:link w:val="Heading3"/>
    <w:uiPriority w:val="9"/>
    <w:rsid w:val="005A0A02"/>
    <w:rPr>
      <w:rFonts w:eastAsiaTheme="majorEastAsia" w:cstheme="majorBidi"/>
      <w:b/>
      <w:kern w:val="0"/>
      <w:sz w:val="24"/>
      <w:szCs w:val="24"/>
      <w:lang w:val="en-US"/>
      <w14:ligatures w14:val="none"/>
    </w:rPr>
  </w:style>
  <w:style w:type="character" w:styleId="Hyperlink">
    <w:name w:val="Hyperlink"/>
    <w:basedOn w:val="DefaultParagraphFont"/>
    <w:uiPriority w:val="99"/>
    <w:unhideWhenUsed/>
    <w:rsid w:val="005A0A02"/>
    <w:rPr>
      <w:color w:val="1F3864" w:themeColor="accent1" w:themeShade="80"/>
      <w:u w:val="single"/>
    </w:rPr>
  </w:style>
  <w:style w:type="paragraph" w:styleId="Caption">
    <w:name w:val="caption"/>
    <w:basedOn w:val="Normal"/>
    <w:next w:val="Normal"/>
    <w:uiPriority w:val="35"/>
    <w:unhideWhenUsed/>
    <w:qFormat/>
    <w:rsid w:val="005A0A02"/>
    <w:pPr>
      <w:spacing w:after="80" w:line="240" w:lineRule="auto"/>
    </w:pPr>
    <w:rPr>
      <w:i/>
      <w:iCs/>
      <w:sz w:val="20"/>
      <w:szCs w:val="18"/>
    </w:rPr>
  </w:style>
  <w:style w:type="character" w:styleId="CommentReference">
    <w:name w:val="annotation reference"/>
    <w:basedOn w:val="DefaultParagraphFont"/>
    <w:uiPriority w:val="99"/>
    <w:semiHidden/>
    <w:unhideWhenUsed/>
    <w:rsid w:val="005A0A02"/>
    <w:rPr>
      <w:sz w:val="22"/>
      <w:szCs w:val="16"/>
    </w:rPr>
  </w:style>
  <w:style w:type="paragraph" w:styleId="CommentText">
    <w:name w:val="annotation text"/>
    <w:basedOn w:val="Normal"/>
    <w:link w:val="CommentTextChar"/>
    <w:uiPriority w:val="99"/>
    <w:unhideWhenUsed/>
    <w:rsid w:val="005A0A02"/>
    <w:rPr>
      <w:szCs w:val="20"/>
    </w:rPr>
  </w:style>
  <w:style w:type="character" w:customStyle="1" w:styleId="CommentTextChar">
    <w:name w:val="Comment Text Char"/>
    <w:basedOn w:val="DefaultParagraphFont"/>
    <w:link w:val="CommentText"/>
    <w:uiPriority w:val="99"/>
    <w:rsid w:val="005A0A02"/>
    <w:rPr>
      <w:kern w:val="0"/>
      <w:szCs w:val="20"/>
      <w:lang w:val="en-US"/>
      <w14:ligatures w14:val="none"/>
    </w:rPr>
  </w:style>
  <w:style w:type="paragraph" w:styleId="Footer">
    <w:name w:val="footer"/>
    <w:basedOn w:val="Normal"/>
    <w:link w:val="FooterChar"/>
    <w:uiPriority w:val="99"/>
    <w:unhideWhenUsed/>
    <w:rsid w:val="005A0A02"/>
  </w:style>
  <w:style w:type="character" w:customStyle="1" w:styleId="FooterChar">
    <w:name w:val="Footer Char"/>
    <w:basedOn w:val="DefaultParagraphFont"/>
    <w:link w:val="Footer"/>
    <w:uiPriority w:val="99"/>
    <w:rsid w:val="005A0A02"/>
    <w:rPr>
      <w:kern w:val="0"/>
      <w:lang w:val="en-US"/>
      <w14:ligatures w14:val="none"/>
    </w:rPr>
  </w:style>
  <w:style w:type="table" w:styleId="TableGrid">
    <w:name w:val="Table Grid"/>
    <w:basedOn w:val="TableNormal"/>
    <w:uiPriority w:val="39"/>
    <w:rsid w:val="005A0A02"/>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5A0A02"/>
  </w:style>
  <w:style w:type="paragraph" w:styleId="TOC2">
    <w:name w:val="toc 2"/>
    <w:basedOn w:val="Normal"/>
    <w:next w:val="Normal"/>
    <w:autoRedefine/>
    <w:uiPriority w:val="39"/>
    <w:unhideWhenUsed/>
    <w:rsid w:val="005A0A02"/>
    <w:pPr>
      <w:spacing w:after="100" w:line="240" w:lineRule="auto"/>
      <w:ind w:left="221"/>
    </w:pPr>
  </w:style>
  <w:style w:type="paragraph" w:styleId="TOC3">
    <w:name w:val="toc 3"/>
    <w:basedOn w:val="Normal"/>
    <w:next w:val="Normal"/>
    <w:autoRedefine/>
    <w:uiPriority w:val="39"/>
    <w:unhideWhenUsed/>
    <w:rsid w:val="005A0A02"/>
    <w:pPr>
      <w:spacing w:after="100" w:line="240" w:lineRule="auto"/>
      <w:ind w:left="397"/>
    </w:pPr>
  </w:style>
  <w:style w:type="paragraph" w:styleId="TOC1">
    <w:name w:val="toc 1"/>
    <w:basedOn w:val="Normal"/>
    <w:next w:val="Normal"/>
    <w:autoRedefine/>
    <w:uiPriority w:val="39"/>
    <w:unhideWhenUsed/>
    <w:rsid w:val="005A0A02"/>
    <w:pPr>
      <w:spacing w:after="100" w:line="240" w:lineRule="auto"/>
    </w:pPr>
  </w:style>
  <w:style w:type="paragraph" w:styleId="NoSpacing">
    <w:name w:val="No Spacing"/>
    <w:aliases w:val="Heading_no_number"/>
    <w:basedOn w:val="Heading1"/>
    <w:next w:val="Normal"/>
    <w:uiPriority w:val="1"/>
    <w:qFormat/>
    <w:rsid w:val="005A0A02"/>
    <w:pPr>
      <w:numPr>
        <w:numId w:val="0"/>
      </w:numPr>
    </w:pPr>
    <w:rPr>
      <w:sz w:val="28"/>
      <w:szCs w:val="28"/>
    </w:rPr>
  </w:style>
  <w:style w:type="paragraph" w:customStyle="1" w:styleId="Appendix">
    <w:name w:val="Appendix"/>
    <w:basedOn w:val="Heading2"/>
    <w:next w:val="Normal"/>
    <w:link w:val="AppendixChar"/>
    <w:qFormat/>
    <w:rsid w:val="005A0A02"/>
    <w:pPr>
      <w:numPr>
        <w:ilvl w:val="0"/>
        <w:numId w:val="2"/>
      </w:numPr>
    </w:pPr>
    <w:rPr>
      <w:sz w:val="24"/>
    </w:rPr>
  </w:style>
  <w:style w:type="character" w:customStyle="1" w:styleId="AppendixChar">
    <w:name w:val="Appendix Char"/>
    <w:basedOn w:val="Heading2Char"/>
    <w:link w:val="Appendix"/>
    <w:rsid w:val="005A0A02"/>
    <w:rPr>
      <w:rFonts w:ascii="Calibri" w:eastAsiaTheme="majorEastAsia" w:hAnsi="Calibri" w:cstheme="majorBidi"/>
      <w:b/>
      <w:kern w:val="0"/>
      <w:sz w:val="24"/>
      <w:szCs w:val="26"/>
      <w:lang w:val="en-US"/>
      <w14:ligatures w14:val="none"/>
    </w:rPr>
  </w:style>
  <w:style w:type="character" w:customStyle="1" w:styleId="Heading4Char">
    <w:name w:val="Heading 4 Char"/>
    <w:basedOn w:val="DefaultParagraphFont"/>
    <w:link w:val="Heading4"/>
    <w:uiPriority w:val="9"/>
    <w:rsid w:val="00936ABA"/>
    <w:rPr>
      <w:rFonts w:asciiTheme="majorHAnsi" w:eastAsiaTheme="majorEastAsia" w:hAnsiTheme="majorHAnsi" w:cstheme="majorBidi"/>
      <w:i/>
      <w:iCs/>
      <w:color w:val="2F5496" w:themeColor="accent1" w:themeShade="BF"/>
      <w:kern w:val="0"/>
      <w:lang w:val="en-US"/>
      <w14:ligatures w14:val="none"/>
    </w:rPr>
  </w:style>
  <w:style w:type="paragraph" w:customStyle="1" w:styleId="Default">
    <w:name w:val="Default"/>
    <w:rsid w:val="00936ABA"/>
    <w:pPr>
      <w:autoSpaceDE w:val="0"/>
      <w:autoSpaceDN w:val="0"/>
      <w:adjustRightInd w:val="0"/>
      <w:spacing w:after="0" w:line="240" w:lineRule="auto"/>
    </w:pPr>
    <w:rPr>
      <w:rFonts w:ascii="Verdana" w:eastAsia="Times New Roman" w:hAnsi="Verdana" w:cs="Verdana"/>
      <w:color w:val="000000"/>
      <w:kern w:val="0"/>
      <w:sz w:val="24"/>
      <w:szCs w:val="24"/>
      <w:lang w:val="en-US"/>
      <w14:ligatures w14:val="none"/>
    </w:rPr>
  </w:style>
  <w:style w:type="paragraph" w:styleId="NormalWeb">
    <w:name w:val="Normal (Web)"/>
    <w:basedOn w:val="Normal"/>
    <w:uiPriority w:val="99"/>
    <w:rsid w:val="00AC6E69"/>
    <w:pPr>
      <w:suppressAutoHyphens/>
      <w:spacing w:before="280" w:after="280" w:line="240" w:lineRule="auto"/>
      <w:jc w:val="both"/>
    </w:pPr>
    <w:rPr>
      <w:rFonts w:ascii="Times New Roman" w:eastAsia="Times New Roman" w:hAnsi="Times New Roman" w:cs="Times New Roman"/>
      <w:sz w:val="24"/>
      <w:szCs w:val="24"/>
      <w:lang w:eastAsia="ar-SA"/>
    </w:rPr>
  </w:style>
  <w:style w:type="paragraph" w:styleId="CommentSubject">
    <w:name w:val="annotation subject"/>
    <w:basedOn w:val="CommentText"/>
    <w:next w:val="CommentText"/>
    <w:link w:val="CommentSubjectChar"/>
    <w:uiPriority w:val="99"/>
    <w:semiHidden/>
    <w:unhideWhenUsed/>
    <w:rsid w:val="00AC6E69"/>
    <w:pPr>
      <w:spacing w:line="240" w:lineRule="auto"/>
    </w:pPr>
    <w:rPr>
      <w:b/>
      <w:bCs/>
      <w:sz w:val="20"/>
    </w:rPr>
  </w:style>
  <w:style w:type="character" w:customStyle="1" w:styleId="CommentSubjectChar">
    <w:name w:val="Comment Subject Char"/>
    <w:basedOn w:val="CommentTextChar"/>
    <w:link w:val="CommentSubject"/>
    <w:uiPriority w:val="99"/>
    <w:semiHidden/>
    <w:rsid w:val="00AC6E69"/>
    <w:rPr>
      <w:b/>
      <w:bCs/>
      <w:kern w:val="0"/>
      <w:sz w:val="20"/>
      <w:szCs w:val="20"/>
      <w:lang w:val="en-US"/>
      <w14:ligatures w14:val="none"/>
    </w:rPr>
  </w:style>
  <w:style w:type="paragraph" w:styleId="ListParagraph">
    <w:name w:val="List Paragraph"/>
    <w:basedOn w:val="Normal"/>
    <w:uiPriority w:val="34"/>
    <w:qFormat/>
    <w:rsid w:val="00383B95"/>
    <w:pPr>
      <w:spacing w:line="240" w:lineRule="auto"/>
      <w:ind w:left="720"/>
      <w:contextualSpacing/>
      <w:jc w:val="both"/>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87D03"/>
    <w:pPr>
      <w:tabs>
        <w:tab w:val="center" w:pos="4680"/>
        <w:tab w:val="right" w:pos="9360"/>
      </w:tabs>
      <w:suppressAutoHyphens/>
      <w:spacing w:line="240" w:lineRule="auto"/>
      <w:jc w:val="both"/>
    </w:pPr>
    <w:rPr>
      <w:rFonts w:ascii="Times New Roman" w:eastAsia="Times New Roman" w:hAnsi="Times New Roman" w:cs="Times New Roman"/>
      <w:sz w:val="24"/>
      <w:szCs w:val="24"/>
      <w:lang w:eastAsia="ar-SA"/>
    </w:rPr>
  </w:style>
  <w:style w:type="character" w:customStyle="1" w:styleId="HeaderChar">
    <w:name w:val="Header Char"/>
    <w:basedOn w:val="DefaultParagraphFont"/>
    <w:link w:val="Header"/>
    <w:uiPriority w:val="99"/>
    <w:rsid w:val="00387D03"/>
    <w:rPr>
      <w:rFonts w:ascii="Times New Roman" w:eastAsia="Times New Roman" w:hAnsi="Times New Roman" w:cs="Times New Roman"/>
      <w:kern w:val="0"/>
      <w:sz w:val="24"/>
      <w:szCs w:val="24"/>
      <w:lang w:val="en-US" w:eastAsia="ar-SA"/>
      <w14:ligatures w14:val="none"/>
    </w:rPr>
  </w:style>
  <w:style w:type="character" w:styleId="UnresolvedMention">
    <w:name w:val="Unresolved Mention"/>
    <w:basedOn w:val="DefaultParagraphFont"/>
    <w:uiPriority w:val="99"/>
    <w:semiHidden/>
    <w:unhideWhenUsed/>
    <w:rsid w:val="00A34BE6"/>
    <w:rPr>
      <w:color w:val="605E5C"/>
      <w:shd w:val="clear" w:color="auto" w:fill="E1DFDD"/>
    </w:rPr>
  </w:style>
  <w:style w:type="table" w:styleId="TableGridLight">
    <w:name w:val="Grid Table Light"/>
    <w:basedOn w:val="TableNormal"/>
    <w:uiPriority w:val="40"/>
    <w:rsid w:val="00A612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612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612B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A612B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4">
    <w:name w:val="toc 4"/>
    <w:basedOn w:val="Normal"/>
    <w:next w:val="Normal"/>
    <w:autoRedefine/>
    <w:uiPriority w:val="39"/>
    <w:unhideWhenUsed/>
    <w:rsid w:val="008F2213"/>
    <w:pPr>
      <w:spacing w:after="100" w:line="278" w:lineRule="auto"/>
      <w:ind w:left="720"/>
    </w:pPr>
    <w:rPr>
      <w:rFonts w:eastAsiaTheme="minorEastAsia"/>
      <w:kern w:val="2"/>
      <w:sz w:val="24"/>
      <w:szCs w:val="24"/>
      <w:lang w:eastAsia="en-GB"/>
      <w14:ligatures w14:val="standardContextual"/>
    </w:rPr>
  </w:style>
  <w:style w:type="paragraph" w:styleId="TOC5">
    <w:name w:val="toc 5"/>
    <w:basedOn w:val="Normal"/>
    <w:next w:val="Normal"/>
    <w:autoRedefine/>
    <w:uiPriority w:val="39"/>
    <w:unhideWhenUsed/>
    <w:rsid w:val="008F2213"/>
    <w:pPr>
      <w:spacing w:after="100" w:line="278" w:lineRule="auto"/>
      <w:ind w:left="960"/>
    </w:pPr>
    <w:rPr>
      <w:rFonts w:eastAsiaTheme="minorEastAsia"/>
      <w:kern w:val="2"/>
      <w:sz w:val="24"/>
      <w:szCs w:val="24"/>
      <w:lang w:eastAsia="en-GB"/>
      <w14:ligatures w14:val="standardContextual"/>
    </w:rPr>
  </w:style>
  <w:style w:type="paragraph" w:styleId="TOC6">
    <w:name w:val="toc 6"/>
    <w:basedOn w:val="Normal"/>
    <w:next w:val="Normal"/>
    <w:autoRedefine/>
    <w:uiPriority w:val="39"/>
    <w:unhideWhenUsed/>
    <w:rsid w:val="008F2213"/>
    <w:pPr>
      <w:spacing w:after="100" w:line="278" w:lineRule="auto"/>
      <w:ind w:left="1200"/>
    </w:pPr>
    <w:rPr>
      <w:rFonts w:eastAsiaTheme="minorEastAsia"/>
      <w:kern w:val="2"/>
      <w:sz w:val="24"/>
      <w:szCs w:val="24"/>
      <w:lang w:eastAsia="en-GB"/>
      <w14:ligatures w14:val="standardContextual"/>
    </w:rPr>
  </w:style>
  <w:style w:type="paragraph" w:styleId="TOC7">
    <w:name w:val="toc 7"/>
    <w:basedOn w:val="Normal"/>
    <w:next w:val="Normal"/>
    <w:autoRedefine/>
    <w:uiPriority w:val="39"/>
    <w:unhideWhenUsed/>
    <w:rsid w:val="008F2213"/>
    <w:pPr>
      <w:spacing w:after="100" w:line="278" w:lineRule="auto"/>
      <w:ind w:left="1440"/>
    </w:pPr>
    <w:rPr>
      <w:rFonts w:eastAsiaTheme="minorEastAsia"/>
      <w:kern w:val="2"/>
      <w:sz w:val="24"/>
      <w:szCs w:val="24"/>
      <w:lang w:eastAsia="en-GB"/>
      <w14:ligatures w14:val="standardContextual"/>
    </w:rPr>
  </w:style>
  <w:style w:type="paragraph" w:styleId="TOC8">
    <w:name w:val="toc 8"/>
    <w:basedOn w:val="Normal"/>
    <w:next w:val="Normal"/>
    <w:autoRedefine/>
    <w:uiPriority w:val="39"/>
    <w:unhideWhenUsed/>
    <w:rsid w:val="008F2213"/>
    <w:pPr>
      <w:spacing w:after="100" w:line="278" w:lineRule="auto"/>
      <w:ind w:left="1680"/>
    </w:pPr>
    <w:rPr>
      <w:rFonts w:eastAsiaTheme="minorEastAsia"/>
      <w:kern w:val="2"/>
      <w:sz w:val="24"/>
      <w:szCs w:val="24"/>
      <w:lang w:eastAsia="en-GB"/>
      <w14:ligatures w14:val="standardContextual"/>
    </w:rPr>
  </w:style>
  <w:style w:type="paragraph" w:styleId="TOC9">
    <w:name w:val="toc 9"/>
    <w:basedOn w:val="Normal"/>
    <w:next w:val="Normal"/>
    <w:autoRedefine/>
    <w:uiPriority w:val="39"/>
    <w:unhideWhenUsed/>
    <w:rsid w:val="008F2213"/>
    <w:pPr>
      <w:spacing w:after="100" w:line="278" w:lineRule="auto"/>
      <w:ind w:left="1920"/>
    </w:pPr>
    <w:rPr>
      <w:rFonts w:eastAsiaTheme="minorEastAsia"/>
      <w:kern w:val="2"/>
      <w:sz w:val="24"/>
      <w:szCs w:val="24"/>
      <w:lang w:eastAsia="en-GB"/>
      <w14:ligatures w14:val="standardContextual"/>
    </w:rPr>
  </w:style>
  <w:style w:type="character" w:styleId="Emphasis">
    <w:name w:val="Emphasis"/>
    <w:basedOn w:val="DefaultParagraphFont"/>
    <w:uiPriority w:val="20"/>
    <w:qFormat/>
    <w:rsid w:val="00296501"/>
    <w:rPr>
      <w:i/>
      <w:iCs/>
    </w:rPr>
  </w:style>
  <w:style w:type="character" w:styleId="PlaceholderText">
    <w:name w:val="Placeholder Text"/>
    <w:basedOn w:val="DefaultParagraphFont"/>
    <w:uiPriority w:val="99"/>
    <w:semiHidden/>
    <w:rsid w:val="00EF2A0A"/>
    <w:rPr>
      <w:color w:val="666666"/>
    </w:rPr>
  </w:style>
  <w:style w:type="table" w:styleId="GridTable4-Accent5">
    <w:name w:val="Grid Table 4 Accent 5"/>
    <w:basedOn w:val="TableNormal"/>
    <w:uiPriority w:val="49"/>
    <w:rsid w:val="009C0B5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on">
    <w:name w:val="Revision"/>
    <w:hidden/>
    <w:uiPriority w:val="99"/>
    <w:semiHidden/>
    <w:rsid w:val="00F35743"/>
    <w:pPr>
      <w:spacing w:after="0" w:line="240" w:lineRule="auto"/>
    </w:pPr>
    <w:rPr>
      <w:kern w:val="0"/>
      <w14:ligatures w14:val="none"/>
    </w:rPr>
  </w:style>
  <w:style w:type="paragraph" w:styleId="HTMLPreformatted">
    <w:name w:val="HTML Preformatted"/>
    <w:basedOn w:val="Normal"/>
    <w:link w:val="HTMLPreformattedChar"/>
    <w:uiPriority w:val="99"/>
    <w:semiHidden/>
    <w:unhideWhenUsed/>
    <w:rsid w:val="00991C1C"/>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91C1C"/>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754">
      <w:bodyDiv w:val="1"/>
      <w:marLeft w:val="0"/>
      <w:marRight w:val="0"/>
      <w:marTop w:val="0"/>
      <w:marBottom w:val="0"/>
      <w:divBdr>
        <w:top w:val="none" w:sz="0" w:space="0" w:color="auto"/>
        <w:left w:val="none" w:sz="0" w:space="0" w:color="auto"/>
        <w:bottom w:val="none" w:sz="0" w:space="0" w:color="auto"/>
        <w:right w:val="none" w:sz="0" w:space="0" w:color="auto"/>
      </w:divBdr>
    </w:div>
    <w:div w:id="4327344">
      <w:bodyDiv w:val="1"/>
      <w:marLeft w:val="0"/>
      <w:marRight w:val="0"/>
      <w:marTop w:val="0"/>
      <w:marBottom w:val="0"/>
      <w:divBdr>
        <w:top w:val="none" w:sz="0" w:space="0" w:color="auto"/>
        <w:left w:val="none" w:sz="0" w:space="0" w:color="auto"/>
        <w:bottom w:val="none" w:sz="0" w:space="0" w:color="auto"/>
        <w:right w:val="none" w:sz="0" w:space="0" w:color="auto"/>
      </w:divBdr>
    </w:div>
    <w:div w:id="27072484">
      <w:bodyDiv w:val="1"/>
      <w:marLeft w:val="0"/>
      <w:marRight w:val="0"/>
      <w:marTop w:val="0"/>
      <w:marBottom w:val="0"/>
      <w:divBdr>
        <w:top w:val="none" w:sz="0" w:space="0" w:color="auto"/>
        <w:left w:val="none" w:sz="0" w:space="0" w:color="auto"/>
        <w:bottom w:val="none" w:sz="0" w:space="0" w:color="auto"/>
        <w:right w:val="none" w:sz="0" w:space="0" w:color="auto"/>
      </w:divBdr>
    </w:div>
    <w:div w:id="32268307">
      <w:bodyDiv w:val="1"/>
      <w:marLeft w:val="0"/>
      <w:marRight w:val="0"/>
      <w:marTop w:val="0"/>
      <w:marBottom w:val="0"/>
      <w:divBdr>
        <w:top w:val="none" w:sz="0" w:space="0" w:color="auto"/>
        <w:left w:val="none" w:sz="0" w:space="0" w:color="auto"/>
        <w:bottom w:val="none" w:sz="0" w:space="0" w:color="auto"/>
        <w:right w:val="none" w:sz="0" w:space="0" w:color="auto"/>
      </w:divBdr>
      <w:divsChild>
        <w:div w:id="46880752">
          <w:marLeft w:val="480"/>
          <w:marRight w:val="0"/>
          <w:marTop w:val="0"/>
          <w:marBottom w:val="0"/>
          <w:divBdr>
            <w:top w:val="none" w:sz="0" w:space="0" w:color="auto"/>
            <w:left w:val="none" w:sz="0" w:space="0" w:color="auto"/>
            <w:bottom w:val="none" w:sz="0" w:space="0" w:color="auto"/>
            <w:right w:val="none" w:sz="0" w:space="0" w:color="auto"/>
          </w:divBdr>
        </w:div>
        <w:div w:id="70934560">
          <w:marLeft w:val="480"/>
          <w:marRight w:val="0"/>
          <w:marTop w:val="0"/>
          <w:marBottom w:val="0"/>
          <w:divBdr>
            <w:top w:val="none" w:sz="0" w:space="0" w:color="auto"/>
            <w:left w:val="none" w:sz="0" w:space="0" w:color="auto"/>
            <w:bottom w:val="none" w:sz="0" w:space="0" w:color="auto"/>
            <w:right w:val="none" w:sz="0" w:space="0" w:color="auto"/>
          </w:divBdr>
        </w:div>
        <w:div w:id="121927580">
          <w:marLeft w:val="480"/>
          <w:marRight w:val="0"/>
          <w:marTop w:val="0"/>
          <w:marBottom w:val="0"/>
          <w:divBdr>
            <w:top w:val="none" w:sz="0" w:space="0" w:color="auto"/>
            <w:left w:val="none" w:sz="0" w:space="0" w:color="auto"/>
            <w:bottom w:val="none" w:sz="0" w:space="0" w:color="auto"/>
            <w:right w:val="none" w:sz="0" w:space="0" w:color="auto"/>
          </w:divBdr>
        </w:div>
        <w:div w:id="130754700">
          <w:marLeft w:val="480"/>
          <w:marRight w:val="0"/>
          <w:marTop w:val="0"/>
          <w:marBottom w:val="0"/>
          <w:divBdr>
            <w:top w:val="none" w:sz="0" w:space="0" w:color="auto"/>
            <w:left w:val="none" w:sz="0" w:space="0" w:color="auto"/>
            <w:bottom w:val="none" w:sz="0" w:space="0" w:color="auto"/>
            <w:right w:val="none" w:sz="0" w:space="0" w:color="auto"/>
          </w:divBdr>
        </w:div>
        <w:div w:id="178281543">
          <w:marLeft w:val="480"/>
          <w:marRight w:val="0"/>
          <w:marTop w:val="0"/>
          <w:marBottom w:val="0"/>
          <w:divBdr>
            <w:top w:val="none" w:sz="0" w:space="0" w:color="auto"/>
            <w:left w:val="none" w:sz="0" w:space="0" w:color="auto"/>
            <w:bottom w:val="none" w:sz="0" w:space="0" w:color="auto"/>
            <w:right w:val="none" w:sz="0" w:space="0" w:color="auto"/>
          </w:divBdr>
        </w:div>
        <w:div w:id="185754929">
          <w:marLeft w:val="480"/>
          <w:marRight w:val="0"/>
          <w:marTop w:val="0"/>
          <w:marBottom w:val="0"/>
          <w:divBdr>
            <w:top w:val="none" w:sz="0" w:space="0" w:color="auto"/>
            <w:left w:val="none" w:sz="0" w:space="0" w:color="auto"/>
            <w:bottom w:val="none" w:sz="0" w:space="0" w:color="auto"/>
            <w:right w:val="none" w:sz="0" w:space="0" w:color="auto"/>
          </w:divBdr>
        </w:div>
        <w:div w:id="289826907">
          <w:marLeft w:val="480"/>
          <w:marRight w:val="0"/>
          <w:marTop w:val="0"/>
          <w:marBottom w:val="0"/>
          <w:divBdr>
            <w:top w:val="none" w:sz="0" w:space="0" w:color="auto"/>
            <w:left w:val="none" w:sz="0" w:space="0" w:color="auto"/>
            <w:bottom w:val="none" w:sz="0" w:space="0" w:color="auto"/>
            <w:right w:val="none" w:sz="0" w:space="0" w:color="auto"/>
          </w:divBdr>
        </w:div>
        <w:div w:id="325399780">
          <w:marLeft w:val="480"/>
          <w:marRight w:val="0"/>
          <w:marTop w:val="0"/>
          <w:marBottom w:val="0"/>
          <w:divBdr>
            <w:top w:val="none" w:sz="0" w:space="0" w:color="auto"/>
            <w:left w:val="none" w:sz="0" w:space="0" w:color="auto"/>
            <w:bottom w:val="none" w:sz="0" w:space="0" w:color="auto"/>
            <w:right w:val="none" w:sz="0" w:space="0" w:color="auto"/>
          </w:divBdr>
        </w:div>
        <w:div w:id="330522543">
          <w:marLeft w:val="480"/>
          <w:marRight w:val="0"/>
          <w:marTop w:val="0"/>
          <w:marBottom w:val="0"/>
          <w:divBdr>
            <w:top w:val="none" w:sz="0" w:space="0" w:color="auto"/>
            <w:left w:val="none" w:sz="0" w:space="0" w:color="auto"/>
            <w:bottom w:val="none" w:sz="0" w:space="0" w:color="auto"/>
            <w:right w:val="none" w:sz="0" w:space="0" w:color="auto"/>
          </w:divBdr>
        </w:div>
        <w:div w:id="348066801">
          <w:marLeft w:val="480"/>
          <w:marRight w:val="0"/>
          <w:marTop w:val="0"/>
          <w:marBottom w:val="0"/>
          <w:divBdr>
            <w:top w:val="none" w:sz="0" w:space="0" w:color="auto"/>
            <w:left w:val="none" w:sz="0" w:space="0" w:color="auto"/>
            <w:bottom w:val="none" w:sz="0" w:space="0" w:color="auto"/>
            <w:right w:val="none" w:sz="0" w:space="0" w:color="auto"/>
          </w:divBdr>
        </w:div>
        <w:div w:id="351878409">
          <w:marLeft w:val="480"/>
          <w:marRight w:val="0"/>
          <w:marTop w:val="0"/>
          <w:marBottom w:val="0"/>
          <w:divBdr>
            <w:top w:val="none" w:sz="0" w:space="0" w:color="auto"/>
            <w:left w:val="none" w:sz="0" w:space="0" w:color="auto"/>
            <w:bottom w:val="none" w:sz="0" w:space="0" w:color="auto"/>
            <w:right w:val="none" w:sz="0" w:space="0" w:color="auto"/>
          </w:divBdr>
        </w:div>
        <w:div w:id="373963068">
          <w:marLeft w:val="480"/>
          <w:marRight w:val="0"/>
          <w:marTop w:val="0"/>
          <w:marBottom w:val="0"/>
          <w:divBdr>
            <w:top w:val="none" w:sz="0" w:space="0" w:color="auto"/>
            <w:left w:val="none" w:sz="0" w:space="0" w:color="auto"/>
            <w:bottom w:val="none" w:sz="0" w:space="0" w:color="auto"/>
            <w:right w:val="none" w:sz="0" w:space="0" w:color="auto"/>
          </w:divBdr>
        </w:div>
        <w:div w:id="401605579">
          <w:marLeft w:val="480"/>
          <w:marRight w:val="0"/>
          <w:marTop w:val="0"/>
          <w:marBottom w:val="0"/>
          <w:divBdr>
            <w:top w:val="none" w:sz="0" w:space="0" w:color="auto"/>
            <w:left w:val="none" w:sz="0" w:space="0" w:color="auto"/>
            <w:bottom w:val="none" w:sz="0" w:space="0" w:color="auto"/>
            <w:right w:val="none" w:sz="0" w:space="0" w:color="auto"/>
          </w:divBdr>
        </w:div>
        <w:div w:id="424615349">
          <w:marLeft w:val="480"/>
          <w:marRight w:val="0"/>
          <w:marTop w:val="0"/>
          <w:marBottom w:val="0"/>
          <w:divBdr>
            <w:top w:val="none" w:sz="0" w:space="0" w:color="auto"/>
            <w:left w:val="none" w:sz="0" w:space="0" w:color="auto"/>
            <w:bottom w:val="none" w:sz="0" w:space="0" w:color="auto"/>
            <w:right w:val="none" w:sz="0" w:space="0" w:color="auto"/>
          </w:divBdr>
        </w:div>
        <w:div w:id="448009929">
          <w:marLeft w:val="480"/>
          <w:marRight w:val="0"/>
          <w:marTop w:val="0"/>
          <w:marBottom w:val="0"/>
          <w:divBdr>
            <w:top w:val="none" w:sz="0" w:space="0" w:color="auto"/>
            <w:left w:val="none" w:sz="0" w:space="0" w:color="auto"/>
            <w:bottom w:val="none" w:sz="0" w:space="0" w:color="auto"/>
            <w:right w:val="none" w:sz="0" w:space="0" w:color="auto"/>
          </w:divBdr>
        </w:div>
        <w:div w:id="527841260">
          <w:marLeft w:val="480"/>
          <w:marRight w:val="0"/>
          <w:marTop w:val="0"/>
          <w:marBottom w:val="0"/>
          <w:divBdr>
            <w:top w:val="none" w:sz="0" w:space="0" w:color="auto"/>
            <w:left w:val="none" w:sz="0" w:space="0" w:color="auto"/>
            <w:bottom w:val="none" w:sz="0" w:space="0" w:color="auto"/>
            <w:right w:val="none" w:sz="0" w:space="0" w:color="auto"/>
          </w:divBdr>
        </w:div>
        <w:div w:id="553390618">
          <w:marLeft w:val="480"/>
          <w:marRight w:val="0"/>
          <w:marTop w:val="0"/>
          <w:marBottom w:val="0"/>
          <w:divBdr>
            <w:top w:val="none" w:sz="0" w:space="0" w:color="auto"/>
            <w:left w:val="none" w:sz="0" w:space="0" w:color="auto"/>
            <w:bottom w:val="none" w:sz="0" w:space="0" w:color="auto"/>
            <w:right w:val="none" w:sz="0" w:space="0" w:color="auto"/>
          </w:divBdr>
        </w:div>
        <w:div w:id="608128772">
          <w:marLeft w:val="480"/>
          <w:marRight w:val="0"/>
          <w:marTop w:val="0"/>
          <w:marBottom w:val="0"/>
          <w:divBdr>
            <w:top w:val="none" w:sz="0" w:space="0" w:color="auto"/>
            <w:left w:val="none" w:sz="0" w:space="0" w:color="auto"/>
            <w:bottom w:val="none" w:sz="0" w:space="0" w:color="auto"/>
            <w:right w:val="none" w:sz="0" w:space="0" w:color="auto"/>
          </w:divBdr>
        </w:div>
        <w:div w:id="644117104">
          <w:marLeft w:val="480"/>
          <w:marRight w:val="0"/>
          <w:marTop w:val="0"/>
          <w:marBottom w:val="0"/>
          <w:divBdr>
            <w:top w:val="none" w:sz="0" w:space="0" w:color="auto"/>
            <w:left w:val="none" w:sz="0" w:space="0" w:color="auto"/>
            <w:bottom w:val="none" w:sz="0" w:space="0" w:color="auto"/>
            <w:right w:val="none" w:sz="0" w:space="0" w:color="auto"/>
          </w:divBdr>
        </w:div>
        <w:div w:id="648020341">
          <w:marLeft w:val="480"/>
          <w:marRight w:val="0"/>
          <w:marTop w:val="0"/>
          <w:marBottom w:val="0"/>
          <w:divBdr>
            <w:top w:val="none" w:sz="0" w:space="0" w:color="auto"/>
            <w:left w:val="none" w:sz="0" w:space="0" w:color="auto"/>
            <w:bottom w:val="none" w:sz="0" w:space="0" w:color="auto"/>
            <w:right w:val="none" w:sz="0" w:space="0" w:color="auto"/>
          </w:divBdr>
        </w:div>
        <w:div w:id="651717690">
          <w:marLeft w:val="480"/>
          <w:marRight w:val="0"/>
          <w:marTop w:val="0"/>
          <w:marBottom w:val="0"/>
          <w:divBdr>
            <w:top w:val="none" w:sz="0" w:space="0" w:color="auto"/>
            <w:left w:val="none" w:sz="0" w:space="0" w:color="auto"/>
            <w:bottom w:val="none" w:sz="0" w:space="0" w:color="auto"/>
            <w:right w:val="none" w:sz="0" w:space="0" w:color="auto"/>
          </w:divBdr>
        </w:div>
        <w:div w:id="684939504">
          <w:marLeft w:val="480"/>
          <w:marRight w:val="0"/>
          <w:marTop w:val="0"/>
          <w:marBottom w:val="0"/>
          <w:divBdr>
            <w:top w:val="none" w:sz="0" w:space="0" w:color="auto"/>
            <w:left w:val="none" w:sz="0" w:space="0" w:color="auto"/>
            <w:bottom w:val="none" w:sz="0" w:space="0" w:color="auto"/>
            <w:right w:val="none" w:sz="0" w:space="0" w:color="auto"/>
          </w:divBdr>
        </w:div>
        <w:div w:id="702290709">
          <w:marLeft w:val="480"/>
          <w:marRight w:val="0"/>
          <w:marTop w:val="0"/>
          <w:marBottom w:val="0"/>
          <w:divBdr>
            <w:top w:val="none" w:sz="0" w:space="0" w:color="auto"/>
            <w:left w:val="none" w:sz="0" w:space="0" w:color="auto"/>
            <w:bottom w:val="none" w:sz="0" w:space="0" w:color="auto"/>
            <w:right w:val="none" w:sz="0" w:space="0" w:color="auto"/>
          </w:divBdr>
        </w:div>
        <w:div w:id="761755821">
          <w:marLeft w:val="480"/>
          <w:marRight w:val="0"/>
          <w:marTop w:val="0"/>
          <w:marBottom w:val="0"/>
          <w:divBdr>
            <w:top w:val="none" w:sz="0" w:space="0" w:color="auto"/>
            <w:left w:val="none" w:sz="0" w:space="0" w:color="auto"/>
            <w:bottom w:val="none" w:sz="0" w:space="0" w:color="auto"/>
            <w:right w:val="none" w:sz="0" w:space="0" w:color="auto"/>
          </w:divBdr>
        </w:div>
        <w:div w:id="772555011">
          <w:marLeft w:val="480"/>
          <w:marRight w:val="0"/>
          <w:marTop w:val="0"/>
          <w:marBottom w:val="0"/>
          <w:divBdr>
            <w:top w:val="none" w:sz="0" w:space="0" w:color="auto"/>
            <w:left w:val="none" w:sz="0" w:space="0" w:color="auto"/>
            <w:bottom w:val="none" w:sz="0" w:space="0" w:color="auto"/>
            <w:right w:val="none" w:sz="0" w:space="0" w:color="auto"/>
          </w:divBdr>
        </w:div>
        <w:div w:id="828710202">
          <w:marLeft w:val="480"/>
          <w:marRight w:val="0"/>
          <w:marTop w:val="0"/>
          <w:marBottom w:val="0"/>
          <w:divBdr>
            <w:top w:val="none" w:sz="0" w:space="0" w:color="auto"/>
            <w:left w:val="none" w:sz="0" w:space="0" w:color="auto"/>
            <w:bottom w:val="none" w:sz="0" w:space="0" w:color="auto"/>
            <w:right w:val="none" w:sz="0" w:space="0" w:color="auto"/>
          </w:divBdr>
        </w:div>
        <w:div w:id="936207966">
          <w:marLeft w:val="480"/>
          <w:marRight w:val="0"/>
          <w:marTop w:val="0"/>
          <w:marBottom w:val="0"/>
          <w:divBdr>
            <w:top w:val="none" w:sz="0" w:space="0" w:color="auto"/>
            <w:left w:val="none" w:sz="0" w:space="0" w:color="auto"/>
            <w:bottom w:val="none" w:sz="0" w:space="0" w:color="auto"/>
            <w:right w:val="none" w:sz="0" w:space="0" w:color="auto"/>
          </w:divBdr>
        </w:div>
        <w:div w:id="953249373">
          <w:marLeft w:val="480"/>
          <w:marRight w:val="0"/>
          <w:marTop w:val="0"/>
          <w:marBottom w:val="0"/>
          <w:divBdr>
            <w:top w:val="none" w:sz="0" w:space="0" w:color="auto"/>
            <w:left w:val="none" w:sz="0" w:space="0" w:color="auto"/>
            <w:bottom w:val="none" w:sz="0" w:space="0" w:color="auto"/>
            <w:right w:val="none" w:sz="0" w:space="0" w:color="auto"/>
          </w:divBdr>
        </w:div>
        <w:div w:id="969358232">
          <w:marLeft w:val="480"/>
          <w:marRight w:val="0"/>
          <w:marTop w:val="0"/>
          <w:marBottom w:val="0"/>
          <w:divBdr>
            <w:top w:val="none" w:sz="0" w:space="0" w:color="auto"/>
            <w:left w:val="none" w:sz="0" w:space="0" w:color="auto"/>
            <w:bottom w:val="none" w:sz="0" w:space="0" w:color="auto"/>
            <w:right w:val="none" w:sz="0" w:space="0" w:color="auto"/>
          </w:divBdr>
        </w:div>
        <w:div w:id="974874346">
          <w:marLeft w:val="480"/>
          <w:marRight w:val="0"/>
          <w:marTop w:val="0"/>
          <w:marBottom w:val="0"/>
          <w:divBdr>
            <w:top w:val="none" w:sz="0" w:space="0" w:color="auto"/>
            <w:left w:val="none" w:sz="0" w:space="0" w:color="auto"/>
            <w:bottom w:val="none" w:sz="0" w:space="0" w:color="auto"/>
            <w:right w:val="none" w:sz="0" w:space="0" w:color="auto"/>
          </w:divBdr>
        </w:div>
        <w:div w:id="980691193">
          <w:marLeft w:val="480"/>
          <w:marRight w:val="0"/>
          <w:marTop w:val="0"/>
          <w:marBottom w:val="0"/>
          <w:divBdr>
            <w:top w:val="none" w:sz="0" w:space="0" w:color="auto"/>
            <w:left w:val="none" w:sz="0" w:space="0" w:color="auto"/>
            <w:bottom w:val="none" w:sz="0" w:space="0" w:color="auto"/>
            <w:right w:val="none" w:sz="0" w:space="0" w:color="auto"/>
          </w:divBdr>
        </w:div>
        <w:div w:id="996303795">
          <w:marLeft w:val="480"/>
          <w:marRight w:val="0"/>
          <w:marTop w:val="0"/>
          <w:marBottom w:val="0"/>
          <w:divBdr>
            <w:top w:val="none" w:sz="0" w:space="0" w:color="auto"/>
            <w:left w:val="none" w:sz="0" w:space="0" w:color="auto"/>
            <w:bottom w:val="none" w:sz="0" w:space="0" w:color="auto"/>
            <w:right w:val="none" w:sz="0" w:space="0" w:color="auto"/>
          </w:divBdr>
        </w:div>
        <w:div w:id="1015957039">
          <w:marLeft w:val="480"/>
          <w:marRight w:val="0"/>
          <w:marTop w:val="0"/>
          <w:marBottom w:val="0"/>
          <w:divBdr>
            <w:top w:val="none" w:sz="0" w:space="0" w:color="auto"/>
            <w:left w:val="none" w:sz="0" w:space="0" w:color="auto"/>
            <w:bottom w:val="none" w:sz="0" w:space="0" w:color="auto"/>
            <w:right w:val="none" w:sz="0" w:space="0" w:color="auto"/>
          </w:divBdr>
        </w:div>
        <w:div w:id="1034309690">
          <w:marLeft w:val="480"/>
          <w:marRight w:val="0"/>
          <w:marTop w:val="0"/>
          <w:marBottom w:val="0"/>
          <w:divBdr>
            <w:top w:val="none" w:sz="0" w:space="0" w:color="auto"/>
            <w:left w:val="none" w:sz="0" w:space="0" w:color="auto"/>
            <w:bottom w:val="none" w:sz="0" w:space="0" w:color="auto"/>
            <w:right w:val="none" w:sz="0" w:space="0" w:color="auto"/>
          </w:divBdr>
        </w:div>
        <w:div w:id="1037241162">
          <w:marLeft w:val="480"/>
          <w:marRight w:val="0"/>
          <w:marTop w:val="0"/>
          <w:marBottom w:val="0"/>
          <w:divBdr>
            <w:top w:val="none" w:sz="0" w:space="0" w:color="auto"/>
            <w:left w:val="none" w:sz="0" w:space="0" w:color="auto"/>
            <w:bottom w:val="none" w:sz="0" w:space="0" w:color="auto"/>
            <w:right w:val="none" w:sz="0" w:space="0" w:color="auto"/>
          </w:divBdr>
        </w:div>
        <w:div w:id="1133861700">
          <w:marLeft w:val="480"/>
          <w:marRight w:val="0"/>
          <w:marTop w:val="0"/>
          <w:marBottom w:val="0"/>
          <w:divBdr>
            <w:top w:val="none" w:sz="0" w:space="0" w:color="auto"/>
            <w:left w:val="none" w:sz="0" w:space="0" w:color="auto"/>
            <w:bottom w:val="none" w:sz="0" w:space="0" w:color="auto"/>
            <w:right w:val="none" w:sz="0" w:space="0" w:color="auto"/>
          </w:divBdr>
        </w:div>
        <w:div w:id="1190756210">
          <w:marLeft w:val="480"/>
          <w:marRight w:val="0"/>
          <w:marTop w:val="0"/>
          <w:marBottom w:val="0"/>
          <w:divBdr>
            <w:top w:val="none" w:sz="0" w:space="0" w:color="auto"/>
            <w:left w:val="none" w:sz="0" w:space="0" w:color="auto"/>
            <w:bottom w:val="none" w:sz="0" w:space="0" w:color="auto"/>
            <w:right w:val="none" w:sz="0" w:space="0" w:color="auto"/>
          </w:divBdr>
        </w:div>
        <w:div w:id="1232960805">
          <w:marLeft w:val="480"/>
          <w:marRight w:val="0"/>
          <w:marTop w:val="0"/>
          <w:marBottom w:val="0"/>
          <w:divBdr>
            <w:top w:val="none" w:sz="0" w:space="0" w:color="auto"/>
            <w:left w:val="none" w:sz="0" w:space="0" w:color="auto"/>
            <w:bottom w:val="none" w:sz="0" w:space="0" w:color="auto"/>
            <w:right w:val="none" w:sz="0" w:space="0" w:color="auto"/>
          </w:divBdr>
        </w:div>
        <w:div w:id="1234657809">
          <w:marLeft w:val="480"/>
          <w:marRight w:val="0"/>
          <w:marTop w:val="0"/>
          <w:marBottom w:val="0"/>
          <w:divBdr>
            <w:top w:val="none" w:sz="0" w:space="0" w:color="auto"/>
            <w:left w:val="none" w:sz="0" w:space="0" w:color="auto"/>
            <w:bottom w:val="none" w:sz="0" w:space="0" w:color="auto"/>
            <w:right w:val="none" w:sz="0" w:space="0" w:color="auto"/>
          </w:divBdr>
        </w:div>
        <w:div w:id="1275140683">
          <w:marLeft w:val="480"/>
          <w:marRight w:val="0"/>
          <w:marTop w:val="0"/>
          <w:marBottom w:val="0"/>
          <w:divBdr>
            <w:top w:val="none" w:sz="0" w:space="0" w:color="auto"/>
            <w:left w:val="none" w:sz="0" w:space="0" w:color="auto"/>
            <w:bottom w:val="none" w:sz="0" w:space="0" w:color="auto"/>
            <w:right w:val="none" w:sz="0" w:space="0" w:color="auto"/>
          </w:divBdr>
        </w:div>
        <w:div w:id="1318144441">
          <w:marLeft w:val="480"/>
          <w:marRight w:val="0"/>
          <w:marTop w:val="0"/>
          <w:marBottom w:val="0"/>
          <w:divBdr>
            <w:top w:val="none" w:sz="0" w:space="0" w:color="auto"/>
            <w:left w:val="none" w:sz="0" w:space="0" w:color="auto"/>
            <w:bottom w:val="none" w:sz="0" w:space="0" w:color="auto"/>
            <w:right w:val="none" w:sz="0" w:space="0" w:color="auto"/>
          </w:divBdr>
        </w:div>
        <w:div w:id="1345131186">
          <w:marLeft w:val="480"/>
          <w:marRight w:val="0"/>
          <w:marTop w:val="0"/>
          <w:marBottom w:val="0"/>
          <w:divBdr>
            <w:top w:val="none" w:sz="0" w:space="0" w:color="auto"/>
            <w:left w:val="none" w:sz="0" w:space="0" w:color="auto"/>
            <w:bottom w:val="none" w:sz="0" w:space="0" w:color="auto"/>
            <w:right w:val="none" w:sz="0" w:space="0" w:color="auto"/>
          </w:divBdr>
        </w:div>
        <w:div w:id="1358771307">
          <w:marLeft w:val="480"/>
          <w:marRight w:val="0"/>
          <w:marTop w:val="0"/>
          <w:marBottom w:val="0"/>
          <w:divBdr>
            <w:top w:val="none" w:sz="0" w:space="0" w:color="auto"/>
            <w:left w:val="none" w:sz="0" w:space="0" w:color="auto"/>
            <w:bottom w:val="none" w:sz="0" w:space="0" w:color="auto"/>
            <w:right w:val="none" w:sz="0" w:space="0" w:color="auto"/>
          </w:divBdr>
        </w:div>
        <w:div w:id="1421171704">
          <w:marLeft w:val="480"/>
          <w:marRight w:val="0"/>
          <w:marTop w:val="0"/>
          <w:marBottom w:val="0"/>
          <w:divBdr>
            <w:top w:val="none" w:sz="0" w:space="0" w:color="auto"/>
            <w:left w:val="none" w:sz="0" w:space="0" w:color="auto"/>
            <w:bottom w:val="none" w:sz="0" w:space="0" w:color="auto"/>
            <w:right w:val="none" w:sz="0" w:space="0" w:color="auto"/>
          </w:divBdr>
        </w:div>
        <w:div w:id="1425954026">
          <w:marLeft w:val="480"/>
          <w:marRight w:val="0"/>
          <w:marTop w:val="0"/>
          <w:marBottom w:val="0"/>
          <w:divBdr>
            <w:top w:val="none" w:sz="0" w:space="0" w:color="auto"/>
            <w:left w:val="none" w:sz="0" w:space="0" w:color="auto"/>
            <w:bottom w:val="none" w:sz="0" w:space="0" w:color="auto"/>
            <w:right w:val="none" w:sz="0" w:space="0" w:color="auto"/>
          </w:divBdr>
        </w:div>
        <w:div w:id="1589733729">
          <w:marLeft w:val="480"/>
          <w:marRight w:val="0"/>
          <w:marTop w:val="0"/>
          <w:marBottom w:val="0"/>
          <w:divBdr>
            <w:top w:val="none" w:sz="0" w:space="0" w:color="auto"/>
            <w:left w:val="none" w:sz="0" w:space="0" w:color="auto"/>
            <w:bottom w:val="none" w:sz="0" w:space="0" w:color="auto"/>
            <w:right w:val="none" w:sz="0" w:space="0" w:color="auto"/>
          </w:divBdr>
        </w:div>
        <w:div w:id="1599560261">
          <w:marLeft w:val="480"/>
          <w:marRight w:val="0"/>
          <w:marTop w:val="0"/>
          <w:marBottom w:val="0"/>
          <w:divBdr>
            <w:top w:val="none" w:sz="0" w:space="0" w:color="auto"/>
            <w:left w:val="none" w:sz="0" w:space="0" w:color="auto"/>
            <w:bottom w:val="none" w:sz="0" w:space="0" w:color="auto"/>
            <w:right w:val="none" w:sz="0" w:space="0" w:color="auto"/>
          </w:divBdr>
        </w:div>
        <w:div w:id="1603297959">
          <w:marLeft w:val="480"/>
          <w:marRight w:val="0"/>
          <w:marTop w:val="0"/>
          <w:marBottom w:val="0"/>
          <w:divBdr>
            <w:top w:val="none" w:sz="0" w:space="0" w:color="auto"/>
            <w:left w:val="none" w:sz="0" w:space="0" w:color="auto"/>
            <w:bottom w:val="none" w:sz="0" w:space="0" w:color="auto"/>
            <w:right w:val="none" w:sz="0" w:space="0" w:color="auto"/>
          </w:divBdr>
        </w:div>
        <w:div w:id="1671248176">
          <w:marLeft w:val="480"/>
          <w:marRight w:val="0"/>
          <w:marTop w:val="0"/>
          <w:marBottom w:val="0"/>
          <w:divBdr>
            <w:top w:val="none" w:sz="0" w:space="0" w:color="auto"/>
            <w:left w:val="none" w:sz="0" w:space="0" w:color="auto"/>
            <w:bottom w:val="none" w:sz="0" w:space="0" w:color="auto"/>
            <w:right w:val="none" w:sz="0" w:space="0" w:color="auto"/>
          </w:divBdr>
        </w:div>
        <w:div w:id="1672442571">
          <w:marLeft w:val="480"/>
          <w:marRight w:val="0"/>
          <w:marTop w:val="0"/>
          <w:marBottom w:val="0"/>
          <w:divBdr>
            <w:top w:val="none" w:sz="0" w:space="0" w:color="auto"/>
            <w:left w:val="none" w:sz="0" w:space="0" w:color="auto"/>
            <w:bottom w:val="none" w:sz="0" w:space="0" w:color="auto"/>
            <w:right w:val="none" w:sz="0" w:space="0" w:color="auto"/>
          </w:divBdr>
        </w:div>
        <w:div w:id="1720397516">
          <w:marLeft w:val="480"/>
          <w:marRight w:val="0"/>
          <w:marTop w:val="0"/>
          <w:marBottom w:val="0"/>
          <w:divBdr>
            <w:top w:val="none" w:sz="0" w:space="0" w:color="auto"/>
            <w:left w:val="none" w:sz="0" w:space="0" w:color="auto"/>
            <w:bottom w:val="none" w:sz="0" w:space="0" w:color="auto"/>
            <w:right w:val="none" w:sz="0" w:space="0" w:color="auto"/>
          </w:divBdr>
        </w:div>
        <w:div w:id="1725522188">
          <w:marLeft w:val="480"/>
          <w:marRight w:val="0"/>
          <w:marTop w:val="0"/>
          <w:marBottom w:val="0"/>
          <w:divBdr>
            <w:top w:val="none" w:sz="0" w:space="0" w:color="auto"/>
            <w:left w:val="none" w:sz="0" w:space="0" w:color="auto"/>
            <w:bottom w:val="none" w:sz="0" w:space="0" w:color="auto"/>
            <w:right w:val="none" w:sz="0" w:space="0" w:color="auto"/>
          </w:divBdr>
        </w:div>
        <w:div w:id="1735662491">
          <w:marLeft w:val="480"/>
          <w:marRight w:val="0"/>
          <w:marTop w:val="0"/>
          <w:marBottom w:val="0"/>
          <w:divBdr>
            <w:top w:val="none" w:sz="0" w:space="0" w:color="auto"/>
            <w:left w:val="none" w:sz="0" w:space="0" w:color="auto"/>
            <w:bottom w:val="none" w:sz="0" w:space="0" w:color="auto"/>
            <w:right w:val="none" w:sz="0" w:space="0" w:color="auto"/>
          </w:divBdr>
        </w:div>
        <w:div w:id="1747994813">
          <w:marLeft w:val="480"/>
          <w:marRight w:val="0"/>
          <w:marTop w:val="0"/>
          <w:marBottom w:val="0"/>
          <w:divBdr>
            <w:top w:val="none" w:sz="0" w:space="0" w:color="auto"/>
            <w:left w:val="none" w:sz="0" w:space="0" w:color="auto"/>
            <w:bottom w:val="none" w:sz="0" w:space="0" w:color="auto"/>
            <w:right w:val="none" w:sz="0" w:space="0" w:color="auto"/>
          </w:divBdr>
        </w:div>
        <w:div w:id="1867522599">
          <w:marLeft w:val="480"/>
          <w:marRight w:val="0"/>
          <w:marTop w:val="0"/>
          <w:marBottom w:val="0"/>
          <w:divBdr>
            <w:top w:val="none" w:sz="0" w:space="0" w:color="auto"/>
            <w:left w:val="none" w:sz="0" w:space="0" w:color="auto"/>
            <w:bottom w:val="none" w:sz="0" w:space="0" w:color="auto"/>
            <w:right w:val="none" w:sz="0" w:space="0" w:color="auto"/>
          </w:divBdr>
        </w:div>
        <w:div w:id="1867595137">
          <w:marLeft w:val="480"/>
          <w:marRight w:val="0"/>
          <w:marTop w:val="0"/>
          <w:marBottom w:val="0"/>
          <w:divBdr>
            <w:top w:val="none" w:sz="0" w:space="0" w:color="auto"/>
            <w:left w:val="none" w:sz="0" w:space="0" w:color="auto"/>
            <w:bottom w:val="none" w:sz="0" w:space="0" w:color="auto"/>
            <w:right w:val="none" w:sz="0" w:space="0" w:color="auto"/>
          </w:divBdr>
        </w:div>
        <w:div w:id="1897466725">
          <w:marLeft w:val="480"/>
          <w:marRight w:val="0"/>
          <w:marTop w:val="0"/>
          <w:marBottom w:val="0"/>
          <w:divBdr>
            <w:top w:val="none" w:sz="0" w:space="0" w:color="auto"/>
            <w:left w:val="none" w:sz="0" w:space="0" w:color="auto"/>
            <w:bottom w:val="none" w:sz="0" w:space="0" w:color="auto"/>
            <w:right w:val="none" w:sz="0" w:space="0" w:color="auto"/>
          </w:divBdr>
        </w:div>
        <w:div w:id="1985114528">
          <w:marLeft w:val="480"/>
          <w:marRight w:val="0"/>
          <w:marTop w:val="0"/>
          <w:marBottom w:val="0"/>
          <w:divBdr>
            <w:top w:val="none" w:sz="0" w:space="0" w:color="auto"/>
            <w:left w:val="none" w:sz="0" w:space="0" w:color="auto"/>
            <w:bottom w:val="none" w:sz="0" w:space="0" w:color="auto"/>
            <w:right w:val="none" w:sz="0" w:space="0" w:color="auto"/>
          </w:divBdr>
        </w:div>
      </w:divsChild>
    </w:div>
    <w:div w:id="32734952">
      <w:bodyDiv w:val="1"/>
      <w:marLeft w:val="0"/>
      <w:marRight w:val="0"/>
      <w:marTop w:val="0"/>
      <w:marBottom w:val="0"/>
      <w:divBdr>
        <w:top w:val="none" w:sz="0" w:space="0" w:color="auto"/>
        <w:left w:val="none" w:sz="0" w:space="0" w:color="auto"/>
        <w:bottom w:val="none" w:sz="0" w:space="0" w:color="auto"/>
        <w:right w:val="none" w:sz="0" w:space="0" w:color="auto"/>
      </w:divBdr>
    </w:div>
    <w:div w:id="33698811">
      <w:bodyDiv w:val="1"/>
      <w:marLeft w:val="0"/>
      <w:marRight w:val="0"/>
      <w:marTop w:val="0"/>
      <w:marBottom w:val="0"/>
      <w:divBdr>
        <w:top w:val="none" w:sz="0" w:space="0" w:color="auto"/>
        <w:left w:val="none" w:sz="0" w:space="0" w:color="auto"/>
        <w:bottom w:val="none" w:sz="0" w:space="0" w:color="auto"/>
        <w:right w:val="none" w:sz="0" w:space="0" w:color="auto"/>
      </w:divBdr>
      <w:divsChild>
        <w:div w:id="15230472">
          <w:marLeft w:val="480"/>
          <w:marRight w:val="0"/>
          <w:marTop w:val="0"/>
          <w:marBottom w:val="0"/>
          <w:divBdr>
            <w:top w:val="none" w:sz="0" w:space="0" w:color="auto"/>
            <w:left w:val="none" w:sz="0" w:space="0" w:color="auto"/>
            <w:bottom w:val="none" w:sz="0" w:space="0" w:color="auto"/>
            <w:right w:val="none" w:sz="0" w:space="0" w:color="auto"/>
          </w:divBdr>
        </w:div>
        <w:div w:id="42485733">
          <w:marLeft w:val="480"/>
          <w:marRight w:val="0"/>
          <w:marTop w:val="0"/>
          <w:marBottom w:val="0"/>
          <w:divBdr>
            <w:top w:val="none" w:sz="0" w:space="0" w:color="auto"/>
            <w:left w:val="none" w:sz="0" w:space="0" w:color="auto"/>
            <w:bottom w:val="none" w:sz="0" w:space="0" w:color="auto"/>
            <w:right w:val="none" w:sz="0" w:space="0" w:color="auto"/>
          </w:divBdr>
        </w:div>
        <w:div w:id="78018037">
          <w:marLeft w:val="480"/>
          <w:marRight w:val="0"/>
          <w:marTop w:val="0"/>
          <w:marBottom w:val="0"/>
          <w:divBdr>
            <w:top w:val="none" w:sz="0" w:space="0" w:color="auto"/>
            <w:left w:val="none" w:sz="0" w:space="0" w:color="auto"/>
            <w:bottom w:val="none" w:sz="0" w:space="0" w:color="auto"/>
            <w:right w:val="none" w:sz="0" w:space="0" w:color="auto"/>
          </w:divBdr>
        </w:div>
        <w:div w:id="328142097">
          <w:marLeft w:val="480"/>
          <w:marRight w:val="0"/>
          <w:marTop w:val="0"/>
          <w:marBottom w:val="0"/>
          <w:divBdr>
            <w:top w:val="none" w:sz="0" w:space="0" w:color="auto"/>
            <w:left w:val="none" w:sz="0" w:space="0" w:color="auto"/>
            <w:bottom w:val="none" w:sz="0" w:space="0" w:color="auto"/>
            <w:right w:val="none" w:sz="0" w:space="0" w:color="auto"/>
          </w:divBdr>
        </w:div>
        <w:div w:id="332881978">
          <w:marLeft w:val="480"/>
          <w:marRight w:val="0"/>
          <w:marTop w:val="0"/>
          <w:marBottom w:val="0"/>
          <w:divBdr>
            <w:top w:val="none" w:sz="0" w:space="0" w:color="auto"/>
            <w:left w:val="none" w:sz="0" w:space="0" w:color="auto"/>
            <w:bottom w:val="none" w:sz="0" w:space="0" w:color="auto"/>
            <w:right w:val="none" w:sz="0" w:space="0" w:color="auto"/>
          </w:divBdr>
        </w:div>
        <w:div w:id="419764156">
          <w:marLeft w:val="480"/>
          <w:marRight w:val="0"/>
          <w:marTop w:val="0"/>
          <w:marBottom w:val="0"/>
          <w:divBdr>
            <w:top w:val="none" w:sz="0" w:space="0" w:color="auto"/>
            <w:left w:val="none" w:sz="0" w:space="0" w:color="auto"/>
            <w:bottom w:val="none" w:sz="0" w:space="0" w:color="auto"/>
            <w:right w:val="none" w:sz="0" w:space="0" w:color="auto"/>
          </w:divBdr>
        </w:div>
        <w:div w:id="431559292">
          <w:marLeft w:val="480"/>
          <w:marRight w:val="0"/>
          <w:marTop w:val="0"/>
          <w:marBottom w:val="0"/>
          <w:divBdr>
            <w:top w:val="none" w:sz="0" w:space="0" w:color="auto"/>
            <w:left w:val="none" w:sz="0" w:space="0" w:color="auto"/>
            <w:bottom w:val="none" w:sz="0" w:space="0" w:color="auto"/>
            <w:right w:val="none" w:sz="0" w:space="0" w:color="auto"/>
          </w:divBdr>
        </w:div>
        <w:div w:id="433476529">
          <w:marLeft w:val="480"/>
          <w:marRight w:val="0"/>
          <w:marTop w:val="0"/>
          <w:marBottom w:val="0"/>
          <w:divBdr>
            <w:top w:val="none" w:sz="0" w:space="0" w:color="auto"/>
            <w:left w:val="none" w:sz="0" w:space="0" w:color="auto"/>
            <w:bottom w:val="none" w:sz="0" w:space="0" w:color="auto"/>
            <w:right w:val="none" w:sz="0" w:space="0" w:color="auto"/>
          </w:divBdr>
        </w:div>
        <w:div w:id="554901326">
          <w:marLeft w:val="480"/>
          <w:marRight w:val="0"/>
          <w:marTop w:val="0"/>
          <w:marBottom w:val="0"/>
          <w:divBdr>
            <w:top w:val="none" w:sz="0" w:space="0" w:color="auto"/>
            <w:left w:val="none" w:sz="0" w:space="0" w:color="auto"/>
            <w:bottom w:val="none" w:sz="0" w:space="0" w:color="auto"/>
            <w:right w:val="none" w:sz="0" w:space="0" w:color="auto"/>
          </w:divBdr>
        </w:div>
        <w:div w:id="583882570">
          <w:marLeft w:val="480"/>
          <w:marRight w:val="0"/>
          <w:marTop w:val="0"/>
          <w:marBottom w:val="0"/>
          <w:divBdr>
            <w:top w:val="none" w:sz="0" w:space="0" w:color="auto"/>
            <w:left w:val="none" w:sz="0" w:space="0" w:color="auto"/>
            <w:bottom w:val="none" w:sz="0" w:space="0" w:color="auto"/>
            <w:right w:val="none" w:sz="0" w:space="0" w:color="auto"/>
          </w:divBdr>
        </w:div>
        <w:div w:id="617106803">
          <w:marLeft w:val="480"/>
          <w:marRight w:val="0"/>
          <w:marTop w:val="0"/>
          <w:marBottom w:val="0"/>
          <w:divBdr>
            <w:top w:val="none" w:sz="0" w:space="0" w:color="auto"/>
            <w:left w:val="none" w:sz="0" w:space="0" w:color="auto"/>
            <w:bottom w:val="none" w:sz="0" w:space="0" w:color="auto"/>
            <w:right w:val="none" w:sz="0" w:space="0" w:color="auto"/>
          </w:divBdr>
        </w:div>
        <w:div w:id="784665098">
          <w:marLeft w:val="480"/>
          <w:marRight w:val="0"/>
          <w:marTop w:val="0"/>
          <w:marBottom w:val="0"/>
          <w:divBdr>
            <w:top w:val="none" w:sz="0" w:space="0" w:color="auto"/>
            <w:left w:val="none" w:sz="0" w:space="0" w:color="auto"/>
            <w:bottom w:val="none" w:sz="0" w:space="0" w:color="auto"/>
            <w:right w:val="none" w:sz="0" w:space="0" w:color="auto"/>
          </w:divBdr>
        </w:div>
        <w:div w:id="786192595">
          <w:marLeft w:val="480"/>
          <w:marRight w:val="0"/>
          <w:marTop w:val="0"/>
          <w:marBottom w:val="0"/>
          <w:divBdr>
            <w:top w:val="none" w:sz="0" w:space="0" w:color="auto"/>
            <w:left w:val="none" w:sz="0" w:space="0" w:color="auto"/>
            <w:bottom w:val="none" w:sz="0" w:space="0" w:color="auto"/>
            <w:right w:val="none" w:sz="0" w:space="0" w:color="auto"/>
          </w:divBdr>
        </w:div>
        <w:div w:id="827139774">
          <w:marLeft w:val="480"/>
          <w:marRight w:val="0"/>
          <w:marTop w:val="0"/>
          <w:marBottom w:val="0"/>
          <w:divBdr>
            <w:top w:val="none" w:sz="0" w:space="0" w:color="auto"/>
            <w:left w:val="none" w:sz="0" w:space="0" w:color="auto"/>
            <w:bottom w:val="none" w:sz="0" w:space="0" w:color="auto"/>
            <w:right w:val="none" w:sz="0" w:space="0" w:color="auto"/>
          </w:divBdr>
        </w:div>
        <w:div w:id="859197481">
          <w:marLeft w:val="480"/>
          <w:marRight w:val="0"/>
          <w:marTop w:val="0"/>
          <w:marBottom w:val="0"/>
          <w:divBdr>
            <w:top w:val="none" w:sz="0" w:space="0" w:color="auto"/>
            <w:left w:val="none" w:sz="0" w:space="0" w:color="auto"/>
            <w:bottom w:val="none" w:sz="0" w:space="0" w:color="auto"/>
            <w:right w:val="none" w:sz="0" w:space="0" w:color="auto"/>
          </w:divBdr>
        </w:div>
        <w:div w:id="901256739">
          <w:marLeft w:val="480"/>
          <w:marRight w:val="0"/>
          <w:marTop w:val="0"/>
          <w:marBottom w:val="0"/>
          <w:divBdr>
            <w:top w:val="none" w:sz="0" w:space="0" w:color="auto"/>
            <w:left w:val="none" w:sz="0" w:space="0" w:color="auto"/>
            <w:bottom w:val="none" w:sz="0" w:space="0" w:color="auto"/>
            <w:right w:val="none" w:sz="0" w:space="0" w:color="auto"/>
          </w:divBdr>
        </w:div>
        <w:div w:id="946733598">
          <w:marLeft w:val="480"/>
          <w:marRight w:val="0"/>
          <w:marTop w:val="0"/>
          <w:marBottom w:val="0"/>
          <w:divBdr>
            <w:top w:val="none" w:sz="0" w:space="0" w:color="auto"/>
            <w:left w:val="none" w:sz="0" w:space="0" w:color="auto"/>
            <w:bottom w:val="none" w:sz="0" w:space="0" w:color="auto"/>
            <w:right w:val="none" w:sz="0" w:space="0" w:color="auto"/>
          </w:divBdr>
        </w:div>
        <w:div w:id="990524175">
          <w:marLeft w:val="480"/>
          <w:marRight w:val="0"/>
          <w:marTop w:val="0"/>
          <w:marBottom w:val="0"/>
          <w:divBdr>
            <w:top w:val="none" w:sz="0" w:space="0" w:color="auto"/>
            <w:left w:val="none" w:sz="0" w:space="0" w:color="auto"/>
            <w:bottom w:val="none" w:sz="0" w:space="0" w:color="auto"/>
            <w:right w:val="none" w:sz="0" w:space="0" w:color="auto"/>
          </w:divBdr>
        </w:div>
        <w:div w:id="995764029">
          <w:marLeft w:val="480"/>
          <w:marRight w:val="0"/>
          <w:marTop w:val="0"/>
          <w:marBottom w:val="0"/>
          <w:divBdr>
            <w:top w:val="none" w:sz="0" w:space="0" w:color="auto"/>
            <w:left w:val="none" w:sz="0" w:space="0" w:color="auto"/>
            <w:bottom w:val="none" w:sz="0" w:space="0" w:color="auto"/>
            <w:right w:val="none" w:sz="0" w:space="0" w:color="auto"/>
          </w:divBdr>
        </w:div>
        <w:div w:id="997148033">
          <w:marLeft w:val="480"/>
          <w:marRight w:val="0"/>
          <w:marTop w:val="0"/>
          <w:marBottom w:val="0"/>
          <w:divBdr>
            <w:top w:val="none" w:sz="0" w:space="0" w:color="auto"/>
            <w:left w:val="none" w:sz="0" w:space="0" w:color="auto"/>
            <w:bottom w:val="none" w:sz="0" w:space="0" w:color="auto"/>
            <w:right w:val="none" w:sz="0" w:space="0" w:color="auto"/>
          </w:divBdr>
        </w:div>
        <w:div w:id="1231160481">
          <w:marLeft w:val="480"/>
          <w:marRight w:val="0"/>
          <w:marTop w:val="0"/>
          <w:marBottom w:val="0"/>
          <w:divBdr>
            <w:top w:val="none" w:sz="0" w:space="0" w:color="auto"/>
            <w:left w:val="none" w:sz="0" w:space="0" w:color="auto"/>
            <w:bottom w:val="none" w:sz="0" w:space="0" w:color="auto"/>
            <w:right w:val="none" w:sz="0" w:space="0" w:color="auto"/>
          </w:divBdr>
        </w:div>
        <w:div w:id="1346596539">
          <w:marLeft w:val="480"/>
          <w:marRight w:val="0"/>
          <w:marTop w:val="0"/>
          <w:marBottom w:val="0"/>
          <w:divBdr>
            <w:top w:val="none" w:sz="0" w:space="0" w:color="auto"/>
            <w:left w:val="none" w:sz="0" w:space="0" w:color="auto"/>
            <w:bottom w:val="none" w:sz="0" w:space="0" w:color="auto"/>
            <w:right w:val="none" w:sz="0" w:space="0" w:color="auto"/>
          </w:divBdr>
        </w:div>
        <w:div w:id="1456370836">
          <w:marLeft w:val="480"/>
          <w:marRight w:val="0"/>
          <w:marTop w:val="0"/>
          <w:marBottom w:val="0"/>
          <w:divBdr>
            <w:top w:val="none" w:sz="0" w:space="0" w:color="auto"/>
            <w:left w:val="none" w:sz="0" w:space="0" w:color="auto"/>
            <w:bottom w:val="none" w:sz="0" w:space="0" w:color="auto"/>
            <w:right w:val="none" w:sz="0" w:space="0" w:color="auto"/>
          </w:divBdr>
        </w:div>
        <w:div w:id="1479227601">
          <w:marLeft w:val="480"/>
          <w:marRight w:val="0"/>
          <w:marTop w:val="0"/>
          <w:marBottom w:val="0"/>
          <w:divBdr>
            <w:top w:val="none" w:sz="0" w:space="0" w:color="auto"/>
            <w:left w:val="none" w:sz="0" w:space="0" w:color="auto"/>
            <w:bottom w:val="none" w:sz="0" w:space="0" w:color="auto"/>
            <w:right w:val="none" w:sz="0" w:space="0" w:color="auto"/>
          </w:divBdr>
        </w:div>
        <w:div w:id="1591770856">
          <w:marLeft w:val="480"/>
          <w:marRight w:val="0"/>
          <w:marTop w:val="0"/>
          <w:marBottom w:val="0"/>
          <w:divBdr>
            <w:top w:val="none" w:sz="0" w:space="0" w:color="auto"/>
            <w:left w:val="none" w:sz="0" w:space="0" w:color="auto"/>
            <w:bottom w:val="none" w:sz="0" w:space="0" w:color="auto"/>
            <w:right w:val="none" w:sz="0" w:space="0" w:color="auto"/>
          </w:divBdr>
        </w:div>
        <w:div w:id="1600874864">
          <w:marLeft w:val="480"/>
          <w:marRight w:val="0"/>
          <w:marTop w:val="0"/>
          <w:marBottom w:val="0"/>
          <w:divBdr>
            <w:top w:val="none" w:sz="0" w:space="0" w:color="auto"/>
            <w:left w:val="none" w:sz="0" w:space="0" w:color="auto"/>
            <w:bottom w:val="none" w:sz="0" w:space="0" w:color="auto"/>
            <w:right w:val="none" w:sz="0" w:space="0" w:color="auto"/>
          </w:divBdr>
        </w:div>
        <w:div w:id="1616521891">
          <w:marLeft w:val="480"/>
          <w:marRight w:val="0"/>
          <w:marTop w:val="0"/>
          <w:marBottom w:val="0"/>
          <w:divBdr>
            <w:top w:val="none" w:sz="0" w:space="0" w:color="auto"/>
            <w:left w:val="none" w:sz="0" w:space="0" w:color="auto"/>
            <w:bottom w:val="none" w:sz="0" w:space="0" w:color="auto"/>
            <w:right w:val="none" w:sz="0" w:space="0" w:color="auto"/>
          </w:divBdr>
        </w:div>
        <w:div w:id="1650136172">
          <w:marLeft w:val="480"/>
          <w:marRight w:val="0"/>
          <w:marTop w:val="0"/>
          <w:marBottom w:val="0"/>
          <w:divBdr>
            <w:top w:val="none" w:sz="0" w:space="0" w:color="auto"/>
            <w:left w:val="none" w:sz="0" w:space="0" w:color="auto"/>
            <w:bottom w:val="none" w:sz="0" w:space="0" w:color="auto"/>
            <w:right w:val="none" w:sz="0" w:space="0" w:color="auto"/>
          </w:divBdr>
        </w:div>
        <w:div w:id="1664776686">
          <w:marLeft w:val="480"/>
          <w:marRight w:val="0"/>
          <w:marTop w:val="0"/>
          <w:marBottom w:val="0"/>
          <w:divBdr>
            <w:top w:val="none" w:sz="0" w:space="0" w:color="auto"/>
            <w:left w:val="none" w:sz="0" w:space="0" w:color="auto"/>
            <w:bottom w:val="none" w:sz="0" w:space="0" w:color="auto"/>
            <w:right w:val="none" w:sz="0" w:space="0" w:color="auto"/>
          </w:divBdr>
        </w:div>
        <w:div w:id="1688750205">
          <w:marLeft w:val="480"/>
          <w:marRight w:val="0"/>
          <w:marTop w:val="0"/>
          <w:marBottom w:val="0"/>
          <w:divBdr>
            <w:top w:val="none" w:sz="0" w:space="0" w:color="auto"/>
            <w:left w:val="none" w:sz="0" w:space="0" w:color="auto"/>
            <w:bottom w:val="none" w:sz="0" w:space="0" w:color="auto"/>
            <w:right w:val="none" w:sz="0" w:space="0" w:color="auto"/>
          </w:divBdr>
        </w:div>
        <w:div w:id="1704164544">
          <w:marLeft w:val="480"/>
          <w:marRight w:val="0"/>
          <w:marTop w:val="0"/>
          <w:marBottom w:val="0"/>
          <w:divBdr>
            <w:top w:val="none" w:sz="0" w:space="0" w:color="auto"/>
            <w:left w:val="none" w:sz="0" w:space="0" w:color="auto"/>
            <w:bottom w:val="none" w:sz="0" w:space="0" w:color="auto"/>
            <w:right w:val="none" w:sz="0" w:space="0" w:color="auto"/>
          </w:divBdr>
        </w:div>
        <w:div w:id="1734886454">
          <w:marLeft w:val="480"/>
          <w:marRight w:val="0"/>
          <w:marTop w:val="0"/>
          <w:marBottom w:val="0"/>
          <w:divBdr>
            <w:top w:val="none" w:sz="0" w:space="0" w:color="auto"/>
            <w:left w:val="none" w:sz="0" w:space="0" w:color="auto"/>
            <w:bottom w:val="none" w:sz="0" w:space="0" w:color="auto"/>
            <w:right w:val="none" w:sz="0" w:space="0" w:color="auto"/>
          </w:divBdr>
        </w:div>
        <w:div w:id="1791895863">
          <w:marLeft w:val="480"/>
          <w:marRight w:val="0"/>
          <w:marTop w:val="0"/>
          <w:marBottom w:val="0"/>
          <w:divBdr>
            <w:top w:val="none" w:sz="0" w:space="0" w:color="auto"/>
            <w:left w:val="none" w:sz="0" w:space="0" w:color="auto"/>
            <w:bottom w:val="none" w:sz="0" w:space="0" w:color="auto"/>
            <w:right w:val="none" w:sz="0" w:space="0" w:color="auto"/>
          </w:divBdr>
        </w:div>
        <w:div w:id="1980304480">
          <w:marLeft w:val="480"/>
          <w:marRight w:val="0"/>
          <w:marTop w:val="0"/>
          <w:marBottom w:val="0"/>
          <w:divBdr>
            <w:top w:val="none" w:sz="0" w:space="0" w:color="auto"/>
            <w:left w:val="none" w:sz="0" w:space="0" w:color="auto"/>
            <w:bottom w:val="none" w:sz="0" w:space="0" w:color="auto"/>
            <w:right w:val="none" w:sz="0" w:space="0" w:color="auto"/>
          </w:divBdr>
        </w:div>
        <w:div w:id="2113551901">
          <w:marLeft w:val="480"/>
          <w:marRight w:val="0"/>
          <w:marTop w:val="0"/>
          <w:marBottom w:val="0"/>
          <w:divBdr>
            <w:top w:val="none" w:sz="0" w:space="0" w:color="auto"/>
            <w:left w:val="none" w:sz="0" w:space="0" w:color="auto"/>
            <w:bottom w:val="none" w:sz="0" w:space="0" w:color="auto"/>
            <w:right w:val="none" w:sz="0" w:space="0" w:color="auto"/>
          </w:divBdr>
        </w:div>
      </w:divsChild>
    </w:div>
    <w:div w:id="37977627">
      <w:bodyDiv w:val="1"/>
      <w:marLeft w:val="0"/>
      <w:marRight w:val="0"/>
      <w:marTop w:val="0"/>
      <w:marBottom w:val="0"/>
      <w:divBdr>
        <w:top w:val="none" w:sz="0" w:space="0" w:color="auto"/>
        <w:left w:val="none" w:sz="0" w:space="0" w:color="auto"/>
        <w:bottom w:val="none" w:sz="0" w:space="0" w:color="auto"/>
        <w:right w:val="none" w:sz="0" w:space="0" w:color="auto"/>
      </w:divBdr>
      <w:divsChild>
        <w:div w:id="45686438">
          <w:marLeft w:val="480"/>
          <w:marRight w:val="0"/>
          <w:marTop w:val="0"/>
          <w:marBottom w:val="0"/>
          <w:divBdr>
            <w:top w:val="none" w:sz="0" w:space="0" w:color="auto"/>
            <w:left w:val="none" w:sz="0" w:space="0" w:color="auto"/>
            <w:bottom w:val="none" w:sz="0" w:space="0" w:color="auto"/>
            <w:right w:val="none" w:sz="0" w:space="0" w:color="auto"/>
          </w:divBdr>
        </w:div>
        <w:div w:id="51468383">
          <w:marLeft w:val="480"/>
          <w:marRight w:val="0"/>
          <w:marTop w:val="0"/>
          <w:marBottom w:val="0"/>
          <w:divBdr>
            <w:top w:val="none" w:sz="0" w:space="0" w:color="auto"/>
            <w:left w:val="none" w:sz="0" w:space="0" w:color="auto"/>
            <w:bottom w:val="none" w:sz="0" w:space="0" w:color="auto"/>
            <w:right w:val="none" w:sz="0" w:space="0" w:color="auto"/>
          </w:divBdr>
        </w:div>
        <w:div w:id="51580535">
          <w:marLeft w:val="480"/>
          <w:marRight w:val="0"/>
          <w:marTop w:val="0"/>
          <w:marBottom w:val="0"/>
          <w:divBdr>
            <w:top w:val="none" w:sz="0" w:space="0" w:color="auto"/>
            <w:left w:val="none" w:sz="0" w:space="0" w:color="auto"/>
            <w:bottom w:val="none" w:sz="0" w:space="0" w:color="auto"/>
            <w:right w:val="none" w:sz="0" w:space="0" w:color="auto"/>
          </w:divBdr>
        </w:div>
        <w:div w:id="52316079">
          <w:marLeft w:val="480"/>
          <w:marRight w:val="0"/>
          <w:marTop w:val="0"/>
          <w:marBottom w:val="0"/>
          <w:divBdr>
            <w:top w:val="none" w:sz="0" w:space="0" w:color="auto"/>
            <w:left w:val="none" w:sz="0" w:space="0" w:color="auto"/>
            <w:bottom w:val="none" w:sz="0" w:space="0" w:color="auto"/>
            <w:right w:val="none" w:sz="0" w:space="0" w:color="auto"/>
          </w:divBdr>
        </w:div>
        <w:div w:id="103312273">
          <w:marLeft w:val="480"/>
          <w:marRight w:val="0"/>
          <w:marTop w:val="0"/>
          <w:marBottom w:val="0"/>
          <w:divBdr>
            <w:top w:val="none" w:sz="0" w:space="0" w:color="auto"/>
            <w:left w:val="none" w:sz="0" w:space="0" w:color="auto"/>
            <w:bottom w:val="none" w:sz="0" w:space="0" w:color="auto"/>
            <w:right w:val="none" w:sz="0" w:space="0" w:color="auto"/>
          </w:divBdr>
        </w:div>
        <w:div w:id="122696097">
          <w:marLeft w:val="480"/>
          <w:marRight w:val="0"/>
          <w:marTop w:val="0"/>
          <w:marBottom w:val="0"/>
          <w:divBdr>
            <w:top w:val="none" w:sz="0" w:space="0" w:color="auto"/>
            <w:left w:val="none" w:sz="0" w:space="0" w:color="auto"/>
            <w:bottom w:val="none" w:sz="0" w:space="0" w:color="auto"/>
            <w:right w:val="none" w:sz="0" w:space="0" w:color="auto"/>
          </w:divBdr>
        </w:div>
        <w:div w:id="162666645">
          <w:marLeft w:val="480"/>
          <w:marRight w:val="0"/>
          <w:marTop w:val="0"/>
          <w:marBottom w:val="0"/>
          <w:divBdr>
            <w:top w:val="none" w:sz="0" w:space="0" w:color="auto"/>
            <w:left w:val="none" w:sz="0" w:space="0" w:color="auto"/>
            <w:bottom w:val="none" w:sz="0" w:space="0" w:color="auto"/>
            <w:right w:val="none" w:sz="0" w:space="0" w:color="auto"/>
          </w:divBdr>
        </w:div>
        <w:div w:id="230239155">
          <w:marLeft w:val="480"/>
          <w:marRight w:val="0"/>
          <w:marTop w:val="0"/>
          <w:marBottom w:val="0"/>
          <w:divBdr>
            <w:top w:val="none" w:sz="0" w:space="0" w:color="auto"/>
            <w:left w:val="none" w:sz="0" w:space="0" w:color="auto"/>
            <w:bottom w:val="none" w:sz="0" w:space="0" w:color="auto"/>
            <w:right w:val="none" w:sz="0" w:space="0" w:color="auto"/>
          </w:divBdr>
        </w:div>
        <w:div w:id="274336705">
          <w:marLeft w:val="480"/>
          <w:marRight w:val="0"/>
          <w:marTop w:val="0"/>
          <w:marBottom w:val="0"/>
          <w:divBdr>
            <w:top w:val="none" w:sz="0" w:space="0" w:color="auto"/>
            <w:left w:val="none" w:sz="0" w:space="0" w:color="auto"/>
            <w:bottom w:val="none" w:sz="0" w:space="0" w:color="auto"/>
            <w:right w:val="none" w:sz="0" w:space="0" w:color="auto"/>
          </w:divBdr>
        </w:div>
        <w:div w:id="289557757">
          <w:marLeft w:val="480"/>
          <w:marRight w:val="0"/>
          <w:marTop w:val="0"/>
          <w:marBottom w:val="0"/>
          <w:divBdr>
            <w:top w:val="none" w:sz="0" w:space="0" w:color="auto"/>
            <w:left w:val="none" w:sz="0" w:space="0" w:color="auto"/>
            <w:bottom w:val="none" w:sz="0" w:space="0" w:color="auto"/>
            <w:right w:val="none" w:sz="0" w:space="0" w:color="auto"/>
          </w:divBdr>
        </w:div>
        <w:div w:id="299045034">
          <w:marLeft w:val="480"/>
          <w:marRight w:val="0"/>
          <w:marTop w:val="0"/>
          <w:marBottom w:val="0"/>
          <w:divBdr>
            <w:top w:val="none" w:sz="0" w:space="0" w:color="auto"/>
            <w:left w:val="none" w:sz="0" w:space="0" w:color="auto"/>
            <w:bottom w:val="none" w:sz="0" w:space="0" w:color="auto"/>
            <w:right w:val="none" w:sz="0" w:space="0" w:color="auto"/>
          </w:divBdr>
        </w:div>
        <w:div w:id="312832252">
          <w:marLeft w:val="480"/>
          <w:marRight w:val="0"/>
          <w:marTop w:val="0"/>
          <w:marBottom w:val="0"/>
          <w:divBdr>
            <w:top w:val="none" w:sz="0" w:space="0" w:color="auto"/>
            <w:left w:val="none" w:sz="0" w:space="0" w:color="auto"/>
            <w:bottom w:val="none" w:sz="0" w:space="0" w:color="auto"/>
            <w:right w:val="none" w:sz="0" w:space="0" w:color="auto"/>
          </w:divBdr>
        </w:div>
        <w:div w:id="405616134">
          <w:marLeft w:val="480"/>
          <w:marRight w:val="0"/>
          <w:marTop w:val="0"/>
          <w:marBottom w:val="0"/>
          <w:divBdr>
            <w:top w:val="none" w:sz="0" w:space="0" w:color="auto"/>
            <w:left w:val="none" w:sz="0" w:space="0" w:color="auto"/>
            <w:bottom w:val="none" w:sz="0" w:space="0" w:color="auto"/>
            <w:right w:val="none" w:sz="0" w:space="0" w:color="auto"/>
          </w:divBdr>
        </w:div>
        <w:div w:id="437795201">
          <w:marLeft w:val="480"/>
          <w:marRight w:val="0"/>
          <w:marTop w:val="0"/>
          <w:marBottom w:val="0"/>
          <w:divBdr>
            <w:top w:val="none" w:sz="0" w:space="0" w:color="auto"/>
            <w:left w:val="none" w:sz="0" w:space="0" w:color="auto"/>
            <w:bottom w:val="none" w:sz="0" w:space="0" w:color="auto"/>
            <w:right w:val="none" w:sz="0" w:space="0" w:color="auto"/>
          </w:divBdr>
        </w:div>
        <w:div w:id="440686160">
          <w:marLeft w:val="480"/>
          <w:marRight w:val="0"/>
          <w:marTop w:val="0"/>
          <w:marBottom w:val="0"/>
          <w:divBdr>
            <w:top w:val="none" w:sz="0" w:space="0" w:color="auto"/>
            <w:left w:val="none" w:sz="0" w:space="0" w:color="auto"/>
            <w:bottom w:val="none" w:sz="0" w:space="0" w:color="auto"/>
            <w:right w:val="none" w:sz="0" w:space="0" w:color="auto"/>
          </w:divBdr>
        </w:div>
        <w:div w:id="463887177">
          <w:marLeft w:val="480"/>
          <w:marRight w:val="0"/>
          <w:marTop w:val="0"/>
          <w:marBottom w:val="0"/>
          <w:divBdr>
            <w:top w:val="none" w:sz="0" w:space="0" w:color="auto"/>
            <w:left w:val="none" w:sz="0" w:space="0" w:color="auto"/>
            <w:bottom w:val="none" w:sz="0" w:space="0" w:color="auto"/>
            <w:right w:val="none" w:sz="0" w:space="0" w:color="auto"/>
          </w:divBdr>
        </w:div>
        <w:div w:id="486439797">
          <w:marLeft w:val="480"/>
          <w:marRight w:val="0"/>
          <w:marTop w:val="0"/>
          <w:marBottom w:val="0"/>
          <w:divBdr>
            <w:top w:val="none" w:sz="0" w:space="0" w:color="auto"/>
            <w:left w:val="none" w:sz="0" w:space="0" w:color="auto"/>
            <w:bottom w:val="none" w:sz="0" w:space="0" w:color="auto"/>
            <w:right w:val="none" w:sz="0" w:space="0" w:color="auto"/>
          </w:divBdr>
        </w:div>
        <w:div w:id="521624339">
          <w:marLeft w:val="480"/>
          <w:marRight w:val="0"/>
          <w:marTop w:val="0"/>
          <w:marBottom w:val="0"/>
          <w:divBdr>
            <w:top w:val="none" w:sz="0" w:space="0" w:color="auto"/>
            <w:left w:val="none" w:sz="0" w:space="0" w:color="auto"/>
            <w:bottom w:val="none" w:sz="0" w:space="0" w:color="auto"/>
            <w:right w:val="none" w:sz="0" w:space="0" w:color="auto"/>
          </w:divBdr>
        </w:div>
        <w:div w:id="529340986">
          <w:marLeft w:val="480"/>
          <w:marRight w:val="0"/>
          <w:marTop w:val="0"/>
          <w:marBottom w:val="0"/>
          <w:divBdr>
            <w:top w:val="none" w:sz="0" w:space="0" w:color="auto"/>
            <w:left w:val="none" w:sz="0" w:space="0" w:color="auto"/>
            <w:bottom w:val="none" w:sz="0" w:space="0" w:color="auto"/>
            <w:right w:val="none" w:sz="0" w:space="0" w:color="auto"/>
          </w:divBdr>
        </w:div>
        <w:div w:id="629094999">
          <w:marLeft w:val="480"/>
          <w:marRight w:val="0"/>
          <w:marTop w:val="0"/>
          <w:marBottom w:val="0"/>
          <w:divBdr>
            <w:top w:val="none" w:sz="0" w:space="0" w:color="auto"/>
            <w:left w:val="none" w:sz="0" w:space="0" w:color="auto"/>
            <w:bottom w:val="none" w:sz="0" w:space="0" w:color="auto"/>
            <w:right w:val="none" w:sz="0" w:space="0" w:color="auto"/>
          </w:divBdr>
        </w:div>
        <w:div w:id="699553248">
          <w:marLeft w:val="480"/>
          <w:marRight w:val="0"/>
          <w:marTop w:val="0"/>
          <w:marBottom w:val="0"/>
          <w:divBdr>
            <w:top w:val="none" w:sz="0" w:space="0" w:color="auto"/>
            <w:left w:val="none" w:sz="0" w:space="0" w:color="auto"/>
            <w:bottom w:val="none" w:sz="0" w:space="0" w:color="auto"/>
            <w:right w:val="none" w:sz="0" w:space="0" w:color="auto"/>
          </w:divBdr>
        </w:div>
        <w:div w:id="714160903">
          <w:marLeft w:val="480"/>
          <w:marRight w:val="0"/>
          <w:marTop w:val="0"/>
          <w:marBottom w:val="0"/>
          <w:divBdr>
            <w:top w:val="none" w:sz="0" w:space="0" w:color="auto"/>
            <w:left w:val="none" w:sz="0" w:space="0" w:color="auto"/>
            <w:bottom w:val="none" w:sz="0" w:space="0" w:color="auto"/>
            <w:right w:val="none" w:sz="0" w:space="0" w:color="auto"/>
          </w:divBdr>
        </w:div>
        <w:div w:id="753865558">
          <w:marLeft w:val="480"/>
          <w:marRight w:val="0"/>
          <w:marTop w:val="0"/>
          <w:marBottom w:val="0"/>
          <w:divBdr>
            <w:top w:val="none" w:sz="0" w:space="0" w:color="auto"/>
            <w:left w:val="none" w:sz="0" w:space="0" w:color="auto"/>
            <w:bottom w:val="none" w:sz="0" w:space="0" w:color="auto"/>
            <w:right w:val="none" w:sz="0" w:space="0" w:color="auto"/>
          </w:divBdr>
        </w:div>
        <w:div w:id="798382616">
          <w:marLeft w:val="480"/>
          <w:marRight w:val="0"/>
          <w:marTop w:val="0"/>
          <w:marBottom w:val="0"/>
          <w:divBdr>
            <w:top w:val="none" w:sz="0" w:space="0" w:color="auto"/>
            <w:left w:val="none" w:sz="0" w:space="0" w:color="auto"/>
            <w:bottom w:val="none" w:sz="0" w:space="0" w:color="auto"/>
            <w:right w:val="none" w:sz="0" w:space="0" w:color="auto"/>
          </w:divBdr>
        </w:div>
        <w:div w:id="861362832">
          <w:marLeft w:val="480"/>
          <w:marRight w:val="0"/>
          <w:marTop w:val="0"/>
          <w:marBottom w:val="0"/>
          <w:divBdr>
            <w:top w:val="none" w:sz="0" w:space="0" w:color="auto"/>
            <w:left w:val="none" w:sz="0" w:space="0" w:color="auto"/>
            <w:bottom w:val="none" w:sz="0" w:space="0" w:color="auto"/>
            <w:right w:val="none" w:sz="0" w:space="0" w:color="auto"/>
          </w:divBdr>
        </w:div>
        <w:div w:id="878127477">
          <w:marLeft w:val="480"/>
          <w:marRight w:val="0"/>
          <w:marTop w:val="0"/>
          <w:marBottom w:val="0"/>
          <w:divBdr>
            <w:top w:val="none" w:sz="0" w:space="0" w:color="auto"/>
            <w:left w:val="none" w:sz="0" w:space="0" w:color="auto"/>
            <w:bottom w:val="none" w:sz="0" w:space="0" w:color="auto"/>
            <w:right w:val="none" w:sz="0" w:space="0" w:color="auto"/>
          </w:divBdr>
        </w:div>
        <w:div w:id="974749128">
          <w:marLeft w:val="480"/>
          <w:marRight w:val="0"/>
          <w:marTop w:val="0"/>
          <w:marBottom w:val="0"/>
          <w:divBdr>
            <w:top w:val="none" w:sz="0" w:space="0" w:color="auto"/>
            <w:left w:val="none" w:sz="0" w:space="0" w:color="auto"/>
            <w:bottom w:val="none" w:sz="0" w:space="0" w:color="auto"/>
            <w:right w:val="none" w:sz="0" w:space="0" w:color="auto"/>
          </w:divBdr>
        </w:div>
        <w:div w:id="988365159">
          <w:marLeft w:val="480"/>
          <w:marRight w:val="0"/>
          <w:marTop w:val="0"/>
          <w:marBottom w:val="0"/>
          <w:divBdr>
            <w:top w:val="none" w:sz="0" w:space="0" w:color="auto"/>
            <w:left w:val="none" w:sz="0" w:space="0" w:color="auto"/>
            <w:bottom w:val="none" w:sz="0" w:space="0" w:color="auto"/>
            <w:right w:val="none" w:sz="0" w:space="0" w:color="auto"/>
          </w:divBdr>
        </w:div>
        <w:div w:id="1005597566">
          <w:marLeft w:val="480"/>
          <w:marRight w:val="0"/>
          <w:marTop w:val="0"/>
          <w:marBottom w:val="0"/>
          <w:divBdr>
            <w:top w:val="none" w:sz="0" w:space="0" w:color="auto"/>
            <w:left w:val="none" w:sz="0" w:space="0" w:color="auto"/>
            <w:bottom w:val="none" w:sz="0" w:space="0" w:color="auto"/>
            <w:right w:val="none" w:sz="0" w:space="0" w:color="auto"/>
          </w:divBdr>
        </w:div>
        <w:div w:id="1109088073">
          <w:marLeft w:val="480"/>
          <w:marRight w:val="0"/>
          <w:marTop w:val="0"/>
          <w:marBottom w:val="0"/>
          <w:divBdr>
            <w:top w:val="none" w:sz="0" w:space="0" w:color="auto"/>
            <w:left w:val="none" w:sz="0" w:space="0" w:color="auto"/>
            <w:bottom w:val="none" w:sz="0" w:space="0" w:color="auto"/>
            <w:right w:val="none" w:sz="0" w:space="0" w:color="auto"/>
          </w:divBdr>
        </w:div>
        <w:div w:id="1237282920">
          <w:marLeft w:val="480"/>
          <w:marRight w:val="0"/>
          <w:marTop w:val="0"/>
          <w:marBottom w:val="0"/>
          <w:divBdr>
            <w:top w:val="none" w:sz="0" w:space="0" w:color="auto"/>
            <w:left w:val="none" w:sz="0" w:space="0" w:color="auto"/>
            <w:bottom w:val="none" w:sz="0" w:space="0" w:color="auto"/>
            <w:right w:val="none" w:sz="0" w:space="0" w:color="auto"/>
          </w:divBdr>
        </w:div>
        <w:div w:id="1389499452">
          <w:marLeft w:val="480"/>
          <w:marRight w:val="0"/>
          <w:marTop w:val="0"/>
          <w:marBottom w:val="0"/>
          <w:divBdr>
            <w:top w:val="none" w:sz="0" w:space="0" w:color="auto"/>
            <w:left w:val="none" w:sz="0" w:space="0" w:color="auto"/>
            <w:bottom w:val="none" w:sz="0" w:space="0" w:color="auto"/>
            <w:right w:val="none" w:sz="0" w:space="0" w:color="auto"/>
          </w:divBdr>
        </w:div>
        <w:div w:id="1422024737">
          <w:marLeft w:val="480"/>
          <w:marRight w:val="0"/>
          <w:marTop w:val="0"/>
          <w:marBottom w:val="0"/>
          <w:divBdr>
            <w:top w:val="none" w:sz="0" w:space="0" w:color="auto"/>
            <w:left w:val="none" w:sz="0" w:space="0" w:color="auto"/>
            <w:bottom w:val="none" w:sz="0" w:space="0" w:color="auto"/>
            <w:right w:val="none" w:sz="0" w:space="0" w:color="auto"/>
          </w:divBdr>
        </w:div>
        <w:div w:id="1473017280">
          <w:marLeft w:val="480"/>
          <w:marRight w:val="0"/>
          <w:marTop w:val="0"/>
          <w:marBottom w:val="0"/>
          <w:divBdr>
            <w:top w:val="none" w:sz="0" w:space="0" w:color="auto"/>
            <w:left w:val="none" w:sz="0" w:space="0" w:color="auto"/>
            <w:bottom w:val="none" w:sz="0" w:space="0" w:color="auto"/>
            <w:right w:val="none" w:sz="0" w:space="0" w:color="auto"/>
          </w:divBdr>
        </w:div>
        <w:div w:id="1490635114">
          <w:marLeft w:val="480"/>
          <w:marRight w:val="0"/>
          <w:marTop w:val="0"/>
          <w:marBottom w:val="0"/>
          <w:divBdr>
            <w:top w:val="none" w:sz="0" w:space="0" w:color="auto"/>
            <w:left w:val="none" w:sz="0" w:space="0" w:color="auto"/>
            <w:bottom w:val="none" w:sz="0" w:space="0" w:color="auto"/>
            <w:right w:val="none" w:sz="0" w:space="0" w:color="auto"/>
          </w:divBdr>
        </w:div>
        <w:div w:id="1507481676">
          <w:marLeft w:val="480"/>
          <w:marRight w:val="0"/>
          <w:marTop w:val="0"/>
          <w:marBottom w:val="0"/>
          <w:divBdr>
            <w:top w:val="none" w:sz="0" w:space="0" w:color="auto"/>
            <w:left w:val="none" w:sz="0" w:space="0" w:color="auto"/>
            <w:bottom w:val="none" w:sz="0" w:space="0" w:color="auto"/>
            <w:right w:val="none" w:sz="0" w:space="0" w:color="auto"/>
          </w:divBdr>
        </w:div>
        <w:div w:id="1564901245">
          <w:marLeft w:val="480"/>
          <w:marRight w:val="0"/>
          <w:marTop w:val="0"/>
          <w:marBottom w:val="0"/>
          <w:divBdr>
            <w:top w:val="none" w:sz="0" w:space="0" w:color="auto"/>
            <w:left w:val="none" w:sz="0" w:space="0" w:color="auto"/>
            <w:bottom w:val="none" w:sz="0" w:space="0" w:color="auto"/>
            <w:right w:val="none" w:sz="0" w:space="0" w:color="auto"/>
          </w:divBdr>
        </w:div>
        <w:div w:id="1619683587">
          <w:marLeft w:val="480"/>
          <w:marRight w:val="0"/>
          <w:marTop w:val="0"/>
          <w:marBottom w:val="0"/>
          <w:divBdr>
            <w:top w:val="none" w:sz="0" w:space="0" w:color="auto"/>
            <w:left w:val="none" w:sz="0" w:space="0" w:color="auto"/>
            <w:bottom w:val="none" w:sz="0" w:space="0" w:color="auto"/>
            <w:right w:val="none" w:sz="0" w:space="0" w:color="auto"/>
          </w:divBdr>
        </w:div>
        <w:div w:id="1715542850">
          <w:marLeft w:val="480"/>
          <w:marRight w:val="0"/>
          <w:marTop w:val="0"/>
          <w:marBottom w:val="0"/>
          <w:divBdr>
            <w:top w:val="none" w:sz="0" w:space="0" w:color="auto"/>
            <w:left w:val="none" w:sz="0" w:space="0" w:color="auto"/>
            <w:bottom w:val="none" w:sz="0" w:space="0" w:color="auto"/>
            <w:right w:val="none" w:sz="0" w:space="0" w:color="auto"/>
          </w:divBdr>
        </w:div>
        <w:div w:id="1776943860">
          <w:marLeft w:val="480"/>
          <w:marRight w:val="0"/>
          <w:marTop w:val="0"/>
          <w:marBottom w:val="0"/>
          <w:divBdr>
            <w:top w:val="none" w:sz="0" w:space="0" w:color="auto"/>
            <w:left w:val="none" w:sz="0" w:space="0" w:color="auto"/>
            <w:bottom w:val="none" w:sz="0" w:space="0" w:color="auto"/>
            <w:right w:val="none" w:sz="0" w:space="0" w:color="auto"/>
          </w:divBdr>
        </w:div>
        <w:div w:id="1797946933">
          <w:marLeft w:val="480"/>
          <w:marRight w:val="0"/>
          <w:marTop w:val="0"/>
          <w:marBottom w:val="0"/>
          <w:divBdr>
            <w:top w:val="none" w:sz="0" w:space="0" w:color="auto"/>
            <w:left w:val="none" w:sz="0" w:space="0" w:color="auto"/>
            <w:bottom w:val="none" w:sz="0" w:space="0" w:color="auto"/>
            <w:right w:val="none" w:sz="0" w:space="0" w:color="auto"/>
          </w:divBdr>
        </w:div>
        <w:div w:id="1805922116">
          <w:marLeft w:val="480"/>
          <w:marRight w:val="0"/>
          <w:marTop w:val="0"/>
          <w:marBottom w:val="0"/>
          <w:divBdr>
            <w:top w:val="none" w:sz="0" w:space="0" w:color="auto"/>
            <w:left w:val="none" w:sz="0" w:space="0" w:color="auto"/>
            <w:bottom w:val="none" w:sz="0" w:space="0" w:color="auto"/>
            <w:right w:val="none" w:sz="0" w:space="0" w:color="auto"/>
          </w:divBdr>
        </w:div>
        <w:div w:id="1901551340">
          <w:marLeft w:val="480"/>
          <w:marRight w:val="0"/>
          <w:marTop w:val="0"/>
          <w:marBottom w:val="0"/>
          <w:divBdr>
            <w:top w:val="none" w:sz="0" w:space="0" w:color="auto"/>
            <w:left w:val="none" w:sz="0" w:space="0" w:color="auto"/>
            <w:bottom w:val="none" w:sz="0" w:space="0" w:color="auto"/>
            <w:right w:val="none" w:sz="0" w:space="0" w:color="auto"/>
          </w:divBdr>
        </w:div>
        <w:div w:id="1914855655">
          <w:marLeft w:val="480"/>
          <w:marRight w:val="0"/>
          <w:marTop w:val="0"/>
          <w:marBottom w:val="0"/>
          <w:divBdr>
            <w:top w:val="none" w:sz="0" w:space="0" w:color="auto"/>
            <w:left w:val="none" w:sz="0" w:space="0" w:color="auto"/>
            <w:bottom w:val="none" w:sz="0" w:space="0" w:color="auto"/>
            <w:right w:val="none" w:sz="0" w:space="0" w:color="auto"/>
          </w:divBdr>
        </w:div>
        <w:div w:id="1932734331">
          <w:marLeft w:val="480"/>
          <w:marRight w:val="0"/>
          <w:marTop w:val="0"/>
          <w:marBottom w:val="0"/>
          <w:divBdr>
            <w:top w:val="none" w:sz="0" w:space="0" w:color="auto"/>
            <w:left w:val="none" w:sz="0" w:space="0" w:color="auto"/>
            <w:bottom w:val="none" w:sz="0" w:space="0" w:color="auto"/>
            <w:right w:val="none" w:sz="0" w:space="0" w:color="auto"/>
          </w:divBdr>
        </w:div>
        <w:div w:id="1951277668">
          <w:marLeft w:val="480"/>
          <w:marRight w:val="0"/>
          <w:marTop w:val="0"/>
          <w:marBottom w:val="0"/>
          <w:divBdr>
            <w:top w:val="none" w:sz="0" w:space="0" w:color="auto"/>
            <w:left w:val="none" w:sz="0" w:space="0" w:color="auto"/>
            <w:bottom w:val="none" w:sz="0" w:space="0" w:color="auto"/>
            <w:right w:val="none" w:sz="0" w:space="0" w:color="auto"/>
          </w:divBdr>
        </w:div>
        <w:div w:id="1981035581">
          <w:marLeft w:val="480"/>
          <w:marRight w:val="0"/>
          <w:marTop w:val="0"/>
          <w:marBottom w:val="0"/>
          <w:divBdr>
            <w:top w:val="none" w:sz="0" w:space="0" w:color="auto"/>
            <w:left w:val="none" w:sz="0" w:space="0" w:color="auto"/>
            <w:bottom w:val="none" w:sz="0" w:space="0" w:color="auto"/>
            <w:right w:val="none" w:sz="0" w:space="0" w:color="auto"/>
          </w:divBdr>
        </w:div>
        <w:div w:id="2124838821">
          <w:marLeft w:val="480"/>
          <w:marRight w:val="0"/>
          <w:marTop w:val="0"/>
          <w:marBottom w:val="0"/>
          <w:divBdr>
            <w:top w:val="none" w:sz="0" w:space="0" w:color="auto"/>
            <w:left w:val="none" w:sz="0" w:space="0" w:color="auto"/>
            <w:bottom w:val="none" w:sz="0" w:space="0" w:color="auto"/>
            <w:right w:val="none" w:sz="0" w:space="0" w:color="auto"/>
          </w:divBdr>
        </w:div>
        <w:div w:id="2134518014">
          <w:marLeft w:val="480"/>
          <w:marRight w:val="0"/>
          <w:marTop w:val="0"/>
          <w:marBottom w:val="0"/>
          <w:divBdr>
            <w:top w:val="none" w:sz="0" w:space="0" w:color="auto"/>
            <w:left w:val="none" w:sz="0" w:space="0" w:color="auto"/>
            <w:bottom w:val="none" w:sz="0" w:space="0" w:color="auto"/>
            <w:right w:val="none" w:sz="0" w:space="0" w:color="auto"/>
          </w:divBdr>
        </w:div>
      </w:divsChild>
    </w:div>
    <w:div w:id="39209169">
      <w:bodyDiv w:val="1"/>
      <w:marLeft w:val="0"/>
      <w:marRight w:val="0"/>
      <w:marTop w:val="0"/>
      <w:marBottom w:val="0"/>
      <w:divBdr>
        <w:top w:val="none" w:sz="0" w:space="0" w:color="auto"/>
        <w:left w:val="none" w:sz="0" w:space="0" w:color="auto"/>
        <w:bottom w:val="none" w:sz="0" w:space="0" w:color="auto"/>
        <w:right w:val="none" w:sz="0" w:space="0" w:color="auto"/>
      </w:divBdr>
    </w:div>
    <w:div w:id="44108404">
      <w:bodyDiv w:val="1"/>
      <w:marLeft w:val="0"/>
      <w:marRight w:val="0"/>
      <w:marTop w:val="0"/>
      <w:marBottom w:val="0"/>
      <w:divBdr>
        <w:top w:val="none" w:sz="0" w:space="0" w:color="auto"/>
        <w:left w:val="none" w:sz="0" w:space="0" w:color="auto"/>
        <w:bottom w:val="none" w:sz="0" w:space="0" w:color="auto"/>
        <w:right w:val="none" w:sz="0" w:space="0" w:color="auto"/>
      </w:divBdr>
    </w:div>
    <w:div w:id="47000428">
      <w:bodyDiv w:val="1"/>
      <w:marLeft w:val="0"/>
      <w:marRight w:val="0"/>
      <w:marTop w:val="0"/>
      <w:marBottom w:val="0"/>
      <w:divBdr>
        <w:top w:val="none" w:sz="0" w:space="0" w:color="auto"/>
        <w:left w:val="none" w:sz="0" w:space="0" w:color="auto"/>
        <w:bottom w:val="none" w:sz="0" w:space="0" w:color="auto"/>
        <w:right w:val="none" w:sz="0" w:space="0" w:color="auto"/>
      </w:divBdr>
    </w:div>
    <w:div w:id="52774778">
      <w:bodyDiv w:val="1"/>
      <w:marLeft w:val="0"/>
      <w:marRight w:val="0"/>
      <w:marTop w:val="0"/>
      <w:marBottom w:val="0"/>
      <w:divBdr>
        <w:top w:val="none" w:sz="0" w:space="0" w:color="auto"/>
        <w:left w:val="none" w:sz="0" w:space="0" w:color="auto"/>
        <w:bottom w:val="none" w:sz="0" w:space="0" w:color="auto"/>
        <w:right w:val="none" w:sz="0" w:space="0" w:color="auto"/>
      </w:divBdr>
    </w:div>
    <w:div w:id="55053246">
      <w:bodyDiv w:val="1"/>
      <w:marLeft w:val="0"/>
      <w:marRight w:val="0"/>
      <w:marTop w:val="0"/>
      <w:marBottom w:val="0"/>
      <w:divBdr>
        <w:top w:val="none" w:sz="0" w:space="0" w:color="auto"/>
        <w:left w:val="none" w:sz="0" w:space="0" w:color="auto"/>
        <w:bottom w:val="none" w:sz="0" w:space="0" w:color="auto"/>
        <w:right w:val="none" w:sz="0" w:space="0" w:color="auto"/>
      </w:divBdr>
    </w:div>
    <w:div w:id="59909855">
      <w:bodyDiv w:val="1"/>
      <w:marLeft w:val="0"/>
      <w:marRight w:val="0"/>
      <w:marTop w:val="0"/>
      <w:marBottom w:val="0"/>
      <w:divBdr>
        <w:top w:val="none" w:sz="0" w:space="0" w:color="auto"/>
        <w:left w:val="none" w:sz="0" w:space="0" w:color="auto"/>
        <w:bottom w:val="none" w:sz="0" w:space="0" w:color="auto"/>
        <w:right w:val="none" w:sz="0" w:space="0" w:color="auto"/>
      </w:divBdr>
    </w:div>
    <w:div w:id="60372919">
      <w:bodyDiv w:val="1"/>
      <w:marLeft w:val="0"/>
      <w:marRight w:val="0"/>
      <w:marTop w:val="0"/>
      <w:marBottom w:val="0"/>
      <w:divBdr>
        <w:top w:val="none" w:sz="0" w:space="0" w:color="auto"/>
        <w:left w:val="none" w:sz="0" w:space="0" w:color="auto"/>
        <w:bottom w:val="none" w:sz="0" w:space="0" w:color="auto"/>
        <w:right w:val="none" w:sz="0" w:space="0" w:color="auto"/>
      </w:divBdr>
    </w:div>
    <w:div w:id="60569868">
      <w:bodyDiv w:val="1"/>
      <w:marLeft w:val="0"/>
      <w:marRight w:val="0"/>
      <w:marTop w:val="0"/>
      <w:marBottom w:val="0"/>
      <w:divBdr>
        <w:top w:val="none" w:sz="0" w:space="0" w:color="auto"/>
        <w:left w:val="none" w:sz="0" w:space="0" w:color="auto"/>
        <w:bottom w:val="none" w:sz="0" w:space="0" w:color="auto"/>
        <w:right w:val="none" w:sz="0" w:space="0" w:color="auto"/>
      </w:divBdr>
      <w:divsChild>
        <w:div w:id="70397840">
          <w:marLeft w:val="480"/>
          <w:marRight w:val="0"/>
          <w:marTop w:val="0"/>
          <w:marBottom w:val="0"/>
          <w:divBdr>
            <w:top w:val="none" w:sz="0" w:space="0" w:color="auto"/>
            <w:left w:val="none" w:sz="0" w:space="0" w:color="auto"/>
            <w:bottom w:val="none" w:sz="0" w:space="0" w:color="auto"/>
            <w:right w:val="none" w:sz="0" w:space="0" w:color="auto"/>
          </w:divBdr>
        </w:div>
        <w:div w:id="232861973">
          <w:marLeft w:val="480"/>
          <w:marRight w:val="0"/>
          <w:marTop w:val="0"/>
          <w:marBottom w:val="0"/>
          <w:divBdr>
            <w:top w:val="none" w:sz="0" w:space="0" w:color="auto"/>
            <w:left w:val="none" w:sz="0" w:space="0" w:color="auto"/>
            <w:bottom w:val="none" w:sz="0" w:space="0" w:color="auto"/>
            <w:right w:val="none" w:sz="0" w:space="0" w:color="auto"/>
          </w:divBdr>
        </w:div>
        <w:div w:id="249045694">
          <w:marLeft w:val="480"/>
          <w:marRight w:val="0"/>
          <w:marTop w:val="0"/>
          <w:marBottom w:val="0"/>
          <w:divBdr>
            <w:top w:val="none" w:sz="0" w:space="0" w:color="auto"/>
            <w:left w:val="none" w:sz="0" w:space="0" w:color="auto"/>
            <w:bottom w:val="none" w:sz="0" w:space="0" w:color="auto"/>
            <w:right w:val="none" w:sz="0" w:space="0" w:color="auto"/>
          </w:divBdr>
        </w:div>
        <w:div w:id="348651857">
          <w:marLeft w:val="480"/>
          <w:marRight w:val="0"/>
          <w:marTop w:val="0"/>
          <w:marBottom w:val="0"/>
          <w:divBdr>
            <w:top w:val="none" w:sz="0" w:space="0" w:color="auto"/>
            <w:left w:val="none" w:sz="0" w:space="0" w:color="auto"/>
            <w:bottom w:val="none" w:sz="0" w:space="0" w:color="auto"/>
            <w:right w:val="none" w:sz="0" w:space="0" w:color="auto"/>
          </w:divBdr>
        </w:div>
        <w:div w:id="389808933">
          <w:marLeft w:val="480"/>
          <w:marRight w:val="0"/>
          <w:marTop w:val="0"/>
          <w:marBottom w:val="0"/>
          <w:divBdr>
            <w:top w:val="none" w:sz="0" w:space="0" w:color="auto"/>
            <w:left w:val="none" w:sz="0" w:space="0" w:color="auto"/>
            <w:bottom w:val="none" w:sz="0" w:space="0" w:color="auto"/>
            <w:right w:val="none" w:sz="0" w:space="0" w:color="auto"/>
          </w:divBdr>
        </w:div>
        <w:div w:id="430393805">
          <w:marLeft w:val="480"/>
          <w:marRight w:val="0"/>
          <w:marTop w:val="0"/>
          <w:marBottom w:val="0"/>
          <w:divBdr>
            <w:top w:val="none" w:sz="0" w:space="0" w:color="auto"/>
            <w:left w:val="none" w:sz="0" w:space="0" w:color="auto"/>
            <w:bottom w:val="none" w:sz="0" w:space="0" w:color="auto"/>
            <w:right w:val="none" w:sz="0" w:space="0" w:color="auto"/>
          </w:divBdr>
        </w:div>
        <w:div w:id="441849418">
          <w:marLeft w:val="480"/>
          <w:marRight w:val="0"/>
          <w:marTop w:val="0"/>
          <w:marBottom w:val="0"/>
          <w:divBdr>
            <w:top w:val="none" w:sz="0" w:space="0" w:color="auto"/>
            <w:left w:val="none" w:sz="0" w:space="0" w:color="auto"/>
            <w:bottom w:val="none" w:sz="0" w:space="0" w:color="auto"/>
            <w:right w:val="none" w:sz="0" w:space="0" w:color="auto"/>
          </w:divBdr>
        </w:div>
        <w:div w:id="542594442">
          <w:marLeft w:val="480"/>
          <w:marRight w:val="0"/>
          <w:marTop w:val="0"/>
          <w:marBottom w:val="0"/>
          <w:divBdr>
            <w:top w:val="none" w:sz="0" w:space="0" w:color="auto"/>
            <w:left w:val="none" w:sz="0" w:space="0" w:color="auto"/>
            <w:bottom w:val="none" w:sz="0" w:space="0" w:color="auto"/>
            <w:right w:val="none" w:sz="0" w:space="0" w:color="auto"/>
          </w:divBdr>
        </w:div>
        <w:div w:id="728112629">
          <w:marLeft w:val="480"/>
          <w:marRight w:val="0"/>
          <w:marTop w:val="0"/>
          <w:marBottom w:val="0"/>
          <w:divBdr>
            <w:top w:val="none" w:sz="0" w:space="0" w:color="auto"/>
            <w:left w:val="none" w:sz="0" w:space="0" w:color="auto"/>
            <w:bottom w:val="none" w:sz="0" w:space="0" w:color="auto"/>
            <w:right w:val="none" w:sz="0" w:space="0" w:color="auto"/>
          </w:divBdr>
        </w:div>
        <w:div w:id="751583745">
          <w:marLeft w:val="480"/>
          <w:marRight w:val="0"/>
          <w:marTop w:val="0"/>
          <w:marBottom w:val="0"/>
          <w:divBdr>
            <w:top w:val="none" w:sz="0" w:space="0" w:color="auto"/>
            <w:left w:val="none" w:sz="0" w:space="0" w:color="auto"/>
            <w:bottom w:val="none" w:sz="0" w:space="0" w:color="auto"/>
            <w:right w:val="none" w:sz="0" w:space="0" w:color="auto"/>
          </w:divBdr>
        </w:div>
        <w:div w:id="781346023">
          <w:marLeft w:val="480"/>
          <w:marRight w:val="0"/>
          <w:marTop w:val="0"/>
          <w:marBottom w:val="0"/>
          <w:divBdr>
            <w:top w:val="none" w:sz="0" w:space="0" w:color="auto"/>
            <w:left w:val="none" w:sz="0" w:space="0" w:color="auto"/>
            <w:bottom w:val="none" w:sz="0" w:space="0" w:color="auto"/>
            <w:right w:val="none" w:sz="0" w:space="0" w:color="auto"/>
          </w:divBdr>
        </w:div>
        <w:div w:id="794252483">
          <w:marLeft w:val="480"/>
          <w:marRight w:val="0"/>
          <w:marTop w:val="0"/>
          <w:marBottom w:val="0"/>
          <w:divBdr>
            <w:top w:val="none" w:sz="0" w:space="0" w:color="auto"/>
            <w:left w:val="none" w:sz="0" w:space="0" w:color="auto"/>
            <w:bottom w:val="none" w:sz="0" w:space="0" w:color="auto"/>
            <w:right w:val="none" w:sz="0" w:space="0" w:color="auto"/>
          </w:divBdr>
        </w:div>
        <w:div w:id="832448181">
          <w:marLeft w:val="480"/>
          <w:marRight w:val="0"/>
          <w:marTop w:val="0"/>
          <w:marBottom w:val="0"/>
          <w:divBdr>
            <w:top w:val="none" w:sz="0" w:space="0" w:color="auto"/>
            <w:left w:val="none" w:sz="0" w:space="0" w:color="auto"/>
            <w:bottom w:val="none" w:sz="0" w:space="0" w:color="auto"/>
            <w:right w:val="none" w:sz="0" w:space="0" w:color="auto"/>
          </w:divBdr>
        </w:div>
        <w:div w:id="833952691">
          <w:marLeft w:val="480"/>
          <w:marRight w:val="0"/>
          <w:marTop w:val="0"/>
          <w:marBottom w:val="0"/>
          <w:divBdr>
            <w:top w:val="none" w:sz="0" w:space="0" w:color="auto"/>
            <w:left w:val="none" w:sz="0" w:space="0" w:color="auto"/>
            <w:bottom w:val="none" w:sz="0" w:space="0" w:color="auto"/>
            <w:right w:val="none" w:sz="0" w:space="0" w:color="auto"/>
          </w:divBdr>
        </w:div>
        <w:div w:id="866528541">
          <w:marLeft w:val="480"/>
          <w:marRight w:val="0"/>
          <w:marTop w:val="0"/>
          <w:marBottom w:val="0"/>
          <w:divBdr>
            <w:top w:val="none" w:sz="0" w:space="0" w:color="auto"/>
            <w:left w:val="none" w:sz="0" w:space="0" w:color="auto"/>
            <w:bottom w:val="none" w:sz="0" w:space="0" w:color="auto"/>
            <w:right w:val="none" w:sz="0" w:space="0" w:color="auto"/>
          </w:divBdr>
        </w:div>
        <w:div w:id="990060381">
          <w:marLeft w:val="480"/>
          <w:marRight w:val="0"/>
          <w:marTop w:val="0"/>
          <w:marBottom w:val="0"/>
          <w:divBdr>
            <w:top w:val="none" w:sz="0" w:space="0" w:color="auto"/>
            <w:left w:val="none" w:sz="0" w:space="0" w:color="auto"/>
            <w:bottom w:val="none" w:sz="0" w:space="0" w:color="auto"/>
            <w:right w:val="none" w:sz="0" w:space="0" w:color="auto"/>
          </w:divBdr>
        </w:div>
        <w:div w:id="1103300765">
          <w:marLeft w:val="480"/>
          <w:marRight w:val="0"/>
          <w:marTop w:val="0"/>
          <w:marBottom w:val="0"/>
          <w:divBdr>
            <w:top w:val="none" w:sz="0" w:space="0" w:color="auto"/>
            <w:left w:val="none" w:sz="0" w:space="0" w:color="auto"/>
            <w:bottom w:val="none" w:sz="0" w:space="0" w:color="auto"/>
            <w:right w:val="none" w:sz="0" w:space="0" w:color="auto"/>
          </w:divBdr>
        </w:div>
        <w:div w:id="1105030619">
          <w:marLeft w:val="480"/>
          <w:marRight w:val="0"/>
          <w:marTop w:val="0"/>
          <w:marBottom w:val="0"/>
          <w:divBdr>
            <w:top w:val="none" w:sz="0" w:space="0" w:color="auto"/>
            <w:left w:val="none" w:sz="0" w:space="0" w:color="auto"/>
            <w:bottom w:val="none" w:sz="0" w:space="0" w:color="auto"/>
            <w:right w:val="none" w:sz="0" w:space="0" w:color="auto"/>
          </w:divBdr>
        </w:div>
        <w:div w:id="1105425424">
          <w:marLeft w:val="480"/>
          <w:marRight w:val="0"/>
          <w:marTop w:val="0"/>
          <w:marBottom w:val="0"/>
          <w:divBdr>
            <w:top w:val="none" w:sz="0" w:space="0" w:color="auto"/>
            <w:left w:val="none" w:sz="0" w:space="0" w:color="auto"/>
            <w:bottom w:val="none" w:sz="0" w:space="0" w:color="auto"/>
            <w:right w:val="none" w:sz="0" w:space="0" w:color="auto"/>
          </w:divBdr>
        </w:div>
        <w:div w:id="1165197036">
          <w:marLeft w:val="480"/>
          <w:marRight w:val="0"/>
          <w:marTop w:val="0"/>
          <w:marBottom w:val="0"/>
          <w:divBdr>
            <w:top w:val="none" w:sz="0" w:space="0" w:color="auto"/>
            <w:left w:val="none" w:sz="0" w:space="0" w:color="auto"/>
            <w:bottom w:val="none" w:sz="0" w:space="0" w:color="auto"/>
            <w:right w:val="none" w:sz="0" w:space="0" w:color="auto"/>
          </w:divBdr>
        </w:div>
        <w:div w:id="1191258957">
          <w:marLeft w:val="480"/>
          <w:marRight w:val="0"/>
          <w:marTop w:val="0"/>
          <w:marBottom w:val="0"/>
          <w:divBdr>
            <w:top w:val="none" w:sz="0" w:space="0" w:color="auto"/>
            <w:left w:val="none" w:sz="0" w:space="0" w:color="auto"/>
            <w:bottom w:val="none" w:sz="0" w:space="0" w:color="auto"/>
            <w:right w:val="none" w:sz="0" w:space="0" w:color="auto"/>
          </w:divBdr>
        </w:div>
        <w:div w:id="1260140610">
          <w:marLeft w:val="480"/>
          <w:marRight w:val="0"/>
          <w:marTop w:val="0"/>
          <w:marBottom w:val="0"/>
          <w:divBdr>
            <w:top w:val="none" w:sz="0" w:space="0" w:color="auto"/>
            <w:left w:val="none" w:sz="0" w:space="0" w:color="auto"/>
            <w:bottom w:val="none" w:sz="0" w:space="0" w:color="auto"/>
            <w:right w:val="none" w:sz="0" w:space="0" w:color="auto"/>
          </w:divBdr>
        </w:div>
        <w:div w:id="1268805356">
          <w:marLeft w:val="480"/>
          <w:marRight w:val="0"/>
          <w:marTop w:val="0"/>
          <w:marBottom w:val="0"/>
          <w:divBdr>
            <w:top w:val="none" w:sz="0" w:space="0" w:color="auto"/>
            <w:left w:val="none" w:sz="0" w:space="0" w:color="auto"/>
            <w:bottom w:val="none" w:sz="0" w:space="0" w:color="auto"/>
            <w:right w:val="none" w:sz="0" w:space="0" w:color="auto"/>
          </w:divBdr>
        </w:div>
        <w:div w:id="1314719014">
          <w:marLeft w:val="480"/>
          <w:marRight w:val="0"/>
          <w:marTop w:val="0"/>
          <w:marBottom w:val="0"/>
          <w:divBdr>
            <w:top w:val="none" w:sz="0" w:space="0" w:color="auto"/>
            <w:left w:val="none" w:sz="0" w:space="0" w:color="auto"/>
            <w:bottom w:val="none" w:sz="0" w:space="0" w:color="auto"/>
            <w:right w:val="none" w:sz="0" w:space="0" w:color="auto"/>
          </w:divBdr>
        </w:div>
        <w:div w:id="1543594740">
          <w:marLeft w:val="480"/>
          <w:marRight w:val="0"/>
          <w:marTop w:val="0"/>
          <w:marBottom w:val="0"/>
          <w:divBdr>
            <w:top w:val="none" w:sz="0" w:space="0" w:color="auto"/>
            <w:left w:val="none" w:sz="0" w:space="0" w:color="auto"/>
            <w:bottom w:val="none" w:sz="0" w:space="0" w:color="auto"/>
            <w:right w:val="none" w:sz="0" w:space="0" w:color="auto"/>
          </w:divBdr>
        </w:div>
        <w:div w:id="1588225124">
          <w:marLeft w:val="480"/>
          <w:marRight w:val="0"/>
          <w:marTop w:val="0"/>
          <w:marBottom w:val="0"/>
          <w:divBdr>
            <w:top w:val="none" w:sz="0" w:space="0" w:color="auto"/>
            <w:left w:val="none" w:sz="0" w:space="0" w:color="auto"/>
            <w:bottom w:val="none" w:sz="0" w:space="0" w:color="auto"/>
            <w:right w:val="none" w:sz="0" w:space="0" w:color="auto"/>
          </w:divBdr>
        </w:div>
        <w:div w:id="1760444090">
          <w:marLeft w:val="480"/>
          <w:marRight w:val="0"/>
          <w:marTop w:val="0"/>
          <w:marBottom w:val="0"/>
          <w:divBdr>
            <w:top w:val="none" w:sz="0" w:space="0" w:color="auto"/>
            <w:left w:val="none" w:sz="0" w:space="0" w:color="auto"/>
            <w:bottom w:val="none" w:sz="0" w:space="0" w:color="auto"/>
            <w:right w:val="none" w:sz="0" w:space="0" w:color="auto"/>
          </w:divBdr>
        </w:div>
        <w:div w:id="1775397291">
          <w:marLeft w:val="480"/>
          <w:marRight w:val="0"/>
          <w:marTop w:val="0"/>
          <w:marBottom w:val="0"/>
          <w:divBdr>
            <w:top w:val="none" w:sz="0" w:space="0" w:color="auto"/>
            <w:left w:val="none" w:sz="0" w:space="0" w:color="auto"/>
            <w:bottom w:val="none" w:sz="0" w:space="0" w:color="auto"/>
            <w:right w:val="none" w:sz="0" w:space="0" w:color="auto"/>
          </w:divBdr>
        </w:div>
        <w:div w:id="1805082457">
          <w:marLeft w:val="480"/>
          <w:marRight w:val="0"/>
          <w:marTop w:val="0"/>
          <w:marBottom w:val="0"/>
          <w:divBdr>
            <w:top w:val="none" w:sz="0" w:space="0" w:color="auto"/>
            <w:left w:val="none" w:sz="0" w:space="0" w:color="auto"/>
            <w:bottom w:val="none" w:sz="0" w:space="0" w:color="auto"/>
            <w:right w:val="none" w:sz="0" w:space="0" w:color="auto"/>
          </w:divBdr>
        </w:div>
        <w:div w:id="1814911146">
          <w:marLeft w:val="480"/>
          <w:marRight w:val="0"/>
          <w:marTop w:val="0"/>
          <w:marBottom w:val="0"/>
          <w:divBdr>
            <w:top w:val="none" w:sz="0" w:space="0" w:color="auto"/>
            <w:left w:val="none" w:sz="0" w:space="0" w:color="auto"/>
            <w:bottom w:val="none" w:sz="0" w:space="0" w:color="auto"/>
            <w:right w:val="none" w:sz="0" w:space="0" w:color="auto"/>
          </w:divBdr>
        </w:div>
        <w:div w:id="1874416096">
          <w:marLeft w:val="480"/>
          <w:marRight w:val="0"/>
          <w:marTop w:val="0"/>
          <w:marBottom w:val="0"/>
          <w:divBdr>
            <w:top w:val="none" w:sz="0" w:space="0" w:color="auto"/>
            <w:left w:val="none" w:sz="0" w:space="0" w:color="auto"/>
            <w:bottom w:val="none" w:sz="0" w:space="0" w:color="auto"/>
            <w:right w:val="none" w:sz="0" w:space="0" w:color="auto"/>
          </w:divBdr>
        </w:div>
        <w:div w:id="1908220174">
          <w:marLeft w:val="480"/>
          <w:marRight w:val="0"/>
          <w:marTop w:val="0"/>
          <w:marBottom w:val="0"/>
          <w:divBdr>
            <w:top w:val="none" w:sz="0" w:space="0" w:color="auto"/>
            <w:left w:val="none" w:sz="0" w:space="0" w:color="auto"/>
            <w:bottom w:val="none" w:sz="0" w:space="0" w:color="auto"/>
            <w:right w:val="none" w:sz="0" w:space="0" w:color="auto"/>
          </w:divBdr>
        </w:div>
        <w:div w:id="2028553028">
          <w:marLeft w:val="480"/>
          <w:marRight w:val="0"/>
          <w:marTop w:val="0"/>
          <w:marBottom w:val="0"/>
          <w:divBdr>
            <w:top w:val="none" w:sz="0" w:space="0" w:color="auto"/>
            <w:left w:val="none" w:sz="0" w:space="0" w:color="auto"/>
            <w:bottom w:val="none" w:sz="0" w:space="0" w:color="auto"/>
            <w:right w:val="none" w:sz="0" w:space="0" w:color="auto"/>
          </w:divBdr>
        </w:div>
        <w:div w:id="2120641492">
          <w:marLeft w:val="480"/>
          <w:marRight w:val="0"/>
          <w:marTop w:val="0"/>
          <w:marBottom w:val="0"/>
          <w:divBdr>
            <w:top w:val="none" w:sz="0" w:space="0" w:color="auto"/>
            <w:left w:val="none" w:sz="0" w:space="0" w:color="auto"/>
            <w:bottom w:val="none" w:sz="0" w:space="0" w:color="auto"/>
            <w:right w:val="none" w:sz="0" w:space="0" w:color="auto"/>
          </w:divBdr>
        </w:div>
        <w:div w:id="2141682456">
          <w:marLeft w:val="480"/>
          <w:marRight w:val="0"/>
          <w:marTop w:val="0"/>
          <w:marBottom w:val="0"/>
          <w:divBdr>
            <w:top w:val="none" w:sz="0" w:space="0" w:color="auto"/>
            <w:left w:val="none" w:sz="0" w:space="0" w:color="auto"/>
            <w:bottom w:val="none" w:sz="0" w:space="0" w:color="auto"/>
            <w:right w:val="none" w:sz="0" w:space="0" w:color="auto"/>
          </w:divBdr>
        </w:div>
      </w:divsChild>
    </w:div>
    <w:div w:id="70128997">
      <w:bodyDiv w:val="1"/>
      <w:marLeft w:val="0"/>
      <w:marRight w:val="0"/>
      <w:marTop w:val="0"/>
      <w:marBottom w:val="0"/>
      <w:divBdr>
        <w:top w:val="none" w:sz="0" w:space="0" w:color="auto"/>
        <w:left w:val="none" w:sz="0" w:space="0" w:color="auto"/>
        <w:bottom w:val="none" w:sz="0" w:space="0" w:color="auto"/>
        <w:right w:val="none" w:sz="0" w:space="0" w:color="auto"/>
      </w:divBdr>
      <w:divsChild>
        <w:div w:id="46883595">
          <w:marLeft w:val="480"/>
          <w:marRight w:val="0"/>
          <w:marTop w:val="0"/>
          <w:marBottom w:val="0"/>
          <w:divBdr>
            <w:top w:val="none" w:sz="0" w:space="0" w:color="auto"/>
            <w:left w:val="none" w:sz="0" w:space="0" w:color="auto"/>
            <w:bottom w:val="none" w:sz="0" w:space="0" w:color="auto"/>
            <w:right w:val="none" w:sz="0" w:space="0" w:color="auto"/>
          </w:divBdr>
        </w:div>
        <w:div w:id="72748428">
          <w:marLeft w:val="480"/>
          <w:marRight w:val="0"/>
          <w:marTop w:val="0"/>
          <w:marBottom w:val="0"/>
          <w:divBdr>
            <w:top w:val="none" w:sz="0" w:space="0" w:color="auto"/>
            <w:left w:val="none" w:sz="0" w:space="0" w:color="auto"/>
            <w:bottom w:val="none" w:sz="0" w:space="0" w:color="auto"/>
            <w:right w:val="none" w:sz="0" w:space="0" w:color="auto"/>
          </w:divBdr>
        </w:div>
        <w:div w:id="98910468">
          <w:marLeft w:val="480"/>
          <w:marRight w:val="0"/>
          <w:marTop w:val="0"/>
          <w:marBottom w:val="0"/>
          <w:divBdr>
            <w:top w:val="none" w:sz="0" w:space="0" w:color="auto"/>
            <w:left w:val="none" w:sz="0" w:space="0" w:color="auto"/>
            <w:bottom w:val="none" w:sz="0" w:space="0" w:color="auto"/>
            <w:right w:val="none" w:sz="0" w:space="0" w:color="auto"/>
          </w:divBdr>
        </w:div>
        <w:div w:id="228729501">
          <w:marLeft w:val="480"/>
          <w:marRight w:val="0"/>
          <w:marTop w:val="0"/>
          <w:marBottom w:val="0"/>
          <w:divBdr>
            <w:top w:val="none" w:sz="0" w:space="0" w:color="auto"/>
            <w:left w:val="none" w:sz="0" w:space="0" w:color="auto"/>
            <w:bottom w:val="none" w:sz="0" w:space="0" w:color="auto"/>
            <w:right w:val="none" w:sz="0" w:space="0" w:color="auto"/>
          </w:divBdr>
        </w:div>
        <w:div w:id="236210544">
          <w:marLeft w:val="480"/>
          <w:marRight w:val="0"/>
          <w:marTop w:val="0"/>
          <w:marBottom w:val="0"/>
          <w:divBdr>
            <w:top w:val="none" w:sz="0" w:space="0" w:color="auto"/>
            <w:left w:val="none" w:sz="0" w:space="0" w:color="auto"/>
            <w:bottom w:val="none" w:sz="0" w:space="0" w:color="auto"/>
            <w:right w:val="none" w:sz="0" w:space="0" w:color="auto"/>
          </w:divBdr>
        </w:div>
        <w:div w:id="267274449">
          <w:marLeft w:val="480"/>
          <w:marRight w:val="0"/>
          <w:marTop w:val="0"/>
          <w:marBottom w:val="0"/>
          <w:divBdr>
            <w:top w:val="none" w:sz="0" w:space="0" w:color="auto"/>
            <w:left w:val="none" w:sz="0" w:space="0" w:color="auto"/>
            <w:bottom w:val="none" w:sz="0" w:space="0" w:color="auto"/>
            <w:right w:val="none" w:sz="0" w:space="0" w:color="auto"/>
          </w:divBdr>
        </w:div>
        <w:div w:id="342588585">
          <w:marLeft w:val="480"/>
          <w:marRight w:val="0"/>
          <w:marTop w:val="0"/>
          <w:marBottom w:val="0"/>
          <w:divBdr>
            <w:top w:val="none" w:sz="0" w:space="0" w:color="auto"/>
            <w:left w:val="none" w:sz="0" w:space="0" w:color="auto"/>
            <w:bottom w:val="none" w:sz="0" w:space="0" w:color="auto"/>
            <w:right w:val="none" w:sz="0" w:space="0" w:color="auto"/>
          </w:divBdr>
        </w:div>
        <w:div w:id="344328769">
          <w:marLeft w:val="480"/>
          <w:marRight w:val="0"/>
          <w:marTop w:val="0"/>
          <w:marBottom w:val="0"/>
          <w:divBdr>
            <w:top w:val="none" w:sz="0" w:space="0" w:color="auto"/>
            <w:left w:val="none" w:sz="0" w:space="0" w:color="auto"/>
            <w:bottom w:val="none" w:sz="0" w:space="0" w:color="auto"/>
            <w:right w:val="none" w:sz="0" w:space="0" w:color="auto"/>
          </w:divBdr>
        </w:div>
        <w:div w:id="420638122">
          <w:marLeft w:val="480"/>
          <w:marRight w:val="0"/>
          <w:marTop w:val="0"/>
          <w:marBottom w:val="0"/>
          <w:divBdr>
            <w:top w:val="none" w:sz="0" w:space="0" w:color="auto"/>
            <w:left w:val="none" w:sz="0" w:space="0" w:color="auto"/>
            <w:bottom w:val="none" w:sz="0" w:space="0" w:color="auto"/>
            <w:right w:val="none" w:sz="0" w:space="0" w:color="auto"/>
          </w:divBdr>
        </w:div>
        <w:div w:id="453014973">
          <w:marLeft w:val="480"/>
          <w:marRight w:val="0"/>
          <w:marTop w:val="0"/>
          <w:marBottom w:val="0"/>
          <w:divBdr>
            <w:top w:val="none" w:sz="0" w:space="0" w:color="auto"/>
            <w:left w:val="none" w:sz="0" w:space="0" w:color="auto"/>
            <w:bottom w:val="none" w:sz="0" w:space="0" w:color="auto"/>
            <w:right w:val="none" w:sz="0" w:space="0" w:color="auto"/>
          </w:divBdr>
        </w:div>
        <w:div w:id="514459854">
          <w:marLeft w:val="480"/>
          <w:marRight w:val="0"/>
          <w:marTop w:val="0"/>
          <w:marBottom w:val="0"/>
          <w:divBdr>
            <w:top w:val="none" w:sz="0" w:space="0" w:color="auto"/>
            <w:left w:val="none" w:sz="0" w:space="0" w:color="auto"/>
            <w:bottom w:val="none" w:sz="0" w:space="0" w:color="auto"/>
            <w:right w:val="none" w:sz="0" w:space="0" w:color="auto"/>
          </w:divBdr>
        </w:div>
        <w:div w:id="571741740">
          <w:marLeft w:val="480"/>
          <w:marRight w:val="0"/>
          <w:marTop w:val="0"/>
          <w:marBottom w:val="0"/>
          <w:divBdr>
            <w:top w:val="none" w:sz="0" w:space="0" w:color="auto"/>
            <w:left w:val="none" w:sz="0" w:space="0" w:color="auto"/>
            <w:bottom w:val="none" w:sz="0" w:space="0" w:color="auto"/>
            <w:right w:val="none" w:sz="0" w:space="0" w:color="auto"/>
          </w:divBdr>
        </w:div>
        <w:div w:id="580916586">
          <w:marLeft w:val="480"/>
          <w:marRight w:val="0"/>
          <w:marTop w:val="0"/>
          <w:marBottom w:val="0"/>
          <w:divBdr>
            <w:top w:val="none" w:sz="0" w:space="0" w:color="auto"/>
            <w:left w:val="none" w:sz="0" w:space="0" w:color="auto"/>
            <w:bottom w:val="none" w:sz="0" w:space="0" w:color="auto"/>
            <w:right w:val="none" w:sz="0" w:space="0" w:color="auto"/>
          </w:divBdr>
        </w:div>
        <w:div w:id="598218234">
          <w:marLeft w:val="480"/>
          <w:marRight w:val="0"/>
          <w:marTop w:val="0"/>
          <w:marBottom w:val="0"/>
          <w:divBdr>
            <w:top w:val="none" w:sz="0" w:space="0" w:color="auto"/>
            <w:left w:val="none" w:sz="0" w:space="0" w:color="auto"/>
            <w:bottom w:val="none" w:sz="0" w:space="0" w:color="auto"/>
            <w:right w:val="none" w:sz="0" w:space="0" w:color="auto"/>
          </w:divBdr>
        </w:div>
        <w:div w:id="604314855">
          <w:marLeft w:val="480"/>
          <w:marRight w:val="0"/>
          <w:marTop w:val="0"/>
          <w:marBottom w:val="0"/>
          <w:divBdr>
            <w:top w:val="none" w:sz="0" w:space="0" w:color="auto"/>
            <w:left w:val="none" w:sz="0" w:space="0" w:color="auto"/>
            <w:bottom w:val="none" w:sz="0" w:space="0" w:color="auto"/>
            <w:right w:val="none" w:sz="0" w:space="0" w:color="auto"/>
          </w:divBdr>
        </w:div>
        <w:div w:id="637684357">
          <w:marLeft w:val="480"/>
          <w:marRight w:val="0"/>
          <w:marTop w:val="0"/>
          <w:marBottom w:val="0"/>
          <w:divBdr>
            <w:top w:val="none" w:sz="0" w:space="0" w:color="auto"/>
            <w:left w:val="none" w:sz="0" w:space="0" w:color="auto"/>
            <w:bottom w:val="none" w:sz="0" w:space="0" w:color="auto"/>
            <w:right w:val="none" w:sz="0" w:space="0" w:color="auto"/>
          </w:divBdr>
        </w:div>
        <w:div w:id="668949822">
          <w:marLeft w:val="480"/>
          <w:marRight w:val="0"/>
          <w:marTop w:val="0"/>
          <w:marBottom w:val="0"/>
          <w:divBdr>
            <w:top w:val="none" w:sz="0" w:space="0" w:color="auto"/>
            <w:left w:val="none" w:sz="0" w:space="0" w:color="auto"/>
            <w:bottom w:val="none" w:sz="0" w:space="0" w:color="auto"/>
            <w:right w:val="none" w:sz="0" w:space="0" w:color="auto"/>
          </w:divBdr>
        </w:div>
        <w:div w:id="736241080">
          <w:marLeft w:val="480"/>
          <w:marRight w:val="0"/>
          <w:marTop w:val="0"/>
          <w:marBottom w:val="0"/>
          <w:divBdr>
            <w:top w:val="none" w:sz="0" w:space="0" w:color="auto"/>
            <w:left w:val="none" w:sz="0" w:space="0" w:color="auto"/>
            <w:bottom w:val="none" w:sz="0" w:space="0" w:color="auto"/>
            <w:right w:val="none" w:sz="0" w:space="0" w:color="auto"/>
          </w:divBdr>
        </w:div>
        <w:div w:id="740718762">
          <w:marLeft w:val="480"/>
          <w:marRight w:val="0"/>
          <w:marTop w:val="0"/>
          <w:marBottom w:val="0"/>
          <w:divBdr>
            <w:top w:val="none" w:sz="0" w:space="0" w:color="auto"/>
            <w:left w:val="none" w:sz="0" w:space="0" w:color="auto"/>
            <w:bottom w:val="none" w:sz="0" w:space="0" w:color="auto"/>
            <w:right w:val="none" w:sz="0" w:space="0" w:color="auto"/>
          </w:divBdr>
        </w:div>
        <w:div w:id="776096312">
          <w:marLeft w:val="480"/>
          <w:marRight w:val="0"/>
          <w:marTop w:val="0"/>
          <w:marBottom w:val="0"/>
          <w:divBdr>
            <w:top w:val="none" w:sz="0" w:space="0" w:color="auto"/>
            <w:left w:val="none" w:sz="0" w:space="0" w:color="auto"/>
            <w:bottom w:val="none" w:sz="0" w:space="0" w:color="auto"/>
            <w:right w:val="none" w:sz="0" w:space="0" w:color="auto"/>
          </w:divBdr>
        </w:div>
        <w:div w:id="821392569">
          <w:marLeft w:val="480"/>
          <w:marRight w:val="0"/>
          <w:marTop w:val="0"/>
          <w:marBottom w:val="0"/>
          <w:divBdr>
            <w:top w:val="none" w:sz="0" w:space="0" w:color="auto"/>
            <w:left w:val="none" w:sz="0" w:space="0" w:color="auto"/>
            <w:bottom w:val="none" w:sz="0" w:space="0" w:color="auto"/>
            <w:right w:val="none" w:sz="0" w:space="0" w:color="auto"/>
          </w:divBdr>
        </w:div>
        <w:div w:id="856579473">
          <w:marLeft w:val="480"/>
          <w:marRight w:val="0"/>
          <w:marTop w:val="0"/>
          <w:marBottom w:val="0"/>
          <w:divBdr>
            <w:top w:val="none" w:sz="0" w:space="0" w:color="auto"/>
            <w:left w:val="none" w:sz="0" w:space="0" w:color="auto"/>
            <w:bottom w:val="none" w:sz="0" w:space="0" w:color="auto"/>
            <w:right w:val="none" w:sz="0" w:space="0" w:color="auto"/>
          </w:divBdr>
        </w:div>
        <w:div w:id="885796751">
          <w:marLeft w:val="480"/>
          <w:marRight w:val="0"/>
          <w:marTop w:val="0"/>
          <w:marBottom w:val="0"/>
          <w:divBdr>
            <w:top w:val="none" w:sz="0" w:space="0" w:color="auto"/>
            <w:left w:val="none" w:sz="0" w:space="0" w:color="auto"/>
            <w:bottom w:val="none" w:sz="0" w:space="0" w:color="auto"/>
            <w:right w:val="none" w:sz="0" w:space="0" w:color="auto"/>
          </w:divBdr>
        </w:div>
        <w:div w:id="911045009">
          <w:marLeft w:val="480"/>
          <w:marRight w:val="0"/>
          <w:marTop w:val="0"/>
          <w:marBottom w:val="0"/>
          <w:divBdr>
            <w:top w:val="none" w:sz="0" w:space="0" w:color="auto"/>
            <w:left w:val="none" w:sz="0" w:space="0" w:color="auto"/>
            <w:bottom w:val="none" w:sz="0" w:space="0" w:color="auto"/>
            <w:right w:val="none" w:sz="0" w:space="0" w:color="auto"/>
          </w:divBdr>
        </w:div>
        <w:div w:id="966158273">
          <w:marLeft w:val="480"/>
          <w:marRight w:val="0"/>
          <w:marTop w:val="0"/>
          <w:marBottom w:val="0"/>
          <w:divBdr>
            <w:top w:val="none" w:sz="0" w:space="0" w:color="auto"/>
            <w:left w:val="none" w:sz="0" w:space="0" w:color="auto"/>
            <w:bottom w:val="none" w:sz="0" w:space="0" w:color="auto"/>
            <w:right w:val="none" w:sz="0" w:space="0" w:color="auto"/>
          </w:divBdr>
        </w:div>
        <w:div w:id="986669386">
          <w:marLeft w:val="480"/>
          <w:marRight w:val="0"/>
          <w:marTop w:val="0"/>
          <w:marBottom w:val="0"/>
          <w:divBdr>
            <w:top w:val="none" w:sz="0" w:space="0" w:color="auto"/>
            <w:left w:val="none" w:sz="0" w:space="0" w:color="auto"/>
            <w:bottom w:val="none" w:sz="0" w:space="0" w:color="auto"/>
            <w:right w:val="none" w:sz="0" w:space="0" w:color="auto"/>
          </w:divBdr>
        </w:div>
        <w:div w:id="1007753330">
          <w:marLeft w:val="480"/>
          <w:marRight w:val="0"/>
          <w:marTop w:val="0"/>
          <w:marBottom w:val="0"/>
          <w:divBdr>
            <w:top w:val="none" w:sz="0" w:space="0" w:color="auto"/>
            <w:left w:val="none" w:sz="0" w:space="0" w:color="auto"/>
            <w:bottom w:val="none" w:sz="0" w:space="0" w:color="auto"/>
            <w:right w:val="none" w:sz="0" w:space="0" w:color="auto"/>
          </w:divBdr>
        </w:div>
        <w:div w:id="1042557580">
          <w:marLeft w:val="480"/>
          <w:marRight w:val="0"/>
          <w:marTop w:val="0"/>
          <w:marBottom w:val="0"/>
          <w:divBdr>
            <w:top w:val="none" w:sz="0" w:space="0" w:color="auto"/>
            <w:left w:val="none" w:sz="0" w:space="0" w:color="auto"/>
            <w:bottom w:val="none" w:sz="0" w:space="0" w:color="auto"/>
            <w:right w:val="none" w:sz="0" w:space="0" w:color="auto"/>
          </w:divBdr>
        </w:div>
        <w:div w:id="1047492827">
          <w:marLeft w:val="480"/>
          <w:marRight w:val="0"/>
          <w:marTop w:val="0"/>
          <w:marBottom w:val="0"/>
          <w:divBdr>
            <w:top w:val="none" w:sz="0" w:space="0" w:color="auto"/>
            <w:left w:val="none" w:sz="0" w:space="0" w:color="auto"/>
            <w:bottom w:val="none" w:sz="0" w:space="0" w:color="auto"/>
            <w:right w:val="none" w:sz="0" w:space="0" w:color="auto"/>
          </w:divBdr>
        </w:div>
        <w:div w:id="1071999404">
          <w:marLeft w:val="480"/>
          <w:marRight w:val="0"/>
          <w:marTop w:val="0"/>
          <w:marBottom w:val="0"/>
          <w:divBdr>
            <w:top w:val="none" w:sz="0" w:space="0" w:color="auto"/>
            <w:left w:val="none" w:sz="0" w:space="0" w:color="auto"/>
            <w:bottom w:val="none" w:sz="0" w:space="0" w:color="auto"/>
            <w:right w:val="none" w:sz="0" w:space="0" w:color="auto"/>
          </w:divBdr>
        </w:div>
        <w:div w:id="1075204692">
          <w:marLeft w:val="480"/>
          <w:marRight w:val="0"/>
          <w:marTop w:val="0"/>
          <w:marBottom w:val="0"/>
          <w:divBdr>
            <w:top w:val="none" w:sz="0" w:space="0" w:color="auto"/>
            <w:left w:val="none" w:sz="0" w:space="0" w:color="auto"/>
            <w:bottom w:val="none" w:sz="0" w:space="0" w:color="auto"/>
            <w:right w:val="none" w:sz="0" w:space="0" w:color="auto"/>
          </w:divBdr>
        </w:div>
        <w:div w:id="1088623721">
          <w:marLeft w:val="480"/>
          <w:marRight w:val="0"/>
          <w:marTop w:val="0"/>
          <w:marBottom w:val="0"/>
          <w:divBdr>
            <w:top w:val="none" w:sz="0" w:space="0" w:color="auto"/>
            <w:left w:val="none" w:sz="0" w:space="0" w:color="auto"/>
            <w:bottom w:val="none" w:sz="0" w:space="0" w:color="auto"/>
            <w:right w:val="none" w:sz="0" w:space="0" w:color="auto"/>
          </w:divBdr>
        </w:div>
        <w:div w:id="1113015664">
          <w:marLeft w:val="480"/>
          <w:marRight w:val="0"/>
          <w:marTop w:val="0"/>
          <w:marBottom w:val="0"/>
          <w:divBdr>
            <w:top w:val="none" w:sz="0" w:space="0" w:color="auto"/>
            <w:left w:val="none" w:sz="0" w:space="0" w:color="auto"/>
            <w:bottom w:val="none" w:sz="0" w:space="0" w:color="auto"/>
            <w:right w:val="none" w:sz="0" w:space="0" w:color="auto"/>
          </w:divBdr>
        </w:div>
        <w:div w:id="1113473866">
          <w:marLeft w:val="480"/>
          <w:marRight w:val="0"/>
          <w:marTop w:val="0"/>
          <w:marBottom w:val="0"/>
          <w:divBdr>
            <w:top w:val="none" w:sz="0" w:space="0" w:color="auto"/>
            <w:left w:val="none" w:sz="0" w:space="0" w:color="auto"/>
            <w:bottom w:val="none" w:sz="0" w:space="0" w:color="auto"/>
            <w:right w:val="none" w:sz="0" w:space="0" w:color="auto"/>
          </w:divBdr>
        </w:div>
        <w:div w:id="1156453065">
          <w:marLeft w:val="480"/>
          <w:marRight w:val="0"/>
          <w:marTop w:val="0"/>
          <w:marBottom w:val="0"/>
          <w:divBdr>
            <w:top w:val="none" w:sz="0" w:space="0" w:color="auto"/>
            <w:left w:val="none" w:sz="0" w:space="0" w:color="auto"/>
            <w:bottom w:val="none" w:sz="0" w:space="0" w:color="auto"/>
            <w:right w:val="none" w:sz="0" w:space="0" w:color="auto"/>
          </w:divBdr>
        </w:div>
        <w:div w:id="1195846926">
          <w:marLeft w:val="480"/>
          <w:marRight w:val="0"/>
          <w:marTop w:val="0"/>
          <w:marBottom w:val="0"/>
          <w:divBdr>
            <w:top w:val="none" w:sz="0" w:space="0" w:color="auto"/>
            <w:left w:val="none" w:sz="0" w:space="0" w:color="auto"/>
            <w:bottom w:val="none" w:sz="0" w:space="0" w:color="auto"/>
            <w:right w:val="none" w:sz="0" w:space="0" w:color="auto"/>
          </w:divBdr>
        </w:div>
        <w:div w:id="1197432024">
          <w:marLeft w:val="480"/>
          <w:marRight w:val="0"/>
          <w:marTop w:val="0"/>
          <w:marBottom w:val="0"/>
          <w:divBdr>
            <w:top w:val="none" w:sz="0" w:space="0" w:color="auto"/>
            <w:left w:val="none" w:sz="0" w:space="0" w:color="auto"/>
            <w:bottom w:val="none" w:sz="0" w:space="0" w:color="auto"/>
            <w:right w:val="none" w:sz="0" w:space="0" w:color="auto"/>
          </w:divBdr>
        </w:div>
        <w:div w:id="1217742546">
          <w:marLeft w:val="480"/>
          <w:marRight w:val="0"/>
          <w:marTop w:val="0"/>
          <w:marBottom w:val="0"/>
          <w:divBdr>
            <w:top w:val="none" w:sz="0" w:space="0" w:color="auto"/>
            <w:left w:val="none" w:sz="0" w:space="0" w:color="auto"/>
            <w:bottom w:val="none" w:sz="0" w:space="0" w:color="auto"/>
            <w:right w:val="none" w:sz="0" w:space="0" w:color="auto"/>
          </w:divBdr>
        </w:div>
        <w:div w:id="1225414482">
          <w:marLeft w:val="480"/>
          <w:marRight w:val="0"/>
          <w:marTop w:val="0"/>
          <w:marBottom w:val="0"/>
          <w:divBdr>
            <w:top w:val="none" w:sz="0" w:space="0" w:color="auto"/>
            <w:left w:val="none" w:sz="0" w:space="0" w:color="auto"/>
            <w:bottom w:val="none" w:sz="0" w:space="0" w:color="auto"/>
            <w:right w:val="none" w:sz="0" w:space="0" w:color="auto"/>
          </w:divBdr>
        </w:div>
        <w:div w:id="1309440488">
          <w:marLeft w:val="480"/>
          <w:marRight w:val="0"/>
          <w:marTop w:val="0"/>
          <w:marBottom w:val="0"/>
          <w:divBdr>
            <w:top w:val="none" w:sz="0" w:space="0" w:color="auto"/>
            <w:left w:val="none" w:sz="0" w:space="0" w:color="auto"/>
            <w:bottom w:val="none" w:sz="0" w:space="0" w:color="auto"/>
            <w:right w:val="none" w:sz="0" w:space="0" w:color="auto"/>
          </w:divBdr>
        </w:div>
        <w:div w:id="1401564963">
          <w:marLeft w:val="480"/>
          <w:marRight w:val="0"/>
          <w:marTop w:val="0"/>
          <w:marBottom w:val="0"/>
          <w:divBdr>
            <w:top w:val="none" w:sz="0" w:space="0" w:color="auto"/>
            <w:left w:val="none" w:sz="0" w:space="0" w:color="auto"/>
            <w:bottom w:val="none" w:sz="0" w:space="0" w:color="auto"/>
            <w:right w:val="none" w:sz="0" w:space="0" w:color="auto"/>
          </w:divBdr>
        </w:div>
        <w:div w:id="1413241525">
          <w:marLeft w:val="480"/>
          <w:marRight w:val="0"/>
          <w:marTop w:val="0"/>
          <w:marBottom w:val="0"/>
          <w:divBdr>
            <w:top w:val="none" w:sz="0" w:space="0" w:color="auto"/>
            <w:left w:val="none" w:sz="0" w:space="0" w:color="auto"/>
            <w:bottom w:val="none" w:sz="0" w:space="0" w:color="auto"/>
            <w:right w:val="none" w:sz="0" w:space="0" w:color="auto"/>
          </w:divBdr>
        </w:div>
        <w:div w:id="1503155246">
          <w:marLeft w:val="480"/>
          <w:marRight w:val="0"/>
          <w:marTop w:val="0"/>
          <w:marBottom w:val="0"/>
          <w:divBdr>
            <w:top w:val="none" w:sz="0" w:space="0" w:color="auto"/>
            <w:left w:val="none" w:sz="0" w:space="0" w:color="auto"/>
            <w:bottom w:val="none" w:sz="0" w:space="0" w:color="auto"/>
            <w:right w:val="none" w:sz="0" w:space="0" w:color="auto"/>
          </w:divBdr>
        </w:div>
        <w:div w:id="1557545477">
          <w:marLeft w:val="480"/>
          <w:marRight w:val="0"/>
          <w:marTop w:val="0"/>
          <w:marBottom w:val="0"/>
          <w:divBdr>
            <w:top w:val="none" w:sz="0" w:space="0" w:color="auto"/>
            <w:left w:val="none" w:sz="0" w:space="0" w:color="auto"/>
            <w:bottom w:val="none" w:sz="0" w:space="0" w:color="auto"/>
            <w:right w:val="none" w:sz="0" w:space="0" w:color="auto"/>
          </w:divBdr>
        </w:div>
        <w:div w:id="1560902962">
          <w:marLeft w:val="480"/>
          <w:marRight w:val="0"/>
          <w:marTop w:val="0"/>
          <w:marBottom w:val="0"/>
          <w:divBdr>
            <w:top w:val="none" w:sz="0" w:space="0" w:color="auto"/>
            <w:left w:val="none" w:sz="0" w:space="0" w:color="auto"/>
            <w:bottom w:val="none" w:sz="0" w:space="0" w:color="auto"/>
            <w:right w:val="none" w:sz="0" w:space="0" w:color="auto"/>
          </w:divBdr>
        </w:div>
        <w:div w:id="1569539413">
          <w:marLeft w:val="480"/>
          <w:marRight w:val="0"/>
          <w:marTop w:val="0"/>
          <w:marBottom w:val="0"/>
          <w:divBdr>
            <w:top w:val="none" w:sz="0" w:space="0" w:color="auto"/>
            <w:left w:val="none" w:sz="0" w:space="0" w:color="auto"/>
            <w:bottom w:val="none" w:sz="0" w:space="0" w:color="auto"/>
            <w:right w:val="none" w:sz="0" w:space="0" w:color="auto"/>
          </w:divBdr>
        </w:div>
        <w:div w:id="1589458494">
          <w:marLeft w:val="480"/>
          <w:marRight w:val="0"/>
          <w:marTop w:val="0"/>
          <w:marBottom w:val="0"/>
          <w:divBdr>
            <w:top w:val="none" w:sz="0" w:space="0" w:color="auto"/>
            <w:left w:val="none" w:sz="0" w:space="0" w:color="auto"/>
            <w:bottom w:val="none" w:sz="0" w:space="0" w:color="auto"/>
            <w:right w:val="none" w:sz="0" w:space="0" w:color="auto"/>
          </w:divBdr>
        </w:div>
        <w:div w:id="1695036570">
          <w:marLeft w:val="480"/>
          <w:marRight w:val="0"/>
          <w:marTop w:val="0"/>
          <w:marBottom w:val="0"/>
          <w:divBdr>
            <w:top w:val="none" w:sz="0" w:space="0" w:color="auto"/>
            <w:left w:val="none" w:sz="0" w:space="0" w:color="auto"/>
            <w:bottom w:val="none" w:sz="0" w:space="0" w:color="auto"/>
            <w:right w:val="none" w:sz="0" w:space="0" w:color="auto"/>
          </w:divBdr>
        </w:div>
        <w:div w:id="1719206296">
          <w:marLeft w:val="480"/>
          <w:marRight w:val="0"/>
          <w:marTop w:val="0"/>
          <w:marBottom w:val="0"/>
          <w:divBdr>
            <w:top w:val="none" w:sz="0" w:space="0" w:color="auto"/>
            <w:left w:val="none" w:sz="0" w:space="0" w:color="auto"/>
            <w:bottom w:val="none" w:sz="0" w:space="0" w:color="auto"/>
            <w:right w:val="none" w:sz="0" w:space="0" w:color="auto"/>
          </w:divBdr>
        </w:div>
        <w:div w:id="1745881391">
          <w:marLeft w:val="480"/>
          <w:marRight w:val="0"/>
          <w:marTop w:val="0"/>
          <w:marBottom w:val="0"/>
          <w:divBdr>
            <w:top w:val="none" w:sz="0" w:space="0" w:color="auto"/>
            <w:left w:val="none" w:sz="0" w:space="0" w:color="auto"/>
            <w:bottom w:val="none" w:sz="0" w:space="0" w:color="auto"/>
            <w:right w:val="none" w:sz="0" w:space="0" w:color="auto"/>
          </w:divBdr>
        </w:div>
        <w:div w:id="1848976577">
          <w:marLeft w:val="480"/>
          <w:marRight w:val="0"/>
          <w:marTop w:val="0"/>
          <w:marBottom w:val="0"/>
          <w:divBdr>
            <w:top w:val="none" w:sz="0" w:space="0" w:color="auto"/>
            <w:left w:val="none" w:sz="0" w:space="0" w:color="auto"/>
            <w:bottom w:val="none" w:sz="0" w:space="0" w:color="auto"/>
            <w:right w:val="none" w:sz="0" w:space="0" w:color="auto"/>
          </w:divBdr>
        </w:div>
        <w:div w:id="1919748507">
          <w:marLeft w:val="480"/>
          <w:marRight w:val="0"/>
          <w:marTop w:val="0"/>
          <w:marBottom w:val="0"/>
          <w:divBdr>
            <w:top w:val="none" w:sz="0" w:space="0" w:color="auto"/>
            <w:left w:val="none" w:sz="0" w:space="0" w:color="auto"/>
            <w:bottom w:val="none" w:sz="0" w:space="0" w:color="auto"/>
            <w:right w:val="none" w:sz="0" w:space="0" w:color="auto"/>
          </w:divBdr>
        </w:div>
        <w:div w:id="1952737487">
          <w:marLeft w:val="480"/>
          <w:marRight w:val="0"/>
          <w:marTop w:val="0"/>
          <w:marBottom w:val="0"/>
          <w:divBdr>
            <w:top w:val="none" w:sz="0" w:space="0" w:color="auto"/>
            <w:left w:val="none" w:sz="0" w:space="0" w:color="auto"/>
            <w:bottom w:val="none" w:sz="0" w:space="0" w:color="auto"/>
            <w:right w:val="none" w:sz="0" w:space="0" w:color="auto"/>
          </w:divBdr>
        </w:div>
        <w:div w:id="1957174529">
          <w:marLeft w:val="480"/>
          <w:marRight w:val="0"/>
          <w:marTop w:val="0"/>
          <w:marBottom w:val="0"/>
          <w:divBdr>
            <w:top w:val="none" w:sz="0" w:space="0" w:color="auto"/>
            <w:left w:val="none" w:sz="0" w:space="0" w:color="auto"/>
            <w:bottom w:val="none" w:sz="0" w:space="0" w:color="auto"/>
            <w:right w:val="none" w:sz="0" w:space="0" w:color="auto"/>
          </w:divBdr>
        </w:div>
        <w:div w:id="1999335908">
          <w:marLeft w:val="480"/>
          <w:marRight w:val="0"/>
          <w:marTop w:val="0"/>
          <w:marBottom w:val="0"/>
          <w:divBdr>
            <w:top w:val="none" w:sz="0" w:space="0" w:color="auto"/>
            <w:left w:val="none" w:sz="0" w:space="0" w:color="auto"/>
            <w:bottom w:val="none" w:sz="0" w:space="0" w:color="auto"/>
            <w:right w:val="none" w:sz="0" w:space="0" w:color="auto"/>
          </w:divBdr>
        </w:div>
        <w:div w:id="2023624128">
          <w:marLeft w:val="480"/>
          <w:marRight w:val="0"/>
          <w:marTop w:val="0"/>
          <w:marBottom w:val="0"/>
          <w:divBdr>
            <w:top w:val="none" w:sz="0" w:space="0" w:color="auto"/>
            <w:left w:val="none" w:sz="0" w:space="0" w:color="auto"/>
            <w:bottom w:val="none" w:sz="0" w:space="0" w:color="auto"/>
            <w:right w:val="none" w:sz="0" w:space="0" w:color="auto"/>
          </w:divBdr>
        </w:div>
        <w:div w:id="2024435634">
          <w:marLeft w:val="480"/>
          <w:marRight w:val="0"/>
          <w:marTop w:val="0"/>
          <w:marBottom w:val="0"/>
          <w:divBdr>
            <w:top w:val="none" w:sz="0" w:space="0" w:color="auto"/>
            <w:left w:val="none" w:sz="0" w:space="0" w:color="auto"/>
            <w:bottom w:val="none" w:sz="0" w:space="0" w:color="auto"/>
            <w:right w:val="none" w:sz="0" w:space="0" w:color="auto"/>
          </w:divBdr>
        </w:div>
        <w:div w:id="2090494458">
          <w:marLeft w:val="480"/>
          <w:marRight w:val="0"/>
          <w:marTop w:val="0"/>
          <w:marBottom w:val="0"/>
          <w:divBdr>
            <w:top w:val="none" w:sz="0" w:space="0" w:color="auto"/>
            <w:left w:val="none" w:sz="0" w:space="0" w:color="auto"/>
            <w:bottom w:val="none" w:sz="0" w:space="0" w:color="auto"/>
            <w:right w:val="none" w:sz="0" w:space="0" w:color="auto"/>
          </w:divBdr>
        </w:div>
        <w:div w:id="2102336019">
          <w:marLeft w:val="480"/>
          <w:marRight w:val="0"/>
          <w:marTop w:val="0"/>
          <w:marBottom w:val="0"/>
          <w:divBdr>
            <w:top w:val="none" w:sz="0" w:space="0" w:color="auto"/>
            <w:left w:val="none" w:sz="0" w:space="0" w:color="auto"/>
            <w:bottom w:val="none" w:sz="0" w:space="0" w:color="auto"/>
            <w:right w:val="none" w:sz="0" w:space="0" w:color="auto"/>
          </w:divBdr>
        </w:div>
        <w:div w:id="2106923510">
          <w:marLeft w:val="480"/>
          <w:marRight w:val="0"/>
          <w:marTop w:val="0"/>
          <w:marBottom w:val="0"/>
          <w:divBdr>
            <w:top w:val="none" w:sz="0" w:space="0" w:color="auto"/>
            <w:left w:val="none" w:sz="0" w:space="0" w:color="auto"/>
            <w:bottom w:val="none" w:sz="0" w:space="0" w:color="auto"/>
            <w:right w:val="none" w:sz="0" w:space="0" w:color="auto"/>
          </w:divBdr>
        </w:div>
        <w:div w:id="2134982509">
          <w:marLeft w:val="480"/>
          <w:marRight w:val="0"/>
          <w:marTop w:val="0"/>
          <w:marBottom w:val="0"/>
          <w:divBdr>
            <w:top w:val="none" w:sz="0" w:space="0" w:color="auto"/>
            <w:left w:val="none" w:sz="0" w:space="0" w:color="auto"/>
            <w:bottom w:val="none" w:sz="0" w:space="0" w:color="auto"/>
            <w:right w:val="none" w:sz="0" w:space="0" w:color="auto"/>
          </w:divBdr>
        </w:div>
        <w:div w:id="2136944739">
          <w:marLeft w:val="480"/>
          <w:marRight w:val="0"/>
          <w:marTop w:val="0"/>
          <w:marBottom w:val="0"/>
          <w:divBdr>
            <w:top w:val="none" w:sz="0" w:space="0" w:color="auto"/>
            <w:left w:val="none" w:sz="0" w:space="0" w:color="auto"/>
            <w:bottom w:val="none" w:sz="0" w:space="0" w:color="auto"/>
            <w:right w:val="none" w:sz="0" w:space="0" w:color="auto"/>
          </w:divBdr>
        </w:div>
      </w:divsChild>
    </w:div>
    <w:div w:id="74280551">
      <w:bodyDiv w:val="1"/>
      <w:marLeft w:val="0"/>
      <w:marRight w:val="0"/>
      <w:marTop w:val="0"/>
      <w:marBottom w:val="0"/>
      <w:divBdr>
        <w:top w:val="none" w:sz="0" w:space="0" w:color="auto"/>
        <w:left w:val="none" w:sz="0" w:space="0" w:color="auto"/>
        <w:bottom w:val="none" w:sz="0" w:space="0" w:color="auto"/>
        <w:right w:val="none" w:sz="0" w:space="0" w:color="auto"/>
      </w:divBdr>
      <w:divsChild>
        <w:div w:id="1469219">
          <w:marLeft w:val="480"/>
          <w:marRight w:val="0"/>
          <w:marTop w:val="0"/>
          <w:marBottom w:val="0"/>
          <w:divBdr>
            <w:top w:val="none" w:sz="0" w:space="0" w:color="auto"/>
            <w:left w:val="none" w:sz="0" w:space="0" w:color="auto"/>
            <w:bottom w:val="none" w:sz="0" w:space="0" w:color="auto"/>
            <w:right w:val="none" w:sz="0" w:space="0" w:color="auto"/>
          </w:divBdr>
        </w:div>
        <w:div w:id="10568261">
          <w:marLeft w:val="480"/>
          <w:marRight w:val="0"/>
          <w:marTop w:val="0"/>
          <w:marBottom w:val="0"/>
          <w:divBdr>
            <w:top w:val="none" w:sz="0" w:space="0" w:color="auto"/>
            <w:left w:val="none" w:sz="0" w:space="0" w:color="auto"/>
            <w:bottom w:val="none" w:sz="0" w:space="0" w:color="auto"/>
            <w:right w:val="none" w:sz="0" w:space="0" w:color="auto"/>
          </w:divBdr>
        </w:div>
        <w:div w:id="31157066">
          <w:marLeft w:val="480"/>
          <w:marRight w:val="0"/>
          <w:marTop w:val="0"/>
          <w:marBottom w:val="0"/>
          <w:divBdr>
            <w:top w:val="none" w:sz="0" w:space="0" w:color="auto"/>
            <w:left w:val="none" w:sz="0" w:space="0" w:color="auto"/>
            <w:bottom w:val="none" w:sz="0" w:space="0" w:color="auto"/>
            <w:right w:val="none" w:sz="0" w:space="0" w:color="auto"/>
          </w:divBdr>
        </w:div>
        <w:div w:id="31657056">
          <w:marLeft w:val="480"/>
          <w:marRight w:val="0"/>
          <w:marTop w:val="0"/>
          <w:marBottom w:val="0"/>
          <w:divBdr>
            <w:top w:val="none" w:sz="0" w:space="0" w:color="auto"/>
            <w:left w:val="none" w:sz="0" w:space="0" w:color="auto"/>
            <w:bottom w:val="none" w:sz="0" w:space="0" w:color="auto"/>
            <w:right w:val="none" w:sz="0" w:space="0" w:color="auto"/>
          </w:divBdr>
        </w:div>
        <w:div w:id="127940922">
          <w:marLeft w:val="480"/>
          <w:marRight w:val="0"/>
          <w:marTop w:val="0"/>
          <w:marBottom w:val="0"/>
          <w:divBdr>
            <w:top w:val="none" w:sz="0" w:space="0" w:color="auto"/>
            <w:left w:val="none" w:sz="0" w:space="0" w:color="auto"/>
            <w:bottom w:val="none" w:sz="0" w:space="0" w:color="auto"/>
            <w:right w:val="none" w:sz="0" w:space="0" w:color="auto"/>
          </w:divBdr>
        </w:div>
        <w:div w:id="132333893">
          <w:marLeft w:val="480"/>
          <w:marRight w:val="0"/>
          <w:marTop w:val="0"/>
          <w:marBottom w:val="0"/>
          <w:divBdr>
            <w:top w:val="none" w:sz="0" w:space="0" w:color="auto"/>
            <w:left w:val="none" w:sz="0" w:space="0" w:color="auto"/>
            <w:bottom w:val="none" w:sz="0" w:space="0" w:color="auto"/>
            <w:right w:val="none" w:sz="0" w:space="0" w:color="auto"/>
          </w:divBdr>
        </w:div>
        <w:div w:id="204610462">
          <w:marLeft w:val="480"/>
          <w:marRight w:val="0"/>
          <w:marTop w:val="0"/>
          <w:marBottom w:val="0"/>
          <w:divBdr>
            <w:top w:val="none" w:sz="0" w:space="0" w:color="auto"/>
            <w:left w:val="none" w:sz="0" w:space="0" w:color="auto"/>
            <w:bottom w:val="none" w:sz="0" w:space="0" w:color="auto"/>
            <w:right w:val="none" w:sz="0" w:space="0" w:color="auto"/>
          </w:divBdr>
        </w:div>
        <w:div w:id="225723019">
          <w:marLeft w:val="480"/>
          <w:marRight w:val="0"/>
          <w:marTop w:val="0"/>
          <w:marBottom w:val="0"/>
          <w:divBdr>
            <w:top w:val="none" w:sz="0" w:space="0" w:color="auto"/>
            <w:left w:val="none" w:sz="0" w:space="0" w:color="auto"/>
            <w:bottom w:val="none" w:sz="0" w:space="0" w:color="auto"/>
            <w:right w:val="none" w:sz="0" w:space="0" w:color="auto"/>
          </w:divBdr>
        </w:div>
        <w:div w:id="252476405">
          <w:marLeft w:val="480"/>
          <w:marRight w:val="0"/>
          <w:marTop w:val="0"/>
          <w:marBottom w:val="0"/>
          <w:divBdr>
            <w:top w:val="none" w:sz="0" w:space="0" w:color="auto"/>
            <w:left w:val="none" w:sz="0" w:space="0" w:color="auto"/>
            <w:bottom w:val="none" w:sz="0" w:space="0" w:color="auto"/>
            <w:right w:val="none" w:sz="0" w:space="0" w:color="auto"/>
          </w:divBdr>
        </w:div>
        <w:div w:id="278266427">
          <w:marLeft w:val="480"/>
          <w:marRight w:val="0"/>
          <w:marTop w:val="0"/>
          <w:marBottom w:val="0"/>
          <w:divBdr>
            <w:top w:val="none" w:sz="0" w:space="0" w:color="auto"/>
            <w:left w:val="none" w:sz="0" w:space="0" w:color="auto"/>
            <w:bottom w:val="none" w:sz="0" w:space="0" w:color="auto"/>
            <w:right w:val="none" w:sz="0" w:space="0" w:color="auto"/>
          </w:divBdr>
        </w:div>
        <w:div w:id="466825832">
          <w:marLeft w:val="480"/>
          <w:marRight w:val="0"/>
          <w:marTop w:val="0"/>
          <w:marBottom w:val="0"/>
          <w:divBdr>
            <w:top w:val="none" w:sz="0" w:space="0" w:color="auto"/>
            <w:left w:val="none" w:sz="0" w:space="0" w:color="auto"/>
            <w:bottom w:val="none" w:sz="0" w:space="0" w:color="auto"/>
            <w:right w:val="none" w:sz="0" w:space="0" w:color="auto"/>
          </w:divBdr>
        </w:div>
        <w:div w:id="522667329">
          <w:marLeft w:val="480"/>
          <w:marRight w:val="0"/>
          <w:marTop w:val="0"/>
          <w:marBottom w:val="0"/>
          <w:divBdr>
            <w:top w:val="none" w:sz="0" w:space="0" w:color="auto"/>
            <w:left w:val="none" w:sz="0" w:space="0" w:color="auto"/>
            <w:bottom w:val="none" w:sz="0" w:space="0" w:color="auto"/>
            <w:right w:val="none" w:sz="0" w:space="0" w:color="auto"/>
          </w:divBdr>
        </w:div>
        <w:div w:id="611479890">
          <w:marLeft w:val="480"/>
          <w:marRight w:val="0"/>
          <w:marTop w:val="0"/>
          <w:marBottom w:val="0"/>
          <w:divBdr>
            <w:top w:val="none" w:sz="0" w:space="0" w:color="auto"/>
            <w:left w:val="none" w:sz="0" w:space="0" w:color="auto"/>
            <w:bottom w:val="none" w:sz="0" w:space="0" w:color="auto"/>
            <w:right w:val="none" w:sz="0" w:space="0" w:color="auto"/>
          </w:divBdr>
        </w:div>
        <w:div w:id="618685388">
          <w:marLeft w:val="480"/>
          <w:marRight w:val="0"/>
          <w:marTop w:val="0"/>
          <w:marBottom w:val="0"/>
          <w:divBdr>
            <w:top w:val="none" w:sz="0" w:space="0" w:color="auto"/>
            <w:left w:val="none" w:sz="0" w:space="0" w:color="auto"/>
            <w:bottom w:val="none" w:sz="0" w:space="0" w:color="auto"/>
            <w:right w:val="none" w:sz="0" w:space="0" w:color="auto"/>
          </w:divBdr>
        </w:div>
        <w:div w:id="702440893">
          <w:marLeft w:val="480"/>
          <w:marRight w:val="0"/>
          <w:marTop w:val="0"/>
          <w:marBottom w:val="0"/>
          <w:divBdr>
            <w:top w:val="none" w:sz="0" w:space="0" w:color="auto"/>
            <w:left w:val="none" w:sz="0" w:space="0" w:color="auto"/>
            <w:bottom w:val="none" w:sz="0" w:space="0" w:color="auto"/>
            <w:right w:val="none" w:sz="0" w:space="0" w:color="auto"/>
          </w:divBdr>
        </w:div>
        <w:div w:id="757558027">
          <w:marLeft w:val="480"/>
          <w:marRight w:val="0"/>
          <w:marTop w:val="0"/>
          <w:marBottom w:val="0"/>
          <w:divBdr>
            <w:top w:val="none" w:sz="0" w:space="0" w:color="auto"/>
            <w:left w:val="none" w:sz="0" w:space="0" w:color="auto"/>
            <w:bottom w:val="none" w:sz="0" w:space="0" w:color="auto"/>
            <w:right w:val="none" w:sz="0" w:space="0" w:color="auto"/>
          </w:divBdr>
        </w:div>
        <w:div w:id="760178663">
          <w:marLeft w:val="480"/>
          <w:marRight w:val="0"/>
          <w:marTop w:val="0"/>
          <w:marBottom w:val="0"/>
          <w:divBdr>
            <w:top w:val="none" w:sz="0" w:space="0" w:color="auto"/>
            <w:left w:val="none" w:sz="0" w:space="0" w:color="auto"/>
            <w:bottom w:val="none" w:sz="0" w:space="0" w:color="auto"/>
            <w:right w:val="none" w:sz="0" w:space="0" w:color="auto"/>
          </w:divBdr>
        </w:div>
        <w:div w:id="853766507">
          <w:marLeft w:val="480"/>
          <w:marRight w:val="0"/>
          <w:marTop w:val="0"/>
          <w:marBottom w:val="0"/>
          <w:divBdr>
            <w:top w:val="none" w:sz="0" w:space="0" w:color="auto"/>
            <w:left w:val="none" w:sz="0" w:space="0" w:color="auto"/>
            <w:bottom w:val="none" w:sz="0" w:space="0" w:color="auto"/>
            <w:right w:val="none" w:sz="0" w:space="0" w:color="auto"/>
          </w:divBdr>
        </w:div>
        <w:div w:id="875195911">
          <w:marLeft w:val="480"/>
          <w:marRight w:val="0"/>
          <w:marTop w:val="0"/>
          <w:marBottom w:val="0"/>
          <w:divBdr>
            <w:top w:val="none" w:sz="0" w:space="0" w:color="auto"/>
            <w:left w:val="none" w:sz="0" w:space="0" w:color="auto"/>
            <w:bottom w:val="none" w:sz="0" w:space="0" w:color="auto"/>
            <w:right w:val="none" w:sz="0" w:space="0" w:color="auto"/>
          </w:divBdr>
        </w:div>
        <w:div w:id="911280225">
          <w:marLeft w:val="480"/>
          <w:marRight w:val="0"/>
          <w:marTop w:val="0"/>
          <w:marBottom w:val="0"/>
          <w:divBdr>
            <w:top w:val="none" w:sz="0" w:space="0" w:color="auto"/>
            <w:left w:val="none" w:sz="0" w:space="0" w:color="auto"/>
            <w:bottom w:val="none" w:sz="0" w:space="0" w:color="auto"/>
            <w:right w:val="none" w:sz="0" w:space="0" w:color="auto"/>
          </w:divBdr>
        </w:div>
        <w:div w:id="993527183">
          <w:marLeft w:val="480"/>
          <w:marRight w:val="0"/>
          <w:marTop w:val="0"/>
          <w:marBottom w:val="0"/>
          <w:divBdr>
            <w:top w:val="none" w:sz="0" w:space="0" w:color="auto"/>
            <w:left w:val="none" w:sz="0" w:space="0" w:color="auto"/>
            <w:bottom w:val="none" w:sz="0" w:space="0" w:color="auto"/>
            <w:right w:val="none" w:sz="0" w:space="0" w:color="auto"/>
          </w:divBdr>
        </w:div>
        <w:div w:id="994146016">
          <w:marLeft w:val="480"/>
          <w:marRight w:val="0"/>
          <w:marTop w:val="0"/>
          <w:marBottom w:val="0"/>
          <w:divBdr>
            <w:top w:val="none" w:sz="0" w:space="0" w:color="auto"/>
            <w:left w:val="none" w:sz="0" w:space="0" w:color="auto"/>
            <w:bottom w:val="none" w:sz="0" w:space="0" w:color="auto"/>
            <w:right w:val="none" w:sz="0" w:space="0" w:color="auto"/>
          </w:divBdr>
        </w:div>
        <w:div w:id="1054235209">
          <w:marLeft w:val="480"/>
          <w:marRight w:val="0"/>
          <w:marTop w:val="0"/>
          <w:marBottom w:val="0"/>
          <w:divBdr>
            <w:top w:val="none" w:sz="0" w:space="0" w:color="auto"/>
            <w:left w:val="none" w:sz="0" w:space="0" w:color="auto"/>
            <w:bottom w:val="none" w:sz="0" w:space="0" w:color="auto"/>
            <w:right w:val="none" w:sz="0" w:space="0" w:color="auto"/>
          </w:divBdr>
        </w:div>
        <w:div w:id="1133064282">
          <w:marLeft w:val="480"/>
          <w:marRight w:val="0"/>
          <w:marTop w:val="0"/>
          <w:marBottom w:val="0"/>
          <w:divBdr>
            <w:top w:val="none" w:sz="0" w:space="0" w:color="auto"/>
            <w:left w:val="none" w:sz="0" w:space="0" w:color="auto"/>
            <w:bottom w:val="none" w:sz="0" w:space="0" w:color="auto"/>
            <w:right w:val="none" w:sz="0" w:space="0" w:color="auto"/>
          </w:divBdr>
        </w:div>
        <w:div w:id="1159275281">
          <w:marLeft w:val="480"/>
          <w:marRight w:val="0"/>
          <w:marTop w:val="0"/>
          <w:marBottom w:val="0"/>
          <w:divBdr>
            <w:top w:val="none" w:sz="0" w:space="0" w:color="auto"/>
            <w:left w:val="none" w:sz="0" w:space="0" w:color="auto"/>
            <w:bottom w:val="none" w:sz="0" w:space="0" w:color="auto"/>
            <w:right w:val="none" w:sz="0" w:space="0" w:color="auto"/>
          </w:divBdr>
        </w:div>
        <w:div w:id="1159535364">
          <w:marLeft w:val="480"/>
          <w:marRight w:val="0"/>
          <w:marTop w:val="0"/>
          <w:marBottom w:val="0"/>
          <w:divBdr>
            <w:top w:val="none" w:sz="0" w:space="0" w:color="auto"/>
            <w:left w:val="none" w:sz="0" w:space="0" w:color="auto"/>
            <w:bottom w:val="none" w:sz="0" w:space="0" w:color="auto"/>
            <w:right w:val="none" w:sz="0" w:space="0" w:color="auto"/>
          </w:divBdr>
        </w:div>
        <w:div w:id="1179198232">
          <w:marLeft w:val="480"/>
          <w:marRight w:val="0"/>
          <w:marTop w:val="0"/>
          <w:marBottom w:val="0"/>
          <w:divBdr>
            <w:top w:val="none" w:sz="0" w:space="0" w:color="auto"/>
            <w:left w:val="none" w:sz="0" w:space="0" w:color="auto"/>
            <w:bottom w:val="none" w:sz="0" w:space="0" w:color="auto"/>
            <w:right w:val="none" w:sz="0" w:space="0" w:color="auto"/>
          </w:divBdr>
        </w:div>
        <w:div w:id="1182628466">
          <w:marLeft w:val="480"/>
          <w:marRight w:val="0"/>
          <w:marTop w:val="0"/>
          <w:marBottom w:val="0"/>
          <w:divBdr>
            <w:top w:val="none" w:sz="0" w:space="0" w:color="auto"/>
            <w:left w:val="none" w:sz="0" w:space="0" w:color="auto"/>
            <w:bottom w:val="none" w:sz="0" w:space="0" w:color="auto"/>
            <w:right w:val="none" w:sz="0" w:space="0" w:color="auto"/>
          </w:divBdr>
        </w:div>
        <w:div w:id="1182890033">
          <w:marLeft w:val="480"/>
          <w:marRight w:val="0"/>
          <w:marTop w:val="0"/>
          <w:marBottom w:val="0"/>
          <w:divBdr>
            <w:top w:val="none" w:sz="0" w:space="0" w:color="auto"/>
            <w:left w:val="none" w:sz="0" w:space="0" w:color="auto"/>
            <w:bottom w:val="none" w:sz="0" w:space="0" w:color="auto"/>
            <w:right w:val="none" w:sz="0" w:space="0" w:color="auto"/>
          </w:divBdr>
        </w:div>
        <w:div w:id="1186019624">
          <w:marLeft w:val="480"/>
          <w:marRight w:val="0"/>
          <w:marTop w:val="0"/>
          <w:marBottom w:val="0"/>
          <w:divBdr>
            <w:top w:val="none" w:sz="0" w:space="0" w:color="auto"/>
            <w:left w:val="none" w:sz="0" w:space="0" w:color="auto"/>
            <w:bottom w:val="none" w:sz="0" w:space="0" w:color="auto"/>
            <w:right w:val="none" w:sz="0" w:space="0" w:color="auto"/>
          </w:divBdr>
        </w:div>
        <w:div w:id="1187986882">
          <w:marLeft w:val="480"/>
          <w:marRight w:val="0"/>
          <w:marTop w:val="0"/>
          <w:marBottom w:val="0"/>
          <w:divBdr>
            <w:top w:val="none" w:sz="0" w:space="0" w:color="auto"/>
            <w:left w:val="none" w:sz="0" w:space="0" w:color="auto"/>
            <w:bottom w:val="none" w:sz="0" w:space="0" w:color="auto"/>
            <w:right w:val="none" w:sz="0" w:space="0" w:color="auto"/>
          </w:divBdr>
        </w:div>
        <w:div w:id="1190339189">
          <w:marLeft w:val="480"/>
          <w:marRight w:val="0"/>
          <w:marTop w:val="0"/>
          <w:marBottom w:val="0"/>
          <w:divBdr>
            <w:top w:val="none" w:sz="0" w:space="0" w:color="auto"/>
            <w:left w:val="none" w:sz="0" w:space="0" w:color="auto"/>
            <w:bottom w:val="none" w:sz="0" w:space="0" w:color="auto"/>
            <w:right w:val="none" w:sz="0" w:space="0" w:color="auto"/>
          </w:divBdr>
        </w:div>
        <w:div w:id="1286959242">
          <w:marLeft w:val="480"/>
          <w:marRight w:val="0"/>
          <w:marTop w:val="0"/>
          <w:marBottom w:val="0"/>
          <w:divBdr>
            <w:top w:val="none" w:sz="0" w:space="0" w:color="auto"/>
            <w:left w:val="none" w:sz="0" w:space="0" w:color="auto"/>
            <w:bottom w:val="none" w:sz="0" w:space="0" w:color="auto"/>
            <w:right w:val="none" w:sz="0" w:space="0" w:color="auto"/>
          </w:divBdr>
        </w:div>
        <w:div w:id="1337076584">
          <w:marLeft w:val="480"/>
          <w:marRight w:val="0"/>
          <w:marTop w:val="0"/>
          <w:marBottom w:val="0"/>
          <w:divBdr>
            <w:top w:val="none" w:sz="0" w:space="0" w:color="auto"/>
            <w:left w:val="none" w:sz="0" w:space="0" w:color="auto"/>
            <w:bottom w:val="none" w:sz="0" w:space="0" w:color="auto"/>
            <w:right w:val="none" w:sz="0" w:space="0" w:color="auto"/>
          </w:divBdr>
        </w:div>
        <w:div w:id="1341545727">
          <w:marLeft w:val="480"/>
          <w:marRight w:val="0"/>
          <w:marTop w:val="0"/>
          <w:marBottom w:val="0"/>
          <w:divBdr>
            <w:top w:val="none" w:sz="0" w:space="0" w:color="auto"/>
            <w:left w:val="none" w:sz="0" w:space="0" w:color="auto"/>
            <w:bottom w:val="none" w:sz="0" w:space="0" w:color="auto"/>
            <w:right w:val="none" w:sz="0" w:space="0" w:color="auto"/>
          </w:divBdr>
        </w:div>
        <w:div w:id="1356535210">
          <w:marLeft w:val="480"/>
          <w:marRight w:val="0"/>
          <w:marTop w:val="0"/>
          <w:marBottom w:val="0"/>
          <w:divBdr>
            <w:top w:val="none" w:sz="0" w:space="0" w:color="auto"/>
            <w:left w:val="none" w:sz="0" w:space="0" w:color="auto"/>
            <w:bottom w:val="none" w:sz="0" w:space="0" w:color="auto"/>
            <w:right w:val="none" w:sz="0" w:space="0" w:color="auto"/>
          </w:divBdr>
        </w:div>
        <w:div w:id="1368801580">
          <w:marLeft w:val="480"/>
          <w:marRight w:val="0"/>
          <w:marTop w:val="0"/>
          <w:marBottom w:val="0"/>
          <w:divBdr>
            <w:top w:val="none" w:sz="0" w:space="0" w:color="auto"/>
            <w:left w:val="none" w:sz="0" w:space="0" w:color="auto"/>
            <w:bottom w:val="none" w:sz="0" w:space="0" w:color="auto"/>
            <w:right w:val="none" w:sz="0" w:space="0" w:color="auto"/>
          </w:divBdr>
        </w:div>
        <w:div w:id="1456175811">
          <w:marLeft w:val="480"/>
          <w:marRight w:val="0"/>
          <w:marTop w:val="0"/>
          <w:marBottom w:val="0"/>
          <w:divBdr>
            <w:top w:val="none" w:sz="0" w:space="0" w:color="auto"/>
            <w:left w:val="none" w:sz="0" w:space="0" w:color="auto"/>
            <w:bottom w:val="none" w:sz="0" w:space="0" w:color="auto"/>
            <w:right w:val="none" w:sz="0" w:space="0" w:color="auto"/>
          </w:divBdr>
        </w:div>
        <w:div w:id="1535537885">
          <w:marLeft w:val="480"/>
          <w:marRight w:val="0"/>
          <w:marTop w:val="0"/>
          <w:marBottom w:val="0"/>
          <w:divBdr>
            <w:top w:val="none" w:sz="0" w:space="0" w:color="auto"/>
            <w:left w:val="none" w:sz="0" w:space="0" w:color="auto"/>
            <w:bottom w:val="none" w:sz="0" w:space="0" w:color="auto"/>
            <w:right w:val="none" w:sz="0" w:space="0" w:color="auto"/>
          </w:divBdr>
        </w:div>
        <w:div w:id="1536507206">
          <w:marLeft w:val="480"/>
          <w:marRight w:val="0"/>
          <w:marTop w:val="0"/>
          <w:marBottom w:val="0"/>
          <w:divBdr>
            <w:top w:val="none" w:sz="0" w:space="0" w:color="auto"/>
            <w:left w:val="none" w:sz="0" w:space="0" w:color="auto"/>
            <w:bottom w:val="none" w:sz="0" w:space="0" w:color="auto"/>
            <w:right w:val="none" w:sz="0" w:space="0" w:color="auto"/>
          </w:divBdr>
        </w:div>
        <w:div w:id="1593077364">
          <w:marLeft w:val="480"/>
          <w:marRight w:val="0"/>
          <w:marTop w:val="0"/>
          <w:marBottom w:val="0"/>
          <w:divBdr>
            <w:top w:val="none" w:sz="0" w:space="0" w:color="auto"/>
            <w:left w:val="none" w:sz="0" w:space="0" w:color="auto"/>
            <w:bottom w:val="none" w:sz="0" w:space="0" w:color="auto"/>
            <w:right w:val="none" w:sz="0" w:space="0" w:color="auto"/>
          </w:divBdr>
        </w:div>
        <w:div w:id="1605919564">
          <w:marLeft w:val="480"/>
          <w:marRight w:val="0"/>
          <w:marTop w:val="0"/>
          <w:marBottom w:val="0"/>
          <w:divBdr>
            <w:top w:val="none" w:sz="0" w:space="0" w:color="auto"/>
            <w:left w:val="none" w:sz="0" w:space="0" w:color="auto"/>
            <w:bottom w:val="none" w:sz="0" w:space="0" w:color="auto"/>
            <w:right w:val="none" w:sz="0" w:space="0" w:color="auto"/>
          </w:divBdr>
        </w:div>
        <w:div w:id="1633438903">
          <w:marLeft w:val="480"/>
          <w:marRight w:val="0"/>
          <w:marTop w:val="0"/>
          <w:marBottom w:val="0"/>
          <w:divBdr>
            <w:top w:val="none" w:sz="0" w:space="0" w:color="auto"/>
            <w:left w:val="none" w:sz="0" w:space="0" w:color="auto"/>
            <w:bottom w:val="none" w:sz="0" w:space="0" w:color="auto"/>
            <w:right w:val="none" w:sz="0" w:space="0" w:color="auto"/>
          </w:divBdr>
        </w:div>
        <w:div w:id="1634141795">
          <w:marLeft w:val="480"/>
          <w:marRight w:val="0"/>
          <w:marTop w:val="0"/>
          <w:marBottom w:val="0"/>
          <w:divBdr>
            <w:top w:val="none" w:sz="0" w:space="0" w:color="auto"/>
            <w:left w:val="none" w:sz="0" w:space="0" w:color="auto"/>
            <w:bottom w:val="none" w:sz="0" w:space="0" w:color="auto"/>
            <w:right w:val="none" w:sz="0" w:space="0" w:color="auto"/>
          </w:divBdr>
        </w:div>
        <w:div w:id="1655182060">
          <w:marLeft w:val="480"/>
          <w:marRight w:val="0"/>
          <w:marTop w:val="0"/>
          <w:marBottom w:val="0"/>
          <w:divBdr>
            <w:top w:val="none" w:sz="0" w:space="0" w:color="auto"/>
            <w:left w:val="none" w:sz="0" w:space="0" w:color="auto"/>
            <w:bottom w:val="none" w:sz="0" w:space="0" w:color="auto"/>
            <w:right w:val="none" w:sz="0" w:space="0" w:color="auto"/>
          </w:divBdr>
        </w:div>
        <w:div w:id="1690984282">
          <w:marLeft w:val="480"/>
          <w:marRight w:val="0"/>
          <w:marTop w:val="0"/>
          <w:marBottom w:val="0"/>
          <w:divBdr>
            <w:top w:val="none" w:sz="0" w:space="0" w:color="auto"/>
            <w:left w:val="none" w:sz="0" w:space="0" w:color="auto"/>
            <w:bottom w:val="none" w:sz="0" w:space="0" w:color="auto"/>
            <w:right w:val="none" w:sz="0" w:space="0" w:color="auto"/>
          </w:divBdr>
        </w:div>
        <w:div w:id="1738431356">
          <w:marLeft w:val="480"/>
          <w:marRight w:val="0"/>
          <w:marTop w:val="0"/>
          <w:marBottom w:val="0"/>
          <w:divBdr>
            <w:top w:val="none" w:sz="0" w:space="0" w:color="auto"/>
            <w:left w:val="none" w:sz="0" w:space="0" w:color="auto"/>
            <w:bottom w:val="none" w:sz="0" w:space="0" w:color="auto"/>
            <w:right w:val="none" w:sz="0" w:space="0" w:color="auto"/>
          </w:divBdr>
        </w:div>
        <w:div w:id="1800830836">
          <w:marLeft w:val="480"/>
          <w:marRight w:val="0"/>
          <w:marTop w:val="0"/>
          <w:marBottom w:val="0"/>
          <w:divBdr>
            <w:top w:val="none" w:sz="0" w:space="0" w:color="auto"/>
            <w:left w:val="none" w:sz="0" w:space="0" w:color="auto"/>
            <w:bottom w:val="none" w:sz="0" w:space="0" w:color="auto"/>
            <w:right w:val="none" w:sz="0" w:space="0" w:color="auto"/>
          </w:divBdr>
        </w:div>
        <w:div w:id="1828355286">
          <w:marLeft w:val="480"/>
          <w:marRight w:val="0"/>
          <w:marTop w:val="0"/>
          <w:marBottom w:val="0"/>
          <w:divBdr>
            <w:top w:val="none" w:sz="0" w:space="0" w:color="auto"/>
            <w:left w:val="none" w:sz="0" w:space="0" w:color="auto"/>
            <w:bottom w:val="none" w:sz="0" w:space="0" w:color="auto"/>
            <w:right w:val="none" w:sz="0" w:space="0" w:color="auto"/>
          </w:divBdr>
        </w:div>
        <w:div w:id="1830946417">
          <w:marLeft w:val="480"/>
          <w:marRight w:val="0"/>
          <w:marTop w:val="0"/>
          <w:marBottom w:val="0"/>
          <w:divBdr>
            <w:top w:val="none" w:sz="0" w:space="0" w:color="auto"/>
            <w:left w:val="none" w:sz="0" w:space="0" w:color="auto"/>
            <w:bottom w:val="none" w:sz="0" w:space="0" w:color="auto"/>
            <w:right w:val="none" w:sz="0" w:space="0" w:color="auto"/>
          </w:divBdr>
        </w:div>
        <w:div w:id="1847206663">
          <w:marLeft w:val="480"/>
          <w:marRight w:val="0"/>
          <w:marTop w:val="0"/>
          <w:marBottom w:val="0"/>
          <w:divBdr>
            <w:top w:val="none" w:sz="0" w:space="0" w:color="auto"/>
            <w:left w:val="none" w:sz="0" w:space="0" w:color="auto"/>
            <w:bottom w:val="none" w:sz="0" w:space="0" w:color="auto"/>
            <w:right w:val="none" w:sz="0" w:space="0" w:color="auto"/>
          </w:divBdr>
        </w:div>
        <w:div w:id="1870531887">
          <w:marLeft w:val="480"/>
          <w:marRight w:val="0"/>
          <w:marTop w:val="0"/>
          <w:marBottom w:val="0"/>
          <w:divBdr>
            <w:top w:val="none" w:sz="0" w:space="0" w:color="auto"/>
            <w:left w:val="none" w:sz="0" w:space="0" w:color="auto"/>
            <w:bottom w:val="none" w:sz="0" w:space="0" w:color="auto"/>
            <w:right w:val="none" w:sz="0" w:space="0" w:color="auto"/>
          </w:divBdr>
        </w:div>
        <w:div w:id="1893147925">
          <w:marLeft w:val="480"/>
          <w:marRight w:val="0"/>
          <w:marTop w:val="0"/>
          <w:marBottom w:val="0"/>
          <w:divBdr>
            <w:top w:val="none" w:sz="0" w:space="0" w:color="auto"/>
            <w:left w:val="none" w:sz="0" w:space="0" w:color="auto"/>
            <w:bottom w:val="none" w:sz="0" w:space="0" w:color="auto"/>
            <w:right w:val="none" w:sz="0" w:space="0" w:color="auto"/>
          </w:divBdr>
        </w:div>
        <w:div w:id="1899389672">
          <w:marLeft w:val="480"/>
          <w:marRight w:val="0"/>
          <w:marTop w:val="0"/>
          <w:marBottom w:val="0"/>
          <w:divBdr>
            <w:top w:val="none" w:sz="0" w:space="0" w:color="auto"/>
            <w:left w:val="none" w:sz="0" w:space="0" w:color="auto"/>
            <w:bottom w:val="none" w:sz="0" w:space="0" w:color="auto"/>
            <w:right w:val="none" w:sz="0" w:space="0" w:color="auto"/>
          </w:divBdr>
        </w:div>
        <w:div w:id="1919364036">
          <w:marLeft w:val="480"/>
          <w:marRight w:val="0"/>
          <w:marTop w:val="0"/>
          <w:marBottom w:val="0"/>
          <w:divBdr>
            <w:top w:val="none" w:sz="0" w:space="0" w:color="auto"/>
            <w:left w:val="none" w:sz="0" w:space="0" w:color="auto"/>
            <w:bottom w:val="none" w:sz="0" w:space="0" w:color="auto"/>
            <w:right w:val="none" w:sz="0" w:space="0" w:color="auto"/>
          </w:divBdr>
        </w:div>
        <w:div w:id="1951887766">
          <w:marLeft w:val="480"/>
          <w:marRight w:val="0"/>
          <w:marTop w:val="0"/>
          <w:marBottom w:val="0"/>
          <w:divBdr>
            <w:top w:val="none" w:sz="0" w:space="0" w:color="auto"/>
            <w:left w:val="none" w:sz="0" w:space="0" w:color="auto"/>
            <w:bottom w:val="none" w:sz="0" w:space="0" w:color="auto"/>
            <w:right w:val="none" w:sz="0" w:space="0" w:color="auto"/>
          </w:divBdr>
        </w:div>
        <w:div w:id="1973703935">
          <w:marLeft w:val="480"/>
          <w:marRight w:val="0"/>
          <w:marTop w:val="0"/>
          <w:marBottom w:val="0"/>
          <w:divBdr>
            <w:top w:val="none" w:sz="0" w:space="0" w:color="auto"/>
            <w:left w:val="none" w:sz="0" w:space="0" w:color="auto"/>
            <w:bottom w:val="none" w:sz="0" w:space="0" w:color="auto"/>
            <w:right w:val="none" w:sz="0" w:space="0" w:color="auto"/>
          </w:divBdr>
        </w:div>
        <w:div w:id="1997996571">
          <w:marLeft w:val="480"/>
          <w:marRight w:val="0"/>
          <w:marTop w:val="0"/>
          <w:marBottom w:val="0"/>
          <w:divBdr>
            <w:top w:val="none" w:sz="0" w:space="0" w:color="auto"/>
            <w:left w:val="none" w:sz="0" w:space="0" w:color="auto"/>
            <w:bottom w:val="none" w:sz="0" w:space="0" w:color="auto"/>
            <w:right w:val="none" w:sz="0" w:space="0" w:color="auto"/>
          </w:divBdr>
        </w:div>
        <w:div w:id="2002536432">
          <w:marLeft w:val="480"/>
          <w:marRight w:val="0"/>
          <w:marTop w:val="0"/>
          <w:marBottom w:val="0"/>
          <w:divBdr>
            <w:top w:val="none" w:sz="0" w:space="0" w:color="auto"/>
            <w:left w:val="none" w:sz="0" w:space="0" w:color="auto"/>
            <w:bottom w:val="none" w:sz="0" w:space="0" w:color="auto"/>
            <w:right w:val="none" w:sz="0" w:space="0" w:color="auto"/>
          </w:divBdr>
        </w:div>
        <w:div w:id="2005353568">
          <w:marLeft w:val="480"/>
          <w:marRight w:val="0"/>
          <w:marTop w:val="0"/>
          <w:marBottom w:val="0"/>
          <w:divBdr>
            <w:top w:val="none" w:sz="0" w:space="0" w:color="auto"/>
            <w:left w:val="none" w:sz="0" w:space="0" w:color="auto"/>
            <w:bottom w:val="none" w:sz="0" w:space="0" w:color="auto"/>
            <w:right w:val="none" w:sz="0" w:space="0" w:color="auto"/>
          </w:divBdr>
        </w:div>
        <w:div w:id="2033722726">
          <w:marLeft w:val="480"/>
          <w:marRight w:val="0"/>
          <w:marTop w:val="0"/>
          <w:marBottom w:val="0"/>
          <w:divBdr>
            <w:top w:val="none" w:sz="0" w:space="0" w:color="auto"/>
            <w:left w:val="none" w:sz="0" w:space="0" w:color="auto"/>
            <w:bottom w:val="none" w:sz="0" w:space="0" w:color="auto"/>
            <w:right w:val="none" w:sz="0" w:space="0" w:color="auto"/>
          </w:divBdr>
        </w:div>
        <w:div w:id="2094811138">
          <w:marLeft w:val="480"/>
          <w:marRight w:val="0"/>
          <w:marTop w:val="0"/>
          <w:marBottom w:val="0"/>
          <w:divBdr>
            <w:top w:val="none" w:sz="0" w:space="0" w:color="auto"/>
            <w:left w:val="none" w:sz="0" w:space="0" w:color="auto"/>
            <w:bottom w:val="none" w:sz="0" w:space="0" w:color="auto"/>
            <w:right w:val="none" w:sz="0" w:space="0" w:color="auto"/>
          </w:divBdr>
        </w:div>
        <w:div w:id="2127188803">
          <w:marLeft w:val="480"/>
          <w:marRight w:val="0"/>
          <w:marTop w:val="0"/>
          <w:marBottom w:val="0"/>
          <w:divBdr>
            <w:top w:val="none" w:sz="0" w:space="0" w:color="auto"/>
            <w:left w:val="none" w:sz="0" w:space="0" w:color="auto"/>
            <w:bottom w:val="none" w:sz="0" w:space="0" w:color="auto"/>
            <w:right w:val="none" w:sz="0" w:space="0" w:color="auto"/>
          </w:divBdr>
        </w:div>
      </w:divsChild>
    </w:div>
    <w:div w:id="79451242">
      <w:bodyDiv w:val="1"/>
      <w:marLeft w:val="0"/>
      <w:marRight w:val="0"/>
      <w:marTop w:val="0"/>
      <w:marBottom w:val="0"/>
      <w:divBdr>
        <w:top w:val="none" w:sz="0" w:space="0" w:color="auto"/>
        <w:left w:val="none" w:sz="0" w:space="0" w:color="auto"/>
        <w:bottom w:val="none" w:sz="0" w:space="0" w:color="auto"/>
        <w:right w:val="none" w:sz="0" w:space="0" w:color="auto"/>
      </w:divBdr>
    </w:div>
    <w:div w:id="85228444">
      <w:bodyDiv w:val="1"/>
      <w:marLeft w:val="0"/>
      <w:marRight w:val="0"/>
      <w:marTop w:val="0"/>
      <w:marBottom w:val="0"/>
      <w:divBdr>
        <w:top w:val="none" w:sz="0" w:space="0" w:color="auto"/>
        <w:left w:val="none" w:sz="0" w:space="0" w:color="auto"/>
        <w:bottom w:val="none" w:sz="0" w:space="0" w:color="auto"/>
        <w:right w:val="none" w:sz="0" w:space="0" w:color="auto"/>
      </w:divBdr>
    </w:div>
    <w:div w:id="86075689">
      <w:bodyDiv w:val="1"/>
      <w:marLeft w:val="0"/>
      <w:marRight w:val="0"/>
      <w:marTop w:val="0"/>
      <w:marBottom w:val="0"/>
      <w:divBdr>
        <w:top w:val="none" w:sz="0" w:space="0" w:color="auto"/>
        <w:left w:val="none" w:sz="0" w:space="0" w:color="auto"/>
        <w:bottom w:val="none" w:sz="0" w:space="0" w:color="auto"/>
        <w:right w:val="none" w:sz="0" w:space="0" w:color="auto"/>
      </w:divBdr>
      <w:divsChild>
        <w:div w:id="65802806">
          <w:marLeft w:val="480"/>
          <w:marRight w:val="0"/>
          <w:marTop w:val="0"/>
          <w:marBottom w:val="0"/>
          <w:divBdr>
            <w:top w:val="none" w:sz="0" w:space="0" w:color="auto"/>
            <w:left w:val="none" w:sz="0" w:space="0" w:color="auto"/>
            <w:bottom w:val="none" w:sz="0" w:space="0" w:color="auto"/>
            <w:right w:val="none" w:sz="0" w:space="0" w:color="auto"/>
          </w:divBdr>
        </w:div>
        <w:div w:id="84377133">
          <w:marLeft w:val="480"/>
          <w:marRight w:val="0"/>
          <w:marTop w:val="0"/>
          <w:marBottom w:val="0"/>
          <w:divBdr>
            <w:top w:val="none" w:sz="0" w:space="0" w:color="auto"/>
            <w:left w:val="none" w:sz="0" w:space="0" w:color="auto"/>
            <w:bottom w:val="none" w:sz="0" w:space="0" w:color="auto"/>
            <w:right w:val="none" w:sz="0" w:space="0" w:color="auto"/>
          </w:divBdr>
        </w:div>
        <w:div w:id="136263977">
          <w:marLeft w:val="480"/>
          <w:marRight w:val="0"/>
          <w:marTop w:val="0"/>
          <w:marBottom w:val="0"/>
          <w:divBdr>
            <w:top w:val="none" w:sz="0" w:space="0" w:color="auto"/>
            <w:left w:val="none" w:sz="0" w:space="0" w:color="auto"/>
            <w:bottom w:val="none" w:sz="0" w:space="0" w:color="auto"/>
            <w:right w:val="none" w:sz="0" w:space="0" w:color="auto"/>
          </w:divBdr>
        </w:div>
        <w:div w:id="172570047">
          <w:marLeft w:val="480"/>
          <w:marRight w:val="0"/>
          <w:marTop w:val="0"/>
          <w:marBottom w:val="0"/>
          <w:divBdr>
            <w:top w:val="none" w:sz="0" w:space="0" w:color="auto"/>
            <w:left w:val="none" w:sz="0" w:space="0" w:color="auto"/>
            <w:bottom w:val="none" w:sz="0" w:space="0" w:color="auto"/>
            <w:right w:val="none" w:sz="0" w:space="0" w:color="auto"/>
          </w:divBdr>
        </w:div>
        <w:div w:id="185874544">
          <w:marLeft w:val="480"/>
          <w:marRight w:val="0"/>
          <w:marTop w:val="0"/>
          <w:marBottom w:val="0"/>
          <w:divBdr>
            <w:top w:val="none" w:sz="0" w:space="0" w:color="auto"/>
            <w:left w:val="none" w:sz="0" w:space="0" w:color="auto"/>
            <w:bottom w:val="none" w:sz="0" w:space="0" w:color="auto"/>
            <w:right w:val="none" w:sz="0" w:space="0" w:color="auto"/>
          </w:divBdr>
        </w:div>
        <w:div w:id="200944103">
          <w:marLeft w:val="480"/>
          <w:marRight w:val="0"/>
          <w:marTop w:val="0"/>
          <w:marBottom w:val="0"/>
          <w:divBdr>
            <w:top w:val="none" w:sz="0" w:space="0" w:color="auto"/>
            <w:left w:val="none" w:sz="0" w:space="0" w:color="auto"/>
            <w:bottom w:val="none" w:sz="0" w:space="0" w:color="auto"/>
            <w:right w:val="none" w:sz="0" w:space="0" w:color="auto"/>
          </w:divBdr>
        </w:div>
        <w:div w:id="260651581">
          <w:marLeft w:val="480"/>
          <w:marRight w:val="0"/>
          <w:marTop w:val="0"/>
          <w:marBottom w:val="0"/>
          <w:divBdr>
            <w:top w:val="none" w:sz="0" w:space="0" w:color="auto"/>
            <w:left w:val="none" w:sz="0" w:space="0" w:color="auto"/>
            <w:bottom w:val="none" w:sz="0" w:space="0" w:color="auto"/>
            <w:right w:val="none" w:sz="0" w:space="0" w:color="auto"/>
          </w:divBdr>
        </w:div>
        <w:div w:id="269051675">
          <w:marLeft w:val="480"/>
          <w:marRight w:val="0"/>
          <w:marTop w:val="0"/>
          <w:marBottom w:val="0"/>
          <w:divBdr>
            <w:top w:val="none" w:sz="0" w:space="0" w:color="auto"/>
            <w:left w:val="none" w:sz="0" w:space="0" w:color="auto"/>
            <w:bottom w:val="none" w:sz="0" w:space="0" w:color="auto"/>
            <w:right w:val="none" w:sz="0" w:space="0" w:color="auto"/>
          </w:divBdr>
        </w:div>
        <w:div w:id="287706362">
          <w:marLeft w:val="480"/>
          <w:marRight w:val="0"/>
          <w:marTop w:val="0"/>
          <w:marBottom w:val="0"/>
          <w:divBdr>
            <w:top w:val="none" w:sz="0" w:space="0" w:color="auto"/>
            <w:left w:val="none" w:sz="0" w:space="0" w:color="auto"/>
            <w:bottom w:val="none" w:sz="0" w:space="0" w:color="auto"/>
            <w:right w:val="none" w:sz="0" w:space="0" w:color="auto"/>
          </w:divBdr>
        </w:div>
        <w:div w:id="382947119">
          <w:marLeft w:val="480"/>
          <w:marRight w:val="0"/>
          <w:marTop w:val="0"/>
          <w:marBottom w:val="0"/>
          <w:divBdr>
            <w:top w:val="none" w:sz="0" w:space="0" w:color="auto"/>
            <w:left w:val="none" w:sz="0" w:space="0" w:color="auto"/>
            <w:bottom w:val="none" w:sz="0" w:space="0" w:color="auto"/>
            <w:right w:val="none" w:sz="0" w:space="0" w:color="auto"/>
          </w:divBdr>
        </w:div>
        <w:div w:id="403140708">
          <w:marLeft w:val="480"/>
          <w:marRight w:val="0"/>
          <w:marTop w:val="0"/>
          <w:marBottom w:val="0"/>
          <w:divBdr>
            <w:top w:val="none" w:sz="0" w:space="0" w:color="auto"/>
            <w:left w:val="none" w:sz="0" w:space="0" w:color="auto"/>
            <w:bottom w:val="none" w:sz="0" w:space="0" w:color="auto"/>
            <w:right w:val="none" w:sz="0" w:space="0" w:color="auto"/>
          </w:divBdr>
        </w:div>
        <w:div w:id="417867743">
          <w:marLeft w:val="480"/>
          <w:marRight w:val="0"/>
          <w:marTop w:val="0"/>
          <w:marBottom w:val="0"/>
          <w:divBdr>
            <w:top w:val="none" w:sz="0" w:space="0" w:color="auto"/>
            <w:left w:val="none" w:sz="0" w:space="0" w:color="auto"/>
            <w:bottom w:val="none" w:sz="0" w:space="0" w:color="auto"/>
            <w:right w:val="none" w:sz="0" w:space="0" w:color="auto"/>
          </w:divBdr>
        </w:div>
        <w:div w:id="421952907">
          <w:marLeft w:val="480"/>
          <w:marRight w:val="0"/>
          <w:marTop w:val="0"/>
          <w:marBottom w:val="0"/>
          <w:divBdr>
            <w:top w:val="none" w:sz="0" w:space="0" w:color="auto"/>
            <w:left w:val="none" w:sz="0" w:space="0" w:color="auto"/>
            <w:bottom w:val="none" w:sz="0" w:space="0" w:color="auto"/>
            <w:right w:val="none" w:sz="0" w:space="0" w:color="auto"/>
          </w:divBdr>
        </w:div>
        <w:div w:id="435684804">
          <w:marLeft w:val="480"/>
          <w:marRight w:val="0"/>
          <w:marTop w:val="0"/>
          <w:marBottom w:val="0"/>
          <w:divBdr>
            <w:top w:val="none" w:sz="0" w:space="0" w:color="auto"/>
            <w:left w:val="none" w:sz="0" w:space="0" w:color="auto"/>
            <w:bottom w:val="none" w:sz="0" w:space="0" w:color="auto"/>
            <w:right w:val="none" w:sz="0" w:space="0" w:color="auto"/>
          </w:divBdr>
        </w:div>
        <w:div w:id="470094058">
          <w:marLeft w:val="480"/>
          <w:marRight w:val="0"/>
          <w:marTop w:val="0"/>
          <w:marBottom w:val="0"/>
          <w:divBdr>
            <w:top w:val="none" w:sz="0" w:space="0" w:color="auto"/>
            <w:left w:val="none" w:sz="0" w:space="0" w:color="auto"/>
            <w:bottom w:val="none" w:sz="0" w:space="0" w:color="auto"/>
            <w:right w:val="none" w:sz="0" w:space="0" w:color="auto"/>
          </w:divBdr>
        </w:div>
        <w:div w:id="517502801">
          <w:marLeft w:val="480"/>
          <w:marRight w:val="0"/>
          <w:marTop w:val="0"/>
          <w:marBottom w:val="0"/>
          <w:divBdr>
            <w:top w:val="none" w:sz="0" w:space="0" w:color="auto"/>
            <w:left w:val="none" w:sz="0" w:space="0" w:color="auto"/>
            <w:bottom w:val="none" w:sz="0" w:space="0" w:color="auto"/>
            <w:right w:val="none" w:sz="0" w:space="0" w:color="auto"/>
          </w:divBdr>
        </w:div>
        <w:div w:id="546912873">
          <w:marLeft w:val="480"/>
          <w:marRight w:val="0"/>
          <w:marTop w:val="0"/>
          <w:marBottom w:val="0"/>
          <w:divBdr>
            <w:top w:val="none" w:sz="0" w:space="0" w:color="auto"/>
            <w:left w:val="none" w:sz="0" w:space="0" w:color="auto"/>
            <w:bottom w:val="none" w:sz="0" w:space="0" w:color="auto"/>
            <w:right w:val="none" w:sz="0" w:space="0" w:color="auto"/>
          </w:divBdr>
        </w:div>
        <w:div w:id="560290496">
          <w:marLeft w:val="480"/>
          <w:marRight w:val="0"/>
          <w:marTop w:val="0"/>
          <w:marBottom w:val="0"/>
          <w:divBdr>
            <w:top w:val="none" w:sz="0" w:space="0" w:color="auto"/>
            <w:left w:val="none" w:sz="0" w:space="0" w:color="auto"/>
            <w:bottom w:val="none" w:sz="0" w:space="0" w:color="auto"/>
            <w:right w:val="none" w:sz="0" w:space="0" w:color="auto"/>
          </w:divBdr>
        </w:div>
        <w:div w:id="596250404">
          <w:marLeft w:val="480"/>
          <w:marRight w:val="0"/>
          <w:marTop w:val="0"/>
          <w:marBottom w:val="0"/>
          <w:divBdr>
            <w:top w:val="none" w:sz="0" w:space="0" w:color="auto"/>
            <w:left w:val="none" w:sz="0" w:space="0" w:color="auto"/>
            <w:bottom w:val="none" w:sz="0" w:space="0" w:color="auto"/>
            <w:right w:val="none" w:sz="0" w:space="0" w:color="auto"/>
          </w:divBdr>
        </w:div>
        <w:div w:id="652412184">
          <w:marLeft w:val="480"/>
          <w:marRight w:val="0"/>
          <w:marTop w:val="0"/>
          <w:marBottom w:val="0"/>
          <w:divBdr>
            <w:top w:val="none" w:sz="0" w:space="0" w:color="auto"/>
            <w:left w:val="none" w:sz="0" w:space="0" w:color="auto"/>
            <w:bottom w:val="none" w:sz="0" w:space="0" w:color="auto"/>
            <w:right w:val="none" w:sz="0" w:space="0" w:color="auto"/>
          </w:divBdr>
        </w:div>
        <w:div w:id="669715170">
          <w:marLeft w:val="480"/>
          <w:marRight w:val="0"/>
          <w:marTop w:val="0"/>
          <w:marBottom w:val="0"/>
          <w:divBdr>
            <w:top w:val="none" w:sz="0" w:space="0" w:color="auto"/>
            <w:left w:val="none" w:sz="0" w:space="0" w:color="auto"/>
            <w:bottom w:val="none" w:sz="0" w:space="0" w:color="auto"/>
            <w:right w:val="none" w:sz="0" w:space="0" w:color="auto"/>
          </w:divBdr>
        </w:div>
        <w:div w:id="683482782">
          <w:marLeft w:val="480"/>
          <w:marRight w:val="0"/>
          <w:marTop w:val="0"/>
          <w:marBottom w:val="0"/>
          <w:divBdr>
            <w:top w:val="none" w:sz="0" w:space="0" w:color="auto"/>
            <w:left w:val="none" w:sz="0" w:space="0" w:color="auto"/>
            <w:bottom w:val="none" w:sz="0" w:space="0" w:color="auto"/>
            <w:right w:val="none" w:sz="0" w:space="0" w:color="auto"/>
          </w:divBdr>
        </w:div>
        <w:div w:id="688524852">
          <w:marLeft w:val="480"/>
          <w:marRight w:val="0"/>
          <w:marTop w:val="0"/>
          <w:marBottom w:val="0"/>
          <w:divBdr>
            <w:top w:val="none" w:sz="0" w:space="0" w:color="auto"/>
            <w:left w:val="none" w:sz="0" w:space="0" w:color="auto"/>
            <w:bottom w:val="none" w:sz="0" w:space="0" w:color="auto"/>
            <w:right w:val="none" w:sz="0" w:space="0" w:color="auto"/>
          </w:divBdr>
        </w:div>
        <w:div w:id="716901866">
          <w:marLeft w:val="480"/>
          <w:marRight w:val="0"/>
          <w:marTop w:val="0"/>
          <w:marBottom w:val="0"/>
          <w:divBdr>
            <w:top w:val="none" w:sz="0" w:space="0" w:color="auto"/>
            <w:left w:val="none" w:sz="0" w:space="0" w:color="auto"/>
            <w:bottom w:val="none" w:sz="0" w:space="0" w:color="auto"/>
            <w:right w:val="none" w:sz="0" w:space="0" w:color="auto"/>
          </w:divBdr>
        </w:div>
        <w:div w:id="787047836">
          <w:marLeft w:val="480"/>
          <w:marRight w:val="0"/>
          <w:marTop w:val="0"/>
          <w:marBottom w:val="0"/>
          <w:divBdr>
            <w:top w:val="none" w:sz="0" w:space="0" w:color="auto"/>
            <w:left w:val="none" w:sz="0" w:space="0" w:color="auto"/>
            <w:bottom w:val="none" w:sz="0" w:space="0" w:color="auto"/>
            <w:right w:val="none" w:sz="0" w:space="0" w:color="auto"/>
          </w:divBdr>
        </w:div>
        <w:div w:id="794376276">
          <w:marLeft w:val="480"/>
          <w:marRight w:val="0"/>
          <w:marTop w:val="0"/>
          <w:marBottom w:val="0"/>
          <w:divBdr>
            <w:top w:val="none" w:sz="0" w:space="0" w:color="auto"/>
            <w:left w:val="none" w:sz="0" w:space="0" w:color="auto"/>
            <w:bottom w:val="none" w:sz="0" w:space="0" w:color="auto"/>
            <w:right w:val="none" w:sz="0" w:space="0" w:color="auto"/>
          </w:divBdr>
        </w:div>
        <w:div w:id="803231046">
          <w:marLeft w:val="480"/>
          <w:marRight w:val="0"/>
          <w:marTop w:val="0"/>
          <w:marBottom w:val="0"/>
          <w:divBdr>
            <w:top w:val="none" w:sz="0" w:space="0" w:color="auto"/>
            <w:left w:val="none" w:sz="0" w:space="0" w:color="auto"/>
            <w:bottom w:val="none" w:sz="0" w:space="0" w:color="auto"/>
            <w:right w:val="none" w:sz="0" w:space="0" w:color="auto"/>
          </w:divBdr>
        </w:div>
        <w:div w:id="807674249">
          <w:marLeft w:val="480"/>
          <w:marRight w:val="0"/>
          <w:marTop w:val="0"/>
          <w:marBottom w:val="0"/>
          <w:divBdr>
            <w:top w:val="none" w:sz="0" w:space="0" w:color="auto"/>
            <w:left w:val="none" w:sz="0" w:space="0" w:color="auto"/>
            <w:bottom w:val="none" w:sz="0" w:space="0" w:color="auto"/>
            <w:right w:val="none" w:sz="0" w:space="0" w:color="auto"/>
          </w:divBdr>
        </w:div>
        <w:div w:id="812337288">
          <w:marLeft w:val="480"/>
          <w:marRight w:val="0"/>
          <w:marTop w:val="0"/>
          <w:marBottom w:val="0"/>
          <w:divBdr>
            <w:top w:val="none" w:sz="0" w:space="0" w:color="auto"/>
            <w:left w:val="none" w:sz="0" w:space="0" w:color="auto"/>
            <w:bottom w:val="none" w:sz="0" w:space="0" w:color="auto"/>
            <w:right w:val="none" w:sz="0" w:space="0" w:color="auto"/>
          </w:divBdr>
        </w:div>
        <w:div w:id="821580832">
          <w:marLeft w:val="480"/>
          <w:marRight w:val="0"/>
          <w:marTop w:val="0"/>
          <w:marBottom w:val="0"/>
          <w:divBdr>
            <w:top w:val="none" w:sz="0" w:space="0" w:color="auto"/>
            <w:left w:val="none" w:sz="0" w:space="0" w:color="auto"/>
            <w:bottom w:val="none" w:sz="0" w:space="0" w:color="auto"/>
            <w:right w:val="none" w:sz="0" w:space="0" w:color="auto"/>
          </w:divBdr>
        </w:div>
        <w:div w:id="875316438">
          <w:marLeft w:val="480"/>
          <w:marRight w:val="0"/>
          <w:marTop w:val="0"/>
          <w:marBottom w:val="0"/>
          <w:divBdr>
            <w:top w:val="none" w:sz="0" w:space="0" w:color="auto"/>
            <w:left w:val="none" w:sz="0" w:space="0" w:color="auto"/>
            <w:bottom w:val="none" w:sz="0" w:space="0" w:color="auto"/>
            <w:right w:val="none" w:sz="0" w:space="0" w:color="auto"/>
          </w:divBdr>
        </w:div>
        <w:div w:id="921178601">
          <w:marLeft w:val="480"/>
          <w:marRight w:val="0"/>
          <w:marTop w:val="0"/>
          <w:marBottom w:val="0"/>
          <w:divBdr>
            <w:top w:val="none" w:sz="0" w:space="0" w:color="auto"/>
            <w:left w:val="none" w:sz="0" w:space="0" w:color="auto"/>
            <w:bottom w:val="none" w:sz="0" w:space="0" w:color="auto"/>
            <w:right w:val="none" w:sz="0" w:space="0" w:color="auto"/>
          </w:divBdr>
        </w:div>
        <w:div w:id="922111045">
          <w:marLeft w:val="480"/>
          <w:marRight w:val="0"/>
          <w:marTop w:val="0"/>
          <w:marBottom w:val="0"/>
          <w:divBdr>
            <w:top w:val="none" w:sz="0" w:space="0" w:color="auto"/>
            <w:left w:val="none" w:sz="0" w:space="0" w:color="auto"/>
            <w:bottom w:val="none" w:sz="0" w:space="0" w:color="auto"/>
            <w:right w:val="none" w:sz="0" w:space="0" w:color="auto"/>
          </w:divBdr>
        </w:div>
        <w:div w:id="978606927">
          <w:marLeft w:val="480"/>
          <w:marRight w:val="0"/>
          <w:marTop w:val="0"/>
          <w:marBottom w:val="0"/>
          <w:divBdr>
            <w:top w:val="none" w:sz="0" w:space="0" w:color="auto"/>
            <w:left w:val="none" w:sz="0" w:space="0" w:color="auto"/>
            <w:bottom w:val="none" w:sz="0" w:space="0" w:color="auto"/>
            <w:right w:val="none" w:sz="0" w:space="0" w:color="auto"/>
          </w:divBdr>
        </w:div>
        <w:div w:id="1007102248">
          <w:marLeft w:val="480"/>
          <w:marRight w:val="0"/>
          <w:marTop w:val="0"/>
          <w:marBottom w:val="0"/>
          <w:divBdr>
            <w:top w:val="none" w:sz="0" w:space="0" w:color="auto"/>
            <w:left w:val="none" w:sz="0" w:space="0" w:color="auto"/>
            <w:bottom w:val="none" w:sz="0" w:space="0" w:color="auto"/>
            <w:right w:val="none" w:sz="0" w:space="0" w:color="auto"/>
          </w:divBdr>
        </w:div>
        <w:div w:id="1035235299">
          <w:marLeft w:val="480"/>
          <w:marRight w:val="0"/>
          <w:marTop w:val="0"/>
          <w:marBottom w:val="0"/>
          <w:divBdr>
            <w:top w:val="none" w:sz="0" w:space="0" w:color="auto"/>
            <w:left w:val="none" w:sz="0" w:space="0" w:color="auto"/>
            <w:bottom w:val="none" w:sz="0" w:space="0" w:color="auto"/>
            <w:right w:val="none" w:sz="0" w:space="0" w:color="auto"/>
          </w:divBdr>
        </w:div>
        <w:div w:id="1068725272">
          <w:marLeft w:val="480"/>
          <w:marRight w:val="0"/>
          <w:marTop w:val="0"/>
          <w:marBottom w:val="0"/>
          <w:divBdr>
            <w:top w:val="none" w:sz="0" w:space="0" w:color="auto"/>
            <w:left w:val="none" w:sz="0" w:space="0" w:color="auto"/>
            <w:bottom w:val="none" w:sz="0" w:space="0" w:color="auto"/>
            <w:right w:val="none" w:sz="0" w:space="0" w:color="auto"/>
          </w:divBdr>
        </w:div>
        <w:div w:id="1085691270">
          <w:marLeft w:val="480"/>
          <w:marRight w:val="0"/>
          <w:marTop w:val="0"/>
          <w:marBottom w:val="0"/>
          <w:divBdr>
            <w:top w:val="none" w:sz="0" w:space="0" w:color="auto"/>
            <w:left w:val="none" w:sz="0" w:space="0" w:color="auto"/>
            <w:bottom w:val="none" w:sz="0" w:space="0" w:color="auto"/>
            <w:right w:val="none" w:sz="0" w:space="0" w:color="auto"/>
          </w:divBdr>
        </w:div>
        <w:div w:id="1099370710">
          <w:marLeft w:val="480"/>
          <w:marRight w:val="0"/>
          <w:marTop w:val="0"/>
          <w:marBottom w:val="0"/>
          <w:divBdr>
            <w:top w:val="none" w:sz="0" w:space="0" w:color="auto"/>
            <w:left w:val="none" w:sz="0" w:space="0" w:color="auto"/>
            <w:bottom w:val="none" w:sz="0" w:space="0" w:color="auto"/>
            <w:right w:val="none" w:sz="0" w:space="0" w:color="auto"/>
          </w:divBdr>
        </w:div>
        <w:div w:id="1207915216">
          <w:marLeft w:val="480"/>
          <w:marRight w:val="0"/>
          <w:marTop w:val="0"/>
          <w:marBottom w:val="0"/>
          <w:divBdr>
            <w:top w:val="none" w:sz="0" w:space="0" w:color="auto"/>
            <w:left w:val="none" w:sz="0" w:space="0" w:color="auto"/>
            <w:bottom w:val="none" w:sz="0" w:space="0" w:color="auto"/>
            <w:right w:val="none" w:sz="0" w:space="0" w:color="auto"/>
          </w:divBdr>
        </w:div>
        <w:div w:id="1227493156">
          <w:marLeft w:val="480"/>
          <w:marRight w:val="0"/>
          <w:marTop w:val="0"/>
          <w:marBottom w:val="0"/>
          <w:divBdr>
            <w:top w:val="none" w:sz="0" w:space="0" w:color="auto"/>
            <w:left w:val="none" w:sz="0" w:space="0" w:color="auto"/>
            <w:bottom w:val="none" w:sz="0" w:space="0" w:color="auto"/>
            <w:right w:val="none" w:sz="0" w:space="0" w:color="auto"/>
          </w:divBdr>
        </w:div>
        <w:div w:id="1270090572">
          <w:marLeft w:val="480"/>
          <w:marRight w:val="0"/>
          <w:marTop w:val="0"/>
          <w:marBottom w:val="0"/>
          <w:divBdr>
            <w:top w:val="none" w:sz="0" w:space="0" w:color="auto"/>
            <w:left w:val="none" w:sz="0" w:space="0" w:color="auto"/>
            <w:bottom w:val="none" w:sz="0" w:space="0" w:color="auto"/>
            <w:right w:val="none" w:sz="0" w:space="0" w:color="auto"/>
          </w:divBdr>
        </w:div>
        <w:div w:id="1285187655">
          <w:marLeft w:val="480"/>
          <w:marRight w:val="0"/>
          <w:marTop w:val="0"/>
          <w:marBottom w:val="0"/>
          <w:divBdr>
            <w:top w:val="none" w:sz="0" w:space="0" w:color="auto"/>
            <w:left w:val="none" w:sz="0" w:space="0" w:color="auto"/>
            <w:bottom w:val="none" w:sz="0" w:space="0" w:color="auto"/>
            <w:right w:val="none" w:sz="0" w:space="0" w:color="auto"/>
          </w:divBdr>
        </w:div>
        <w:div w:id="1337073038">
          <w:marLeft w:val="480"/>
          <w:marRight w:val="0"/>
          <w:marTop w:val="0"/>
          <w:marBottom w:val="0"/>
          <w:divBdr>
            <w:top w:val="none" w:sz="0" w:space="0" w:color="auto"/>
            <w:left w:val="none" w:sz="0" w:space="0" w:color="auto"/>
            <w:bottom w:val="none" w:sz="0" w:space="0" w:color="auto"/>
            <w:right w:val="none" w:sz="0" w:space="0" w:color="auto"/>
          </w:divBdr>
        </w:div>
        <w:div w:id="1348756187">
          <w:marLeft w:val="480"/>
          <w:marRight w:val="0"/>
          <w:marTop w:val="0"/>
          <w:marBottom w:val="0"/>
          <w:divBdr>
            <w:top w:val="none" w:sz="0" w:space="0" w:color="auto"/>
            <w:left w:val="none" w:sz="0" w:space="0" w:color="auto"/>
            <w:bottom w:val="none" w:sz="0" w:space="0" w:color="auto"/>
            <w:right w:val="none" w:sz="0" w:space="0" w:color="auto"/>
          </w:divBdr>
        </w:div>
        <w:div w:id="1357584585">
          <w:marLeft w:val="480"/>
          <w:marRight w:val="0"/>
          <w:marTop w:val="0"/>
          <w:marBottom w:val="0"/>
          <w:divBdr>
            <w:top w:val="none" w:sz="0" w:space="0" w:color="auto"/>
            <w:left w:val="none" w:sz="0" w:space="0" w:color="auto"/>
            <w:bottom w:val="none" w:sz="0" w:space="0" w:color="auto"/>
            <w:right w:val="none" w:sz="0" w:space="0" w:color="auto"/>
          </w:divBdr>
        </w:div>
        <w:div w:id="1408184899">
          <w:marLeft w:val="480"/>
          <w:marRight w:val="0"/>
          <w:marTop w:val="0"/>
          <w:marBottom w:val="0"/>
          <w:divBdr>
            <w:top w:val="none" w:sz="0" w:space="0" w:color="auto"/>
            <w:left w:val="none" w:sz="0" w:space="0" w:color="auto"/>
            <w:bottom w:val="none" w:sz="0" w:space="0" w:color="auto"/>
            <w:right w:val="none" w:sz="0" w:space="0" w:color="auto"/>
          </w:divBdr>
        </w:div>
        <w:div w:id="1423451877">
          <w:marLeft w:val="480"/>
          <w:marRight w:val="0"/>
          <w:marTop w:val="0"/>
          <w:marBottom w:val="0"/>
          <w:divBdr>
            <w:top w:val="none" w:sz="0" w:space="0" w:color="auto"/>
            <w:left w:val="none" w:sz="0" w:space="0" w:color="auto"/>
            <w:bottom w:val="none" w:sz="0" w:space="0" w:color="auto"/>
            <w:right w:val="none" w:sz="0" w:space="0" w:color="auto"/>
          </w:divBdr>
        </w:div>
        <w:div w:id="1439593685">
          <w:marLeft w:val="480"/>
          <w:marRight w:val="0"/>
          <w:marTop w:val="0"/>
          <w:marBottom w:val="0"/>
          <w:divBdr>
            <w:top w:val="none" w:sz="0" w:space="0" w:color="auto"/>
            <w:left w:val="none" w:sz="0" w:space="0" w:color="auto"/>
            <w:bottom w:val="none" w:sz="0" w:space="0" w:color="auto"/>
            <w:right w:val="none" w:sz="0" w:space="0" w:color="auto"/>
          </w:divBdr>
        </w:div>
        <w:div w:id="1464814616">
          <w:marLeft w:val="480"/>
          <w:marRight w:val="0"/>
          <w:marTop w:val="0"/>
          <w:marBottom w:val="0"/>
          <w:divBdr>
            <w:top w:val="none" w:sz="0" w:space="0" w:color="auto"/>
            <w:left w:val="none" w:sz="0" w:space="0" w:color="auto"/>
            <w:bottom w:val="none" w:sz="0" w:space="0" w:color="auto"/>
            <w:right w:val="none" w:sz="0" w:space="0" w:color="auto"/>
          </w:divBdr>
        </w:div>
        <w:div w:id="1468745144">
          <w:marLeft w:val="480"/>
          <w:marRight w:val="0"/>
          <w:marTop w:val="0"/>
          <w:marBottom w:val="0"/>
          <w:divBdr>
            <w:top w:val="none" w:sz="0" w:space="0" w:color="auto"/>
            <w:left w:val="none" w:sz="0" w:space="0" w:color="auto"/>
            <w:bottom w:val="none" w:sz="0" w:space="0" w:color="auto"/>
            <w:right w:val="none" w:sz="0" w:space="0" w:color="auto"/>
          </w:divBdr>
        </w:div>
        <w:div w:id="1498961181">
          <w:marLeft w:val="480"/>
          <w:marRight w:val="0"/>
          <w:marTop w:val="0"/>
          <w:marBottom w:val="0"/>
          <w:divBdr>
            <w:top w:val="none" w:sz="0" w:space="0" w:color="auto"/>
            <w:left w:val="none" w:sz="0" w:space="0" w:color="auto"/>
            <w:bottom w:val="none" w:sz="0" w:space="0" w:color="auto"/>
            <w:right w:val="none" w:sz="0" w:space="0" w:color="auto"/>
          </w:divBdr>
        </w:div>
        <w:div w:id="1530921102">
          <w:marLeft w:val="480"/>
          <w:marRight w:val="0"/>
          <w:marTop w:val="0"/>
          <w:marBottom w:val="0"/>
          <w:divBdr>
            <w:top w:val="none" w:sz="0" w:space="0" w:color="auto"/>
            <w:left w:val="none" w:sz="0" w:space="0" w:color="auto"/>
            <w:bottom w:val="none" w:sz="0" w:space="0" w:color="auto"/>
            <w:right w:val="none" w:sz="0" w:space="0" w:color="auto"/>
          </w:divBdr>
        </w:div>
        <w:div w:id="1541166718">
          <w:marLeft w:val="480"/>
          <w:marRight w:val="0"/>
          <w:marTop w:val="0"/>
          <w:marBottom w:val="0"/>
          <w:divBdr>
            <w:top w:val="none" w:sz="0" w:space="0" w:color="auto"/>
            <w:left w:val="none" w:sz="0" w:space="0" w:color="auto"/>
            <w:bottom w:val="none" w:sz="0" w:space="0" w:color="auto"/>
            <w:right w:val="none" w:sz="0" w:space="0" w:color="auto"/>
          </w:divBdr>
        </w:div>
        <w:div w:id="1548764177">
          <w:marLeft w:val="480"/>
          <w:marRight w:val="0"/>
          <w:marTop w:val="0"/>
          <w:marBottom w:val="0"/>
          <w:divBdr>
            <w:top w:val="none" w:sz="0" w:space="0" w:color="auto"/>
            <w:left w:val="none" w:sz="0" w:space="0" w:color="auto"/>
            <w:bottom w:val="none" w:sz="0" w:space="0" w:color="auto"/>
            <w:right w:val="none" w:sz="0" w:space="0" w:color="auto"/>
          </w:divBdr>
        </w:div>
        <w:div w:id="1557935423">
          <w:marLeft w:val="480"/>
          <w:marRight w:val="0"/>
          <w:marTop w:val="0"/>
          <w:marBottom w:val="0"/>
          <w:divBdr>
            <w:top w:val="none" w:sz="0" w:space="0" w:color="auto"/>
            <w:left w:val="none" w:sz="0" w:space="0" w:color="auto"/>
            <w:bottom w:val="none" w:sz="0" w:space="0" w:color="auto"/>
            <w:right w:val="none" w:sz="0" w:space="0" w:color="auto"/>
          </w:divBdr>
        </w:div>
        <w:div w:id="1668628557">
          <w:marLeft w:val="480"/>
          <w:marRight w:val="0"/>
          <w:marTop w:val="0"/>
          <w:marBottom w:val="0"/>
          <w:divBdr>
            <w:top w:val="none" w:sz="0" w:space="0" w:color="auto"/>
            <w:left w:val="none" w:sz="0" w:space="0" w:color="auto"/>
            <w:bottom w:val="none" w:sz="0" w:space="0" w:color="auto"/>
            <w:right w:val="none" w:sz="0" w:space="0" w:color="auto"/>
          </w:divBdr>
        </w:div>
        <w:div w:id="1717316579">
          <w:marLeft w:val="480"/>
          <w:marRight w:val="0"/>
          <w:marTop w:val="0"/>
          <w:marBottom w:val="0"/>
          <w:divBdr>
            <w:top w:val="none" w:sz="0" w:space="0" w:color="auto"/>
            <w:left w:val="none" w:sz="0" w:space="0" w:color="auto"/>
            <w:bottom w:val="none" w:sz="0" w:space="0" w:color="auto"/>
            <w:right w:val="none" w:sz="0" w:space="0" w:color="auto"/>
          </w:divBdr>
        </w:div>
        <w:div w:id="1813012786">
          <w:marLeft w:val="480"/>
          <w:marRight w:val="0"/>
          <w:marTop w:val="0"/>
          <w:marBottom w:val="0"/>
          <w:divBdr>
            <w:top w:val="none" w:sz="0" w:space="0" w:color="auto"/>
            <w:left w:val="none" w:sz="0" w:space="0" w:color="auto"/>
            <w:bottom w:val="none" w:sz="0" w:space="0" w:color="auto"/>
            <w:right w:val="none" w:sz="0" w:space="0" w:color="auto"/>
          </w:divBdr>
        </w:div>
        <w:div w:id="1827893921">
          <w:marLeft w:val="480"/>
          <w:marRight w:val="0"/>
          <w:marTop w:val="0"/>
          <w:marBottom w:val="0"/>
          <w:divBdr>
            <w:top w:val="none" w:sz="0" w:space="0" w:color="auto"/>
            <w:left w:val="none" w:sz="0" w:space="0" w:color="auto"/>
            <w:bottom w:val="none" w:sz="0" w:space="0" w:color="auto"/>
            <w:right w:val="none" w:sz="0" w:space="0" w:color="auto"/>
          </w:divBdr>
        </w:div>
        <w:div w:id="1830360430">
          <w:marLeft w:val="480"/>
          <w:marRight w:val="0"/>
          <w:marTop w:val="0"/>
          <w:marBottom w:val="0"/>
          <w:divBdr>
            <w:top w:val="none" w:sz="0" w:space="0" w:color="auto"/>
            <w:left w:val="none" w:sz="0" w:space="0" w:color="auto"/>
            <w:bottom w:val="none" w:sz="0" w:space="0" w:color="auto"/>
            <w:right w:val="none" w:sz="0" w:space="0" w:color="auto"/>
          </w:divBdr>
        </w:div>
        <w:div w:id="1886988522">
          <w:marLeft w:val="480"/>
          <w:marRight w:val="0"/>
          <w:marTop w:val="0"/>
          <w:marBottom w:val="0"/>
          <w:divBdr>
            <w:top w:val="none" w:sz="0" w:space="0" w:color="auto"/>
            <w:left w:val="none" w:sz="0" w:space="0" w:color="auto"/>
            <w:bottom w:val="none" w:sz="0" w:space="0" w:color="auto"/>
            <w:right w:val="none" w:sz="0" w:space="0" w:color="auto"/>
          </w:divBdr>
        </w:div>
        <w:div w:id="1905992851">
          <w:marLeft w:val="480"/>
          <w:marRight w:val="0"/>
          <w:marTop w:val="0"/>
          <w:marBottom w:val="0"/>
          <w:divBdr>
            <w:top w:val="none" w:sz="0" w:space="0" w:color="auto"/>
            <w:left w:val="none" w:sz="0" w:space="0" w:color="auto"/>
            <w:bottom w:val="none" w:sz="0" w:space="0" w:color="auto"/>
            <w:right w:val="none" w:sz="0" w:space="0" w:color="auto"/>
          </w:divBdr>
        </w:div>
        <w:div w:id="1934170568">
          <w:marLeft w:val="480"/>
          <w:marRight w:val="0"/>
          <w:marTop w:val="0"/>
          <w:marBottom w:val="0"/>
          <w:divBdr>
            <w:top w:val="none" w:sz="0" w:space="0" w:color="auto"/>
            <w:left w:val="none" w:sz="0" w:space="0" w:color="auto"/>
            <w:bottom w:val="none" w:sz="0" w:space="0" w:color="auto"/>
            <w:right w:val="none" w:sz="0" w:space="0" w:color="auto"/>
          </w:divBdr>
        </w:div>
        <w:div w:id="2021807925">
          <w:marLeft w:val="480"/>
          <w:marRight w:val="0"/>
          <w:marTop w:val="0"/>
          <w:marBottom w:val="0"/>
          <w:divBdr>
            <w:top w:val="none" w:sz="0" w:space="0" w:color="auto"/>
            <w:left w:val="none" w:sz="0" w:space="0" w:color="auto"/>
            <w:bottom w:val="none" w:sz="0" w:space="0" w:color="auto"/>
            <w:right w:val="none" w:sz="0" w:space="0" w:color="auto"/>
          </w:divBdr>
        </w:div>
        <w:div w:id="2099134079">
          <w:marLeft w:val="480"/>
          <w:marRight w:val="0"/>
          <w:marTop w:val="0"/>
          <w:marBottom w:val="0"/>
          <w:divBdr>
            <w:top w:val="none" w:sz="0" w:space="0" w:color="auto"/>
            <w:left w:val="none" w:sz="0" w:space="0" w:color="auto"/>
            <w:bottom w:val="none" w:sz="0" w:space="0" w:color="auto"/>
            <w:right w:val="none" w:sz="0" w:space="0" w:color="auto"/>
          </w:divBdr>
        </w:div>
        <w:div w:id="2125074080">
          <w:marLeft w:val="480"/>
          <w:marRight w:val="0"/>
          <w:marTop w:val="0"/>
          <w:marBottom w:val="0"/>
          <w:divBdr>
            <w:top w:val="none" w:sz="0" w:space="0" w:color="auto"/>
            <w:left w:val="none" w:sz="0" w:space="0" w:color="auto"/>
            <w:bottom w:val="none" w:sz="0" w:space="0" w:color="auto"/>
            <w:right w:val="none" w:sz="0" w:space="0" w:color="auto"/>
          </w:divBdr>
        </w:div>
        <w:div w:id="2126653462">
          <w:marLeft w:val="480"/>
          <w:marRight w:val="0"/>
          <w:marTop w:val="0"/>
          <w:marBottom w:val="0"/>
          <w:divBdr>
            <w:top w:val="none" w:sz="0" w:space="0" w:color="auto"/>
            <w:left w:val="none" w:sz="0" w:space="0" w:color="auto"/>
            <w:bottom w:val="none" w:sz="0" w:space="0" w:color="auto"/>
            <w:right w:val="none" w:sz="0" w:space="0" w:color="auto"/>
          </w:divBdr>
        </w:div>
      </w:divsChild>
    </w:div>
    <w:div w:id="88041693">
      <w:bodyDiv w:val="1"/>
      <w:marLeft w:val="0"/>
      <w:marRight w:val="0"/>
      <w:marTop w:val="0"/>
      <w:marBottom w:val="0"/>
      <w:divBdr>
        <w:top w:val="none" w:sz="0" w:space="0" w:color="auto"/>
        <w:left w:val="none" w:sz="0" w:space="0" w:color="auto"/>
        <w:bottom w:val="none" w:sz="0" w:space="0" w:color="auto"/>
        <w:right w:val="none" w:sz="0" w:space="0" w:color="auto"/>
      </w:divBdr>
    </w:div>
    <w:div w:id="93133802">
      <w:bodyDiv w:val="1"/>
      <w:marLeft w:val="0"/>
      <w:marRight w:val="0"/>
      <w:marTop w:val="0"/>
      <w:marBottom w:val="0"/>
      <w:divBdr>
        <w:top w:val="none" w:sz="0" w:space="0" w:color="auto"/>
        <w:left w:val="none" w:sz="0" w:space="0" w:color="auto"/>
        <w:bottom w:val="none" w:sz="0" w:space="0" w:color="auto"/>
        <w:right w:val="none" w:sz="0" w:space="0" w:color="auto"/>
      </w:divBdr>
    </w:div>
    <w:div w:id="100954152">
      <w:bodyDiv w:val="1"/>
      <w:marLeft w:val="0"/>
      <w:marRight w:val="0"/>
      <w:marTop w:val="0"/>
      <w:marBottom w:val="0"/>
      <w:divBdr>
        <w:top w:val="none" w:sz="0" w:space="0" w:color="auto"/>
        <w:left w:val="none" w:sz="0" w:space="0" w:color="auto"/>
        <w:bottom w:val="none" w:sz="0" w:space="0" w:color="auto"/>
        <w:right w:val="none" w:sz="0" w:space="0" w:color="auto"/>
      </w:divBdr>
    </w:div>
    <w:div w:id="101416308">
      <w:bodyDiv w:val="1"/>
      <w:marLeft w:val="0"/>
      <w:marRight w:val="0"/>
      <w:marTop w:val="0"/>
      <w:marBottom w:val="0"/>
      <w:divBdr>
        <w:top w:val="none" w:sz="0" w:space="0" w:color="auto"/>
        <w:left w:val="none" w:sz="0" w:space="0" w:color="auto"/>
        <w:bottom w:val="none" w:sz="0" w:space="0" w:color="auto"/>
        <w:right w:val="none" w:sz="0" w:space="0" w:color="auto"/>
      </w:divBdr>
    </w:div>
    <w:div w:id="103112948">
      <w:bodyDiv w:val="1"/>
      <w:marLeft w:val="0"/>
      <w:marRight w:val="0"/>
      <w:marTop w:val="0"/>
      <w:marBottom w:val="0"/>
      <w:divBdr>
        <w:top w:val="none" w:sz="0" w:space="0" w:color="auto"/>
        <w:left w:val="none" w:sz="0" w:space="0" w:color="auto"/>
        <w:bottom w:val="none" w:sz="0" w:space="0" w:color="auto"/>
        <w:right w:val="none" w:sz="0" w:space="0" w:color="auto"/>
      </w:divBdr>
      <w:divsChild>
        <w:div w:id="15040486">
          <w:marLeft w:val="480"/>
          <w:marRight w:val="0"/>
          <w:marTop w:val="0"/>
          <w:marBottom w:val="0"/>
          <w:divBdr>
            <w:top w:val="none" w:sz="0" w:space="0" w:color="auto"/>
            <w:left w:val="none" w:sz="0" w:space="0" w:color="auto"/>
            <w:bottom w:val="none" w:sz="0" w:space="0" w:color="auto"/>
            <w:right w:val="none" w:sz="0" w:space="0" w:color="auto"/>
          </w:divBdr>
        </w:div>
        <w:div w:id="41952461">
          <w:marLeft w:val="480"/>
          <w:marRight w:val="0"/>
          <w:marTop w:val="0"/>
          <w:marBottom w:val="0"/>
          <w:divBdr>
            <w:top w:val="none" w:sz="0" w:space="0" w:color="auto"/>
            <w:left w:val="none" w:sz="0" w:space="0" w:color="auto"/>
            <w:bottom w:val="none" w:sz="0" w:space="0" w:color="auto"/>
            <w:right w:val="none" w:sz="0" w:space="0" w:color="auto"/>
          </w:divBdr>
        </w:div>
        <w:div w:id="160127509">
          <w:marLeft w:val="480"/>
          <w:marRight w:val="0"/>
          <w:marTop w:val="0"/>
          <w:marBottom w:val="0"/>
          <w:divBdr>
            <w:top w:val="none" w:sz="0" w:space="0" w:color="auto"/>
            <w:left w:val="none" w:sz="0" w:space="0" w:color="auto"/>
            <w:bottom w:val="none" w:sz="0" w:space="0" w:color="auto"/>
            <w:right w:val="none" w:sz="0" w:space="0" w:color="auto"/>
          </w:divBdr>
        </w:div>
        <w:div w:id="226917600">
          <w:marLeft w:val="480"/>
          <w:marRight w:val="0"/>
          <w:marTop w:val="0"/>
          <w:marBottom w:val="0"/>
          <w:divBdr>
            <w:top w:val="none" w:sz="0" w:space="0" w:color="auto"/>
            <w:left w:val="none" w:sz="0" w:space="0" w:color="auto"/>
            <w:bottom w:val="none" w:sz="0" w:space="0" w:color="auto"/>
            <w:right w:val="none" w:sz="0" w:space="0" w:color="auto"/>
          </w:divBdr>
        </w:div>
        <w:div w:id="338973070">
          <w:marLeft w:val="480"/>
          <w:marRight w:val="0"/>
          <w:marTop w:val="0"/>
          <w:marBottom w:val="0"/>
          <w:divBdr>
            <w:top w:val="none" w:sz="0" w:space="0" w:color="auto"/>
            <w:left w:val="none" w:sz="0" w:space="0" w:color="auto"/>
            <w:bottom w:val="none" w:sz="0" w:space="0" w:color="auto"/>
            <w:right w:val="none" w:sz="0" w:space="0" w:color="auto"/>
          </w:divBdr>
        </w:div>
        <w:div w:id="352264579">
          <w:marLeft w:val="480"/>
          <w:marRight w:val="0"/>
          <w:marTop w:val="0"/>
          <w:marBottom w:val="0"/>
          <w:divBdr>
            <w:top w:val="none" w:sz="0" w:space="0" w:color="auto"/>
            <w:left w:val="none" w:sz="0" w:space="0" w:color="auto"/>
            <w:bottom w:val="none" w:sz="0" w:space="0" w:color="auto"/>
            <w:right w:val="none" w:sz="0" w:space="0" w:color="auto"/>
          </w:divBdr>
        </w:div>
        <w:div w:id="398405008">
          <w:marLeft w:val="480"/>
          <w:marRight w:val="0"/>
          <w:marTop w:val="0"/>
          <w:marBottom w:val="0"/>
          <w:divBdr>
            <w:top w:val="none" w:sz="0" w:space="0" w:color="auto"/>
            <w:left w:val="none" w:sz="0" w:space="0" w:color="auto"/>
            <w:bottom w:val="none" w:sz="0" w:space="0" w:color="auto"/>
            <w:right w:val="none" w:sz="0" w:space="0" w:color="auto"/>
          </w:divBdr>
        </w:div>
        <w:div w:id="472332402">
          <w:marLeft w:val="480"/>
          <w:marRight w:val="0"/>
          <w:marTop w:val="0"/>
          <w:marBottom w:val="0"/>
          <w:divBdr>
            <w:top w:val="none" w:sz="0" w:space="0" w:color="auto"/>
            <w:left w:val="none" w:sz="0" w:space="0" w:color="auto"/>
            <w:bottom w:val="none" w:sz="0" w:space="0" w:color="auto"/>
            <w:right w:val="none" w:sz="0" w:space="0" w:color="auto"/>
          </w:divBdr>
        </w:div>
        <w:div w:id="504783041">
          <w:marLeft w:val="480"/>
          <w:marRight w:val="0"/>
          <w:marTop w:val="0"/>
          <w:marBottom w:val="0"/>
          <w:divBdr>
            <w:top w:val="none" w:sz="0" w:space="0" w:color="auto"/>
            <w:left w:val="none" w:sz="0" w:space="0" w:color="auto"/>
            <w:bottom w:val="none" w:sz="0" w:space="0" w:color="auto"/>
            <w:right w:val="none" w:sz="0" w:space="0" w:color="auto"/>
          </w:divBdr>
        </w:div>
        <w:div w:id="638851575">
          <w:marLeft w:val="480"/>
          <w:marRight w:val="0"/>
          <w:marTop w:val="0"/>
          <w:marBottom w:val="0"/>
          <w:divBdr>
            <w:top w:val="none" w:sz="0" w:space="0" w:color="auto"/>
            <w:left w:val="none" w:sz="0" w:space="0" w:color="auto"/>
            <w:bottom w:val="none" w:sz="0" w:space="0" w:color="auto"/>
            <w:right w:val="none" w:sz="0" w:space="0" w:color="auto"/>
          </w:divBdr>
        </w:div>
        <w:div w:id="657883056">
          <w:marLeft w:val="480"/>
          <w:marRight w:val="0"/>
          <w:marTop w:val="0"/>
          <w:marBottom w:val="0"/>
          <w:divBdr>
            <w:top w:val="none" w:sz="0" w:space="0" w:color="auto"/>
            <w:left w:val="none" w:sz="0" w:space="0" w:color="auto"/>
            <w:bottom w:val="none" w:sz="0" w:space="0" w:color="auto"/>
            <w:right w:val="none" w:sz="0" w:space="0" w:color="auto"/>
          </w:divBdr>
        </w:div>
        <w:div w:id="670107040">
          <w:marLeft w:val="480"/>
          <w:marRight w:val="0"/>
          <w:marTop w:val="0"/>
          <w:marBottom w:val="0"/>
          <w:divBdr>
            <w:top w:val="none" w:sz="0" w:space="0" w:color="auto"/>
            <w:left w:val="none" w:sz="0" w:space="0" w:color="auto"/>
            <w:bottom w:val="none" w:sz="0" w:space="0" w:color="auto"/>
            <w:right w:val="none" w:sz="0" w:space="0" w:color="auto"/>
          </w:divBdr>
        </w:div>
        <w:div w:id="734855249">
          <w:marLeft w:val="480"/>
          <w:marRight w:val="0"/>
          <w:marTop w:val="0"/>
          <w:marBottom w:val="0"/>
          <w:divBdr>
            <w:top w:val="none" w:sz="0" w:space="0" w:color="auto"/>
            <w:left w:val="none" w:sz="0" w:space="0" w:color="auto"/>
            <w:bottom w:val="none" w:sz="0" w:space="0" w:color="auto"/>
            <w:right w:val="none" w:sz="0" w:space="0" w:color="auto"/>
          </w:divBdr>
        </w:div>
        <w:div w:id="754665206">
          <w:marLeft w:val="480"/>
          <w:marRight w:val="0"/>
          <w:marTop w:val="0"/>
          <w:marBottom w:val="0"/>
          <w:divBdr>
            <w:top w:val="none" w:sz="0" w:space="0" w:color="auto"/>
            <w:left w:val="none" w:sz="0" w:space="0" w:color="auto"/>
            <w:bottom w:val="none" w:sz="0" w:space="0" w:color="auto"/>
            <w:right w:val="none" w:sz="0" w:space="0" w:color="auto"/>
          </w:divBdr>
        </w:div>
        <w:div w:id="786201539">
          <w:marLeft w:val="480"/>
          <w:marRight w:val="0"/>
          <w:marTop w:val="0"/>
          <w:marBottom w:val="0"/>
          <w:divBdr>
            <w:top w:val="none" w:sz="0" w:space="0" w:color="auto"/>
            <w:left w:val="none" w:sz="0" w:space="0" w:color="auto"/>
            <w:bottom w:val="none" w:sz="0" w:space="0" w:color="auto"/>
            <w:right w:val="none" w:sz="0" w:space="0" w:color="auto"/>
          </w:divBdr>
        </w:div>
        <w:div w:id="813067362">
          <w:marLeft w:val="480"/>
          <w:marRight w:val="0"/>
          <w:marTop w:val="0"/>
          <w:marBottom w:val="0"/>
          <w:divBdr>
            <w:top w:val="none" w:sz="0" w:space="0" w:color="auto"/>
            <w:left w:val="none" w:sz="0" w:space="0" w:color="auto"/>
            <w:bottom w:val="none" w:sz="0" w:space="0" w:color="auto"/>
            <w:right w:val="none" w:sz="0" w:space="0" w:color="auto"/>
          </w:divBdr>
        </w:div>
        <w:div w:id="817041713">
          <w:marLeft w:val="480"/>
          <w:marRight w:val="0"/>
          <w:marTop w:val="0"/>
          <w:marBottom w:val="0"/>
          <w:divBdr>
            <w:top w:val="none" w:sz="0" w:space="0" w:color="auto"/>
            <w:left w:val="none" w:sz="0" w:space="0" w:color="auto"/>
            <w:bottom w:val="none" w:sz="0" w:space="0" w:color="auto"/>
            <w:right w:val="none" w:sz="0" w:space="0" w:color="auto"/>
          </w:divBdr>
        </w:div>
        <w:div w:id="832724095">
          <w:marLeft w:val="480"/>
          <w:marRight w:val="0"/>
          <w:marTop w:val="0"/>
          <w:marBottom w:val="0"/>
          <w:divBdr>
            <w:top w:val="none" w:sz="0" w:space="0" w:color="auto"/>
            <w:left w:val="none" w:sz="0" w:space="0" w:color="auto"/>
            <w:bottom w:val="none" w:sz="0" w:space="0" w:color="auto"/>
            <w:right w:val="none" w:sz="0" w:space="0" w:color="auto"/>
          </w:divBdr>
        </w:div>
        <w:div w:id="835996492">
          <w:marLeft w:val="480"/>
          <w:marRight w:val="0"/>
          <w:marTop w:val="0"/>
          <w:marBottom w:val="0"/>
          <w:divBdr>
            <w:top w:val="none" w:sz="0" w:space="0" w:color="auto"/>
            <w:left w:val="none" w:sz="0" w:space="0" w:color="auto"/>
            <w:bottom w:val="none" w:sz="0" w:space="0" w:color="auto"/>
            <w:right w:val="none" w:sz="0" w:space="0" w:color="auto"/>
          </w:divBdr>
        </w:div>
        <w:div w:id="957177285">
          <w:marLeft w:val="480"/>
          <w:marRight w:val="0"/>
          <w:marTop w:val="0"/>
          <w:marBottom w:val="0"/>
          <w:divBdr>
            <w:top w:val="none" w:sz="0" w:space="0" w:color="auto"/>
            <w:left w:val="none" w:sz="0" w:space="0" w:color="auto"/>
            <w:bottom w:val="none" w:sz="0" w:space="0" w:color="auto"/>
            <w:right w:val="none" w:sz="0" w:space="0" w:color="auto"/>
          </w:divBdr>
        </w:div>
        <w:div w:id="967859986">
          <w:marLeft w:val="480"/>
          <w:marRight w:val="0"/>
          <w:marTop w:val="0"/>
          <w:marBottom w:val="0"/>
          <w:divBdr>
            <w:top w:val="none" w:sz="0" w:space="0" w:color="auto"/>
            <w:left w:val="none" w:sz="0" w:space="0" w:color="auto"/>
            <w:bottom w:val="none" w:sz="0" w:space="0" w:color="auto"/>
            <w:right w:val="none" w:sz="0" w:space="0" w:color="auto"/>
          </w:divBdr>
        </w:div>
        <w:div w:id="1083987748">
          <w:marLeft w:val="480"/>
          <w:marRight w:val="0"/>
          <w:marTop w:val="0"/>
          <w:marBottom w:val="0"/>
          <w:divBdr>
            <w:top w:val="none" w:sz="0" w:space="0" w:color="auto"/>
            <w:left w:val="none" w:sz="0" w:space="0" w:color="auto"/>
            <w:bottom w:val="none" w:sz="0" w:space="0" w:color="auto"/>
            <w:right w:val="none" w:sz="0" w:space="0" w:color="auto"/>
          </w:divBdr>
        </w:div>
        <w:div w:id="1176579407">
          <w:marLeft w:val="480"/>
          <w:marRight w:val="0"/>
          <w:marTop w:val="0"/>
          <w:marBottom w:val="0"/>
          <w:divBdr>
            <w:top w:val="none" w:sz="0" w:space="0" w:color="auto"/>
            <w:left w:val="none" w:sz="0" w:space="0" w:color="auto"/>
            <w:bottom w:val="none" w:sz="0" w:space="0" w:color="auto"/>
            <w:right w:val="none" w:sz="0" w:space="0" w:color="auto"/>
          </w:divBdr>
        </w:div>
        <w:div w:id="1207983186">
          <w:marLeft w:val="480"/>
          <w:marRight w:val="0"/>
          <w:marTop w:val="0"/>
          <w:marBottom w:val="0"/>
          <w:divBdr>
            <w:top w:val="none" w:sz="0" w:space="0" w:color="auto"/>
            <w:left w:val="none" w:sz="0" w:space="0" w:color="auto"/>
            <w:bottom w:val="none" w:sz="0" w:space="0" w:color="auto"/>
            <w:right w:val="none" w:sz="0" w:space="0" w:color="auto"/>
          </w:divBdr>
        </w:div>
        <w:div w:id="1236432558">
          <w:marLeft w:val="480"/>
          <w:marRight w:val="0"/>
          <w:marTop w:val="0"/>
          <w:marBottom w:val="0"/>
          <w:divBdr>
            <w:top w:val="none" w:sz="0" w:space="0" w:color="auto"/>
            <w:left w:val="none" w:sz="0" w:space="0" w:color="auto"/>
            <w:bottom w:val="none" w:sz="0" w:space="0" w:color="auto"/>
            <w:right w:val="none" w:sz="0" w:space="0" w:color="auto"/>
          </w:divBdr>
        </w:div>
        <w:div w:id="1245332583">
          <w:marLeft w:val="480"/>
          <w:marRight w:val="0"/>
          <w:marTop w:val="0"/>
          <w:marBottom w:val="0"/>
          <w:divBdr>
            <w:top w:val="none" w:sz="0" w:space="0" w:color="auto"/>
            <w:left w:val="none" w:sz="0" w:space="0" w:color="auto"/>
            <w:bottom w:val="none" w:sz="0" w:space="0" w:color="auto"/>
            <w:right w:val="none" w:sz="0" w:space="0" w:color="auto"/>
          </w:divBdr>
        </w:div>
        <w:div w:id="1310134955">
          <w:marLeft w:val="480"/>
          <w:marRight w:val="0"/>
          <w:marTop w:val="0"/>
          <w:marBottom w:val="0"/>
          <w:divBdr>
            <w:top w:val="none" w:sz="0" w:space="0" w:color="auto"/>
            <w:left w:val="none" w:sz="0" w:space="0" w:color="auto"/>
            <w:bottom w:val="none" w:sz="0" w:space="0" w:color="auto"/>
            <w:right w:val="none" w:sz="0" w:space="0" w:color="auto"/>
          </w:divBdr>
        </w:div>
        <w:div w:id="1467504671">
          <w:marLeft w:val="480"/>
          <w:marRight w:val="0"/>
          <w:marTop w:val="0"/>
          <w:marBottom w:val="0"/>
          <w:divBdr>
            <w:top w:val="none" w:sz="0" w:space="0" w:color="auto"/>
            <w:left w:val="none" w:sz="0" w:space="0" w:color="auto"/>
            <w:bottom w:val="none" w:sz="0" w:space="0" w:color="auto"/>
            <w:right w:val="none" w:sz="0" w:space="0" w:color="auto"/>
          </w:divBdr>
        </w:div>
        <w:div w:id="1576626307">
          <w:marLeft w:val="480"/>
          <w:marRight w:val="0"/>
          <w:marTop w:val="0"/>
          <w:marBottom w:val="0"/>
          <w:divBdr>
            <w:top w:val="none" w:sz="0" w:space="0" w:color="auto"/>
            <w:left w:val="none" w:sz="0" w:space="0" w:color="auto"/>
            <w:bottom w:val="none" w:sz="0" w:space="0" w:color="auto"/>
            <w:right w:val="none" w:sz="0" w:space="0" w:color="auto"/>
          </w:divBdr>
        </w:div>
        <w:div w:id="1629777250">
          <w:marLeft w:val="480"/>
          <w:marRight w:val="0"/>
          <w:marTop w:val="0"/>
          <w:marBottom w:val="0"/>
          <w:divBdr>
            <w:top w:val="none" w:sz="0" w:space="0" w:color="auto"/>
            <w:left w:val="none" w:sz="0" w:space="0" w:color="auto"/>
            <w:bottom w:val="none" w:sz="0" w:space="0" w:color="auto"/>
            <w:right w:val="none" w:sz="0" w:space="0" w:color="auto"/>
          </w:divBdr>
        </w:div>
        <w:div w:id="1675450808">
          <w:marLeft w:val="480"/>
          <w:marRight w:val="0"/>
          <w:marTop w:val="0"/>
          <w:marBottom w:val="0"/>
          <w:divBdr>
            <w:top w:val="none" w:sz="0" w:space="0" w:color="auto"/>
            <w:left w:val="none" w:sz="0" w:space="0" w:color="auto"/>
            <w:bottom w:val="none" w:sz="0" w:space="0" w:color="auto"/>
            <w:right w:val="none" w:sz="0" w:space="0" w:color="auto"/>
          </w:divBdr>
        </w:div>
        <w:div w:id="1757939676">
          <w:marLeft w:val="480"/>
          <w:marRight w:val="0"/>
          <w:marTop w:val="0"/>
          <w:marBottom w:val="0"/>
          <w:divBdr>
            <w:top w:val="none" w:sz="0" w:space="0" w:color="auto"/>
            <w:left w:val="none" w:sz="0" w:space="0" w:color="auto"/>
            <w:bottom w:val="none" w:sz="0" w:space="0" w:color="auto"/>
            <w:right w:val="none" w:sz="0" w:space="0" w:color="auto"/>
          </w:divBdr>
        </w:div>
        <w:div w:id="1775318894">
          <w:marLeft w:val="480"/>
          <w:marRight w:val="0"/>
          <w:marTop w:val="0"/>
          <w:marBottom w:val="0"/>
          <w:divBdr>
            <w:top w:val="none" w:sz="0" w:space="0" w:color="auto"/>
            <w:left w:val="none" w:sz="0" w:space="0" w:color="auto"/>
            <w:bottom w:val="none" w:sz="0" w:space="0" w:color="auto"/>
            <w:right w:val="none" w:sz="0" w:space="0" w:color="auto"/>
          </w:divBdr>
        </w:div>
        <w:div w:id="1793596040">
          <w:marLeft w:val="480"/>
          <w:marRight w:val="0"/>
          <w:marTop w:val="0"/>
          <w:marBottom w:val="0"/>
          <w:divBdr>
            <w:top w:val="none" w:sz="0" w:space="0" w:color="auto"/>
            <w:left w:val="none" w:sz="0" w:space="0" w:color="auto"/>
            <w:bottom w:val="none" w:sz="0" w:space="0" w:color="auto"/>
            <w:right w:val="none" w:sz="0" w:space="0" w:color="auto"/>
          </w:divBdr>
        </w:div>
        <w:div w:id="1847401685">
          <w:marLeft w:val="480"/>
          <w:marRight w:val="0"/>
          <w:marTop w:val="0"/>
          <w:marBottom w:val="0"/>
          <w:divBdr>
            <w:top w:val="none" w:sz="0" w:space="0" w:color="auto"/>
            <w:left w:val="none" w:sz="0" w:space="0" w:color="auto"/>
            <w:bottom w:val="none" w:sz="0" w:space="0" w:color="auto"/>
            <w:right w:val="none" w:sz="0" w:space="0" w:color="auto"/>
          </w:divBdr>
        </w:div>
        <w:div w:id="1866752636">
          <w:marLeft w:val="480"/>
          <w:marRight w:val="0"/>
          <w:marTop w:val="0"/>
          <w:marBottom w:val="0"/>
          <w:divBdr>
            <w:top w:val="none" w:sz="0" w:space="0" w:color="auto"/>
            <w:left w:val="none" w:sz="0" w:space="0" w:color="auto"/>
            <w:bottom w:val="none" w:sz="0" w:space="0" w:color="auto"/>
            <w:right w:val="none" w:sz="0" w:space="0" w:color="auto"/>
          </w:divBdr>
        </w:div>
        <w:div w:id="1906523795">
          <w:marLeft w:val="480"/>
          <w:marRight w:val="0"/>
          <w:marTop w:val="0"/>
          <w:marBottom w:val="0"/>
          <w:divBdr>
            <w:top w:val="none" w:sz="0" w:space="0" w:color="auto"/>
            <w:left w:val="none" w:sz="0" w:space="0" w:color="auto"/>
            <w:bottom w:val="none" w:sz="0" w:space="0" w:color="auto"/>
            <w:right w:val="none" w:sz="0" w:space="0" w:color="auto"/>
          </w:divBdr>
        </w:div>
        <w:div w:id="2003004445">
          <w:marLeft w:val="480"/>
          <w:marRight w:val="0"/>
          <w:marTop w:val="0"/>
          <w:marBottom w:val="0"/>
          <w:divBdr>
            <w:top w:val="none" w:sz="0" w:space="0" w:color="auto"/>
            <w:left w:val="none" w:sz="0" w:space="0" w:color="auto"/>
            <w:bottom w:val="none" w:sz="0" w:space="0" w:color="auto"/>
            <w:right w:val="none" w:sz="0" w:space="0" w:color="auto"/>
          </w:divBdr>
        </w:div>
        <w:div w:id="2053576281">
          <w:marLeft w:val="480"/>
          <w:marRight w:val="0"/>
          <w:marTop w:val="0"/>
          <w:marBottom w:val="0"/>
          <w:divBdr>
            <w:top w:val="none" w:sz="0" w:space="0" w:color="auto"/>
            <w:left w:val="none" w:sz="0" w:space="0" w:color="auto"/>
            <w:bottom w:val="none" w:sz="0" w:space="0" w:color="auto"/>
            <w:right w:val="none" w:sz="0" w:space="0" w:color="auto"/>
          </w:divBdr>
        </w:div>
        <w:div w:id="2098363209">
          <w:marLeft w:val="480"/>
          <w:marRight w:val="0"/>
          <w:marTop w:val="0"/>
          <w:marBottom w:val="0"/>
          <w:divBdr>
            <w:top w:val="none" w:sz="0" w:space="0" w:color="auto"/>
            <w:left w:val="none" w:sz="0" w:space="0" w:color="auto"/>
            <w:bottom w:val="none" w:sz="0" w:space="0" w:color="auto"/>
            <w:right w:val="none" w:sz="0" w:space="0" w:color="auto"/>
          </w:divBdr>
        </w:div>
        <w:div w:id="2103719416">
          <w:marLeft w:val="480"/>
          <w:marRight w:val="0"/>
          <w:marTop w:val="0"/>
          <w:marBottom w:val="0"/>
          <w:divBdr>
            <w:top w:val="none" w:sz="0" w:space="0" w:color="auto"/>
            <w:left w:val="none" w:sz="0" w:space="0" w:color="auto"/>
            <w:bottom w:val="none" w:sz="0" w:space="0" w:color="auto"/>
            <w:right w:val="none" w:sz="0" w:space="0" w:color="auto"/>
          </w:divBdr>
        </w:div>
      </w:divsChild>
    </w:div>
    <w:div w:id="106854364">
      <w:bodyDiv w:val="1"/>
      <w:marLeft w:val="0"/>
      <w:marRight w:val="0"/>
      <w:marTop w:val="0"/>
      <w:marBottom w:val="0"/>
      <w:divBdr>
        <w:top w:val="none" w:sz="0" w:space="0" w:color="auto"/>
        <w:left w:val="none" w:sz="0" w:space="0" w:color="auto"/>
        <w:bottom w:val="none" w:sz="0" w:space="0" w:color="auto"/>
        <w:right w:val="none" w:sz="0" w:space="0" w:color="auto"/>
      </w:divBdr>
    </w:div>
    <w:div w:id="112098556">
      <w:bodyDiv w:val="1"/>
      <w:marLeft w:val="0"/>
      <w:marRight w:val="0"/>
      <w:marTop w:val="0"/>
      <w:marBottom w:val="0"/>
      <w:divBdr>
        <w:top w:val="none" w:sz="0" w:space="0" w:color="auto"/>
        <w:left w:val="none" w:sz="0" w:space="0" w:color="auto"/>
        <w:bottom w:val="none" w:sz="0" w:space="0" w:color="auto"/>
        <w:right w:val="none" w:sz="0" w:space="0" w:color="auto"/>
      </w:divBdr>
    </w:div>
    <w:div w:id="115104235">
      <w:bodyDiv w:val="1"/>
      <w:marLeft w:val="0"/>
      <w:marRight w:val="0"/>
      <w:marTop w:val="0"/>
      <w:marBottom w:val="0"/>
      <w:divBdr>
        <w:top w:val="none" w:sz="0" w:space="0" w:color="auto"/>
        <w:left w:val="none" w:sz="0" w:space="0" w:color="auto"/>
        <w:bottom w:val="none" w:sz="0" w:space="0" w:color="auto"/>
        <w:right w:val="none" w:sz="0" w:space="0" w:color="auto"/>
      </w:divBdr>
    </w:div>
    <w:div w:id="119151912">
      <w:bodyDiv w:val="1"/>
      <w:marLeft w:val="0"/>
      <w:marRight w:val="0"/>
      <w:marTop w:val="0"/>
      <w:marBottom w:val="0"/>
      <w:divBdr>
        <w:top w:val="none" w:sz="0" w:space="0" w:color="auto"/>
        <w:left w:val="none" w:sz="0" w:space="0" w:color="auto"/>
        <w:bottom w:val="none" w:sz="0" w:space="0" w:color="auto"/>
        <w:right w:val="none" w:sz="0" w:space="0" w:color="auto"/>
      </w:divBdr>
    </w:div>
    <w:div w:id="123431095">
      <w:bodyDiv w:val="1"/>
      <w:marLeft w:val="0"/>
      <w:marRight w:val="0"/>
      <w:marTop w:val="0"/>
      <w:marBottom w:val="0"/>
      <w:divBdr>
        <w:top w:val="none" w:sz="0" w:space="0" w:color="auto"/>
        <w:left w:val="none" w:sz="0" w:space="0" w:color="auto"/>
        <w:bottom w:val="none" w:sz="0" w:space="0" w:color="auto"/>
        <w:right w:val="none" w:sz="0" w:space="0" w:color="auto"/>
      </w:divBdr>
      <w:divsChild>
        <w:div w:id="14549624">
          <w:marLeft w:val="480"/>
          <w:marRight w:val="0"/>
          <w:marTop w:val="0"/>
          <w:marBottom w:val="0"/>
          <w:divBdr>
            <w:top w:val="none" w:sz="0" w:space="0" w:color="auto"/>
            <w:left w:val="none" w:sz="0" w:space="0" w:color="auto"/>
            <w:bottom w:val="none" w:sz="0" w:space="0" w:color="auto"/>
            <w:right w:val="none" w:sz="0" w:space="0" w:color="auto"/>
          </w:divBdr>
        </w:div>
        <w:div w:id="51857230">
          <w:marLeft w:val="480"/>
          <w:marRight w:val="0"/>
          <w:marTop w:val="0"/>
          <w:marBottom w:val="0"/>
          <w:divBdr>
            <w:top w:val="none" w:sz="0" w:space="0" w:color="auto"/>
            <w:left w:val="none" w:sz="0" w:space="0" w:color="auto"/>
            <w:bottom w:val="none" w:sz="0" w:space="0" w:color="auto"/>
            <w:right w:val="none" w:sz="0" w:space="0" w:color="auto"/>
          </w:divBdr>
        </w:div>
        <w:div w:id="88546256">
          <w:marLeft w:val="480"/>
          <w:marRight w:val="0"/>
          <w:marTop w:val="0"/>
          <w:marBottom w:val="0"/>
          <w:divBdr>
            <w:top w:val="none" w:sz="0" w:space="0" w:color="auto"/>
            <w:left w:val="none" w:sz="0" w:space="0" w:color="auto"/>
            <w:bottom w:val="none" w:sz="0" w:space="0" w:color="auto"/>
            <w:right w:val="none" w:sz="0" w:space="0" w:color="auto"/>
          </w:divBdr>
        </w:div>
        <w:div w:id="92628951">
          <w:marLeft w:val="480"/>
          <w:marRight w:val="0"/>
          <w:marTop w:val="0"/>
          <w:marBottom w:val="0"/>
          <w:divBdr>
            <w:top w:val="none" w:sz="0" w:space="0" w:color="auto"/>
            <w:left w:val="none" w:sz="0" w:space="0" w:color="auto"/>
            <w:bottom w:val="none" w:sz="0" w:space="0" w:color="auto"/>
            <w:right w:val="none" w:sz="0" w:space="0" w:color="auto"/>
          </w:divBdr>
        </w:div>
        <w:div w:id="152068344">
          <w:marLeft w:val="480"/>
          <w:marRight w:val="0"/>
          <w:marTop w:val="0"/>
          <w:marBottom w:val="0"/>
          <w:divBdr>
            <w:top w:val="none" w:sz="0" w:space="0" w:color="auto"/>
            <w:left w:val="none" w:sz="0" w:space="0" w:color="auto"/>
            <w:bottom w:val="none" w:sz="0" w:space="0" w:color="auto"/>
            <w:right w:val="none" w:sz="0" w:space="0" w:color="auto"/>
          </w:divBdr>
        </w:div>
        <w:div w:id="184248911">
          <w:marLeft w:val="480"/>
          <w:marRight w:val="0"/>
          <w:marTop w:val="0"/>
          <w:marBottom w:val="0"/>
          <w:divBdr>
            <w:top w:val="none" w:sz="0" w:space="0" w:color="auto"/>
            <w:left w:val="none" w:sz="0" w:space="0" w:color="auto"/>
            <w:bottom w:val="none" w:sz="0" w:space="0" w:color="auto"/>
            <w:right w:val="none" w:sz="0" w:space="0" w:color="auto"/>
          </w:divBdr>
        </w:div>
        <w:div w:id="287931128">
          <w:marLeft w:val="480"/>
          <w:marRight w:val="0"/>
          <w:marTop w:val="0"/>
          <w:marBottom w:val="0"/>
          <w:divBdr>
            <w:top w:val="none" w:sz="0" w:space="0" w:color="auto"/>
            <w:left w:val="none" w:sz="0" w:space="0" w:color="auto"/>
            <w:bottom w:val="none" w:sz="0" w:space="0" w:color="auto"/>
            <w:right w:val="none" w:sz="0" w:space="0" w:color="auto"/>
          </w:divBdr>
        </w:div>
        <w:div w:id="361397262">
          <w:marLeft w:val="480"/>
          <w:marRight w:val="0"/>
          <w:marTop w:val="0"/>
          <w:marBottom w:val="0"/>
          <w:divBdr>
            <w:top w:val="none" w:sz="0" w:space="0" w:color="auto"/>
            <w:left w:val="none" w:sz="0" w:space="0" w:color="auto"/>
            <w:bottom w:val="none" w:sz="0" w:space="0" w:color="auto"/>
            <w:right w:val="none" w:sz="0" w:space="0" w:color="auto"/>
          </w:divBdr>
        </w:div>
        <w:div w:id="395326655">
          <w:marLeft w:val="480"/>
          <w:marRight w:val="0"/>
          <w:marTop w:val="0"/>
          <w:marBottom w:val="0"/>
          <w:divBdr>
            <w:top w:val="none" w:sz="0" w:space="0" w:color="auto"/>
            <w:left w:val="none" w:sz="0" w:space="0" w:color="auto"/>
            <w:bottom w:val="none" w:sz="0" w:space="0" w:color="auto"/>
            <w:right w:val="none" w:sz="0" w:space="0" w:color="auto"/>
          </w:divBdr>
        </w:div>
        <w:div w:id="422411700">
          <w:marLeft w:val="480"/>
          <w:marRight w:val="0"/>
          <w:marTop w:val="0"/>
          <w:marBottom w:val="0"/>
          <w:divBdr>
            <w:top w:val="none" w:sz="0" w:space="0" w:color="auto"/>
            <w:left w:val="none" w:sz="0" w:space="0" w:color="auto"/>
            <w:bottom w:val="none" w:sz="0" w:space="0" w:color="auto"/>
            <w:right w:val="none" w:sz="0" w:space="0" w:color="auto"/>
          </w:divBdr>
        </w:div>
        <w:div w:id="438069979">
          <w:marLeft w:val="480"/>
          <w:marRight w:val="0"/>
          <w:marTop w:val="0"/>
          <w:marBottom w:val="0"/>
          <w:divBdr>
            <w:top w:val="none" w:sz="0" w:space="0" w:color="auto"/>
            <w:left w:val="none" w:sz="0" w:space="0" w:color="auto"/>
            <w:bottom w:val="none" w:sz="0" w:space="0" w:color="auto"/>
            <w:right w:val="none" w:sz="0" w:space="0" w:color="auto"/>
          </w:divBdr>
        </w:div>
        <w:div w:id="452556797">
          <w:marLeft w:val="480"/>
          <w:marRight w:val="0"/>
          <w:marTop w:val="0"/>
          <w:marBottom w:val="0"/>
          <w:divBdr>
            <w:top w:val="none" w:sz="0" w:space="0" w:color="auto"/>
            <w:left w:val="none" w:sz="0" w:space="0" w:color="auto"/>
            <w:bottom w:val="none" w:sz="0" w:space="0" w:color="auto"/>
            <w:right w:val="none" w:sz="0" w:space="0" w:color="auto"/>
          </w:divBdr>
        </w:div>
        <w:div w:id="484393817">
          <w:marLeft w:val="480"/>
          <w:marRight w:val="0"/>
          <w:marTop w:val="0"/>
          <w:marBottom w:val="0"/>
          <w:divBdr>
            <w:top w:val="none" w:sz="0" w:space="0" w:color="auto"/>
            <w:left w:val="none" w:sz="0" w:space="0" w:color="auto"/>
            <w:bottom w:val="none" w:sz="0" w:space="0" w:color="auto"/>
            <w:right w:val="none" w:sz="0" w:space="0" w:color="auto"/>
          </w:divBdr>
        </w:div>
        <w:div w:id="512885351">
          <w:marLeft w:val="480"/>
          <w:marRight w:val="0"/>
          <w:marTop w:val="0"/>
          <w:marBottom w:val="0"/>
          <w:divBdr>
            <w:top w:val="none" w:sz="0" w:space="0" w:color="auto"/>
            <w:left w:val="none" w:sz="0" w:space="0" w:color="auto"/>
            <w:bottom w:val="none" w:sz="0" w:space="0" w:color="auto"/>
            <w:right w:val="none" w:sz="0" w:space="0" w:color="auto"/>
          </w:divBdr>
        </w:div>
        <w:div w:id="519785727">
          <w:marLeft w:val="480"/>
          <w:marRight w:val="0"/>
          <w:marTop w:val="0"/>
          <w:marBottom w:val="0"/>
          <w:divBdr>
            <w:top w:val="none" w:sz="0" w:space="0" w:color="auto"/>
            <w:left w:val="none" w:sz="0" w:space="0" w:color="auto"/>
            <w:bottom w:val="none" w:sz="0" w:space="0" w:color="auto"/>
            <w:right w:val="none" w:sz="0" w:space="0" w:color="auto"/>
          </w:divBdr>
        </w:div>
        <w:div w:id="625090908">
          <w:marLeft w:val="480"/>
          <w:marRight w:val="0"/>
          <w:marTop w:val="0"/>
          <w:marBottom w:val="0"/>
          <w:divBdr>
            <w:top w:val="none" w:sz="0" w:space="0" w:color="auto"/>
            <w:left w:val="none" w:sz="0" w:space="0" w:color="auto"/>
            <w:bottom w:val="none" w:sz="0" w:space="0" w:color="auto"/>
            <w:right w:val="none" w:sz="0" w:space="0" w:color="auto"/>
          </w:divBdr>
        </w:div>
        <w:div w:id="636760943">
          <w:marLeft w:val="480"/>
          <w:marRight w:val="0"/>
          <w:marTop w:val="0"/>
          <w:marBottom w:val="0"/>
          <w:divBdr>
            <w:top w:val="none" w:sz="0" w:space="0" w:color="auto"/>
            <w:left w:val="none" w:sz="0" w:space="0" w:color="auto"/>
            <w:bottom w:val="none" w:sz="0" w:space="0" w:color="auto"/>
            <w:right w:val="none" w:sz="0" w:space="0" w:color="auto"/>
          </w:divBdr>
        </w:div>
        <w:div w:id="637687238">
          <w:marLeft w:val="480"/>
          <w:marRight w:val="0"/>
          <w:marTop w:val="0"/>
          <w:marBottom w:val="0"/>
          <w:divBdr>
            <w:top w:val="none" w:sz="0" w:space="0" w:color="auto"/>
            <w:left w:val="none" w:sz="0" w:space="0" w:color="auto"/>
            <w:bottom w:val="none" w:sz="0" w:space="0" w:color="auto"/>
            <w:right w:val="none" w:sz="0" w:space="0" w:color="auto"/>
          </w:divBdr>
        </w:div>
        <w:div w:id="685987392">
          <w:marLeft w:val="480"/>
          <w:marRight w:val="0"/>
          <w:marTop w:val="0"/>
          <w:marBottom w:val="0"/>
          <w:divBdr>
            <w:top w:val="none" w:sz="0" w:space="0" w:color="auto"/>
            <w:left w:val="none" w:sz="0" w:space="0" w:color="auto"/>
            <w:bottom w:val="none" w:sz="0" w:space="0" w:color="auto"/>
            <w:right w:val="none" w:sz="0" w:space="0" w:color="auto"/>
          </w:divBdr>
        </w:div>
        <w:div w:id="706369327">
          <w:marLeft w:val="480"/>
          <w:marRight w:val="0"/>
          <w:marTop w:val="0"/>
          <w:marBottom w:val="0"/>
          <w:divBdr>
            <w:top w:val="none" w:sz="0" w:space="0" w:color="auto"/>
            <w:left w:val="none" w:sz="0" w:space="0" w:color="auto"/>
            <w:bottom w:val="none" w:sz="0" w:space="0" w:color="auto"/>
            <w:right w:val="none" w:sz="0" w:space="0" w:color="auto"/>
          </w:divBdr>
        </w:div>
        <w:div w:id="803430937">
          <w:marLeft w:val="480"/>
          <w:marRight w:val="0"/>
          <w:marTop w:val="0"/>
          <w:marBottom w:val="0"/>
          <w:divBdr>
            <w:top w:val="none" w:sz="0" w:space="0" w:color="auto"/>
            <w:left w:val="none" w:sz="0" w:space="0" w:color="auto"/>
            <w:bottom w:val="none" w:sz="0" w:space="0" w:color="auto"/>
            <w:right w:val="none" w:sz="0" w:space="0" w:color="auto"/>
          </w:divBdr>
        </w:div>
        <w:div w:id="828209434">
          <w:marLeft w:val="480"/>
          <w:marRight w:val="0"/>
          <w:marTop w:val="0"/>
          <w:marBottom w:val="0"/>
          <w:divBdr>
            <w:top w:val="none" w:sz="0" w:space="0" w:color="auto"/>
            <w:left w:val="none" w:sz="0" w:space="0" w:color="auto"/>
            <w:bottom w:val="none" w:sz="0" w:space="0" w:color="auto"/>
            <w:right w:val="none" w:sz="0" w:space="0" w:color="auto"/>
          </w:divBdr>
        </w:div>
        <w:div w:id="833256309">
          <w:marLeft w:val="480"/>
          <w:marRight w:val="0"/>
          <w:marTop w:val="0"/>
          <w:marBottom w:val="0"/>
          <w:divBdr>
            <w:top w:val="none" w:sz="0" w:space="0" w:color="auto"/>
            <w:left w:val="none" w:sz="0" w:space="0" w:color="auto"/>
            <w:bottom w:val="none" w:sz="0" w:space="0" w:color="auto"/>
            <w:right w:val="none" w:sz="0" w:space="0" w:color="auto"/>
          </w:divBdr>
        </w:div>
        <w:div w:id="859471165">
          <w:marLeft w:val="480"/>
          <w:marRight w:val="0"/>
          <w:marTop w:val="0"/>
          <w:marBottom w:val="0"/>
          <w:divBdr>
            <w:top w:val="none" w:sz="0" w:space="0" w:color="auto"/>
            <w:left w:val="none" w:sz="0" w:space="0" w:color="auto"/>
            <w:bottom w:val="none" w:sz="0" w:space="0" w:color="auto"/>
            <w:right w:val="none" w:sz="0" w:space="0" w:color="auto"/>
          </w:divBdr>
        </w:div>
        <w:div w:id="884298987">
          <w:marLeft w:val="480"/>
          <w:marRight w:val="0"/>
          <w:marTop w:val="0"/>
          <w:marBottom w:val="0"/>
          <w:divBdr>
            <w:top w:val="none" w:sz="0" w:space="0" w:color="auto"/>
            <w:left w:val="none" w:sz="0" w:space="0" w:color="auto"/>
            <w:bottom w:val="none" w:sz="0" w:space="0" w:color="auto"/>
            <w:right w:val="none" w:sz="0" w:space="0" w:color="auto"/>
          </w:divBdr>
        </w:div>
        <w:div w:id="892235231">
          <w:marLeft w:val="480"/>
          <w:marRight w:val="0"/>
          <w:marTop w:val="0"/>
          <w:marBottom w:val="0"/>
          <w:divBdr>
            <w:top w:val="none" w:sz="0" w:space="0" w:color="auto"/>
            <w:left w:val="none" w:sz="0" w:space="0" w:color="auto"/>
            <w:bottom w:val="none" w:sz="0" w:space="0" w:color="auto"/>
            <w:right w:val="none" w:sz="0" w:space="0" w:color="auto"/>
          </w:divBdr>
        </w:div>
        <w:div w:id="894508645">
          <w:marLeft w:val="480"/>
          <w:marRight w:val="0"/>
          <w:marTop w:val="0"/>
          <w:marBottom w:val="0"/>
          <w:divBdr>
            <w:top w:val="none" w:sz="0" w:space="0" w:color="auto"/>
            <w:left w:val="none" w:sz="0" w:space="0" w:color="auto"/>
            <w:bottom w:val="none" w:sz="0" w:space="0" w:color="auto"/>
            <w:right w:val="none" w:sz="0" w:space="0" w:color="auto"/>
          </w:divBdr>
        </w:div>
        <w:div w:id="898979365">
          <w:marLeft w:val="480"/>
          <w:marRight w:val="0"/>
          <w:marTop w:val="0"/>
          <w:marBottom w:val="0"/>
          <w:divBdr>
            <w:top w:val="none" w:sz="0" w:space="0" w:color="auto"/>
            <w:left w:val="none" w:sz="0" w:space="0" w:color="auto"/>
            <w:bottom w:val="none" w:sz="0" w:space="0" w:color="auto"/>
            <w:right w:val="none" w:sz="0" w:space="0" w:color="auto"/>
          </w:divBdr>
        </w:div>
        <w:div w:id="908491570">
          <w:marLeft w:val="480"/>
          <w:marRight w:val="0"/>
          <w:marTop w:val="0"/>
          <w:marBottom w:val="0"/>
          <w:divBdr>
            <w:top w:val="none" w:sz="0" w:space="0" w:color="auto"/>
            <w:left w:val="none" w:sz="0" w:space="0" w:color="auto"/>
            <w:bottom w:val="none" w:sz="0" w:space="0" w:color="auto"/>
            <w:right w:val="none" w:sz="0" w:space="0" w:color="auto"/>
          </w:divBdr>
        </w:div>
        <w:div w:id="923563318">
          <w:marLeft w:val="480"/>
          <w:marRight w:val="0"/>
          <w:marTop w:val="0"/>
          <w:marBottom w:val="0"/>
          <w:divBdr>
            <w:top w:val="none" w:sz="0" w:space="0" w:color="auto"/>
            <w:left w:val="none" w:sz="0" w:space="0" w:color="auto"/>
            <w:bottom w:val="none" w:sz="0" w:space="0" w:color="auto"/>
            <w:right w:val="none" w:sz="0" w:space="0" w:color="auto"/>
          </w:divBdr>
        </w:div>
        <w:div w:id="942030471">
          <w:marLeft w:val="480"/>
          <w:marRight w:val="0"/>
          <w:marTop w:val="0"/>
          <w:marBottom w:val="0"/>
          <w:divBdr>
            <w:top w:val="none" w:sz="0" w:space="0" w:color="auto"/>
            <w:left w:val="none" w:sz="0" w:space="0" w:color="auto"/>
            <w:bottom w:val="none" w:sz="0" w:space="0" w:color="auto"/>
            <w:right w:val="none" w:sz="0" w:space="0" w:color="auto"/>
          </w:divBdr>
        </w:div>
        <w:div w:id="1022588505">
          <w:marLeft w:val="480"/>
          <w:marRight w:val="0"/>
          <w:marTop w:val="0"/>
          <w:marBottom w:val="0"/>
          <w:divBdr>
            <w:top w:val="none" w:sz="0" w:space="0" w:color="auto"/>
            <w:left w:val="none" w:sz="0" w:space="0" w:color="auto"/>
            <w:bottom w:val="none" w:sz="0" w:space="0" w:color="auto"/>
            <w:right w:val="none" w:sz="0" w:space="0" w:color="auto"/>
          </w:divBdr>
        </w:div>
        <w:div w:id="1061245218">
          <w:marLeft w:val="480"/>
          <w:marRight w:val="0"/>
          <w:marTop w:val="0"/>
          <w:marBottom w:val="0"/>
          <w:divBdr>
            <w:top w:val="none" w:sz="0" w:space="0" w:color="auto"/>
            <w:left w:val="none" w:sz="0" w:space="0" w:color="auto"/>
            <w:bottom w:val="none" w:sz="0" w:space="0" w:color="auto"/>
            <w:right w:val="none" w:sz="0" w:space="0" w:color="auto"/>
          </w:divBdr>
        </w:div>
        <w:div w:id="1169831328">
          <w:marLeft w:val="480"/>
          <w:marRight w:val="0"/>
          <w:marTop w:val="0"/>
          <w:marBottom w:val="0"/>
          <w:divBdr>
            <w:top w:val="none" w:sz="0" w:space="0" w:color="auto"/>
            <w:left w:val="none" w:sz="0" w:space="0" w:color="auto"/>
            <w:bottom w:val="none" w:sz="0" w:space="0" w:color="auto"/>
            <w:right w:val="none" w:sz="0" w:space="0" w:color="auto"/>
          </w:divBdr>
        </w:div>
        <w:div w:id="1189678642">
          <w:marLeft w:val="480"/>
          <w:marRight w:val="0"/>
          <w:marTop w:val="0"/>
          <w:marBottom w:val="0"/>
          <w:divBdr>
            <w:top w:val="none" w:sz="0" w:space="0" w:color="auto"/>
            <w:left w:val="none" w:sz="0" w:space="0" w:color="auto"/>
            <w:bottom w:val="none" w:sz="0" w:space="0" w:color="auto"/>
            <w:right w:val="none" w:sz="0" w:space="0" w:color="auto"/>
          </w:divBdr>
        </w:div>
        <w:div w:id="1229537355">
          <w:marLeft w:val="480"/>
          <w:marRight w:val="0"/>
          <w:marTop w:val="0"/>
          <w:marBottom w:val="0"/>
          <w:divBdr>
            <w:top w:val="none" w:sz="0" w:space="0" w:color="auto"/>
            <w:left w:val="none" w:sz="0" w:space="0" w:color="auto"/>
            <w:bottom w:val="none" w:sz="0" w:space="0" w:color="auto"/>
            <w:right w:val="none" w:sz="0" w:space="0" w:color="auto"/>
          </w:divBdr>
        </w:div>
        <w:div w:id="1398283192">
          <w:marLeft w:val="480"/>
          <w:marRight w:val="0"/>
          <w:marTop w:val="0"/>
          <w:marBottom w:val="0"/>
          <w:divBdr>
            <w:top w:val="none" w:sz="0" w:space="0" w:color="auto"/>
            <w:left w:val="none" w:sz="0" w:space="0" w:color="auto"/>
            <w:bottom w:val="none" w:sz="0" w:space="0" w:color="auto"/>
            <w:right w:val="none" w:sz="0" w:space="0" w:color="auto"/>
          </w:divBdr>
        </w:div>
        <w:div w:id="1409496184">
          <w:marLeft w:val="480"/>
          <w:marRight w:val="0"/>
          <w:marTop w:val="0"/>
          <w:marBottom w:val="0"/>
          <w:divBdr>
            <w:top w:val="none" w:sz="0" w:space="0" w:color="auto"/>
            <w:left w:val="none" w:sz="0" w:space="0" w:color="auto"/>
            <w:bottom w:val="none" w:sz="0" w:space="0" w:color="auto"/>
            <w:right w:val="none" w:sz="0" w:space="0" w:color="auto"/>
          </w:divBdr>
        </w:div>
        <w:div w:id="1438062076">
          <w:marLeft w:val="480"/>
          <w:marRight w:val="0"/>
          <w:marTop w:val="0"/>
          <w:marBottom w:val="0"/>
          <w:divBdr>
            <w:top w:val="none" w:sz="0" w:space="0" w:color="auto"/>
            <w:left w:val="none" w:sz="0" w:space="0" w:color="auto"/>
            <w:bottom w:val="none" w:sz="0" w:space="0" w:color="auto"/>
            <w:right w:val="none" w:sz="0" w:space="0" w:color="auto"/>
          </w:divBdr>
        </w:div>
        <w:div w:id="1466923424">
          <w:marLeft w:val="480"/>
          <w:marRight w:val="0"/>
          <w:marTop w:val="0"/>
          <w:marBottom w:val="0"/>
          <w:divBdr>
            <w:top w:val="none" w:sz="0" w:space="0" w:color="auto"/>
            <w:left w:val="none" w:sz="0" w:space="0" w:color="auto"/>
            <w:bottom w:val="none" w:sz="0" w:space="0" w:color="auto"/>
            <w:right w:val="none" w:sz="0" w:space="0" w:color="auto"/>
          </w:divBdr>
        </w:div>
        <w:div w:id="1494833490">
          <w:marLeft w:val="480"/>
          <w:marRight w:val="0"/>
          <w:marTop w:val="0"/>
          <w:marBottom w:val="0"/>
          <w:divBdr>
            <w:top w:val="none" w:sz="0" w:space="0" w:color="auto"/>
            <w:left w:val="none" w:sz="0" w:space="0" w:color="auto"/>
            <w:bottom w:val="none" w:sz="0" w:space="0" w:color="auto"/>
            <w:right w:val="none" w:sz="0" w:space="0" w:color="auto"/>
          </w:divBdr>
        </w:div>
        <w:div w:id="1615088174">
          <w:marLeft w:val="480"/>
          <w:marRight w:val="0"/>
          <w:marTop w:val="0"/>
          <w:marBottom w:val="0"/>
          <w:divBdr>
            <w:top w:val="none" w:sz="0" w:space="0" w:color="auto"/>
            <w:left w:val="none" w:sz="0" w:space="0" w:color="auto"/>
            <w:bottom w:val="none" w:sz="0" w:space="0" w:color="auto"/>
            <w:right w:val="none" w:sz="0" w:space="0" w:color="auto"/>
          </w:divBdr>
        </w:div>
        <w:div w:id="1638102361">
          <w:marLeft w:val="480"/>
          <w:marRight w:val="0"/>
          <w:marTop w:val="0"/>
          <w:marBottom w:val="0"/>
          <w:divBdr>
            <w:top w:val="none" w:sz="0" w:space="0" w:color="auto"/>
            <w:left w:val="none" w:sz="0" w:space="0" w:color="auto"/>
            <w:bottom w:val="none" w:sz="0" w:space="0" w:color="auto"/>
            <w:right w:val="none" w:sz="0" w:space="0" w:color="auto"/>
          </w:divBdr>
        </w:div>
        <w:div w:id="1646004009">
          <w:marLeft w:val="480"/>
          <w:marRight w:val="0"/>
          <w:marTop w:val="0"/>
          <w:marBottom w:val="0"/>
          <w:divBdr>
            <w:top w:val="none" w:sz="0" w:space="0" w:color="auto"/>
            <w:left w:val="none" w:sz="0" w:space="0" w:color="auto"/>
            <w:bottom w:val="none" w:sz="0" w:space="0" w:color="auto"/>
            <w:right w:val="none" w:sz="0" w:space="0" w:color="auto"/>
          </w:divBdr>
        </w:div>
        <w:div w:id="1671636472">
          <w:marLeft w:val="480"/>
          <w:marRight w:val="0"/>
          <w:marTop w:val="0"/>
          <w:marBottom w:val="0"/>
          <w:divBdr>
            <w:top w:val="none" w:sz="0" w:space="0" w:color="auto"/>
            <w:left w:val="none" w:sz="0" w:space="0" w:color="auto"/>
            <w:bottom w:val="none" w:sz="0" w:space="0" w:color="auto"/>
            <w:right w:val="none" w:sz="0" w:space="0" w:color="auto"/>
          </w:divBdr>
        </w:div>
        <w:div w:id="1681931909">
          <w:marLeft w:val="480"/>
          <w:marRight w:val="0"/>
          <w:marTop w:val="0"/>
          <w:marBottom w:val="0"/>
          <w:divBdr>
            <w:top w:val="none" w:sz="0" w:space="0" w:color="auto"/>
            <w:left w:val="none" w:sz="0" w:space="0" w:color="auto"/>
            <w:bottom w:val="none" w:sz="0" w:space="0" w:color="auto"/>
            <w:right w:val="none" w:sz="0" w:space="0" w:color="auto"/>
          </w:divBdr>
        </w:div>
        <w:div w:id="1690333498">
          <w:marLeft w:val="480"/>
          <w:marRight w:val="0"/>
          <w:marTop w:val="0"/>
          <w:marBottom w:val="0"/>
          <w:divBdr>
            <w:top w:val="none" w:sz="0" w:space="0" w:color="auto"/>
            <w:left w:val="none" w:sz="0" w:space="0" w:color="auto"/>
            <w:bottom w:val="none" w:sz="0" w:space="0" w:color="auto"/>
            <w:right w:val="none" w:sz="0" w:space="0" w:color="auto"/>
          </w:divBdr>
        </w:div>
        <w:div w:id="1714816111">
          <w:marLeft w:val="480"/>
          <w:marRight w:val="0"/>
          <w:marTop w:val="0"/>
          <w:marBottom w:val="0"/>
          <w:divBdr>
            <w:top w:val="none" w:sz="0" w:space="0" w:color="auto"/>
            <w:left w:val="none" w:sz="0" w:space="0" w:color="auto"/>
            <w:bottom w:val="none" w:sz="0" w:space="0" w:color="auto"/>
            <w:right w:val="none" w:sz="0" w:space="0" w:color="auto"/>
          </w:divBdr>
        </w:div>
        <w:div w:id="1765178201">
          <w:marLeft w:val="480"/>
          <w:marRight w:val="0"/>
          <w:marTop w:val="0"/>
          <w:marBottom w:val="0"/>
          <w:divBdr>
            <w:top w:val="none" w:sz="0" w:space="0" w:color="auto"/>
            <w:left w:val="none" w:sz="0" w:space="0" w:color="auto"/>
            <w:bottom w:val="none" w:sz="0" w:space="0" w:color="auto"/>
            <w:right w:val="none" w:sz="0" w:space="0" w:color="auto"/>
          </w:divBdr>
        </w:div>
        <w:div w:id="1791507126">
          <w:marLeft w:val="480"/>
          <w:marRight w:val="0"/>
          <w:marTop w:val="0"/>
          <w:marBottom w:val="0"/>
          <w:divBdr>
            <w:top w:val="none" w:sz="0" w:space="0" w:color="auto"/>
            <w:left w:val="none" w:sz="0" w:space="0" w:color="auto"/>
            <w:bottom w:val="none" w:sz="0" w:space="0" w:color="auto"/>
            <w:right w:val="none" w:sz="0" w:space="0" w:color="auto"/>
          </w:divBdr>
        </w:div>
        <w:div w:id="1809662591">
          <w:marLeft w:val="480"/>
          <w:marRight w:val="0"/>
          <w:marTop w:val="0"/>
          <w:marBottom w:val="0"/>
          <w:divBdr>
            <w:top w:val="none" w:sz="0" w:space="0" w:color="auto"/>
            <w:left w:val="none" w:sz="0" w:space="0" w:color="auto"/>
            <w:bottom w:val="none" w:sz="0" w:space="0" w:color="auto"/>
            <w:right w:val="none" w:sz="0" w:space="0" w:color="auto"/>
          </w:divBdr>
        </w:div>
        <w:div w:id="1831216844">
          <w:marLeft w:val="480"/>
          <w:marRight w:val="0"/>
          <w:marTop w:val="0"/>
          <w:marBottom w:val="0"/>
          <w:divBdr>
            <w:top w:val="none" w:sz="0" w:space="0" w:color="auto"/>
            <w:left w:val="none" w:sz="0" w:space="0" w:color="auto"/>
            <w:bottom w:val="none" w:sz="0" w:space="0" w:color="auto"/>
            <w:right w:val="none" w:sz="0" w:space="0" w:color="auto"/>
          </w:divBdr>
        </w:div>
        <w:div w:id="1991211387">
          <w:marLeft w:val="480"/>
          <w:marRight w:val="0"/>
          <w:marTop w:val="0"/>
          <w:marBottom w:val="0"/>
          <w:divBdr>
            <w:top w:val="none" w:sz="0" w:space="0" w:color="auto"/>
            <w:left w:val="none" w:sz="0" w:space="0" w:color="auto"/>
            <w:bottom w:val="none" w:sz="0" w:space="0" w:color="auto"/>
            <w:right w:val="none" w:sz="0" w:space="0" w:color="auto"/>
          </w:divBdr>
        </w:div>
        <w:div w:id="2011105556">
          <w:marLeft w:val="480"/>
          <w:marRight w:val="0"/>
          <w:marTop w:val="0"/>
          <w:marBottom w:val="0"/>
          <w:divBdr>
            <w:top w:val="none" w:sz="0" w:space="0" w:color="auto"/>
            <w:left w:val="none" w:sz="0" w:space="0" w:color="auto"/>
            <w:bottom w:val="none" w:sz="0" w:space="0" w:color="auto"/>
            <w:right w:val="none" w:sz="0" w:space="0" w:color="auto"/>
          </w:divBdr>
        </w:div>
        <w:div w:id="2033650964">
          <w:marLeft w:val="480"/>
          <w:marRight w:val="0"/>
          <w:marTop w:val="0"/>
          <w:marBottom w:val="0"/>
          <w:divBdr>
            <w:top w:val="none" w:sz="0" w:space="0" w:color="auto"/>
            <w:left w:val="none" w:sz="0" w:space="0" w:color="auto"/>
            <w:bottom w:val="none" w:sz="0" w:space="0" w:color="auto"/>
            <w:right w:val="none" w:sz="0" w:space="0" w:color="auto"/>
          </w:divBdr>
        </w:div>
        <w:div w:id="2038195103">
          <w:marLeft w:val="480"/>
          <w:marRight w:val="0"/>
          <w:marTop w:val="0"/>
          <w:marBottom w:val="0"/>
          <w:divBdr>
            <w:top w:val="none" w:sz="0" w:space="0" w:color="auto"/>
            <w:left w:val="none" w:sz="0" w:space="0" w:color="auto"/>
            <w:bottom w:val="none" w:sz="0" w:space="0" w:color="auto"/>
            <w:right w:val="none" w:sz="0" w:space="0" w:color="auto"/>
          </w:divBdr>
        </w:div>
        <w:div w:id="2041391013">
          <w:marLeft w:val="480"/>
          <w:marRight w:val="0"/>
          <w:marTop w:val="0"/>
          <w:marBottom w:val="0"/>
          <w:divBdr>
            <w:top w:val="none" w:sz="0" w:space="0" w:color="auto"/>
            <w:left w:val="none" w:sz="0" w:space="0" w:color="auto"/>
            <w:bottom w:val="none" w:sz="0" w:space="0" w:color="auto"/>
            <w:right w:val="none" w:sz="0" w:space="0" w:color="auto"/>
          </w:divBdr>
        </w:div>
        <w:div w:id="2069766201">
          <w:marLeft w:val="480"/>
          <w:marRight w:val="0"/>
          <w:marTop w:val="0"/>
          <w:marBottom w:val="0"/>
          <w:divBdr>
            <w:top w:val="none" w:sz="0" w:space="0" w:color="auto"/>
            <w:left w:val="none" w:sz="0" w:space="0" w:color="auto"/>
            <w:bottom w:val="none" w:sz="0" w:space="0" w:color="auto"/>
            <w:right w:val="none" w:sz="0" w:space="0" w:color="auto"/>
          </w:divBdr>
        </w:div>
        <w:div w:id="2071462909">
          <w:marLeft w:val="480"/>
          <w:marRight w:val="0"/>
          <w:marTop w:val="0"/>
          <w:marBottom w:val="0"/>
          <w:divBdr>
            <w:top w:val="none" w:sz="0" w:space="0" w:color="auto"/>
            <w:left w:val="none" w:sz="0" w:space="0" w:color="auto"/>
            <w:bottom w:val="none" w:sz="0" w:space="0" w:color="auto"/>
            <w:right w:val="none" w:sz="0" w:space="0" w:color="auto"/>
          </w:divBdr>
        </w:div>
        <w:div w:id="2102791819">
          <w:marLeft w:val="480"/>
          <w:marRight w:val="0"/>
          <w:marTop w:val="0"/>
          <w:marBottom w:val="0"/>
          <w:divBdr>
            <w:top w:val="none" w:sz="0" w:space="0" w:color="auto"/>
            <w:left w:val="none" w:sz="0" w:space="0" w:color="auto"/>
            <w:bottom w:val="none" w:sz="0" w:space="0" w:color="auto"/>
            <w:right w:val="none" w:sz="0" w:space="0" w:color="auto"/>
          </w:divBdr>
        </w:div>
        <w:div w:id="2109227131">
          <w:marLeft w:val="480"/>
          <w:marRight w:val="0"/>
          <w:marTop w:val="0"/>
          <w:marBottom w:val="0"/>
          <w:divBdr>
            <w:top w:val="none" w:sz="0" w:space="0" w:color="auto"/>
            <w:left w:val="none" w:sz="0" w:space="0" w:color="auto"/>
            <w:bottom w:val="none" w:sz="0" w:space="0" w:color="auto"/>
            <w:right w:val="none" w:sz="0" w:space="0" w:color="auto"/>
          </w:divBdr>
        </w:div>
        <w:div w:id="2119327313">
          <w:marLeft w:val="480"/>
          <w:marRight w:val="0"/>
          <w:marTop w:val="0"/>
          <w:marBottom w:val="0"/>
          <w:divBdr>
            <w:top w:val="none" w:sz="0" w:space="0" w:color="auto"/>
            <w:left w:val="none" w:sz="0" w:space="0" w:color="auto"/>
            <w:bottom w:val="none" w:sz="0" w:space="0" w:color="auto"/>
            <w:right w:val="none" w:sz="0" w:space="0" w:color="auto"/>
          </w:divBdr>
        </w:div>
      </w:divsChild>
    </w:div>
    <w:div w:id="125397107">
      <w:bodyDiv w:val="1"/>
      <w:marLeft w:val="0"/>
      <w:marRight w:val="0"/>
      <w:marTop w:val="0"/>
      <w:marBottom w:val="0"/>
      <w:divBdr>
        <w:top w:val="none" w:sz="0" w:space="0" w:color="auto"/>
        <w:left w:val="none" w:sz="0" w:space="0" w:color="auto"/>
        <w:bottom w:val="none" w:sz="0" w:space="0" w:color="auto"/>
        <w:right w:val="none" w:sz="0" w:space="0" w:color="auto"/>
      </w:divBdr>
      <w:divsChild>
        <w:div w:id="35131639">
          <w:marLeft w:val="480"/>
          <w:marRight w:val="0"/>
          <w:marTop w:val="0"/>
          <w:marBottom w:val="0"/>
          <w:divBdr>
            <w:top w:val="none" w:sz="0" w:space="0" w:color="auto"/>
            <w:left w:val="none" w:sz="0" w:space="0" w:color="auto"/>
            <w:bottom w:val="none" w:sz="0" w:space="0" w:color="auto"/>
            <w:right w:val="none" w:sz="0" w:space="0" w:color="auto"/>
          </w:divBdr>
        </w:div>
        <w:div w:id="127672384">
          <w:marLeft w:val="480"/>
          <w:marRight w:val="0"/>
          <w:marTop w:val="0"/>
          <w:marBottom w:val="0"/>
          <w:divBdr>
            <w:top w:val="none" w:sz="0" w:space="0" w:color="auto"/>
            <w:left w:val="none" w:sz="0" w:space="0" w:color="auto"/>
            <w:bottom w:val="none" w:sz="0" w:space="0" w:color="auto"/>
            <w:right w:val="none" w:sz="0" w:space="0" w:color="auto"/>
          </w:divBdr>
        </w:div>
        <w:div w:id="134640129">
          <w:marLeft w:val="480"/>
          <w:marRight w:val="0"/>
          <w:marTop w:val="0"/>
          <w:marBottom w:val="0"/>
          <w:divBdr>
            <w:top w:val="none" w:sz="0" w:space="0" w:color="auto"/>
            <w:left w:val="none" w:sz="0" w:space="0" w:color="auto"/>
            <w:bottom w:val="none" w:sz="0" w:space="0" w:color="auto"/>
            <w:right w:val="none" w:sz="0" w:space="0" w:color="auto"/>
          </w:divBdr>
        </w:div>
        <w:div w:id="148138480">
          <w:marLeft w:val="480"/>
          <w:marRight w:val="0"/>
          <w:marTop w:val="0"/>
          <w:marBottom w:val="0"/>
          <w:divBdr>
            <w:top w:val="none" w:sz="0" w:space="0" w:color="auto"/>
            <w:left w:val="none" w:sz="0" w:space="0" w:color="auto"/>
            <w:bottom w:val="none" w:sz="0" w:space="0" w:color="auto"/>
            <w:right w:val="none" w:sz="0" w:space="0" w:color="auto"/>
          </w:divBdr>
        </w:div>
        <w:div w:id="242763936">
          <w:marLeft w:val="480"/>
          <w:marRight w:val="0"/>
          <w:marTop w:val="0"/>
          <w:marBottom w:val="0"/>
          <w:divBdr>
            <w:top w:val="none" w:sz="0" w:space="0" w:color="auto"/>
            <w:left w:val="none" w:sz="0" w:space="0" w:color="auto"/>
            <w:bottom w:val="none" w:sz="0" w:space="0" w:color="auto"/>
            <w:right w:val="none" w:sz="0" w:space="0" w:color="auto"/>
          </w:divBdr>
        </w:div>
        <w:div w:id="400520159">
          <w:marLeft w:val="480"/>
          <w:marRight w:val="0"/>
          <w:marTop w:val="0"/>
          <w:marBottom w:val="0"/>
          <w:divBdr>
            <w:top w:val="none" w:sz="0" w:space="0" w:color="auto"/>
            <w:left w:val="none" w:sz="0" w:space="0" w:color="auto"/>
            <w:bottom w:val="none" w:sz="0" w:space="0" w:color="auto"/>
            <w:right w:val="none" w:sz="0" w:space="0" w:color="auto"/>
          </w:divBdr>
        </w:div>
        <w:div w:id="407731071">
          <w:marLeft w:val="480"/>
          <w:marRight w:val="0"/>
          <w:marTop w:val="0"/>
          <w:marBottom w:val="0"/>
          <w:divBdr>
            <w:top w:val="none" w:sz="0" w:space="0" w:color="auto"/>
            <w:left w:val="none" w:sz="0" w:space="0" w:color="auto"/>
            <w:bottom w:val="none" w:sz="0" w:space="0" w:color="auto"/>
            <w:right w:val="none" w:sz="0" w:space="0" w:color="auto"/>
          </w:divBdr>
        </w:div>
        <w:div w:id="433283408">
          <w:marLeft w:val="480"/>
          <w:marRight w:val="0"/>
          <w:marTop w:val="0"/>
          <w:marBottom w:val="0"/>
          <w:divBdr>
            <w:top w:val="none" w:sz="0" w:space="0" w:color="auto"/>
            <w:left w:val="none" w:sz="0" w:space="0" w:color="auto"/>
            <w:bottom w:val="none" w:sz="0" w:space="0" w:color="auto"/>
            <w:right w:val="none" w:sz="0" w:space="0" w:color="auto"/>
          </w:divBdr>
        </w:div>
        <w:div w:id="439300142">
          <w:marLeft w:val="480"/>
          <w:marRight w:val="0"/>
          <w:marTop w:val="0"/>
          <w:marBottom w:val="0"/>
          <w:divBdr>
            <w:top w:val="none" w:sz="0" w:space="0" w:color="auto"/>
            <w:left w:val="none" w:sz="0" w:space="0" w:color="auto"/>
            <w:bottom w:val="none" w:sz="0" w:space="0" w:color="auto"/>
            <w:right w:val="none" w:sz="0" w:space="0" w:color="auto"/>
          </w:divBdr>
        </w:div>
        <w:div w:id="444689878">
          <w:marLeft w:val="480"/>
          <w:marRight w:val="0"/>
          <w:marTop w:val="0"/>
          <w:marBottom w:val="0"/>
          <w:divBdr>
            <w:top w:val="none" w:sz="0" w:space="0" w:color="auto"/>
            <w:left w:val="none" w:sz="0" w:space="0" w:color="auto"/>
            <w:bottom w:val="none" w:sz="0" w:space="0" w:color="auto"/>
            <w:right w:val="none" w:sz="0" w:space="0" w:color="auto"/>
          </w:divBdr>
        </w:div>
        <w:div w:id="491799543">
          <w:marLeft w:val="480"/>
          <w:marRight w:val="0"/>
          <w:marTop w:val="0"/>
          <w:marBottom w:val="0"/>
          <w:divBdr>
            <w:top w:val="none" w:sz="0" w:space="0" w:color="auto"/>
            <w:left w:val="none" w:sz="0" w:space="0" w:color="auto"/>
            <w:bottom w:val="none" w:sz="0" w:space="0" w:color="auto"/>
            <w:right w:val="none" w:sz="0" w:space="0" w:color="auto"/>
          </w:divBdr>
        </w:div>
        <w:div w:id="537085536">
          <w:marLeft w:val="480"/>
          <w:marRight w:val="0"/>
          <w:marTop w:val="0"/>
          <w:marBottom w:val="0"/>
          <w:divBdr>
            <w:top w:val="none" w:sz="0" w:space="0" w:color="auto"/>
            <w:left w:val="none" w:sz="0" w:space="0" w:color="auto"/>
            <w:bottom w:val="none" w:sz="0" w:space="0" w:color="auto"/>
            <w:right w:val="none" w:sz="0" w:space="0" w:color="auto"/>
          </w:divBdr>
        </w:div>
        <w:div w:id="557782313">
          <w:marLeft w:val="480"/>
          <w:marRight w:val="0"/>
          <w:marTop w:val="0"/>
          <w:marBottom w:val="0"/>
          <w:divBdr>
            <w:top w:val="none" w:sz="0" w:space="0" w:color="auto"/>
            <w:left w:val="none" w:sz="0" w:space="0" w:color="auto"/>
            <w:bottom w:val="none" w:sz="0" w:space="0" w:color="auto"/>
            <w:right w:val="none" w:sz="0" w:space="0" w:color="auto"/>
          </w:divBdr>
        </w:div>
        <w:div w:id="562835831">
          <w:marLeft w:val="480"/>
          <w:marRight w:val="0"/>
          <w:marTop w:val="0"/>
          <w:marBottom w:val="0"/>
          <w:divBdr>
            <w:top w:val="none" w:sz="0" w:space="0" w:color="auto"/>
            <w:left w:val="none" w:sz="0" w:space="0" w:color="auto"/>
            <w:bottom w:val="none" w:sz="0" w:space="0" w:color="auto"/>
            <w:right w:val="none" w:sz="0" w:space="0" w:color="auto"/>
          </w:divBdr>
        </w:div>
        <w:div w:id="571505884">
          <w:marLeft w:val="480"/>
          <w:marRight w:val="0"/>
          <w:marTop w:val="0"/>
          <w:marBottom w:val="0"/>
          <w:divBdr>
            <w:top w:val="none" w:sz="0" w:space="0" w:color="auto"/>
            <w:left w:val="none" w:sz="0" w:space="0" w:color="auto"/>
            <w:bottom w:val="none" w:sz="0" w:space="0" w:color="auto"/>
            <w:right w:val="none" w:sz="0" w:space="0" w:color="auto"/>
          </w:divBdr>
        </w:div>
        <w:div w:id="579338718">
          <w:marLeft w:val="480"/>
          <w:marRight w:val="0"/>
          <w:marTop w:val="0"/>
          <w:marBottom w:val="0"/>
          <w:divBdr>
            <w:top w:val="none" w:sz="0" w:space="0" w:color="auto"/>
            <w:left w:val="none" w:sz="0" w:space="0" w:color="auto"/>
            <w:bottom w:val="none" w:sz="0" w:space="0" w:color="auto"/>
            <w:right w:val="none" w:sz="0" w:space="0" w:color="auto"/>
          </w:divBdr>
        </w:div>
        <w:div w:id="617417509">
          <w:marLeft w:val="480"/>
          <w:marRight w:val="0"/>
          <w:marTop w:val="0"/>
          <w:marBottom w:val="0"/>
          <w:divBdr>
            <w:top w:val="none" w:sz="0" w:space="0" w:color="auto"/>
            <w:left w:val="none" w:sz="0" w:space="0" w:color="auto"/>
            <w:bottom w:val="none" w:sz="0" w:space="0" w:color="auto"/>
            <w:right w:val="none" w:sz="0" w:space="0" w:color="auto"/>
          </w:divBdr>
        </w:div>
        <w:div w:id="714700402">
          <w:marLeft w:val="480"/>
          <w:marRight w:val="0"/>
          <w:marTop w:val="0"/>
          <w:marBottom w:val="0"/>
          <w:divBdr>
            <w:top w:val="none" w:sz="0" w:space="0" w:color="auto"/>
            <w:left w:val="none" w:sz="0" w:space="0" w:color="auto"/>
            <w:bottom w:val="none" w:sz="0" w:space="0" w:color="auto"/>
            <w:right w:val="none" w:sz="0" w:space="0" w:color="auto"/>
          </w:divBdr>
        </w:div>
        <w:div w:id="725640418">
          <w:marLeft w:val="480"/>
          <w:marRight w:val="0"/>
          <w:marTop w:val="0"/>
          <w:marBottom w:val="0"/>
          <w:divBdr>
            <w:top w:val="none" w:sz="0" w:space="0" w:color="auto"/>
            <w:left w:val="none" w:sz="0" w:space="0" w:color="auto"/>
            <w:bottom w:val="none" w:sz="0" w:space="0" w:color="auto"/>
            <w:right w:val="none" w:sz="0" w:space="0" w:color="auto"/>
          </w:divBdr>
        </w:div>
        <w:div w:id="774398856">
          <w:marLeft w:val="480"/>
          <w:marRight w:val="0"/>
          <w:marTop w:val="0"/>
          <w:marBottom w:val="0"/>
          <w:divBdr>
            <w:top w:val="none" w:sz="0" w:space="0" w:color="auto"/>
            <w:left w:val="none" w:sz="0" w:space="0" w:color="auto"/>
            <w:bottom w:val="none" w:sz="0" w:space="0" w:color="auto"/>
            <w:right w:val="none" w:sz="0" w:space="0" w:color="auto"/>
          </w:divBdr>
        </w:div>
        <w:div w:id="777524948">
          <w:marLeft w:val="480"/>
          <w:marRight w:val="0"/>
          <w:marTop w:val="0"/>
          <w:marBottom w:val="0"/>
          <w:divBdr>
            <w:top w:val="none" w:sz="0" w:space="0" w:color="auto"/>
            <w:left w:val="none" w:sz="0" w:space="0" w:color="auto"/>
            <w:bottom w:val="none" w:sz="0" w:space="0" w:color="auto"/>
            <w:right w:val="none" w:sz="0" w:space="0" w:color="auto"/>
          </w:divBdr>
        </w:div>
        <w:div w:id="780808226">
          <w:marLeft w:val="480"/>
          <w:marRight w:val="0"/>
          <w:marTop w:val="0"/>
          <w:marBottom w:val="0"/>
          <w:divBdr>
            <w:top w:val="none" w:sz="0" w:space="0" w:color="auto"/>
            <w:left w:val="none" w:sz="0" w:space="0" w:color="auto"/>
            <w:bottom w:val="none" w:sz="0" w:space="0" w:color="auto"/>
            <w:right w:val="none" w:sz="0" w:space="0" w:color="auto"/>
          </w:divBdr>
        </w:div>
        <w:div w:id="855389229">
          <w:marLeft w:val="480"/>
          <w:marRight w:val="0"/>
          <w:marTop w:val="0"/>
          <w:marBottom w:val="0"/>
          <w:divBdr>
            <w:top w:val="none" w:sz="0" w:space="0" w:color="auto"/>
            <w:left w:val="none" w:sz="0" w:space="0" w:color="auto"/>
            <w:bottom w:val="none" w:sz="0" w:space="0" w:color="auto"/>
            <w:right w:val="none" w:sz="0" w:space="0" w:color="auto"/>
          </w:divBdr>
        </w:div>
        <w:div w:id="870646951">
          <w:marLeft w:val="480"/>
          <w:marRight w:val="0"/>
          <w:marTop w:val="0"/>
          <w:marBottom w:val="0"/>
          <w:divBdr>
            <w:top w:val="none" w:sz="0" w:space="0" w:color="auto"/>
            <w:left w:val="none" w:sz="0" w:space="0" w:color="auto"/>
            <w:bottom w:val="none" w:sz="0" w:space="0" w:color="auto"/>
            <w:right w:val="none" w:sz="0" w:space="0" w:color="auto"/>
          </w:divBdr>
        </w:div>
        <w:div w:id="965312017">
          <w:marLeft w:val="480"/>
          <w:marRight w:val="0"/>
          <w:marTop w:val="0"/>
          <w:marBottom w:val="0"/>
          <w:divBdr>
            <w:top w:val="none" w:sz="0" w:space="0" w:color="auto"/>
            <w:left w:val="none" w:sz="0" w:space="0" w:color="auto"/>
            <w:bottom w:val="none" w:sz="0" w:space="0" w:color="auto"/>
            <w:right w:val="none" w:sz="0" w:space="0" w:color="auto"/>
          </w:divBdr>
        </w:div>
        <w:div w:id="1124619284">
          <w:marLeft w:val="480"/>
          <w:marRight w:val="0"/>
          <w:marTop w:val="0"/>
          <w:marBottom w:val="0"/>
          <w:divBdr>
            <w:top w:val="none" w:sz="0" w:space="0" w:color="auto"/>
            <w:left w:val="none" w:sz="0" w:space="0" w:color="auto"/>
            <w:bottom w:val="none" w:sz="0" w:space="0" w:color="auto"/>
            <w:right w:val="none" w:sz="0" w:space="0" w:color="auto"/>
          </w:divBdr>
        </w:div>
        <w:div w:id="1135102264">
          <w:marLeft w:val="480"/>
          <w:marRight w:val="0"/>
          <w:marTop w:val="0"/>
          <w:marBottom w:val="0"/>
          <w:divBdr>
            <w:top w:val="none" w:sz="0" w:space="0" w:color="auto"/>
            <w:left w:val="none" w:sz="0" w:space="0" w:color="auto"/>
            <w:bottom w:val="none" w:sz="0" w:space="0" w:color="auto"/>
            <w:right w:val="none" w:sz="0" w:space="0" w:color="auto"/>
          </w:divBdr>
        </w:div>
        <w:div w:id="1138373615">
          <w:marLeft w:val="480"/>
          <w:marRight w:val="0"/>
          <w:marTop w:val="0"/>
          <w:marBottom w:val="0"/>
          <w:divBdr>
            <w:top w:val="none" w:sz="0" w:space="0" w:color="auto"/>
            <w:left w:val="none" w:sz="0" w:space="0" w:color="auto"/>
            <w:bottom w:val="none" w:sz="0" w:space="0" w:color="auto"/>
            <w:right w:val="none" w:sz="0" w:space="0" w:color="auto"/>
          </w:divBdr>
        </w:div>
        <w:div w:id="1225682983">
          <w:marLeft w:val="480"/>
          <w:marRight w:val="0"/>
          <w:marTop w:val="0"/>
          <w:marBottom w:val="0"/>
          <w:divBdr>
            <w:top w:val="none" w:sz="0" w:space="0" w:color="auto"/>
            <w:left w:val="none" w:sz="0" w:space="0" w:color="auto"/>
            <w:bottom w:val="none" w:sz="0" w:space="0" w:color="auto"/>
            <w:right w:val="none" w:sz="0" w:space="0" w:color="auto"/>
          </w:divBdr>
        </w:div>
        <w:div w:id="1228033194">
          <w:marLeft w:val="480"/>
          <w:marRight w:val="0"/>
          <w:marTop w:val="0"/>
          <w:marBottom w:val="0"/>
          <w:divBdr>
            <w:top w:val="none" w:sz="0" w:space="0" w:color="auto"/>
            <w:left w:val="none" w:sz="0" w:space="0" w:color="auto"/>
            <w:bottom w:val="none" w:sz="0" w:space="0" w:color="auto"/>
            <w:right w:val="none" w:sz="0" w:space="0" w:color="auto"/>
          </w:divBdr>
        </w:div>
        <w:div w:id="1306354537">
          <w:marLeft w:val="480"/>
          <w:marRight w:val="0"/>
          <w:marTop w:val="0"/>
          <w:marBottom w:val="0"/>
          <w:divBdr>
            <w:top w:val="none" w:sz="0" w:space="0" w:color="auto"/>
            <w:left w:val="none" w:sz="0" w:space="0" w:color="auto"/>
            <w:bottom w:val="none" w:sz="0" w:space="0" w:color="auto"/>
            <w:right w:val="none" w:sz="0" w:space="0" w:color="auto"/>
          </w:divBdr>
        </w:div>
        <w:div w:id="1311983652">
          <w:marLeft w:val="480"/>
          <w:marRight w:val="0"/>
          <w:marTop w:val="0"/>
          <w:marBottom w:val="0"/>
          <w:divBdr>
            <w:top w:val="none" w:sz="0" w:space="0" w:color="auto"/>
            <w:left w:val="none" w:sz="0" w:space="0" w:color="auto"/>
            <w:bottom w:val="none" w:sz="0" w:space="0" w:color="auto"/>
            <w:right w:val="none" w:sz="0" w:space="0" w:color="auto"/>
          </w:divBdr>
        </w:div>
        <w:div w:id="1320693326">
          <w:marLeft w:val="480"/>
          <w:marRight w:val="0"/>
          <w:marTop w:val="0"/>
          <w:marBottom w:val="0"/>
          <w:divBdr>
            <w:top w:val="none" w:sz="0" w:space="0" w:color="auto"/>
            <w:left w:val="none" w:sz="0" w:space="0" w:color="auto"/>
            <w:bottom w:val="none" w:sz="0" w:space="0" w:color="auto"/>
            <w:right w:val="none" w:sz="0" w:space="0" w:color="auto"/>
          </w:divBdr>
        </w:div>
        <w:div w:id="1348822530">
          <w:marLeft w:val="480"/>
          <w:marRight w:val="0"/>
          <w:marTop w:val="0"/>
          <w:marBottom w:val="0"/>
          <w:divBdr>
            <w:top w:val="none" w:sz="0" w:space="0" w:color="auto"/>
            <w:left w:val="none" w:sz="0" w:space="0" w:color="auto"/>
            <w:bottom w:val="none" w:sz="0" w:space="0" w:color="auto"/>
            <w:right w:val="none" w:sz="0" w:space="0" w:color="auto"/>
          </w:divBdr>
        </w:div>
        <w:div w:id="1553080728">
          <w:marLeft w:val="480"/>
          <w:marRight w:val="0"/>
          <w:marTop w:val="0"/>
          <w:marBottom w:val="0"/>
          <w:divBdr>
            <w:top w:val="none" w:sz="0" w:space="0" w:color="auto"/>
            <w:left w:val="none" w:sz="0" w:space="0" w:color="auto"/>
            <w:bottom w:val="none" w:sz="0" w:space="0" w:color="auto"/>
            <w:right w:val="none" w:sz="0" w:space="0" w:color="auto"/>
          </w:divBdr>
        </w:div>
        <w:div w:id="1588074170">
          <w:marLeft w:val="480"/>
          <w:marRight w:val="0"/>
          <w:marTop w:val="0"/>
          <w:marBottom w:val="0"/>
          <w:divBdr>
            <w:top w:val="none" w:sz="0" w:space="0" w:color="auto"/>
            <w:left w:val="none" w:sz="0" w:space="0" w:color="auto"/>
            <w:bottom w:val="none" w:sz="0" w:space="0" w:color="auto"/>
            <w:right w:val="none" w:sz="0" w:space="0" w:color="auto"/>
          </w:divBdr>
        </w:div>
        <w:div w:id="1640576652">
          <w:marLeft w:val="480"/>
          <w:marRight w:val="0"/>
          <w:marTop w:val="0"/>
          <w:marBottom w:val="0"/>
          <w:divBdr>
            <w:top w:val="none" w:sz="0" w:space="0" w:color="auto"/>
            <w:left w:val="none" w:sz="0" w:space="0" w:color="auto"/>
            <w:bottom w:val="none" w:sz="0" w:space="0" w:color="auto"/>
            <w:right w:val="none" w:sz="0" w:space="0" w:color="auto"/>
          </w:divBdr>
        </w:div>
        <w:div w:id="1696030033">
          <w:marLeft w:val="480"/>
          <w:marRight w:val="0"/>
          <w:marTop w:val="0"/>
          <w:marBottom w:val="0"/>
          <w:divBdr>
            <w:top w:val="none" w:sz="0" w:space="0" w:color="auto"/>
            <w:left w:val="none" w:sz="0" w:space="0" w:color="auto"/>
            <w:bottom w:val="none" w:sz="0" w:space="0" w:color="auto"/>
            <w:right w:val="none" w:sz="0" w:space="0" w:color="auto"/>
          </w:divBdr>
        </w:div>
        <w:div w:id="1697342915">
          <w:marLeft w:val="480"/>
          <w:marRight w:val="0"/>
          <w:marTop w:val="0"/>
          <w:marBottom w:val="0"/>
          <w:divBdr>
            <w:top w:val="none" w:sz="0" w:space="0" w:color="auto"/>
            <w:left w:val="none" w:sz="0" w:space="0" w:color="auto"/>
            <w:bottom w:val="none" w:sz="0" w:space="0" w:color="auto"/>
            <w:right w:val="none" w:sz="0" w:space="0" w:color="auto"/>
          </w:divBdr>
        </w:div>
        <w:div w:id="1764035357">
          <w:marLeft w:val="480"/>
          <w:marRight w:val="0"/>
          <w:marTop w:val="0"/>
          <w:marBottom w:val="0"/>
          <w:divBdr>
            <w:top w:val="none" w:sz="0" w:space="0" w:color="auto"/>
            <w:left w:val="none" w:sz="0" w:space="0" w:color="auto"/>
            <w:bottom w:val="none" w:sz="0" w:space="0" w:color="auto"/>
            <w:right w:val="none" w:sz="0" w:space="0" w:color="auto"/>
          </w:divBdr>
        </w:div>
        <w:div w:id="1808738481">
          <w:marLeft w:val="480"/>
          <w:marRight w:val="0"/>
          <w:marTop w:val="0"/>
          <w:marBottom w:val="0"/>
          <w:divBdr>
            <w:top w:val="none" w:sz="0" w:space="0" w:color="auto"/>
            <w:left w:val="none" w:sz="0" w:space="0" w:color="auto"/>
            <w:bottom w:val="none" w:sz="0" w:space="0" w:color="auto"/>
            <w:right w:val="none" w:sz="0" w:space="0" w:color="auto"/>
          </w:divBdr>
        </w:div>
        <w:div w:id="1827432593">
          <w:marLeft w:val="480"/>
          <w:marRight w:val="0"/>
          <w:marTop w:val="0"/>
          <w:marBottom w:val="0"/>
          <w:divBdr>
            <w:top w:val="none" w:sz="0" w:space="0" w:color="auto"/>
            <w:left w:val="none" w:sz="0" w:space="0" w:color="auto"/>
            <w:bottom w:val="none" w:sz="0" w:space="0" w:color="auto"/>
            <w:right w:val="none" w:sz="0" w:space="0" w:color="auto"/>
          </w:divBdr>
        </w:div>
        <w:div w:id="1839271552">
          <w:marLeft w:val="480"/>
          <w:marRight w:val="0"/>
          <w:marTop w:val="0"/>
          <w:marBottom w:val="0"/>
          <w:divBdr>
            <w:top w:val="none" w:sz="0" w:space="0" w:color="auto"/>
            <w:left w:val="none" w:sz="0" w:space="0" w:color="auto"/>
            <w:bottom w:val="none" w:sz="0" w:space="0" w:color="auto"/>
            <w:right w:val="none" w:sz="0" w:space="0" w:color="auto"/>
          </w:divBdr>
        </w:div>
        <w:div w:id="1865367740">
          <w:marLeft w:val="480"/>
          <w:marRight w:val="0"/>
          <w:marTop w:val="0"/>
          <w:marBottom w:val="0"/>
          <w:divBdr>
            <w:top w:val="none" w:sz="0" w:space="0" w:color="auto"/>
            <w:left w:val="none" w:sz="0" w:space="0" w:color="auto"/>
            <w:bottom w:val="none" w:sz="0" w:space="0" w:color="auto"/>
            <w:right w:val="none" w:sz="0" w:space="0" w:color="auto"/>
          </w:divBdr>
        </w:div>
        <w:div w:id="1990354196">
          <w:marLeft w:val="480"/>
          <w:marRight w:val="0"/>
          <w:marTop w:val="0"/>
          <w:marBottom w:val="0"/>
          <w:divBdr>
            <w:top w:val="none" w:sz="0" w:space="0" w:color="auto"/>
            <w:left w:val="none" w:sz="0" w:space="0" w:color="auto"/>
            <w:bottom w:val="none" w:sz="0" w:space="0" w:color="auto"/>
            <w:right w:val="none" w:sz="0" w:space="0" w:color="auto"/>
          </w:divBdr>
        </w:div>
        <w:div w:id="2019501280">
          <w:marLeft w:val="480"/>
          <w:marRight w:val="0"/>
          <w:marTop w:val="0"/>
          <w:marBottom w:val="0"/>
          <w:divBdr>
            <w:top w:val="none" w:sz="0" w:space="0" w:color="auto"/>
            <w:left w:val="none" w:sz="0" w:space="0" w:color="auto"/>
            <w:bottom w:val="none" w:sz="0" w:space="0" w:color="auto"/>
            <w:right w:val="none" w:sz="0" w:space="0" w:color="auto"/>
          </w:divBdr>
        </w:div>
        <w:div w:id="2067096040">
          <w:marLeft w:val="480"/>
          <w:marRight w:val="0"/>
          <w:marTop w:val="0"/>
          <w:marBottom w:val="0"/>
          <w:divBdr>
            <w:top w:val="none" w:sz="0" w:space="0" w:color="auto"/>
            <w:left w:val="none" w:sz="0" w:space="0" w:color="auto"/>
            <w:bottom w:val="none" w:sz="0" w:space="0" w:color="auto"/>
            <w:right w:val="none" w:sz="0" w:space="0" w:color="auto"/>
          </w:divBdr>
        </w:div>
        <w:div w:id="2076736830">
          <w:marLeft w:val="480"/>
          <w:marRight w:val="0"/>
          <w:marTop w:val="0"/>
          <w:marBottom w:val="0"/>
          <w:divBdr>
            <w:top w:val="none" w:sz="0" w:space="0" w:color="auto"/>
            <w:left w:val="none" w:sz="0" w:space="0" w:color="auto"/>
            <w:bottom w:val="none" w:sz="0" w:space="0" w:color="auto"/>
            <w:right w:val="none" w:sz="0" w:space="0" w:color="auto"/>
          </w:divBdr>
        </w:div>
        <w:div w:id="2087679214">
          <w:marLeft w:val="480"/>
          <w:marRight w:val="0"/>
          <w:marTop w:val="0"/>
          <w:marBottom w:val="0"/>
          <w:divBdr>
            <w:top w:val="none" w:sz="0" w:space="0" w:color="auto"/>
            <w:left w:val="none" w:sz="0" w:space="0" w:color="auto"/>
            <w:bottom w:val="none" w:sz="0" w:space="0" w:color="auto"/>
            <w:right w:val="none" w:sz="0" w:space="0" w:color="auto"/>
          </w:divBdr>
        </w:div>
        <w:div w:id="2099053946">
          <w:marLeft w:val="480"/>
          <w:marRight w:val="0"/>
          <w:marTop w:val="0"/>
          <w:marBottom w:val="0"/>
          <w:divBdr>
            <w:top w:val="none" w:sz="0" w:space="0" w:color="auto"/>
            <w:left w:val="none" w:sz="0" w:space="0" w:color="auto"/>
            <w:bottom w:val="none" w:sz="0" w:space="0" w:color="auto"/>
            <w:right w:val="none" w:sz="0" w:space="0" w:color="auto"/>
          </w:divBdr>
        </w:div>
        <w:div w:id="2115788046">
          <w:marLeft w:val="480"/>
          <w:marRight w:val="0"/>
          <w:marTop w:val="0"/>
          <w:marBottom w:val="0"/>
          <w:divBdr>
            <w:top w:val="none" w:sz="0" w:space="0" w:color="auto"/>
            <w:left w:val="none" w:sz="0" w:space="0" w:color="auto"/>
            <w:bottom w:val="none" w:sz="0" w:space="0" w:color="auto"/>
            <w:right w:val="none" w:sz="0" w:space="0" w:color="auto"/>
          </w:divBdr>
        </w:div>
        <w:div w:id="2120947836">
          <w:marLeft w:val="480"/>
          <w:marRight w:val="0"/>
          <w:marTop w:val="0"/>
          <w:marBottom w:val="0"/>
          <w:divBdr>
            <w:top w:val="none" w:sz="0" w:space="0" w:color="auto"/>
            <w:left w:val="none" w:sz="0" w:space="0" w:color="auto"/>
            <w:bottom w:val="none" w:sz="0" w:space="0" w:color="auto"/>
            <w:right w:val="none" w:sz="0" w:space="0" w:color="auto"/>
          </w:divBdr>
        </w:div>
        <w:div w:id="2135365883">
          <w:marLeft w:val="480"/>
          <w:marRight w:val="0"/>
          <w:marTop w:val="0"/>
          <w:marBottom w:val="0"/>
          <w:divBdr>
            <w:top w:val="none" w:sz="0" w:space="0" w:color="auto"/>
            <w:left w:val="none" w:sz="0" w:space="0" w:color="auto"/>
            <w:bottom w:val="none" w:sz="0" w:space="0" w:color="auto"/>
            <w:right w:val="none" w:sz="0" w:space="0" w:color="auto"/>
          </w:divBdr>
        </w:div>
      </w:divsChild>
    </w:div>
    <w:div w:id="125707175">
      <w:bodyDiv w:val="1"/>
      <w:marLeft w:val="0"/>
      <w:marRight w:val="0"/>
      <w:marTop w:val="0"/>
      <w:marBottom w:val="0"/>
      <w:divBdr>
        <w:top w:val="none" w:sz="0" w:space="0" w:color="auto"/>
        <w:left w:val="none" w:sz="0" w:space="0" w:color="auto"/>
        <w:bottom w:val="none" w:sz="0" w:space="0" w:color="auto"/>
        <w:right w:val="none" w:sz="0" w:space="0" w:color="auto"/>
      </w:divBdr>
    </w:div>
    <w:div w:id="131867223">
      <w:bodyDiv w:val="1"/>
      <w:marLeft w:val="0"/>
      <w:marRight w:val="0"/>
      <w:marTop w:val="0"/>
      <w:marBottom w:val="0"/>
      <w:divBdr>
        <w:top w:val="none" w:sz="0" w:space="0" w:color="auto"/>
        <w:left w:val="none" w:sz="0" w:space="0" w:color="auto"/>
        <w:bottom w:val="none" w:sz="0" w:space="0" w:color="auto"/>
        <w:right w:val="none" w:sz="0" w:space="0" w:color="auto"/>
      </w:divBdr>
    </w:div>
    <w:div w:id="132211495">
      <w:bodyDiv w:val="1"/>
      <w:marLeft w:val="0"/>
      <w:marRight w:val="0"/>
      <w:marTop w:val="0"/>
      <w:marBottom w:val="0"/>
      <w:divBdr>
        <w:top w:val="none" w:sz="0" w:space="0" w:color="auto"/>
        <w:left w:val="none" w:sz="0" w:space="0" w:color="auto"/>
        <w:bottom w:val="none" w:sz="0" w:space="0" w:color="auto"/>
        <w:right w:val="none" w:sz="0" w:space="0" w:color="auto"/>
      </w:divBdr>
    </w:div>
    <w:div w:id="134297003">
      <w:bodyDiv w:val="1"/>
      <w:marLeft w:val="0"/>
      <w:marRight w:val="0"/>
      <w:marTop w:val="0"/>
      <w:marBottom w:val="0"/>
      <w:divBdr>
        <w:top w:val="none" w:sz="0" w:space="0" w:color="auto"/>
        <w:left w:val="none" w:sz="0" w:space="0" w:color="auto"/>
        <w:bottom w:val="none" w:sz="0" w:space="0" w:color="auto"/>
        <w:right w:val="none" w:sz="0" w:space="0" w:color="auto"/>
      </w:divBdr>
    </w:div>
    <w:div w:id="135879694">
      <w:bodyDiv w:val="1"/>
      <w:marLeft w:val="0"/>
      <w:marRight w:val="0"/>
      <w:marTop w:val="0"/>
      <w:marBottom w:val="0"/>
      <w:divBdr>
        <w:top w:val="none" w:sz="0" w:space="0" w:color="auto"/>
        <w:left w:val="none" w:sz="0" w:space="0" w:color="auto"/>
        <w:bottom w:val="none" w:sz="0" w:space="0" w:color="auto"/>
        <w:right w:val="none" w:sz="0" w:space="0" w:color="auto"/>
      </w:divBdr>
    </w:div>
    <w:div w:id="143207653">
      <w:bodyDiv w:val="1"/>
      <w:marLeft w:val="0"/>
      <w:marRight w:val="0"/>
      <w:marTop w:val="0"/>
      <w:marBottom w:val="0"/>
      <w:divBdr>
        <w:top w:val="none" w:sz="0" w:space="0" w:color="auto"/>
        <w:left w:val="none" w:sz="0" w:space="0" w:color="auto"/>
        <w:bottom w:val="none" w:sz="0" w:space="0" w:color="auto"/>
        <w:right w:val="none" w:sz="0" w:space="0" w:color="auto"/>
      </w:divBdr>
    </w:div>
    <w:div w:id="150760415">
      <w:bodyDiv w:val="1"/>
      <w:marLeft w:val="0"/>
      <w:marRight w:val="0"/>
      <w:marTop w:val="0"/>
      <w:marBottom w:val="0"/>
      <w:divBdr>
        <w:top w:val="none" w:sz="0" w:space="0" w:color="auto"/>
        <w:left w:val="none" w:sz="0" w:space="0" w:color="auto"/>
        <w:bottom w:val="none" w:sz="0" w:space="0" w:color="auto"/>
        <w:right w:val="none" w:sz="0" w:space="0" w:color="auto"/>
      </w:divBdr>
    </w:div>
    <w:div w:id="154886081">
      <w:bodyDiv w:val="1"/>
      <w:marLeft w:val="0"/>
      <w:marRight w:val="0"/>
      <w:marTop w:val="0"/>
      <w:marBottom w:val="0"/>
      <w:divBdr>
        <w:top w:val="none" w:sz="0" w:space="0" w:color="auto"/>
        <w:left w:val="none" w:sz="0" w:space="0" w:color="auto"/>
        <w:bottom w:val="none" w:sz="0" w:space="0" w:color="auto"/>
        <w:right w:val="none" w:sz="0" w:space="0" w:color="auto"/>
      </w:divBdr>
    </w:div>
    <w:div w:id="156844556">
      <w:bodyDiv w:val="1"/>
      <w:marLeft w:val="0"/>
      <w:marRight w:val="0"/>
      <w:marTop w:val="0"/>
      <w:marBottom w:val="0"/>
      <w:divBdr>
        <w:top w:val="none" w:sz="0" w:space="0" w:color="auto"/>
        <w:left w:val="none" w:sz="0" w:space="0" w:color="auto"/>
        <w:bottom w:val="none" w:sz="0" w:space="0" w:color="auto"/>
        <w:right w:val="none" w:sz="0" w:space="0" w:color="auto"/>
      </w:divBdr>
    </w:div>
    <w:div w:id="164788626">
      <w:bodyDiv w:val="1"/>
      <w:marLeft w:val="0"/>
      <w:marRight w:val="0"/>
      <w:marTop w:val="0"/>
      <w:marBottom w:val="0"/>
      <w:divBdr>
        <w:top w:val="none" w:sz="0" w:space="0" w:color="auto"/>
        <w:left w:val="none" w:sz="0" w:space="0" w:color="auto"/>
        <w:bottom w:val="none" w:sz="0" w:space="0" w:color="auto"/>
        <w:right w:val="none" w:sz="0" w:space="0" w:color="auto"/>
      </w:divBdr>
      <w:divsChild>
        <w:div w:id="6444894">
          <w:marLeft w:val="480"/>
          <w:marRight w:val="0"/>
          <w:marTop w:val="0"/>
          <w:marBottom w:val="0"/>
          <w:divBdr>
            <w:top w:val="none" w:sz="0" w:space="0" w:color="auto"/>
            <w:left w:val="none" w:sz="0" w:space="0" w:color="auto"/>
            <w:bottom w:val="none" w:sz="0" w:space="0" w:color="auto"/>
            <w:right w:val="none" w:sz="0" w:space="0" w:color="auto"/>
          </w:divBdr>
        </w:div>
        <w:div w:id="45615769">
          <w:marLeft w:val="480"/>
          <w:marRight w:val="0"/>
          <w:marTop w:val="0"/>
          <w:marBottom w:val="0"/>
          <w:divBdr>
            <w:top w:val="none" w:sz="0" w:space="0" w:color="auto"/>
            <w:left w:val="none" w:sz="0" w:space="0" w:color="auto"/>
            <w:bottom w:val="none" w:sz="0" w:space="0" w:color="auto"/>
            <w:right w:val="none" w:sz="0" w:space="0" w:color="auto"/>
          </w:divBdr>
        </w:div>
        <w:div w:id="70856274">
          <w:marLeft w:val="480"/>
          <w:marRight w:val="0"/>
          <w:marTop w:val="0"/>
          <w:marBottom w:val="0"/>
          <w:divBdr>
            <w:top w:val="none" w:sz="0" w:space="0" w:color="auto"/>
            <w:left w:val="none" w:sz="0" w:space="0" w:color="auto"/>
            <w:bottom w:val="none" w:sz="0" w:space="0" w:color="auto"/>
            <w:right w:val="none" w:sz="0" w:space="0" w:color="auto"/>
          </w:divBdr>
        </w:div>
        <w:div w:id="165287885">
          <w:marLeft w:val="480"/>
          <w:marRight w:val="0"/>
          <w:marTop w:val="0"/>
          <w:marBottom w:val="0"/>
          <w:divBdr>
            <w:top w:val="none" w:sz="0" w:space="0" w:color="auto"/>
            <w:left w:val="none" w:sz="0" w:space="0" w:color="auto"/>
            <w:bottom w:val="none" w:sz="0" w:space="0" w:color="auto"/>
            <w:right w:val="none" w:sz="0" w:space="0" w:color="auto"/>
          </w:divBdr>
        </w:div>
        <w:div w:id="206068108">
          <w:marLeft w:val="480"/>
          <w:marRight w:val="0"/>
          <w:marTop w:val="0"/>
          <w:marBottom w:val="0"/>
          <w:divBdr>
            <w:top w:val="none" w:sz="0" w:space="0" w:color="auto"/>
            <w:left w:val="none" w:sz="0" w:space="0" w:color="auto"/>
            <w:bottom w:val="none" w:sz="0" w:space="0" w:color="auto"/>
            <w:right w:val="none" w:sz="0" w:space="0" w:color="auto"/>
          </w:divBdr>
        </w:div>
        <w:div w:id="320502303">
          <w:marLeft w:val="480"/>
          <w:marRight w:val="0"/>
          <w:marTop w:val="0"/>
          <w:marBottom w:val="0"/>
          <w:divBdr>
            <w:top w:val="none" w:sz="0" w:space="0" w:color="auto"/>
            <w:left w:val="none" w:sz="0" w:space="0" w:color="auto"/>
            <w:bottom w:val="none" w:sz="0" w:space="0" w:color="auto"/>
            <w:right w:val="none" w:sz="0" w:space="0" w:color="auto"/>
          </w:divBdr>
        </w:div>
        <w:div w:id="392242927">
          <w:marLeft w:val="480"/>
          <w:marRight w:val="0"/>
          <w:marTop w:val="0"/>
          <w:marBottom w:val="0"/>
          <w:divBdr>
            <w:top w:val="none" w:sz="0" w:space="0" w:color="auto"/>
            <w:left w:val="none" w:sz="0" w:space="0" w:color="auto"/>
            <w:bottom w:val="none" w:sz="0" w:space="0" w:color="auto"/>
            <w:right w:val="none" w:sz="0" w:space="0" w:color="auto"/>
          </w:divBdr>
        </w:div>
        <w:div w:id="530919107">
          <w:marLeft w:val="480"/>
          <w:marRight w:val="0"/>
          <w:marTop w:val="0"/>
          <w:marBottom w:val="0"/>
          <w:divBdr>
            <w:top w:val="none" w:sz="0" w:space="0" w:color="auto"/>
            <w:left w:val="none" w:sz="0" w:space="0" w:color="auto"/>
            <w:bottom w:val="none" w:sz="0" w:space="0" w:color="auto"/>
            <w:right w:val="none" w:sz="0" w:space="0" w:color="auto"/>
          </w:divBdr>
        </w:div>
        <w:div w:id="597719854">
          <w:marLeft w:val="480"/>
          <w:marRight w:val="0"/>
          <w:marTop w:val="0"/>
          <w:marBottom w:val="0"/>
          <w:divBdr>
            <w:top w:val="none" w:sz="0" w:space="0" w:color="auto"/>
            <w:left w:val="none" w:sz="0" w:space="0" w:color="auto"/>
            <w:bottom w:val="none" w:sz="0" w:space="0" w:color="auto"/>
            <w:right w:val="none" w:sz="0" w:space="0" w:color="auto"/>
          </w:divBdr>
        </w:div>
        <w:div w:id="686906270">
          <w:marLeft w:val="480"/>
          <w:marRight w:val="0"/>
          <w:marTop w:val="0"/>
          <w:marBottom w:val="0"/>
          <w:divBdr>
            <w:top w:val="none" w:sz="0" w:space="0" w:color="auto"/>
            <w:left w:val="none" w:sz="0" w:space="0" w:color="auto"/>
            <w:bottom w:val="none" w:sz="0" w:space="0" w:color="auto"/>
            <w:right w:val="none" w:sz="0" w:space="0" w:color="auto"/>
          </w:divBdr>
        </w:div>
        <w:div w:id="775100123">
          <w:marLeft w:val="480"/>
          <w:marRight w:val="0"/>
          <w:marTop w:val="0"/>
          <w:marBottom w:val="0"/>
          <w:divBdr>
            <w:top w:val="none" w:sz="0" w:space="0" w:color="auto"/>
            <w:left w:val="none" w:sz="0" w:space="0" w:color="auto"/>
            <w:bottom w:val="none" w:sz="0" w:space="0" w:color="auto"/>
            <w:right w:val="none" w:sz="0" w:space="0" w:color="auto"/>
          </w:divBdr>
        </w:div>
        <w:div w:id="803040536">
          <w:marLeft w:val="480"/>
          <w:marRight w:val="0"/>
          <w:marTop w:val="0"/>
          <w:marBottom w:val="0"/>
          <w:divBdr>
            <w:top w:val="none" w:sz="0" w:space="0" w:color="auto"/>
            <w:left w:val="none" w:sz="0" w:space="0" w:color="auto"/>
            <w:bottom w:val="none" w:sz="0" w:space="0" w:color="auto"/>
            <w:right w:val="none" w:sz="0" w:space="0" w:color="auto"/>
          </w:divBdr>
        </w:div>
        <w:div w:id="1008949734">
          <w:marLeft w:val="480"/>
          <w:marRight w:val="0"/>
          <w:marTop w:val="0"/>
          <w:marBottom w:val="0"/>
          <w:divBdr>
            <w:top w:val="none" w:sz="0" w:space="0" w:color="auto"/>
            <w:left w:val="none" w:sz="0" w:space="0" w:color="auto"/>
            <w:bottom w:val="none" w:sz="0" w:space="0" w:color="auto"/>
            <w:right w:val="none" w:sz="0" w:space="0" w:color="auto"/>
          </w:divBdr>
        </w:div>
        <w:div w:id="1112742297">
          <w:marLeft w:val="480"/>
          <w:marRight w:val="0"/>
          <w:marTop w:val="0"/>
          <w:marBottom w:val="0"/>
          <w:divBdr>
            <w:top w:val="none" w:sz="0" w:space="0" w:color="auto"/>
            <w:left w:val="none" w:sz="0" w:space="0" w:color="auto"/>
            <w:bottom w:val="none" w:sz="0" w:space="0" w:color="auto"/>
            <w:right w:val="none" w:sz="0" w:space="0" w:color="auto"/>
          </w:divBdr>
        </w:div>
        <w:div w:id="1170172172">
          <w:marLeft w:val="480"/>
          <w:marRight w:val="0"/>
          <w:marTop w:val="0"/>
          <w:marBottom w:val="0"/>
          <w:divBdr>
            <w:top w:val="none" w:sz="0" w:space="0" w:color="auto"/>
            <w:left w:val="none" w:sz="0" w:space="0" w:color="auto"/>
            <w:bottom w:val="none" w:sz="0" w:space="0" w:color="auto"/>
            <w:right w:val="none" w:sz="0" w:space="0" w:color="auto"/>
          </w:divBdr>
        </w:div>
        <w:div w:id="1195776213">
          <w:marLeft w:val="480"/>
          <w:marRight w:val="0"/>
          <w:marTop w:val="0"/>
          <w:marBottom w:val="0"/>
          <w:divBdr>
            <w:top w:val="none" w:sz="0" w:space="0" w:color="auto"/>
            <w:left w:val="none" w:sz="0" w:space="0" w:color="auto"/>
            <w:bottom w:val="none" w:sz="0" w:space="0" w:color="auto"/>
            <w:right w:val="none" w:sz="0" w:space="0" w:color="auto"/>
          </w:divBdr>
        </w:div>
        <w:div w:id="1235703790">
          <w:marLeft w:val="480"/>
          <w:marRight w:val="0"/>
          <w:marTop w:val="0"/>
          <w:marBottom w:val="0"/>
          <w:divBdr>
            <w:top w:val="none" w:sz="0" w:space="0" w:color="auto"/>
            <w:left w:val="none" w:sz="0" w:space="0" w:color="auto"/>
            <w:bottom w:val="none" w:sz="0" w:space="0" w:color="auto"/>
            <w:right w:val="none" w:sz="0" w:space="0" w:color="auto"/>
          </w:divBdr>
        </w:div>
        <w:div w:id="1378623771">
          <w:marLeft w:val="480"/>
          <w:marRight w:val="0"/>
          <w:marTop w:val="0"/>
          <w:marBottom w:val="0"/>
          <w:divBdr>
            <w:top w:val="none" w:sz="0" w:space="0" w:color="auto"/>
            <w:left w:val="none" w:sz="0" w:space="0" w:color="auto"/>
            <w:bottom w:val="none" w:sz="0" w:space="0" w:color="auto"/>
            <w:right w:val="none" w:sz="0" w:space="0" w:color="auto"/>
          </w:divBdr>
        </w:div>
        <w:div w:id="1469938303">
          <w:marLeft w:val="480"/>
          <w:marRight w:val="0"/>
          <w:marTop w:val="0"/>
          <w:marBottom w:val="0"/>
          <w:divBdr>
            <w:top w:val="none" w:sz="0" w:space="0" w:color="auto"/>
            <w:left w:val="none" w:sz="0" w:space="0" w:color="auto"/>
            <w:bottom w:val="none" w:sz="0" w:space="0" w:color="auto"/>
            <w:right w:val="none" w:sz="0" w:space="0" w:color="auto"/>
          </w:divBdr>
        </w:div>
        <w:div w:id="1532959982">
          <w:marLeft w:val="480"/>
          <w:marRight w:val="0"/>
          <w:marTop w:val="0"/>
          <w:marBottom w:val="0"/>
          <w:divBdr>
            <w:top w:val="none" w:sz="0" w:space="0" w:color="auto"/>
            <w:left w:val="none" w:sz="0" w:space="0" w:color="auto"/>
            <w:bottom w:val="none" w:sz="0" w:space="0" w:color="auto"/>
            <w:right w:val="none" w:sz="0" w:space="0" w:color="auto"/>
          </w:divBdr>
        </w:div>
        <w:div w:id="1533884141">
          <w:marLeft w:val="480"/>
          <w:marRight w:val="0"/>
          <w:marTop w:val="0"/>
          <w:marBottom w:val="0"/>
          <w:divBdr>
            <w:top w:val="none" w:sz="0" w:space="0" w:color="auto"/>
            <w:left w:val="none" w:sz="0" w:space="0" w:color="auto"/>
            <w:bottom w:val="none" w:sz="0" w:space="0" w:color="auto"/>
            <w:right w:val="none" w:sz="0" w:space="0" w:color="auto"/>
          </w:divBdr>
        </w:div>
        <w:div w:id="1549222068">
          <w:marLeft w:val="480"/>
          <w:marRight w:val="0"/>
          <w:marTop w:val="0"/>
          <w:marBottom w:val="0"/>
          <w:divBdr>
            <w:top w:val="none" w:sz="0" w:space="0" w:color="auto"/>
            <w:left w:val="none" w:sz="0" w:space="0" w:color="auto"/>
            <w:bottom w:val="none" w:sz="0" w:space="0" w:color="auto"/>
            <w:right w:val="none" w:sz="0" w:space="0" w:color="auto"/>
          </w:divBdr>
        </w:div>
        <w:div w:id="1563755833">
          <w:marLeft w:val="480"/>
          <w:marRight w:val="0"/>
          <w:marTop w:val="0"/>
          <w:marBottom w:val="0"/>
          <w:divBdr>
            <w:top w:val="none" w:sz="0" w:space="0" w:color="auto"/>
            <w:left w:val="none" w:sz="0" w:space="0" w:color="auto"/>
            <w:bottom w:val="none" w:sz="0" w:space="0" w:color="auto"/>
            <w:right w:val="none" w:sz="0" w:space="0" w:color="auto"/>
          </w:divBdr>
        </w:div>
        <w:div w:id="1578634895">
          <w:marLeft w:val="480"/>
          <w:marRight w:val="0"/>
          <w:marTop w:val="0"/>
          <w:marBottom w:val="0"/>
          <w:divBdr>
            <w:top w:val="none" w:sz="0" w:space="0" w:color="auto"/>
            <w:left w:val="none" w:sz="0" w:space="0" w:color="auto"/>
            <w:bottom w:val="none" w:sz="0" w:space="0" w:color="auto"/>
            <w:right w:val="none" w:sz="0" w:space="0" w:color="auto"/>
          </w:divBdr>
        </w:div>
        <w:div w:id="1642953766">
          <w:marLeft w:val="480"/>
          <w:marRight w:val="0"/>
          <w:marTop w:val="0"/>
          <w:marBottom w:val="0"/>
          <w:divBdr>
            <w:top w:val="none" w:sz="0" w:space="0" w:color="auto"/>
            <w:left w:val="none" w:sz="0" w:space="0" w:color="auto"/>
            <w:bottom w:val="none" w:sz="0" w:space="0" w:color="auto"/>
            <w:right w:val="none" w:sz="0" w:space="0" w:color="auto"/>
          </w:divBdr>
        </w:div>
        <w:div w:id="1667786344">
          <w:marLeft w:val="480"/>
          <w:marRight w:val="0"/>
          <w:marTop w:val="0"/>
          <w:marBottom w:val="0"/>
          <w:divBdr>
            <w:top w:val="none" w:sz="0" w:space="0" w:color="auto"/>
            <w:left w:val="none" w:sz="0" w:space="0" w:color="auto"/>
            <w:bottom w:val="none" w:sz="0" w:space="0" w:color="auto"/>
            <w:right w:val="none" w:sz="0" w:space="0" w:color="auto"/>
          </w:divBdr>
        </w:div>
        <w:div w:id="1723628777">
          <w:marLeft w:val="480"/>
          <w:marRight w:val="0"/>
          <w:marTop w:val="0"/>
          <w:marBottom w:val="0"/>
          <w:divBdr>
            <w:top w:val="none" w:sz="0" w:space="0" w:color="auto"/>
            <w:left w:val="none" w:sz="0" w:space="0" w:color="auto"/>
            <w:bottom w:val="none" w:sz="0" w:space="0" w:color="auto"/>
            <w:right w:val="none" w:sz="0" w:space="0" w:color="auto"/>
          </w:divBdr>
        </w:div>
        <w:div w:id="1836721633">
          <w:marLeft w:val="480"/>
          <w:marRight w:val="0"/>
          <w:marTop w:val="0"/>
          <w:marBottom w:val="0"/>
          <w:divBdr>
            <w:top w:val="none" w:sz="0" w:space="0" w:color="auto"/>
            <w:left w:val="none" w:sz="0" w:space="0" w:color="auto"/>
            <w:bottom w:val="none" w:sz="0" w:space="0" w:color="auto"/>
            <w:right w:val="none" w:sz="0" w:space="0" w:color="auto"/>
          </w:divBdr>
        </w:div>
        <w:div w:id="1838767349">
          <w:marLeft w:val="480"/>
          <w:marRight w:val="0"/>
          <w:marTop w:val="0"/>
          <w:marBottom w:val="0"/>
          <w:divBdr>
            <w:top w:val="none" w:sz="0" w:space="0" w:color="auto"/>
            <w:left w:val="none" w:sz="0" w:space="0" w:color="auto"/>
            <w:bottom w:val="none" w:sz="0" w:space="0" w:color="auto"/>
            <w:right w:val="none" w:sz="0" w:space="0" w:color="auto"/>
          </w:divBdr>
        </w:div>
        <w:div w:id="1858273935">
          <w:marLeft w:val="480"/>
          <w:marRight w:val="0"/>
          <w:marTop w:val="0"/>
          <w:marBottom w:val="0"/>
          <w:divBdr>
            <w:top w:val="none" w:sz="0" w:space="0" w:color="auto"/>
            <w:left w:val="none" w:sz="0" w:space="0" w:color="auto"/>
            <w:bottom w:val="none" w:sz="0" w:space="0" w:color="auto"/>
            <w:right w:val="none" w:sz="0" w:space="0" w:color="auto"/>
          </w:divBdr>
        </w:div>
        <w:div w:id="1917469174">
          <w:marLeft w:val="480"/>
          <w:marRight w:val="0"/>
          <w:marTop w:val="0"/>
          <w:marBottom w:val="0"/>
          <w:divBdr>
            <w:top w:val="none" w:sz="0" w:space="0" w:color="auto"/>
            <w:left w:val="none" w:sz="0" w:space="0" w:color="auto"/>
            <w:bottom w:val="none" w:sz="0" w:space="0" w:color="auto"/>
            <w:right w:val="none" w:sz="0" w:space="0" w:color="auto"/>
          </w:divBdr>
        </w:div>
        <w:div w:id="1936014695">
          <w:marLeft w:val="480"/>
          <w:marRight w:val="0"/>
          <w:marTop w:val="0"/>
          <w:marBottom w:val="0"/>
          <w:divBdr>
            <w:top w:val="none" w:sz="0" w:space="0" w:color="auto"/>
            <w:left w:val="none" w:sz="0" w:space="0" w:color="auto"/>
            <w:bottom w:val="none" w:sz="0" w:space="0" w:color="auto"/>
            <w:right w:val="none" w:sz="0" w:space="0" w:color="auto"/>
          </w:divBdr>
        </w:div>
        <w:div w:id="1979915899">
          <w:marLeft w:val="480"/>
          <w:marRight w:val="0"/>
          <w:marTop w:val="0"/>
          <w:marBottom w:val="0"/>
          <w:divBdr>
            <w:top w:val="none" w:sz="0" w:space="0" w:color="auto"/>
            <w:left w:val="none" w:sz="0" w:space="0" w:color="auto"/>
            <w:bottom w:val="none" w:sz="0" w:space="0" w:color="auto"/>
            <w:right w:val="none" w:sz="0" w:space="0" w:color="auto"/>
          </w:divBdr>
        </w:div>
        <w:div w:id="1999073461">
          <w:marLeft w:val="480"/>
          <w:marRight w:val="0"/>
          <w:marTop w:val="0"/>
          <w:marBottom w:val="0"/>
          <w:divBdr>
            <w:top w:val="none" w:sz="0" w:space="0" w:color="auto"/>
            <w:left w:val="none" w:sz="0" w:space="0" w:color="auto"/>
            <w:bottom w:val="none" w:sz="0" w:space="0" w:color="auto"/>
            <w:right w:val="none" w:sz="0" w:space="0" w:color="auto"/>
          </w:divBdr>
        </w:div>
        <w:div w:id="2006547987">
          <w:marLeft w:val="480"/>
          <w:marRight w:val="0"/>
          <w:marTop w:val="0"/>
          <w:marBottom w:val="0"/>
          <w:divBdr>
            <w:top w:val="none" w:sz="0" w:space="0" w:color="auto"/>
            <w:left w:val="none" w:sz="0" w:space="0" w:color="auto"/>
            <w:bottom w:val="none" w:sz="0" w:space="0" w:color="auto"/>
            <w:right w:val="none" w:sz="0" w:space="0" w:color="auto"/>
          </w:divBdr>
        </w:div>
      </w:divsChild>
    </w:div>
    <w:div w:id="172644953">
      <w:bodyDiv w:val="1"/>
      <w:marLeft w:val="0"/>
      <w:marRight w:val="0"/>
      <w:marTop w:val="0"/>
      <w:marBottom w:val="0"/>
      <w:divBdr>
        <w:top w:val="none" w:sz="0" w:space="0" w:color="auto"/>
        <w:left w:val="none" w:sz="0" w:space="0" w:color="auto"/>
        <w:bottom w:val="none" w:sz="0" w:space="0" w:color="auto"/>
        <w:right w:val="none" w:sz="0" w:space="0" w:color="auto"/>
      </w:divBdr>
    </w:div>
    <w:div w:id="177233466">
      <w:bodyDiv w:val="1"/>
      <w:marLeft w:val="0"/>
      <w:marRight w:val="0"/>
      <w:marTop w:val="0"/>
      <w:marBottom w:val="0"/>
      <w:divBdr>
        <w:top w:val="none" w:sz="0" w:space="0" w:color="auto"/>
        <w:left w:val="none" w:sz="0" w:space="0" w:color="auto"/>
        <w:bottom w:val="none" w:sz="0" w:space="0" w:color="auto"/>
        <w:right w:val="none" w:sz="0" w:space="0" w:color="auto"/>
      </w:divBdr>
    </w:div>
    <w:div w:id="185364070">
      <w:bodyDiv w:val="1"/>
      <w:marLeft w:val="0"/>
      <w:marRight w:val="0"/>
      <w:marTop w:val="0"/>
      <w:marBottom w:val="0"/>
      <w:divBdr>
        <w:top w:val="none" w:sz="0" w:space="0" w:color="auto"/>
        <w:left w:val="none" w:sz="0" w:space="0" w:color="auto"/>
        <w:bottom w:val="none" w:sz="0" w:space="0" w:color="auto"/>
        <w:right w:val="none" w:sz="0" w:space="0" w:color="auto"/>
      </w:divBdr>
    </w:div>
    <w:div w:id="190382427">
      <w:bodyDiv w:val="1"/>
      <w:marLeft w:val="0"/>
      <w:marRight w:val="0"/>
      <w:marTop w:val="0"/>
      <w:marBottom w:val="0"/>
      <w:divBdr>
        <w:top w:val="none" w:sz="0" w:space="0" w:color="auto"/>
        <w:left w:val="none" w:sz="0" w:space="0" w:color="auto"/>
        <w:bottom w:val="none" w:sz="0" w:space="0" w:color="auto"/>
        <w:right w:val="none" w:sz="0" w:space="0" w:color="auto"/>
      </w:divBdr>
    </w:div>
    <w:div w:id="203056852">
      <w:bodyDiv w:val="1"/>
      <w:marLeft w:val="0"/>
      <w:marRight w:val="0"/>
      <w:marTop w:val="0"/>
      <w:marBottom w:val="0"/>
      <w:divBdr>
        <w:top w:val="none" w:sz="0" w:space="0" w:color="auto"/>
        <w:left w:val="none" w:sz="0" w:space="0" w:color="auto"/>
        <w:bottom w:val="none" w:sz="0" w:space="0" w:color="auto"/>
        <w:right w:val="none" w:sz="0" w:space="0" w:color="auto"/>
      </w:divBdr>
    </w:div>
    <w:div w:id="205725226">
      <w:bodyDiv w:val="1"/>
      <w:marLeft w:val="0"/>
      <w:marRight w:val="0"/>
      <w:marTop w:val="0"/>
      <w:marBottom w:val="0"/>
      <w:divBdr>
        <w:top w:val="none" w:sz="0" w:space="0" w:color="auto"/>
        <w:left w:val="none" w:sz="0" w:space="0" w:color="auto"/>
        <w:bottom w:val="none" w:sz="0" w:space="0" w:color="auto"/>
        <w:right w:val="none" w:sz="0" w:space="0" w:color="auto"/>
      </w:divBdr>
    </w:div>
    <w:div w:id="212546913">
      <w:bodyDiv w:val="1"/>
      <w:marLeft w:val="0"/>
      <w:marRight w:val="0"/>
      <w:marTop w:val="0"/>
      <w:marBottom w:val="0"/>
      <w:divBdr>
        <w:top w:val="none" w:sz="0" w:space="0" w:color="auto"/>
        <w:left w:val="none" w:sz="0" w:space="0" w:color="auto"/>
        <w:bottom w:val="none" w:sz="0" w:space="0" w:color="auto"/>
        <w:right w:val="none" w:sz="0" w:space="0" w:color="auto"/>
      </w:divBdr>
    </w:div>
    <w:div w:id="213852961">
      <w:bodyDiv w:val="1"/>
      <w:marLeft w:val="0"/>
      <w:marRight w:val="0"/>
      <w:marTop w:val="0"/>
      <w:marBottom w:val="0"/>
      <w:divBdr>
        <w:top w:val="none" w:sz="0" w:space="0" w:color="auto"/>
        <w:left w:val="none" w:sz="0" w:space="0" w:color="auto"/>
        <w:bottom w:val="none" w:sz="0" w:space="0" w:color="auto"/>
        <w:right w:val="none" w:sz="0" w:space="0" w:color="auto"/>
      </w:divBdr>
    </w:div>
    <w:div w:id="231738862">
      <w:bodyDiv w:val="1"/>
      <w:marLeft w:val="0"/>
      <w:marRight w:val="0"/>
      <w:marTop w:val="0"/>
      <w:marBottom w:val="0"/>
      <w:divBdr>
        <w:top w:val="none" w:sz="0" w:space="0" w:color="auto"/>
        <w:left w:val="none" w:sz="0" w:space="0" w:color="auto"/>
        <w:bottom w:val="none" w:sz="0" w:space="0" w:color="auto"/>
        <w:right w:val="none" w:sz="0" w:space="0" w:color="auto"/>
      </w:divBdr>
      <w:divsChild>
        <w:div w:id="73822404">
          <w:marLeft w:val="480"/>
          <w:marRight w:val="0"/>
          <w:marTop w:val="0"/>
          <w:marBottom w:val="0"/>
          <w:divBdr>
            <w:top w:val="none" w:sz="0" w:space="0" w:color="auto"/>
            <w:left w:val="none" w:sz="0" w:space="0" w:color="auto"/>
            <w:bottom w:val="none" w:sz="0" w:space="0" w:color="auto"/>
            <w:right w:val="none" w:sz="0" w:space="0" w:color="auto"/>
          </w:divBdr>
        </w:div>
        <w:div w:id="80372538">
          <w:marLeft w:val="480"/>
          <w:marRight w:val="0"/>
          <w:marTop w:val="0"/>
          <w:marBottom w:val="0"/>
          <w:divBdr>
            <w:top w:val="none" w:sz="0" w:space="0" w:color="auto"/>
            <w:left w:val="none" w:sz="0" w:space="0" w:color="auto"/>
            <w:bottom w:val="none" w:sz="0" w:space="0" w:color="auto"/>
            <w:right w:val="none" w:sz="0" w:space="0" w:color="auto"/>
          </w:divBdr>
        </w:div>
        <w:div w:id="116529023">
          <w:marLeft w:val="480"/>
          <w:marRight w:val="0"/>
          <w:marTop w:val="0"/>
          <w:marBottom w:val="0"/>
          <w:divBdr>
            <w:top w:val="none" w:sz="0" w:space="0" w:color="auto"/>
            <w:left w:val="none" w:sz="0" w:space="0" w:color="auto"/>
            <w:bottom w:val="none" w:sz="0" w:space="0" w:color="auto"/>
            <w:right w:val="none" w:sz="0" w:space="0" w:color="auto"/>
          </w:divBdr>
        </w:div>
        <w:div w:id="126747139">
          <w:marLeft w:val="480"/>
          <w:marRight w:val="0"/>
          <w:marTop w:val="0"/>
          <w:marBottom w:val="0"/>
          <w:divBdr>
            <w:top w:val="none" w:sz="0" w:space="0" w:color="auto"/>
            <w:left w:val="none" w:sz="0" w:space="0" w:color="auto"/>
            <w:bottom w:val="none" w:sz="0" w:space="0" w:color="auto"/>
            <w:right w:val="none" w:sz="0" w:space="0" w:color="auto"/>
          </w:divBdr>
        </w:div>
        <w:div w:id="142738334">
          <w:marLeft w:val="480"/>
          <w:marRight w:val="0"/>
          <w:marTop w:val="0"/>
          <w:marBottom w:val="0"/>
          <w:divBdr>
            <w:top w:val="none" w:sz="0" w:space="0" w:color="auto"/>
            <w:left w:val="none" w:sz="0" w:space="0" w:color="auto"/>
            <w:bottom w:val="none" w:sz="0" w:space="0" w:color="auto"/>
            <w:right w:val="none" w:sz="0" w:space="0" w:color="auto"/>
          </w:divBdr>
        </w:div>
        <w:div w:id="172188686">
          <w:marLeft w:val="480"/>
          <w:marRight w:val="0"/>
          <w:marTop w:val="0"/>
          <w:marBottom w:val="0"/>
          <w:divBdr>
            <w:top w:val="none" w:sz="0" w:space="0" w:color="auto"/>
            <w:left w:val="none" w:sz="0" w:space="0" w:color="auto"/>
            <w:bottom w:val="none" w:sz="0" w:space="0" w:color="auto"/>
            <w:right w:val="none" w:sz="0" w:space="0" w:color="auto"/>
          </w:divBdr>
        </w:div>
        <w:div w:id="174806196">
          <w:marLeft w:val="480"/>
          <w:marRight w:val="0"/>
          <w:marTop w:val="0"/>
          <w:marBottom w:val="0"/>
          <w:divBdr>
            <w:top w:val="none" w:sz="0" w:space="0" w:color="auto"/>
            <w:left w:val="none" w:sz="0" w:space="0" w:color="auto"/>
            <w:bottom w:val="none" w:sz="0" w:space="0" w:color="auto"/>
            <w:right w:val="none" w:sz="0" w:space="0" w:color="auto"/>
          </w:divBdr>
        </w:div>
        <w:div w:id="228227092">
          <w:marLeft w:val="480"/>
          <w:marRight w:val="0"/>
          <w:marTop w:val="0"/>
          <w:marBottom w:val="0"/>
          <w:divBdr>
            <w:top w:val="none" w:sz="0" w:space="0" w:color="auto"/>
            <w:left w:val="none" w:sz="0" w:space="0" w:color="auto"/>
            <w:bottom w:val="none" w:sz="0" w:space="0" w:color="auto"/>
            <w:right w:val="none" w:sz="0" w:space="0" w:color="auto"/>
          </w:divBdr>
        </w:div>
        <w:div w:id="252864795">
          <w:marLeft w:val="480"/>
          <w:marRight w:val="0"/>
          <w:marTop w:val="0"/>
          <w:marBottom w:val="0"/>
          <w:divBdr>
            <w:top w:val="none" w:sz="0" w:space="0" w:color="auto"/>
            <w:left w:val="none" w:sz="0" w:space="0" w:color="auto"/>
            <w:bottom w:val="none" w:sz="0" w:space="0" w:color="auto"/>
            <w:right w:val="none" w:sz="0" w:space="0" w:color="auto"/>
          </w:divBdr>
        </w:div>
        <w:div w:id="256520848">
          <w:marLeft w:val="480"/>
          <w:marRight w:val="0"/>
          <w:marTop w:val="0"/>
          <w:marBottom w:val="0"/>
          <w:divBdr>
            <w:top w:val="none" w:sz="0" w:space="0" w:color="auto"/>
            <w:left w:val="none" w:sz="0" w:space="0" w:color="auto"/>
            <w:bottom w:val="none" w:sz="0" w:space="0" w:color="auto"/>
            <w:right w:val="none" w:sz="0" w:space="0" w:color="auto"/>
          </w:divBdr>
        </w:div>
        <w:div w:id="270161680">
          <w:marLeft w:val="480"/>
          <w:marRight w:val="0"/>
          <w:marTop w:val="0"/>
          <w:marBottom w:val="0"/>
          <w:divBdr>
            <w:top w:val="none" w:sz="0" w:space="0" w:color="auto"/>
            <w:left w:val="none" w:sz="0" w:space="0" w:color="auto"/>
            <w:bottom w:val="none" w:sz="0" w:space="0" w:color="auto"/>
            <w:right w:val="none" w:sz="0" w:space="0" w:color="auto"/>
          </w:divBdr>
        </w:div>
        <w:div w:id="306208255">
          <w:marLeft w:val="480"/>
          <w:marRight w:val="0"/>
          <w:marTop w:val="0"/>
          <w:marBottom w:val="0"/>
          <w:divBdr>
            <w:top w:val="none" w:sz="0" w:space="0" w:color="auto"/>
            <w:left w:val="none" w:sz="0" w:space="0" w:color="auto"/>
            <w:bottom w:val="none" w:sz="0" w:space="0" w:color="auto"/>
            <w:right w:val="none" w:sz="0" w:space="0" w:color="auto"/>
          </w:divBdr>
        </w:div>
        <w:div w:id="318075788">
          <w:marLeft w:val="480"/>
          <w:marRight w:val="0"/>
          <w:marTop w:val="0"/>
          <w:marBottom w:val="0"/>
          <w:divBdr>
            <w:top w:val="none" w:sz="0" w:space="0" w:color="auto"/>
            <w:left w:val="none" w:sz="0" w:space="0" w:color="auto"/>
            <w:bottom w:val="none" w:sz="0" w:space="0" w:color="auto"/>
            <w:right w:val="none" w:sz="0" w:space="0" w:color="auto"/>
          </w:divBdr>
        </w:div>
        <w:div w:id="322243505">
          <w:marLeft w:val="480"/>
          <w:marRight w:val="0"/>
          <w:marTop w:val="0"/>
          <w:marBottom w:val="0"/>
          <w:divBdr>
            <w:top w:val="none" w:sz="0" w:space="0" w:color="auto"/>
            <w:left w:val="none" w:sz="0" w:space="0" w:color="auto"/>
            <w:bottom w:val="none" w:sz="0" w:space="0" w:color="auto"/>
            <w:right w:val="none" w:sz="0" w:space="0" w:color="auto"/>
          </w:divBdr>
        </w:div>
        <w:div w:id="339698880">
          <w:marLeft w:val="480"/>
          <w:marRight w:val="0"/>
          <w:marTop w:val="0"/>
          <w:marBottom w:val="0"/>
          <w:divBdr>
            <w:top w:val="none" w:sz="0" w:space="0" w:color="auto"/>
            <w:left w:val="none" w:sz="0" w:space="0" w:color="auto"/>
            <w:bottom w:val="none" w:sz="0" w:space="0" w:color="auto"/>
            <w:right w:val="none" w:sz="0" w:space="0" w:color="auto"/>
          </w:divBdr>
        </w:div>
        <w:div w:id="340358716">
          <w:marLeft w:val="480"/>
          <w:marRight w:val="0"/>
          <w:marTop w:val="0"/>
          <w:marBottom w:val="0"/>
          <w:divBdr>
            <w:top w:val="none" w:sz="0" w:space="0" w:color="auto"/>
            <w:left w:val="none" w:sz="0" w:space="0" w:color="auto"/>
            <w:bottom w:val="none" w:sz="0" w:space="0" w:color="auto"/>
            <w:right w:val="none" w:sz="0" w:space="0" w:color="auto"/>
          </w:divBdr>
        </w:div>
        <w:div w:id="352920344">
          <w:marLeft w:val="480"/>
          <w:marRight w:val="0"/>
          <w:marTop w:val="0"/>
          <w:marBottom w:val="0"/>
          <w:divBdr>
            <w:top w:val="none" w:sz="0" w:space="0" w:color="auto"/>
            <w:left w:val="none" w:sz="0" w:space="0" w:color="auto"/>
            <w:bottom w:val="none" w:sz="0" w:space="0" w:color="auto"/>
            <w:right w:val="none" w:sz="0" w:space="0" w:color="auto"/>
          </w:divBdr>
        </w:div>
        <w:div w:id="446118873">
          <w:marLeft w:val="480"/>
          <w:marRight w:val="0"/>
          <w:marTop w:val="0"/>
          <w:marBottom w:val="0"/>
          <w:divBdr>
            <w:top w:val="none" w:sz="0" w:space="0" w:color="auto"/>
            <w:left w:val="none" w:sz="0" w:space="0" w:color="auto"/>
            <w:bottom w:val="none" w:sz="0" w:space="0" w:color="auto"/>
            <w:right w:val="none" w:sz="0" w:space="0" w:color="auto"/>
          </w:divBdr>
        </w:div>
        <w:div w:id="450827993">
          <w:marLeft w:val="480"/>
          <w:marRight w:val="0"/>
          <w:marTop w:val="0"/>
          <w:marBottom w:val="0"/>
          <w:divBdr>
            <w:top w:val="none" w:sz="0" w:space="0" w:color="auto"/>
            <w:left w:val="none" w:sz="0" w:space="0" w:color="auto"/>
            <w:bottom w:val="none" w:sz="0" w:space="0" w:color="auto"/>
            <w:right w:val="none" w:sz="0" w:space="0" w:color="auto"/>
          </w:divBdr>
        </w:div>
        <w:div w:id="490415897">
          <w:marLeft w:val="480"/>
          <w:marRight w:val="0"/>
          <w:marTop w:val="0"/>
          <w:marBottom w:val="0"/>
          <w:divBdr>
            <w:top w:val="none" w:sz="0" w:space="0" w:color="auto"/>
            <w:left w:val="none" w:sz="0" w:space="0" w:color="auto"/>
            <w:bottom w:val="none" w:sz="0" w:space="0" w:color="auto"/>
            <w:right w:val="none" w:sz="0" w:space="0" w:color="auto"/>
          </w:divBdr>
        </w:div>
        <w:div w:id="523518164">
          <w:marLeft w:val="480"/>
          <w:marRight w:val="0"/>
          <w:marTop w:val="0"/>
          <w:marBottom w:val="0"/>
          <w:divBdr>
            <w:top w:val="none" w:sz="0" w:space="0" w:color="auto"/>
            <w:left w:val="none" w:sz="0" w:space="0" w:color="auto"/>
            <w:bottom w:val="none" w:sz="0" w:space="0" w:color="auto"/>
            <w:right w:val="none" w:sz="0" w:space="0" w:color="auto"/>
          </w:divBdr>
        </w:div>
        <w:div w:id="533612837">
          <w:marLeft w:val="480"/>
          <w:marRight w:val="0"/>
          <w:marTop w:val="0"/>
          <w:marBottom w:val="0"/>
          <w:divBdr>
            <w:top w:val="none" w:sz="0" w:space="0" w:color="auto"/>
            <w:left w:val="none" w:sz="0" w:space="0" w:color="auto"/>
            <w:bottom w:val="none" w:sz="0" w:space="0" w:color="auto"/>
            <w:right w:val="none" w:sz="0" w:space="0" w:color="auto"/>
          </w:divBdr>
        </w:div>
        <w:div w:id="543325897">
          <w:marLeft w:val="480"/>
          <w:marRight w:val="0"/>
          <w:marTop w:val="0"/>
          <w:marBottom w:val="0"/>
          <w:divBdr>
            <w:top w:val="none" w:sz="0" w:space="0" w:color="auto"/>
            <w:left w:val="none" w:sz="0" w:space="0" w:color="auto"/>
            <w:bottom w:val="none" w:sz="0" w:space="0" w:color="auto"/>
            <w:right w:val="none" w:sz="0" w:space="0" w:color="auto"/>
          </w:divBdr>
        </w:div>
        <w:div w:id="568275534">
          <w:marLeft w:val="480"/>
          <w:marRight w:val="0"/>
          <w:marTop w:val="0"/>
          <w:marBottom w:val="0"/>
          <w:divBdr>
            <w:top w:val="none" w:sz="0" w:space="0" w:color="auto"/>
            <w:left w:val="none" w:sz="0" w:space="0" w:color="auto"/>
            <w:bottom w:val="none" w:sz="0" w:space="0" w:color="auto"/>
            <w:right w:val="none" w:sz="0" w:space="0" w:color="auto"/>
          </w:divBdr>
        </w:div>
        <w:div w:id="583101629">
          <w:marLeft w:val="480"/>
          <w:marRight w:val="0"/>
          <w:marTop w:val="0"/>
          <w:marBottom w:val="0"/>
          <w:divBdr>
            <w:top w:val="none" w:sz="0" w:space="0" w:color="auto"/>
            <w:left w:val="none" w:sz="0" w:space="0" w:color="auto"/>
            <w:bottom w:val="none" w:sz="0" w:space="0" w:color="auto"/>
            <w:right w:val="none" w:sz="0" w:space="0" w:color="auto"/>
          </w:divBdr>
        </w:div>
        <w:div w:id="604776352">
          <w:marLeft w:val="480"/>
          <w:marRight w:val="0"/>
          <w:marTop w:val="0"/>
          <w:marBottom w:val="0"/>
          <w:divBdr>
            <w:top w:val="none" w:sz="0" w:space="0" w:color="auto"/>
            <w:left w:val="none" w:sz="0" w:space="0" w:color="auto"/>
            <w:bottom w:val="none" w:sz="0" w:space="0" w:color="auto"/>
            <w:right w:val="none" w:sz="0" w:space="0" w:color="auto"/>
          </w:divBdr>
        </w:div>
        <w:div w:id="610014416">
          <w:marLeft w:val="480"/>
          <w:marRight w:val="0"/>
          <w:marTop w:val="0"/>
          <w:marBottom w:val="0"/>
          <w:divBdr>
            <w:top w:val="none" w:sz="0" w:space="0" w:color="auto"/>
            <w:left w:val="none" w:sz="0" w:space="0" w:color="auto"/>
            <w:bottom w:val="none" w:sz="0" w:space="0" w:color="auto"/>
            <w:right w:val="none" w:sz="0" w:space="0" w:color="auto"/>
          </w:divBdr>
        </w:div>
        <w:div w:id="779255041">
          <w:marLeft w:val="480"/>
          <w:marRight w:val="0"/>
          <w:marTop w:val="0"/>
          <w:marBottom w:val="0"/>
          <w:divBdr>
            <w:top w:val="none" w:sz="0" w:space="0" w:color="auto"/>
            <w:left w:val="none" w:sz="0" w:space="0" w:color="auto"/>
            <w:bottom w:val="none" w:sz="0" w:space="0" w:color="auto"/>
            <w:right w:val="none" w:sz="0" w:space="0" w:color="auto"/>
          </w:divBdr>
        </w:div>
        <w:div w:id="820659309">
          <w:marLeft w:val="480"/>
          <w:marRight w:val="0"/>
          <w:marTop w:val="0"/>
          <w:marBottom w:val="0"/>
          <w:divBdr>
            <w:top w:val="none" w:sz="0" w:space="0" w:color="auto"/>
            <w:left w:val="none" w:sz="0" w:space="0" w:color="auto"/>
            <w:bottom w:val="none" w:sz="0" w:space="0" w:color="auto"/>
            <w:right w:val="none" w:sz="0" w:space="0" w:color="auto"/>
          </w:divBdr>
        </w:div>
        <w:div w:id="854539615">
          <w:marLeft w:val="480"/>
          <w:marRight w:val="0"/>
          <w:marTop w:val="0"/>
          <w:marBottom w:val="0"/>
          <w:divBdr>
            <w:top w:val="none" w:sz="0" w:space="0" w:color="auto"/>
            <w:left w:val="none" w:sz="0" w:space="0" w:color="auto"/>
            <w:bottom w:val="none" w:sz="0" w:space="0" w:color="auto"/>
            <w:right w:val="none" w:sz="0" w:space="0" w:color="auto"/>
          </w:divBdr>
        </w:div>
        <w:div w:id="883254523">
          <w:marLeft w:val="480"/>
          <w:marRight w:val="0"/>
          <w:marTop w:val="0"/>
          <w:marBottom w:val="0"/>
          <w:divBdr>
            <w:top w:val="none" w:sz="0" w:space="0" w:color="auto"/>
            <w:left w:val="none" w:sz="0" w:space="0" w:color="auto"/>
            <w:bottom w:val="none" w:sz="0" w:space="0" w:color="auto"/>
            <w:right w:val="none" w:sz="0" w:space="0" w:color="auto"/>
          </w:divBdr>
        </w:div>
        <w:div w:id="945767363">
          <w:marLeft w:val="480"/>
          <w:marRight w:val="0"/>
          <w:marTop w:val="0"/>
          <w:marBottom w:val="0"/>
          <w:divBdr>
            <w:top w:val="none" w:sz="0" w:space="0" w:color="auto"/>
            <w:left w:val="none" w:sz="0" w:space="0" w:color="auto"/>
            <w:bottom w:val="none" w:sz="0" w:space="0" w:color="auto"/>
            <w:right w:val="none" w:sz="0" w:space="0" w:color="auto"/>
          </w:divBdr>
        </w:div>
        <w:div w:id="984894461">
          <w:marLeft w:val="480"/>
          <w:marRight w:val="0"/>
          <w:marTop w:val="0"/>
          <w:marBottom w:val="0"/>
          <w:divBdr>
            <w:top w:val="none" w:sz="0" w:space="0" w:color="auto"/>
            <w:left w:val="none" w:sz="0" w:space="0" w:color="auto"/>
            <w:bottom w:val="none" w:sz="0" w:space="0" w:color="auto"/>
            <w:right w:val="none" w:sz="0" w:space="0" w:color="auto"/>
          </w:divBdr>
        </w:div>
        <w:div w:id="1010765502">
          <w:marLeft w:val="480"/>
          <w:marRight w:val="0"/>
          <w:marTop w:val="0"/>
          <w:marBottom w:val="0"/>
          <w:divBdr>
            <w:top w:val="none" w:sz="0" w:space="0" w:color="auto"/>
            <w:left w:val="none" w:sz="0" w:space="0" w:color="auto"/>
            <w:bottom w:val="none" w:sz="0" w:space="0" w:color="auto"/>
            <w:right w:val="none" w:sz="0" w:space="0" w:color="auto"/>
          </w:divBdr>
        </w:div>
        <w:div w:id="1039429996">
          <w:marLeft w:val="480"/>
          <w:marRight w:val="0"/>
          <w:marTop w:val="0"/>
          <w:marBottom w:val="0"/>
          <w:divBdr>
            <w:top w:val="none" w:sz="0" w:space="0" w:color="auto"/>
            <w:left w:val="none" w:sz="0" w:space="0" w:color="auto"/>
            <w:bottom w:val="none" w:sz="0" w:space="0" w:color="auto"/>
            <w:right w:val="none" w:sz="0" w:space="0" w:color="auto"/>
          </w:divBdr>
        </w:div>
        <w:div w:id="1077360274">
          <w:marLeft w:val="480"/>
          <w:marRight w:val="0"/>
          <w:marTop w:val="0"/>
          <w:marBottom w:val="0"/>
          <w:divBdr>
            <w:top w:val="none" w:sz="0" w:space="0" w:color="auto"/>
            <w:left w:val="none" w:sz="0" w:space="0" w:color="auto"/>
            <w:bottom w:val="none" w:sz="0" w:space="0" w:color="auto"/>
            <w:right w:val="none" w:sz="0" w:space="0" w:color="auto"/>
          </w:divBdr>
        </w:div>
        <w:div w:id="1096831359">
          <w:marLeft w:val="480"/>
          <w:marRight w:val="0"/>
          <w:marTop w:val="0"/>
          <w:marBottom w:val="0"/>
          <w:divBdr>
            <w:top w:val="none" w:sz="0" w:space="0" w:color="auto"/>
            <w:left w:val="none" w:sz="0" w:space="0" w:color="auto"/>
            <w:bottom w:val="none" w:sz="0" w:space="0" w:color="auto"/>
            <w:right w:val="none" w:sz="0" w:space="0" w:color="auto"/>
          </w:divBdr>
        </w:div>
        <w:div w:id="1098793353">
          <w:marLeft w:val="480"/>
          <w:marRight w:val="0"/>
          <w:marTop w:val="0"/>
          <w:marBottom w:val="0"/>
          <w:divBdr>
            <w:top w:val="none" w:sz="0" w:space="0" w:color="auto"/>
            <w:left w:val="none" w:sz="0" w:space="0" w:color="auto"/>
            <w:bottom w:val="none" w:sz="0" w:space="0" w:color="auto"/>
            <w:right w:val="none" w:sz="0" w:space="0" w:color="auto"/>
          </w:divBdr>
        </w:div>
        <w:div w:id="1100876870">
          <w:marLeft w:val="480"/>
          <w:marRight w:val="0"/>
          <w:marTop w:val="0"/>
          <w:marBottom w:val="0"/>
          <w:divBdr>
            <w:top w:val="none" w:sz="0" w:space="0" w:color="auto"/>
            <w:left w:val="none" w:sz="0" w:space="0" w:color="auto"/>
            <w:bottom w:val="none" w:sz="0" w:space="0" w:color="auto"/>
            <w:right w:val="none" w:sz="0" w:space="0" w:color="auto"/>
          </w:divBdr>
        </w:div>
        <w:div w:id="1117794109">
          <w:marLeft w:val="480"/>
          <w:marRight w:val="0"/>
          <w:marTop w:val="0"/>
          <w:marBottom w:val="0"/>
          <w:divBdr>
            <w:top w:val="none" w:sz="0" w:space="0" w:color="auto"/>
            <w:left w:val="none" w:sz="0" w:space="0" w:color="auto"/>
            <w:bottom w:val="none" w:sz="0" w:space="0" w:color="auto"/>
            <w:right w:val="none" w:sz="0" w:space="0" w:color="auto"/>
          </w:divBdr>
        </w:div>
        <w:div w:id="1127746094">
          <w:marLeft w:val="480"/>
          <w:marRight w:val="0"/>
          <w:marTop w:val="0"/>
          <w:marBottom w:val="0"/>
          <w:divBdr>
            <w:top w:val="none" w:sz="0" w:space="0" w:color="auto"/>
            <w:left w:val="none" w:sz="0" w:space="0" w:color="auto"/>
            <w:bottom w:val="none" w:sz="0" w:space="0" w:color="auto"/>
            <w:right w:val="none" w:sz="0" w:space="0" w:color="auto"/>
          </w:divBdr>
        </w:div>
        <w:div w:id="1189487957">
          <w:marLeft w:val="480"/>
          <w:marRight w:val="0"/>
          <w:marTop w:val="0"/>
          <w:marBottom w:val="0"/>
          <w:divBdr>
            <w:top w:val="none" w:sz="0" w:space="0" w:color="auto"/>
            <w:left w:val="none" w:sz="0" w:space="0" w:color="auto"/>
            <w:bottom w:val="none" w:sz="0" w:space="0" w:color="auto"/>
            <w:right w:val="none" w:sz="0" w:space="0" w:color="auto"/>
          </w:divBdr>
        </w:div>
        <w:div w:id="1195537763">
          <w:marLeft w:val="480"/>
          <w:marRight w:val="0"/>
          <w:marTop w:val="0"/>
          <w:marBottom w:val="0"/>
          <w:divBdr>
            <w:top w:val="none" w:sz="0" w:space="0" w:color="auto"/>
            <w:left w:val="none" w:sz="0" w:space="0" w:color="auto"/>
            <w:bottom w:val="none" w:sz="0" w:space="0" w:color="auto"/>
            <w:right w:val="none" w:sz="0" w:space="0" w:color="auto"/>
          </w:divBdr>
        </w:div>
        <w:div w:id="1290626307">
          <w:marLeft w:val="480"/>
          <w:marRight w:val="0"/>
          <w:marTop w:val="0"/>
          <w:marBottom w:val="0"/>
          <w:divBdr>
            <w:top w:val="none" w:sz="0" w:space="0" w:color="auto"/>
            <w:left w:val="none" w:sz="0" w:space="0" w:color="auto"/>
            <w:bottom w:val="none" w:sz="0" w:space="0" w:color="auto"/>
            <w:right w:val="none" w:sz="0" w:space="0" w:color="auto"/>
          </w:divBdr>
        </w:div>
        <w:div w:id="1317227008">
          <w:marLeft w:val="480"/>
          <w:marRight w:val="0"/>
          <w:marTop w:val="0"/>
          <w:marBottom w:val="0"/>
          <w:divBdr>
            <w:top w:val="none" w:sz="0" w:space="0" w:color="auto"/>
            <w:left w:val="none" w:sz="0" w:space="0" w:color="auto"/>
            <w:bottom w:val="none" w:sz="0" w:space="0" w:color="auto"/>
            <w:right w:val="none" w:sz="0" w:space="0" w:color="auto"/>
          </w:divBdr>
        </w:div>
        <w:div w:id="1338268539">
          <w:marLeft w:val="480"/>
          <w:marRight w:val="0"/>
          <w:marTop w:val="0"/>
          <w:marBottom w:val="0"/>
          <w:divBdr>
            <w:top w:val="none" w:sz="0" w:space="0" w:color="auto"/>
            <w:left w:val="none" w:sz="0" w:space="0" w:color="auto"/>
            <w:bottom w:val="none" w:sz="0" w:space="0" w:color="auto"/>
            <w:right w:val="none" w:sz="0" w:space="0" w:color="auto"/>
          </w:divBdr>
        </w:div>
        <w:div w:id="1342007736">
          <w:marLeft w:val="480"/>
          <w:marRight w:val="0"/>
          <w:marTop w:val="0"/>
          <w:marBottom w:val="0"/>
          <w:divBdr>
            <w:top w:val="none" w:sz="0" w:space="0" w:color="auto"/>
            <w:left w:val="none" w:sz="0" w:space="0" w:color="auto"/>
            <w:bottom w:val="none" w:sz="0" w:space="0" w:color="auto"/>
            <w:right w:val="none" w:sz="0" w:space="0" w:color="auto"/>
          </w:divBdr>
        </w:div>
        <w:div w:id="1348945368">
          <w:marLeft w:val="480"/>
          <w:marRight w:val="0"/>
          <w:marTop w:val="0"/>
          <w:marBottom w:val="0"/>
          <w:divBdr>
            <w:top w:val="none" w:sz="0" w:space="0" w:color="auto"/>
            <w:left w:val="none" w:sz="0" w:space="0" w:color="auto"/>
            <w:bottom w:val="none" w:sz="0" w:space="0" w:color="auto"/>
            <w:right w:val="none" w:sz="0" w:space="0" w:color="auto"/>
          </w:divBdr>
        </w:div>
        <w:div w:id="1357081047">
          <w:marLeft w:val="480"/>
          <w:marRight w:val="0"/>
          <w:marTop w:val="0"/>
          <w:marBottom w:val="0"/>
          <w:divBdr>
            <w:top w:val="none" w:sz="0" w:space="0" w:color="auto"/>
            <w:left w:val="none" w:sz="0" w:space="0" w:color="auto"/>
            <w:bottom w:val="none" w:sz="0" w:space="0" w:color="auto"/>
            <w:right w:val="none" w:sz="0" w:space="0" w:color="auto"/>
          </w:divBdr>
        </w:div>
        <w:div w:id="1423528353">
          <w:marLeft w:val="480"/>
          <w:marRight w:val="0"/>
          <w:marTop w:val="0"/>
          <w:marBottom w:val="0"/>
          <w:divBdr>
            <w:top w:val="none" w:sz="0" w:space="0" w:color="auto"/>
            <w:left w:val="none" w:sz="0" w:space="0" w:color="auto"/>
            <w:bottom w:val="none" w:sz="0" w:space="0" w:color="auto"/>
            <w:right w:val="none" w:sz="0" w:space="0" w:color="auto"/>
          </w:divBdr>
        </w:div>
        <w:div w:id="1479953573">
          <w:marLeft w:val="480"/>
          <w:marRight w:val="0"/>
          <w:marTop w:val="0"/>
          <w:marBottom w:val="0"/>
          <w:divBdr>
            <w:top w:val="none" w:sz="0" w:space="0" w:color="auto"/>
            <w:left w:val="none" w:sz="0" w:space="0" w:color="auto"/>
            <w:bottom w:val="none" w:sz="0" w:space="0" w:color="auto"/>
            <w:right w:val="none" w:sz="0" w:space="0" w:color="auto"/>
          </w:divBdr>
        </w:div>
        <w:div w:id="1502810783">
          <w:marLeft w:val="480"/>
          <w:marRight w:val="0"/>
          <w:marTop w:val="0"/>
          <w:marBottom w:val="0"/>
          <w:divBdr>
            <w:top w:val="none" w:sz="0" w:space="0" w:color="auto"/>
            <w:left w:val="none" w:sz="0" w:space="0" w:color="auto"/>
            <w:bottom w:val="none" w:sz="0" w:space="0" w:color="auto"/>
            <w:right w:val="none" w:sz="0" w:space="0" w:color="auto"/>
          </w:divBdr>
        </w:div>
        <w:div w:id="1531145109">
          <w:marLeft w:val="480"/>
          <w:marRight w:val="0"/>
          <w:marTop w:val="0"/>
          <w:marBottom w:val="0"/>
          <w:divBdr>
            <w:top w:val="none" w:sz="0" w:space="0" w:color="auto"/>
            <w:left w:val="none" w:sz="0" w:space="0" w:color="auto"/>
            <w:bottom w:val="none" w:sz="0" w:space="0" w:color="auto"/>
            <w:right w:val="none" w:sz="0" w:space="0" w:color="auto"/>
          </w:divBdr>
        </w:div>
        <w:div w:id="1581603371">
          <w:marLeft w:val="480"/>
          <w:marRight w:val="0"/>
          <w:marTop w:val="0"/>
          <w:marBottom w:val="0"/>
          <w:divBdr>
            <w:top w:val="none" w:sz="0" w:space="0" w:color="auto"/>
            <w:left w:val="none" w:sz="0" w:space="0" w:color="auto"/>
            <w:bottom w:val="none" w:sz="0" w:space="0" w:color="auto"/>
            <w:right w:val="none" w:sz="0" w:space="0" w:color="auto"/>
          </w:divBdr>
        </w:div>
        <w:div w:id="1583486595">
          <w:marLeft w:val="480"/>
          <w:marRight w:val="0"/>
          <w:marTop w:val="0"/>
          <w:marBottom w:val="0"/>
          <w:divBdr>
            <w:top w:val="none" w:sz="0" w:space="0" w:color="auto"/>
            <w:left w:val="none" w:sz="0" w:space="0" w:color="auto"/>
            <w:bottom w:val="none" w:sz="0" w:space="0" w:color="auto"/>
            <w:right w:val="none" w:sz="0" w:space="0" w:color="auto"/>
          </w:divBdr>
        </w:div>
        <w:div w:id="1601717233">
          <w:marLeft w:val="480"/>
          <w:marRight w:val="0"/>
          <w:marTop w:val="0"/>
          <w:marBottom w:val="0"/>
          <w:divBdr>
            <w:top w:val="none" w:sz="0" w:space="0" w:color="auto"/>
            <w:left w:val="none" w:sz="0" w:space="0" w:color="auto"/>
            <w:bottom w:val="none" w:sz="0" w:space="0" w:color="auto"/>
            <w:right w:val="none" w:sz="0" w:space="0" w:color="auto"/>
          </w:divBdr>
        </w:div>
        <w:div w:id="1656832848">
          <w:marLeft w:val="480"/>
          <w:marRight w:val="0"/>
          <w:marTop w:val="0"/>
          <w:marBottom w:val="0"/>
          <w:divBdr>
            <w:top w:val="none" w:sz="0" w:space="0" w:color="auto"/>
            <w:left w:val="none" w:sz="0" w:space="0" w:color="auto"/>
            <w:bottom w:val="none" w:sz="0" w:space="0" w:color="auto"/>
            <w:right w:val="none" w:sz="0" w:space="0" w:color="auto"/>
          </w:divBdr>
        </w:div>
        <w:div w:id="1667513979">
          <w:marLeft w:val="480"/>
          <w:marRight w:val="0"/>
          <w:marTop w:val="0"/>
          <w:marBottom w:val="0"/>
          <w:divBdr>
            <w:top w:val="none" w:sz="0" w:space="0" w:color="auto"/>
            <w:left w:val="none" w:sz="0" w:space="0" w:color="auto"/>
            <w:bottom w:val="none" w:sz="0" w:space="0" w:color="auto"/>
            <w:right w:val="none" w:sz="0" w:space="0" w:color="auto"/>
          </w:divBdr>
        </w:div>
        <w:div w:id="1695691892">
          <w:marLeft w:val="480"/>
          <w:marRight w:val="0"/>
          <w:marTop w:val="0"/>
          <w:marBottom w:val="0"/>
          <w:divBdr>
            <w:top w:val="none" w:sz="0" w:space="0" w:color="auto"/>
            <w:left w:val="none" w:sz="0" w:space="0" w:color="auto"/>
            <w:bottom w:val="none" w:sz="0" w:space="0" w:color="auto"/>
            <w:right w:val="none" w:sz="0" w:space="0" w:color="auto"/>
          </w:divBdr>
        </w:div>
        <w:div w:id="1699693448">
          <w:marLeft w:val="480"/>
          <w:marRight w:val="0"/>
          <w:marTop w:val="0"/>
          <w:marBottom w:val="0"/>
          <w:divBdr>
            <w:top w:val="none" w:sz="0" w:space="0" w:color="auto"/>
            <w:left w:val="none" w:sz="0" w:space="0" w:color="auto"/>
            <w:bottom w:val="none" w:sz="0" w:space="0" w:color="auto"/>
            <w:right w:val="none" w:sz="0" w:space="0" w:color="auto"/>
          </w:divBdr>
        </w:div>
        <w:div w:id="1706829216">
          <w:marLeft w:val="480"/>
          <w:marRight w:val="0"/>
          <w:marTop w:val="0"/>
          <w:marBottom w:val="0"/>
          <w:divBdr>
            <w:top w:val="none" w:sz="0" w:space="0" w:color="auto"/>
            <w:left w:val="none" w:sz="0" w:space="0" w:color="auto"/>
            <w:bottom w:val="none" w:sz="0" w:space="0" w:color="auto"/>
            <w:right w:val="none" w:sz="0" w:space="0" w:color="auto"/>
          </w:divBdr>
        </w:div>
        <w:div w:id="1769815801">
          <w:marLeft w:val="480"/>
          <w:marRight w:val="0"/>
          <w:marTop w:val="0"/>
          <w:marBottom w:val="0"/>
          <w:divBdr>
            <w:top w:val="none" w:sz="0" w:space="0" w:color="auto"/>
            <w:left w:val="none" w:sz="0" w:space="0" w:color="auto"/>
            <w:bottom w:val="none" w:sz="0" w:space="0" w:color="auto"/>
            <w:right w:val="none" w:sz="0" w:space="0" w:color="auto"/>
          </w:divBdr>
        </w:div>
        <w:div w:id="1771974830">
          <w:marLeft w:val="480"/>
          <w:marRight w:val="0"/>
          <w:marTop w:val="0"/>
          <w:marBottom w:val="0"/>
          <w:divBdr>
            <w:top w:val="none" w:sz="0" w:space="0" w:color="auto"/>
            <w:left w:val="none" w:sz="0" w:space="0" w:color="auto"/>
            <w:bottom w:val="none" w:sz="0" w:space="0" w:color="auto"/>
            <w:right w:val="none" w:sz="0" w:space="0" w:color="auto"/>
          </w:divBdr>
        </w:div>
        <w:div w:id="1805004822">
          <w:marLeft w:val="480"/>
          <w:marRight w:val="0"/>
          <w:marTop w:val="0"/>
          <w:marBottom w:val="0"/>
          <w:divBdr>
            <w:top w:val="none" w:sz="0" w:space="0" w:color="auto"/>
            <w:left w:val="none" w:sz="0" w:space="0" w:color="auto"/>
            <w:bottom w:val="none" w:sz="0" w:space="0" w:color="auto"/>
            <w:right w:val="none" w:sz="0" w:space="0" w:color="auto"/>
          </w:divBdr>
        </w:div>
        <w:div w:id="1845053174">
          <w:marLeft w:val="480"/>
          <w:marRight w:val="0"/>
          <w:marTop w:val="0"/>
          <w:marBottom w:val="0"/>
          <w:divBdr>
            <w:top w:val="none" w:sz="0" w:space="0" w:color="auto"/>
            <w:left w:val="none" w:sz="0" w:space="0" w:color="auto"/>
            <w:bottom w:val="none" w:sz="0" w:space="0" w:color="auto"/>
            <w:right w:val="none" w:sz="0" w:space="0" w:color="auto"/>
          </w:divBdr>
        </w:div>
        <w:div w:id="1905331968">
          <w:marLeft w:val="480"/>
          <w:marRight w:val="0"/>
          <w:marTop w:val="0"/>
          <w:marBottom w:val="0"/>
          <w:divBdr>
            <w:top w:val="none" w:sz="0" w:space="0" w:color="auto"/>
            <w:left w:val="none" w:sz="0" w:space="0" w:color="auto"/>
            <w:bottom w:val="none" w:sz="0" w:space="0" w:color="auto"/>
            <w:right w:val="none" w:sz="0" w:space="0" w:color="auto"/>
          </w:divBdr>
        </w:div>
        <w:div w:id="1929386505">
          <w:marLeft w:val="480"/>
          <w:marRight w:val="0"/>
          <w:marTop w:val="0"/>
          <w:marBottom w:val="0"/>
          <w:divBdr>
            <w:top w:val="none" w:sz="0" w:space="0" w:color="auto"/>
            <w:left w:val="none" w:sz="0" w:space="0" w:color="auto"/>
            <w:bottom w:val="none" w:sz="0" w:space="0" w:color="auto"/>
            <w:right w:val="none" w:sz="0" w:space="0" w:color="auto"/>
          </w:divBdr>
        </w:div>
        <w:div w:id="1946110484">
          <w:marLeft w:val="480"/>
          <w:marRight w:val="0"/>
          <w:marTop w:val="0"/>
          <w:marBottom w:val="0"/>
          <w:divBdr>
            <w:top w:val="none" w:sz="0" w:space="0" w:color="auto"/>
            <w:left w:val="none" w:sz="0" w:space="0" w:color="auto"/>
            <w:bottom w:val="none" w:sz="0" w:space="0" w:color="auto"/>
            <w:right w:val="none" w:sz="0" w:space="0" w:color="auto"/>
          </w:divBdr>
        </w:div>
        <w:div w:id="1966696231">
          <w:marLeft w:val="480"/>
          <w:marRight w:val="0"/>
          <w:marTop w:val="0"/>
          <w:marBottom w:val="0"/>
          <w:divBdr>
            <w:top w:val="none" w:sz="0" w:space="0" w:color="auto"/>
            <w:left w:val="none" w:sz="0" w:space="0" w:color="auto"/>
            <w:bottom w:val="none" w:sz="0" w:space="0" w:color="auto"/>
            <w:right w:val="none" w:sz="0" w:space="0" w:color="auto"/>
          </w:divBdr>
        </w:div>
        <w:div w:id="1978795511">
          <w:marLeft w:val="480"/>
          <w:marRight w:val="0"/>
          <w:marTop w:val="0"/>
          <w:marBottom w:val="0"/>
          <w:divBdr>
            <w:top w:val="none" w:sz="0" w:space="0" w:color="auto"/>
            <w:left w:val="none" w:sz="0" w:space="0" w:color="auto"/>
            <w:bottom w:val="none" w:sz="0" w:space="0" w:color="auto"/>
            <w:right w:val="none" w:sz="0" w:space="0" w:color="auto"/>
          </w:divBdr>
        </w:div>
        <w:div w:id="2069255251">
          <w:marLeft w:val="480"/>
          <w:marRight w:val="0"/>
          <w:marTop w:val="0"/>
          <w:marBottom w:val="0"/>
          <w:divBdr>
            <w:top w:val="none" w:sz="0" w:space="0" w:color="auto"/>
            <w:left w:val="none" w:sz="0" w:space="0" w:color="auto"/>
            <w:bottom w:val="none" w:sz="0" w:space="0" w:color="auto"/>
            <w:right w:val="none" w:sz="0" w:space="0" w:color="auto"/>
          </w:divBdr>
        </w:div>
        <w:div w:id="2069844240">
          <w:marLeft w:val="480"/>
          <w:marRight w:val="0"/>
          <w:marTop w:val="0"/>
          <w:marBottom w:val="0"/>
          <w:divBdr>
            <w:top w:val="none" w:sz="0" w:space="0" w:color="auto"/>
            <w:left w:val="none" w:sz="0" w:space="0" w:color="auto"/>
            <w:bottom w:val="none" w:sz="0" w:space="0" w:color="auto"/>
            <w:right w:val="none" w:sz="0" w:space="0" w:color="auto"/>
          </w:divBdr>
        </w:div>
      </w:divsChild>
    </w:div>
    <w:div w:id="234778518">
      <w:bodyDiv w:val="1"/>
      <w:marLeft w:val="0"/>
      <w:marRight w:val="0"/>
      <w:marTop w:val="0"/>
      <w:marBottom w:val="0"/>
      <w:divBdr>
        <w:top w:val="none" w:sz="0" w:space="0" w:color="auto"/>
        <w:left w:val="none" w:sz="0" w:space="0" w:color="auto"/>
        <w:bottom w:val="none" w:sz="0" w:space="0" w:color="auto"/>
        <w:right w:val="none" w:sz="0" w:space="0" w:color="auto"/>
      </w:divBdr>
    </w:div>
    <w:div w:id="235286444">
      <w:bodyDiv w:val="1"/>
      <w:marLeft w:val="0"/>
      <w:marRight w:val="0"/>
      <w:marTop w:val="0"/>
      <w:marBottom w:val="0"/>
      <w:divBdr>
        <w:top w:val="none" w:sz="0" w:space="0" w:color="auto"/>
        <w:left w:val="none" w:sz="0" w:space="0" w:color="auto"/>
        <w:bottom w:val="none" w:sz="0" w:space="0" w:color="auto"/>
        <w:right w:val="none" w:sz="0" w:space="0" w:color="auto"/>
      </w:divBdr>
      <w:divsChild>
        <w:div w:id="2628759">
          <w:marLeft w:val="480"/>
          <w:marRight w:val="0"/>
          <w:marTop w:val="0"/>
          <w:marBottom w:val="0"/>
          <w:divBdr>
            <w:top w:val="none" w:sz="0" w:space="0" w:color="auto"/>
            <w:left w:val="none" w:sz="0" w:space="0" w:color="auto"/>
            <w:bottom w:val="none" w:sz="0" w:space="0" w:color="auto"/>
            <w:right w:val="none" w:sz="0" w:space="0" w:color="auto"/>
          </w:divBdr>
        </w:div>
        <w:div w:id="13196437">
          <w:marLeft w:val="480"/>
          <w:marRight w:val="0"/>
          <w:marTop w:val="0"/>
          <w:marBottom w:val="0"/>
          <w:divBdr>
            <w:top w:val="none" w:sz="0" w:space="0" w:color="auto"/>
            <w:left w:val="none" w:sz="0" w:space="0" w:color="auto"/>
            <w:bottom w:val="none" w:sz="0" w:space="0" w:color="auto"/>
            <w:right w:val="none" w:sz="0" w:space="0" w:color="auto"/>
          </w:divBdr>
        </w:div>
        <w:div w:id="102577895">
          <w:marLeft w:val="480"/>
          <w:marRight w:val="0"/>
          <w:marTop w:val="0"/>
          <w:marBottom w:val="0"/>
          <w:divBdr>
            <w:top w:val="none" w:sz="0" w:space="0" w:color="auto"/>
            <w:left w:val="none" w:sz="0" w:space="0" w:color="auto"/>
            <w:bottom w:val="none" w:sz="0" w:space="0" w:color="auto"/>
            <w:right w:val="none" w:sz="0" w:space="0" w:color="auto"/>
          </w:divBdr>
        </w:div>
        <w:div w:id="131486124">
          <w:marLeft w:val="480"/>
          <w:marRight w:val="0"/>
          <w:marTop w:val="0"/>
          <w:marBottom w:val="0"/>
          <w:divBdr>
            <w:top w:val="none" w:sz="0" w:space="0" w:color="auto"/>
            <w:left w:val="none" w:sz="0" w:space="0" w:color="auto"/>
            <w:bottom w:val="none" w:sz="0" w:space="0" w:color="auto"/>
            <w:right w:val="none" w:sz="0" w:space="0" w:color="auto"/>
          </w:divBdr>
        </w:div>
        <w:div w:id="169219953">
          <w:marLeft w:val="480"/>
          <w:marRight w:val="0"/>
          <w:marTop w:val="0"/>
          <w:marBottom w:val="0"/>
          <w:divBdr>
            <w:top w:val="none" w:sz="0" w:space="0" w:color="auto"/>
            <w:left w:val="none" w:sz="0" w:space="0" w:color="auto"/>
            <w:bottom w:val="none" w:sz="0" w:space="0" w:color="auto"/>
            <w:right w:val="none" w:sz="0" w:space="0" w:color="auto"/>
          </w:divBdr>
        </w:div>
        <w:div w:id="332341158">
          <w:marLeft w:val="480"/>
          <w:marRight w:val="0"/>
          <w:marTop w:val="0"/>
          <w:marBottom w:val="0"/>
          <w:divBdr>
            <w:top w:val="none" w:sz="0" w:space="0" w:color="auto"/>
            <w:left w:val="none" w:sz="0" w:space="0" w:color="auto"/>
            <w:bottom w:val="none" w:sz="0" w:space="0" w:color="auto"/>
            <w:right w:val="none" w:sz="0" w:space="0" w:color="auto"/>
          </w:divBdr>
        </w:div>
        <w:div w:id="355279916">
          <w:marLeft w:val="480"/>
          <w:marRight w:val="0"/>
          <w:marTop w:val="0"/>
          <w:marBottom w:val="0"/>
          <w:divBdr>
            <w:top w:val="none" w:sz="0" w:space="0" w:color="auto"/>
            <w:left w:val="none" w:sz="0" w:space="0" w:color="auto"/>
            <w:bottom w:val="none" w:sz="0" w:space="0" w:color="auto"/>
            <w:right w:val="none" w:sz="0" w:space="0" w:color="auto"/>
          </w:divBdr>
        </w:div>
        <w:div w:id="363866650">
          <w:marLeft w:val="480"/>
          <w:marRight w:val="0"/>
          <w:marTop w:val="0"/>
          <w:marBottom w:val="0"/>
          <w:divBdr>
            <w:top w:val="none" w:sz="0" w:space="0" w:color="auto"/>
            <w:left w:val="none" w:sz="0" w:space="0" w:color="auto"/>
            <w:bottom w:val="none" w:sz="0" w:space="0" w:color="auto"/>
            <w:right w:val="none" w:sz="0" w:space="0" w:color="auto"/>
          </w:divBdr>
        </w:div>
        <w:div w:id="457256931">
          <w:marLeft w:val="480"/>
          <w:marRight w:val="0"/>
          <w:marTop w:val="0"/>
          <w:marBottom w:val="0"/>
          <w:divBdr>
            <w:top w:val="none" w:sz="0" w:space="0" w:color="auto"/>
            <w:left w:val="none" w:sz="0" w:space="0" w:color="auto"/>
            <w:bottom w:val="none" w:sz="0" w:space="0" w:color="auto"/>
            <w:right w:val="none" w:sz="0" w:space="0" w:color="auto"/>
          </w:divBdr>
        </w:div>
        <w:div w:id="487673439">
          <w:marLeft w:val="480"/>
          <w:marRight w:val="0"/>
          <w:marTop w:val="0"/>
          <w:marBottom w:val="0"/>
          <w:divBdr>
            <w:top w:val="none" w:sz="0" w:space="0" w:color="auto"/>
            <w:left w:val="none" w:sz="0" w:space="0" w:color="auto"/>
            <w:bottom w:val="none" w:sz="0" w:space="0" w:color="auto"/>
            <w:right w:val="none" w:sz="0" w:space="0" w:color="auto"/>
          </w:divBdr>
        </w:div>
        <w:div w:id="514002434">
          <w:marLeft w:val="480"/>
          <w:marRight w:val="0"/>
          <w:marTop w:val="0"/>
          <w:marBottom w:val="0"/>
          <w:divBdr>
            <w:top w:val="none" w:sz="0" w:space="0" w:color="auto"/>
            <w:left w:val="none" w:sz="0" w:space="0" w:color="auto"/>
            <w:bottom w:val="none" w:sz="0" w:space="0" w:color="auto"/>
            <w:right w:val="none" w:sz="0" w:space="0" w:color="auto"/>
          </w:divBdr>
        </w:div>
        <w:div w:id="550307186">
          <w:marLeft w:val="480"/>
          <w:marRight w:val="0"/>
          <w:marTop w:val="0"/>
          <w:marBottom w:val="0"/>
          <w:divBdr>
            <w:top w:val="none" w:sz="0" w:space="0" w:color="auto"/>
            <w:left w:val="none" w:sz="0" w:space="0" w:color="auto"/>
            <w:bottom w:val="none" w:sz="0" w:space="0" w:color="auto"/>
            <w:right w:val="none" w:sz="0" w:space="0" w:color="auto"/>
          </w:divBdr>
        </w:div>
        <w:div w:id="607740031">
          <w:marLeft w:val="480"/>
          <w:marRight w:val="0"/>
          <w:marTop w:val="0"/>
          <w:marBottom w:val="0"/>
          <w:divBdr>
            <w:top w:val="none" w:sz="0" w:space="0" w:color="auto"/>
            <w:left w:val="none" w:sz="0" w:space="0" w:color="auto"/>
            <w:bottom w:val="none" w:sz="0" w:space="0" w:color="auto"/>
            <w:right w:val="none" w:sz="0" w:space="0" w:color="auto"/>
          </w:divBdr>
        </w:div>
        <w:div w:id="615603157">
          <w:marLeft w:val="480"/>
          <w:marRight w:val="0"/>
          <w:marTop w:val="0"/>
          <w:marBottom w:val="0"/>
          <w:divBdr>
            <w:top w:val="none" w:sz="0" w:space="0" w:color="auto"/>
            <w:left w:val="none" w:sz="0" w:space="0" w:color="auto"/>
            <w:bottom w:val="none" w:sz="0" w:space="0" w:color="auto"/>
            <w:right w:val="none" w:sz="0" w:space="0" w:color="auto"/>
          </w:divBdr>
        </w:div>
        <w:div w:id="620066914">
          <w:marLeft w:val="480"/>
          <w:marRight w:val="0"/>
          <w:marTop w:val="0"/>
          <w:marBottom w:val="0"/>
          <w:divBdr>
            <w:top w:val="none" w:sz="0" w:space="0" w:color="auto"/>
            <w:left w:val="none" w:sz="0" w:space="0" w:color="auto"/>
            <w:bottom w:val="none" w:sz="0" w:space="0" w:color="auto"/>
            <w:right w:val="none" w:sz="0" w:space="0" w:color="auto"/>
          </w:divBdr>
        </w:div>
        <w:div w:id="683092936">
          <w:marLeft w:val="480"/>
          <w:marRight w:val="0"/>
          <w:marTop w:val="0"/>
          <w:marBottom w:val="0"/>
          <w:divBdr>
            <w:top w:val="none" w:sz="0" w:space="0" w:color="auto"/>
            <w:left w:val="none" w:sz="0" w:space="0" w:color="auto"/>
            <w:bottom w:val="none" w:sz="0" w:space="0" w:color="auto"/>
            <w:right w:val="none" w:sz="0" w:space="0" w:color="auto"/>
          </w:divBdr>
        </w:div>
        <w:div w:id="746730615">
          <w:marLeft w:val="480"/>
          <w:marRight w:val="0"/>
          <w:marTop w:val="0"/>
          <w:marBottom w:val="0"/>
          <w:divBdr>
            <w:top w:val="none" w:sz="0" w:space="0" w:color="auto"/>
            <w:left w:val="none" w:sz="0" w:space="0" w:color="auto"/>
            <w:bottom w:val="none" w:sz="0" w:space="0" w:color="auto"/>
            <w:right w:val="none" w:sz="0" w:space="0" w:color="auto"/>
          </w:divBdr>
        </w:div>
        <w:div w:id="749545955">
          <w:marLeft w:val="480"/>
          <w:marRight w:val="0"/>
          <w:marTop w:val="0"/>
          <w:marBottom w:val="0"/>
          <w:divBdr>
            <w:top w:val="none" w:sz="0" w:space="0" w:color="auto"/>
            <w:left w:val="none" w:sz="0" w:space="0" w:color="auto"/>
            <w:bottom w:val="none" w:sz="0" w:space="0" w:color="auto"/>
            <w:right w:val="none" w:sz="0" w:space="0" w:color="auto"/>
          </w:divBdr>
        </w:div>
        <w:div w:id="834682864">
          <w:marLeft w:val="480"/>
          <w:marRight w:val="0"/>
          <w:marTop w:val="0"/>
          <w:marBottom w:val="0"/>
          <w:divBdr>
            <w:top w:val="none" w:sz="0" w:space="0" w:color="auto"/>
            <w:left w:val="none" w:sz="0" w:space="0" w:color="auto"/>
            <w:bottom w:val="none" w:sz="0" w:space="0" w:color="auto"/>
            <w:right w:val="none" w:sz="0" w:space="0" w:color="auto"/>
          </w:divBdr>
        </w:div>
        <w:div w:id="895355987">
          <w:marLeft w:val="480"/>
          <w:marRight w:val="0"/>
          <w:marTop w:val="0"/>
          <w:marBottom w:val="0"/>
          <w:divBdr>
            <w:top w:val="none" w:sz="0" w:space="0" w:color="auto"/>
            <w:left w:val="none" w:sz="0" w:space="0" w:color="auto"/>
            <w:bottom w:val="none" w:sz="0" w:space="0" w:color="auto"/>
            <w:right w:val="none" w:sz="0" w:space="0" w:color="auto"/>
          </w:divBdr>
        </w:div>
        <w:div w:id="915669603">
          <w:marLeft w:val="480"/>
          <w:marRight w:val="0"/>
          <w:marTop w:val="0"/>
          <w:marBottom w:val="0"/>
          <w:divBdr>
            <w:top w:val="none" w:sz="0" w:space="0" w:color="auto"/>
            <w:left w:val="none" w:sz="0" w:space="0" w:color="auto"/>
            <w:bottom w:val="none" w:sz="0" w:space="0" w:color="auto"/>
            <w:right w:val="none" w:sz="0" w:space="0" w:color="auto"/>
          </w:divBdr>
        </w:div>
        <w:div w:id="952172942">
          <w:marLeft w:val="480"/>
          <w:marRight w:val="0"/>
          <w:marTop w:val="0"/>
          <w:marBottom w:val="0"/>
          <w:divBdr>
            <w:top w:val="none" w:sz="0" w:space="0" w:color="auto"/>
            <w:left w:val="none" w:sz="0" w:space="0" w:color="auto"/>
            <w:bottom w:val="none" w:sz="0" w:space="0" w:color="auto"/>
            <w:right w:val="none" w:sz="0" w:space="0" w:color="auto"/>
          </w:divBdr>
        </w:div>
        <w:div w:id="966426077">
          <w:marLeft w:val="480"/>
          <w:marRight w:val="0"/>
          <w:marTop w:val="0"/>
          <w:marBottom w:val="0"/>
          <w:divBdr>
            <w:top w:val="none" w:sz="0" w:space="0" w:color="auto"/>
            <w:left w:val="none" w:sz="0" w:space="0" w:color="auto"/>
            <w:bottom w:val="none" w:sz="0" w:space="0" w:color="auto"/>
            <w:right w:val="none" w:sz="0" w:space="0" w:color="auto"/>
          </w:divBdr>
        </w:div>
        <w:div w:id="986858981">
          <w:marLeft w:val="480"/>
          <w:marRight w:val="0"/>
          <w:marTop w:val="0"/>
          <w:marBottom w:val="0"/>
          <w:divBdr>
            <w:top w:val="none" w:sz="0" w:space="0" w:color="auto"/>
            <w:left w:val="none" w:sz="0" w:space="0" w:color="auto"/>
            <w:bottom w:val="none" w:sz="0" w:space="0" w:color="auto"/>
            <w:right w:val="none" w:sz="0" w:space="0" w:color="auto"/>
          </w:divBdr>
        </w:div>
        <w:div w:id="1010327519">
          <w:marLeft w:val="480"/>
          <w:marRight w:val="0"/>
          <w:marTop w:val="0"/>
          <w:marBottom w:val="0"/>
          <w:divBdr>
            <w:top w:val="none" w:sz="0" w:space="0" w:color="auto"/>
            <w:left w:val="none" w:sz="0" w:space="0" w:color="auto"/>
            <w:bottom w:val="none" w:sz="0" w:space="0" w:color="auto"/>
            <w:right w:val="none" w:sz="0" w:space="0" w:color="auto"/>
          </w:divBdr>
        </w:div>
        <w:div w:id="1066028853">
          <w:marLeft w:val="480"/>
          <w:marRight w:val="0"/>
          <w:marTop w:val="0"/>
          <w:marBottom w:val="0"/>
          <w:divBdr>
            <w:top w:val="none" w:sz="0" w:space="0" w:color="auto"/>
            <w:left w:val="none" w:sz="0" w:space="0" w:color="auto"/>
            <w:bottom w:val="none" w:sz="0" w:space="0" w:color="auto"/>
            <w:right w:val="none" w:sz="0" w:space="0" w:color="auto"/>
          </w:divBdr>
        </w:div>
        <w:div w:id="1095512578">
          <w:marLeft w:val="480"/>
          <w:marRight w:val="0"/>
          <w:marTop w:val="0"/>
          <w:marBottom w:val="0"/>
          <w:divBdr>
            <w:top w:val="none" w:sz="0" w:space="0" w:color="auto"/>
            <w:left w:val="none" w:sz="0" w:space="0" w:color="auto"/>
            <w:bottom w:val="none" w:sz="0" w:space="0" w:color="auto"/>
            <w:right w:val="none" w:sz="0" w:space="0" w:color="auto"/>
          </w:divBdr>
        </w:div>
        <w:div w:id="1139614829">
          <w:marLeft w:val="480"/>
          <w:marRight w:val="0"/>
          <w:marTop w:val="0"/>
          <w:marBottom w:val="0"/>
          <w:divBdr>
            <w:top w:val="none" w:sz="0" w:space="0" w:color="auto"/>
            <w:left w:val="none" w:sz="0" w:space="0" w:color="auto"/>
            <w:bottom w:val="none" w:sz="0" w:space="0" w:color="auto"/>
            <w:right w:val="none" w:sz="0" w:space="0" w:color="auto"/>
          </w:divBdr>
        </w:div>
        <w:div w:id="1201162150">
          <w:marLeft w:val="480"/>
          <w:marRight w:val="0"/>
          <w:marTop w:val="0"/>
          <w:marBottom w:val="0"/>
          <w:divBdr>
            <w:top w:val="none" w:sz="0" w:space="0" w:color="auto"/>
            <w:left w:val="none" w:sz="0" w:space="0" w:color="auto"/>
            <w:bottom w:val="none" w:sz="0" w:space="0" w:color="auto"/>
            <w:right w:val="none" w:sz="0" w:space="0" w:color="auto"/>
          </w:divBdr>
        </w:div>
        <w:div w:id="1294560446">
          <w:marLeft w:val="480"/>
          <w:marRight w:val="0"/>
          <w:marTop w:val="0"/>
          <w:marBottom w:val="0"/>
          <w:divBdr>
            <w:top w:val="none" w:sz="0" w:space="0" w:color="auto"/>
            <w:left w:val="none" w:sz="0" w:space="0" w:color="auto"/>
            <w:bottom w:val="none" w:sz="0" w:space="0" w:color="auto"/>
            <w:right w:val="none" w:sz="0" w:space="0" w:color="auto"/>
          </w:divBdr>
        </w:div>
        <w:div w:id="1325472940">
          <w:marLeft w:val="480"/>
          <w:marRight w:val="0"/>
          <w:marTop w:val="0"/>
          <w:marBottom w:val="0"/>
          <w:divBdr>
            <w:top w:val="none" w:sz="0" w:space="0" w:color="auto"/>
            <w:left w:val="none" w:sz="0" w:space="0" w:color="auto"/>
            <w:bottom w:val="none" w:sz="0" w:space="0" w:color="auto"/>
            <w:right w:val="none" w:sz="0" w:space="0" w:color="auto"/>
          </w:divBdr>
        </w:div>
        <w:div w:id="1330599991">
          <w:marLeft w:val="480"/>
          <w:marRight w:val="0"/>
          <w:marTop w:val="0"/>
          <w:marBottom w:val="0"/>
          <w:divBdr>
            <w:top w:val="none" w:sz="0" w:space="0" w:color="auto"/>
            <w:left w:val="none" w:sz="0" w:space="0" w:color="auto"/>
            <w:bottom w:val="none" w:sz="0" w:space="0" w:color="auto"/>
            <w:right w:val="none" w:sz="0" w:space="0" w:color="auto"/>
          </w:divBdr>
        </w:div>
        <w:div w:id="1380130082">
          <w:marLeft w:val="480"/>
          <w:marRight w:val="0"/>
          <w:marTop w:val="0"/>
          <w:marBottom w:val="0"/>
          <w:divBdr>
            <w:top w:val="none" w:sz="0" w:space="0" w:color="auto"/>
            <w:left w:val="none" w:sz="0" w:space="0" w:color="auto"/>
            <w:bottom w:val="none" w:sz="0" w:space="0" w:color="auto"/>
            <w:right w:val="none" w:sz="0" w:space="0" w:color="auto"/>
          </w:divBdr>
        </w:div>
        <w:div w:id="1400521635">
          <w:marLeft w:val="480"/>
          <w:marRight w:val="0"/>
          <w:marTop w:val="0"/>
          <w:marBottom w:val="0"/>
          <w:divBdr>
            <w:top w:val="none" w:sz="0" w:space="0" w:color="auto"/>
            <w:left w:val="none" w:sz="0" w:space="0" w:color="auto"/>
            <w:bottom w:val="none" w:sz="0" w:space="0" w:color="auto"/>
            <w:right w:val="none" w:sz="0" w:space="0" w:color="auto"/>
          </w:divBdr>
        </w:div>
        <w:div w:id="1448160832">
          <w:marLeft w:val="480"/>
          <w:marRight w:val="0"/>
          <w:marTop w:val="0"/>
          <w:marBottom w:val="0"/>
          <w:divBdr>
            <w:top w:val="none" w:sz="0" w:space="0" w:color="auto"/>
            <w:left w:val="none" w:sz="0" w:space="0" w:color="auto"/>
            <w:bottom w:val="none" w:sz="0" w:space="0" w:color="auto"/>
            <w:right w:val="none" w:sz="0" w:space="0" w:color="auto"/>
          </w:divBdr>
        </w:div>
        <w:div w:id="1455714065">
          <w:marLeft w:val="480"/>
          <w:marRight w:val="0"/>
          <w:marTop w:val="0"/>
          <w:marBottom w:val="0"/>
          <w:divBdr>
            <w:top w:val="none" w:sz="0" w:space="0" w:color="auto"/>
            <w:left w:val="none" w:sz="0" w:space="0" w:color="auto"/>
            <w:bottom w:val="none" w:sz="0" w:space="0" w:color="auto"/>
            <w:right w:val="none" w:sz="0" w:space="0" w:color="auto"/>
          </w:divBdr>
        </w:div>
        <w:div w:id="1482380016">
          <w:marLeft w:val="480"/>
          <w:marRight w:val="0"/>
          <w:marTop w:val="0"/>
          <w:marBottom w:val="0"/>
          <w:divBdr>
            <w:top w:val="none" w:sz="0" w:space="0" w:color="auto"/>
            <w:left w:val="none" w:sz="0" w:space="0" w:color="auto"/>
            <w:bottom w:val="none" w:sz="0" w:space="0" w:color="auto"/>
            <w:right w:val="none" w:sz="0" w:space="0" w:color="auto"/>
          </w:divBdr>
        </w:div>
        <w:div w:id="1508054228">
          <w:marLeft w:val="480"/>
          <w:marRight w:val="0"/>
          <w:marTop w:val="0"/>
          <w:marBottom w:val="0"/>
          <w:divBdr>
            <w:top w:val="none" w:sz="0" w:space="0" w:color="auto"/>
            <w:left w:val="none" w:sz="0" w:space="0" w:color="auto"/>
            <w:bottom w:val="none" w:sz="0" w:space="0" w:color="auto"/>
            <w:right w:val="none" w:sz="0" w:space="0" w:color="auto"/>
          </w:divBdr>
        </w:div>
        <w:div w:id="1519272575">
          <w:marLeft w:val="480"/>
          <w:marRight w:val="0"/>
          <w:marTop w:val="0"/>
          <w:marBottom w:val="0"/>
          <w:divBdr>
            <w:top w:val="none" w:sz="0" w:space="0" w:color="auto"/>
            <w:left w:val="none" w:sz="0" w:space="0" w:color="auto"/>
            <w:bottom w:val="none" w:sz="0" w:space="0" w:color="auto"/>
            <w:right w:val="none" w:sz="0" w:space="0" w:color="auto"/>
          </w:divBdr>
        </w:div>
        <w:div w:id="1556160204">
          <w:marLeft w:val="480"/>
          <w:marRight w:val="0"/>
          <w:marTop w:val="0"/>
          <w:marBottom w:val="0"/>
          <w:divBdr>
            <w:top w:val="none" w:sz="0" w:space="0" w:color="auto"/>
            <w:left w:val="none" w:sz="0" w:space="0" w:color="auto"/>
            <w:bottom w:val="none" w:sz="0" w:space="0" w:color="auto"/>
            <w:right w:val="none" w:sz="0" w:space="0" w:color="auto"/>
          </w:divBdr>
        </w:div>
        <w:div w:id="1616864775">
          <w:marLeft w:val="480"/>
          <w:marRight w:val="0"/>
          <w:marTop w:val="0"/>
          <w:marBottom w:val="0"/>
          <w:divBdr>
            <w:top w:val="none" w:sz="0" w:space="0" w:color="auto"/>
            <w:left w:val="none" w:sz="0" w:space="0" w:color="auto"/>
            <w:bottom w:val="none" w:sz="0" w:space="0" w:color="auto"/>
            <w:right w:val="none" w:sz="0" w:space="0" w:color="auto"/>
          </w:divBdr>
        </w:div>
        <w:div w:id="1637174864">
          <w:marLeft w:val="480"/>
          <w:marRight w:val="0"/>
          <w:marTop w:val="0"/>
          <w:marBottom w:val="0"/>
          <w:divBdr>
            <w:top w:val="none" w:sz="0" w:space="0" w:color="auto"/>
            <w:left w:val="none" w:sz="0" w:space="0" w:color="auto"/>
            <w:bottom w:val="none" w:sz="0" w:space="0" w:color="auto"/>
            <w:right w:val="none" w:sz="0" w:space="0" w:color="auto"/>
          </w:divBdr>
        </w:div>
        <w:div w:id="1715613767">
          <w:marLeft w:val="480"/>
          <w:marRight w:val="0"/>
          <w:marTop w:val="0"/>
          <w:marBottom w:val="0"/>
          <w:divBdr>
            <w:top w:val="none" w:sz="0" w:space="0" w:color="auto"/>
            <w:left w:val="none" w:sz="0" w:space="0" w:color="auto"/>
            <w:bottom w:val="none" w:sz="0" w:space="0" w:color="auto"/>
            <w:right w:val="none" w:sz="0" w:space="0" w:color="auto"/>
          </w:divBdr>
        </w:div>
        <w:div w:id="1771853267">
          <w:marLeft w:val="480"/>
          <w:marRight w:val="0"/>
          <w:marTop w:val="0"/>
          <w:marBottom w:val="0"/>
          <w:divBdr>
            <w:top w:val="none" w:sz="0" w:space="0" w:color="auto"/>
            <w:left w:val="none" w:sz="0" w:space="0" w:color="auto"/>
            <w:bottom w:val="none" w:sz="0" w:space="0" w:color="auto"/>
            <w:right w:val="none" w:sz="0" w:space="0" w:color="auto"/>
          </w:divBdr>
        </w:div>
        <w:div w:id="1792166845">
          <w:marLeft w:val="480"/>
          <w:marRight w:val="0"/>
          <w:marTop w:val="0"/>
          <w:marBottom w:val="0"/>
          <w:divBdr>
            <w:top w:val="none" w:sz="0" w:space="0" w:color="auto"/>
            <w:left w:val="none" w:sz="0" w:space="0" w:color="auto"/>
            <w:bottom w:val="none" w:sz="0" w:space="0" w:color="auto"/>
            <w:right w:val="none" w:sz="0" w:space="0" w:color="auto"/>
          </w:divBdr>
        </w:div>
        <w:div w:id="1804881334">
          <w:marLeft w:val="480"/>
          <w:marRight w:val="0"/>
          <w:marTop w:val="0"/>
          <w:marBottom w:val="0"/>
          <w:divBdr>
            <w:top w:val="none" w:sz="0" w:space="0" w:color="auto"/>
            <w:left w:val="none" w:sz="0" w:space="0" w:color="auto"/>
            <w:bottom w:val="none" w:sz="0" w:space="0" w:color="auto"/>
            <w:right w:val="none" w:sz="0" w:space="0" w:color="auto"/>
          </w:divBdr>
        </w:div>
        <w:div w:id="1806308884">
          <w:marLeft w:val="480"/>
          <w:marRight w:val="0"/>
          <w:marTop w:val="0"/>
          <w:marBottom w:val="0"/>
          <w:divBdr>
            <w:top w:val="none" w:sz="0" w:space="0" w:color="auto"/>
            <w:left w:val="none" w:sz="0" w:space="0" w:color="auto"/>
            <w:bottom w:val="none" w:sz="0" w:space="0" w:color="auto"/>
            <w:right w:val="none" w:sz="0" w:space="0" w:color="auto"/>
          </w:divBdr>
        </w:div>
        <w:div w:id="1813478337">
          <w:marLeft w:val="480"/>
          <w:marRight w:val="0"/>
          <w:marTop w:val="0"/>
          <w:marBottom w:val="0"/>
          <w:divBdr>
            <w:top w:val="none" w:sz="0" w:space="0" w:color="auto"/>
            <w:left w:val="none" w:sz="0" w:space="0" w:color="auto"/>
            <w:bottom w:val="none" w:sz="0" w:space="0" w:color="auto"/>
            <w:right w:val="none" w:sz="0" w:space="0" w:color="auto"/>
          </w:divBdr>
        </w:div>
        <w:div w:id="1947301039">
          <w:marLeft w:val="480"/>
          <w:marRight w:val="0"/>
          <w:marTop w:val="0"/>
          <w:marBottom w:val="0"/>
          <w:divBdr>
            <w:top w:val="none" w:sz="0" w:space="0" w:color="auto"/>
            <w:left w:val="none" w:sz="0" w:space="0" w:color="auto"/>
            <w:bottom w:val="none" w:sz="0" w:space="0" w:color="auto"/>
            <w:right w:val="none" w:sz="0" w:space="0" w:color="auto"/>
          </w:divBdr>
        </w:div>
        <w:div w:id="1966883156">
          <w:marLeft w:val="480"/>
          <w:marRight w:val="0"/>
          <w:marTop w:val="0"/>
          <w:marBottom w:val="0"/>
          <w:divBdr>
            <w:top w:val="none" w:sz="0" w:space="0" w:color="auto"/>
            <w:left w:val="none" w:sz="0" w:space="0" w:color="auto"/>
            <w:bottom w:val="none" w:sz="0" w:space="0" w:color="auto"/>
            <w:right w:val="none" w:sz="0" w:space="0" w:color="auto"/>
          </w:divBdr>
        </w:div>
      </w:divsChild>
    </w:div>
    <w:div w:id="245304024">
      <w:bodyDiv w:val="1"/>
      <w:marLeft w:val="0"/>
      <w:marRight w:val="0"/>
      <w:marTop w:val="0"/>
      <w:marBottom w:val="0"/>
      <w:divBdr>
        <w:top w:val="none" w:sz="0" w:space="0" w:color="auto"/>
        <w:left w:val="none" w:sz="0" w:space="0" w:color="auto"/>
        <w:bottom w:val="none" w:sz="0" w:space="0" w:color="auto"/>
        <w:right w:val="none" w:sz="0" w:space="0" w:color="auto"/>
      </w:divBdr>
    </w:div>
    <w:div w:id="250817191">
      <w:bodyDiv w:val="1"/>
      <w:marLeft w:val="0"/>
      <w:marRight w:val="0"/>
      <w:marTop w:val="0"/>
      <w:marBottom w:val="0"/>
      <w:divBdr>
        <w:top w:val="none" w:sz="0" w:space="0" w:color="auto"/>
        <w:left w:val="none" w:sz="0" w:space="0" w:color="auto"/>
        <w:bottom w:val="none" w:sz="0" w:space="0" w:color="auto"/>
        <w:right w:val="none" w:sz="0" w:space="0" w:color="auto"/>
      </w:divBdr>
    </w:div>
    <w:div w:id="257255071">
      <w:bodyDiv w:val="1"/>
      <w:marLeft w:val="0"/>
      <w:marRight w:val="0"/>
      <w:marTop w:val="0"/>
      <w:marBottom w:val="0"/>
      <w:divBdr>
        <w:top w:val="none" w:sz="0" w:space="0" w:color="auto"/>
        <w:left w:val="none" w:sz="0" w:space="0" w:color="auto"/>
        <w:bottom w:val="none" w:sz="0" w:space="0" w:color="auto"/>
        <w:right w:val="none" w:sz="0" w:space="0" w:color="auto"/>
      </w:divBdr>
    </w:div>
    <w:div w:id="269093677">
      <w:bodyDiv w:val="1"/>
      <w:marLeft w:val="0"/>
      <w:marRight w:val="0"/>
      <w:marTop w:val="0"/>
      <w:marBottom w:val="0"/>
      <w:divBdr>
        <w:top w:val="none" w:sz="0" w:space="0" w:color="auto"/>
        <w:left w:val="none" w:sz="0" w:space="0" w:color="auto"/>
        <w:bottom w:val="none" w:sz="0" w:space="0" w:color="auto"/>
        <w:right w:val="none" w:sz="0" w:space="0" w:color="auto"/>
      </w:divBdr>
    </w:div>
    <w:div w:id="273680152">
      <w:bodyDiv w:val="1"/>
      <w:marLeft w:val="0"/>
      <w:marRight w:val="0"/>
      <w:marTop w:val="0"/>
      <w:marBottom w:val="0"/>
      <w:divBdr>
        <w:top w:val="none" w:sz="0" w:space="0" w:color="auto"/>
        <w:left w:val="none" w:sz="0" w:space="0" w:color="auto"/>
        <w:bottom w:val="none" w:sz="0" w:space="0" w:color="auto"/>
        <w:right w:val="none" w:sz="0" w:space="0" w:color="auto"/>
      </w:divBdr>
      <w:divsChild>
        <w:div w:id="40641579">
          <w:marLeft w:val="480"/>
          <w:marRight w:val="0"/>
          <w:marTop w:val="0"/>
          <w:marBottom w:val="0"/>
          <w:divBdr>
            <w:top w:val="none" w:sz="0" w:space="0" w:color="auto"/>
            <w:left w:val="none" w:sz="0" w:space="0" w:color="auto"/>
            <w:bottom w:val="none" w:sz="0" w:space="0" w:color="auto"/>
            <w:right w:val="none" w:sz="0" w:space="0" w:color="auto"/>
          </w:divBdr>
        </w:div>
        <w:div w:id="51927577">
          <w:marLeft w:val="480"/>
          <w:marRight w:val="0"/>
          <w:marTop w:val="0"/>
          <w:marBottom w:val="0"/>
          <w:divBdr>
            <w:top w:val="none" w:sz="0" w:space="0" w:color="auto"/>
            <w:left w:val="none" w:sz="0" w:space="0" w:color="auto"/>
            <w:bottom w:val="none" w:sz="0" w:space="0" w:color="auto"/>
            <w:right w:val="none" w:sz="0" w:space="0" w:color="auto"/>
          </w:divBdr>
        </w:div>
        <w:div w:id="88743304">
          <w:marLeft w:val="480"/>
          <w:marRight w:val="0"/>
          <w:marTop w:val="0"/>
          <w:marBottom w:val="0"/>
          <w:divBdr>
            <w:top w:val="none" w:sz="0" w:space="0" w:color="auto"/>
            <w:left w:val="none" w:sz="0" w:space="0" w:color="auto"/>
            <w:bottom w:val="none" w:sz="0" w:space="0" w:color="auto"/>
            <w:right w:val="none" w:sz="0" w:space="0" w:color="auto"/>
          </w:divBdr>
        </w:div>
        <w:div w:id="192963243">
          <w:marLeft w:val="480"/>
          <w:marRight w:val="0"/>
          <w:marTop w:val="0"/>
          <w:marBottom w:val="0"/>
          <w:divBdr>
            <w:top w:val="none" w:sz="0" w:space="0" w:color="auto"/>
            <w:left w:val="none" w:sz="0" w:space="0" w:color="auto"/>
            <w:bottom w:val="none" w:sz="0" w:space="0" w:color="auto"/>
            <w:right w:val="none" w:sz="0" w:space="0" w:color="auto"/>
          </w:divBdr>
        </w:div>
        <w:div w:id="211116547">
          <w:marLeft w:val="480"/>
          <w:marRight w:val="0"/>
          <w:marTop w:val="0"/>
          <w:marBottom w:val="0"/>
          <w:divBdr>
            <w:top w:val="none" w:sz="0" w:space="0" w:color="auto"/>
            <w:left w:val="none" w:sz="0" w:space="0" w:color="auto"/>
            <w:bottom w:val="none" w:sz="0" w:space="0" w:color="auto"/>
            <w:right w:val="none" w:sz="0" w:space="0" w:color="auto"/>
          </w:divBdr>
        </w:div>
        <w:div w:id="221330730">
          <w:marLeft w:val="480"/>
          <w:marRight w:val="0"/>
          <w:marTop w:val="0"/>
          <w:marBottom w:val="0"/>
          <w:divBdr>
            <w:top w:val="none" w:sz="0" w:space="0" w:color="auto"/>
            <w:left w:val="none" w:sz="0" w:space="0" w:color="auto"/>
            <w:bottom w:val="none" w:sz="0" w:space="0" w:color="auto"/>
            <w:right w:val="none" w:sz="0" w:space="0" w:color="auto"/>
          </w:divBdr>
        </w:div>
        <w:div w:id="232548528">
          <w:marLeft w:val="480"/>
          <w:marRight w:val="0"/>
          <w:marTop w:val="0"/>
          <w:marBottom w:val="0"/>
          <w:divBdr>
            <w:top w:val="none" w:sz="0" w:space="0" w:color="auto"/>
            <w:left w:val="none" w:sz="0" w:space="0" w:color="auto"/>
            <w:bottom w:val="none" w:sz="0" w:space="0" w:color="auto"/>
            <w:right w:val="none" w:sz="0" w:space="0" w:color="auto"/>
          </w:divBdr>
        </w:div>
        <w:div w:id="236283990">
          <w:marLeft w:val="480"/>
          <w:marRight w:val="0"/>
          <w:marTop w:val="0"/>
          <w:marBottom w:val="0"/>
          <w:divBdr>
            <w:top w:val="none" w:sz="0" w:space="0" w:color="auto"/>
            <w:left w:val="none" w:sz="0" w:space="0" w:color="auto"/>
            <w:bottom w:val="none" w:sz="0" w:space="0" w:color="auto"/>
            <w:right w:val="none" w:sz="0" w:space="0" w:color="auto"/>
          </w:divBdr>
        </w:div>
        <w:div w:id="247080106">
          <w:marLeft w:val="480"/>
          <w:marRight w:val="0"/>
          <w:marTop w:val="0"/>
          <w:marBottom w:val="0"/>
          <w:divBdr>
            <w:top w:val="none" w:sz="0" w:space="0" w:color="auto"/>
            <w:left w:val="none" w:sz="0" w:space="0" w:color="auto"/>
            <w:bottom w:val="none" w:sz="0" w:space="0" w:color="auto"/>
            <w:right w:val="none" w:sz="0" w:space="0" w:color="auto"/>
          </w:divBdr>
        </w:div>
        <w:div w:id="262540680">
          <w:marLeft w:val="480"/>
          <w:marRight w:val="0"/>
          <w:marTop w:val="0"/>
          <w:marBottom w:val="0"/>
          <w:divBdr>
            <w:top w:val="none" w:sz="0" w:space="0" w:color="auto"/>
            <w:left w:val="none" w:sz="0" w:space="0" w:color="auto"/>
            <w:bottom w:val="none" w:sz="0" w:space="0" w:color="auto"/>
            <w:right w:val="none" w:sz="0" w:space="0" w:color="auto"/>
          </w:divBdr>
        </w:div>
        <w:div w:id="268241389">
          <w:marLeft w:val="480"/>
          <w:marRight w:val="0"/>
          <w:marTop w:val="0"/>
          <w:marBottom w:val="0"/>
          <w:divBdr>
            <w:top w:val="none" w:sz="0" w:space="0" w:color="auto"/>
            <w:left w:val="none" w:sz="0" w:space="0" w:color="auto"/>
            <w:bottom w:val="none" w:sz="0" w:space="0" w:color="auto"/>
            <w:right w:val="none" w:sz="0" w:space="0" w:color="auto"/>
          </w:divBdr>
        </w:div>
        <w:div w:id="277875336">
          <w:marLeft w:val="480"/>
          <w:marRight w:val="0"/>
          <w:marTop w:val="0"/>
          <w:marBottom w:val="0"/>
          <w:divBdr>
            <w:top w:val="none" w:sz="0" w:space="0" w:color="auto"/>
            <w:left w:val="none" w:sz="0" w:space="0" w:color="auto"/>
            <w:bottom w:val="none" w:sz="0" w:space="0" w:color="auto"/>
            <w:right w:val="none" w:sz="0" w:space="0" w:color="auto"/>
          </w:divBdr>
        </w:div>
        <w:div w:id="475416585">
          <w:marLeft w:val="480"/>
          <w:marRight w:val="0"/>
          <w:marTop w:val="0"/>
          <w:marBottom w:val="0"/>
          <w:divBdr>
            <w:top w:val="none" w:sz="0" w:space="0" w:color="auto"/>
            <w:left w:val="none" w:sz="0" w:space="0" w:color="auto"/>
            <w:bottom w:val="none" w:sz="0" w:space="0" w:color="auto"/>
            <w:right w:val="none" w:sz="0" w:space="0" w:color="auto"/>
          </w:divBdr>
        </w:div>
        <w:div w:id="507791632">
          <w:marLeft w:val="480"/>
          <w:marRight w:val="0"/>
          <w:marTop w:val="0"/>
          <w:marBottom w:val="0"/>
          <w:divBdr>
            <w:top w:val="none" w:sz="0" w:space="0" w:color="auto"/>
            <w:left w:val="none" w:sz="0" w:space="0" w:color="auto"/>
            <w:bottom w:val="none" w:sz="0" w:space="0" w:color="auto"/>
            <w:right w:val="none" w:sz="0" w:space="0" w:color="auto"/>
          </w:divBdr>
        </w:div>
        <w:div w:id="524177833">
          <w:marLeft w:val="480"/>
          <w:marRight w:val="0"/>
          <w:marTop w:val="0"/>
          <w:marBottom w:val="0"/>
          <w:divBdr>
            <w:top w:val="none" w:sz="0" w:space="0" w:color="auto"/>
            <w:left w:val="none" w:sz="0" w:space="0" w:color="auto"/>
            <w:bottom w:val="none" w:sz="0" w:space="0" w:color="auto"/>
            <w:right w:val="none" w:sz="0" w:space="0" w:color="auto"/>
          </w:divBdr>
        </w:div>
        <w:div w:id="557546945">
          <w:marLeft w:val="480"/>
          <w:marRight w:val="0"/>
          <w:marTop w:val="0"/>
          <w:marBottom w:val="0"/>
          <w:divBdr>
            <w:top w:val="none" w:sz="0" w:space="0" w:color="auto"/>
            <w:left w:val="none" w:sz="0" w:space="0" w:color="auto"/>
            <w:bottom w:val="none" w:sz="0" w:space="0" w:color="auto"/>
            <w:right w:val="none" w:sz="0" w:space="0" w:color="auto"/>
          </w:divBdr>
        </w:div>
        <w:div w:id="565141462">
          <w:marLeft w:val="480"/>
          <w:marRight w:val="0"/>
          <w:marTop w:val="0"/>
          <w:marBottom w:val="0"/>
          <w:divBdr>
            <w:top w:val="none" w:sz="0" w:space="0" w:color="auto"/>
            <w:left w:val="none" w:sz="0" w:space="0" w:color="auto"/>
            <w:bottom w:val="none" w:sz="0" w:space="0" w:color="auto"/>
            <w:right w:val="none" w:sz="0" w:space="0" w:color="auto"/>
          </w:divBdr>
        </w:div>
        <w:div w:id="575750317">
          <w:marLeft w:val="480"/>
          <w:marRight w:val="0"/>
          <w:marTop w:val="0"/>
          <w:marBottom w:val="0"/>
          <w:divBdr>
            <w:top w:val="none" w:sz="0" w:space="0" w:color="auto"/>
            <w:left w:val="none" w:sz="0" w:space="0" w:color="auto"/>
            <w:bottom w:val="none" w:sz="0" w:space="0" w:color="auto"/>
            <w:right w:val="none" w:sz="0" w:space="0" w:color="auto"/>
          </w:divBdr>
        </w:div>
        <w:div w:id="582879005">
          <w:marLeft w:val="480"/>
          <w:marRight w:val="0"/>
          <w:marTop w:val="0"/>
          <w:marBottom w:val="0"/>
          <w:divBdr>
            <w:top w:val="none" w:sz="0" w:space="0" w:color="auto"/>
            <w:left w:val="none" w:sz="0" w:space="0" w:color="auto"/>
            <w:bottom w:val="none" w:sz="0" w:space="0" w:color="auto"/>
            <w:right w:val="none" w:sz="0" w:space="0" w:color="auto"/>
          </w:divBdr>
        </w:div>
        <w:div w:id="609359669">
          <w:marLeft w:val="480"/>
          <w:marRight w:val="0"/>
          <w:marTop w:val="0"/>
          <w:marBottom w:val="0"/>
          <w:divBdr>
            <w:top w:val="none" w:sz="0" w:space="0" w:color="auto"/>
            <w:left w:val="none" w:sz="0" w:space="0" w:color="auto"/>
            <w:bottom w:val="none" w:sz="0" w:space="0" w:color="auto"/>
            <w:right w:val="none" w:sz="0" w:space="0" w:color="auto"/>
          </w:divBdr>
        </w:div>
        <w:div w:id="630020480">
          <w:marLeft w:val="480"/>
          <w:marRight w:val="0"/>
          <w:marTop w:val="0"/>
          <w:marBottom w:val="0"/>
          <w:divBdr>
            <w:top w:val="none" w:sz="0" w:space="0" w:color="auto"/>
            <w:left w:val="none" w:sz="0" w:space="0" w:color="auto"/>
            <w:bottom w:val="none" w:sz="0" w:space="0" w:color="auto"/>
            <w:right w:val="none" w:sz="0" w:space="0" w:color="auto"/>
          </w:divBdr>
        </w:div>
        <w:div w:id="665519431">
          <w:marLeft w:val="480"/>
          <w:marRight w:val="0"/>
          <w:marTop w:val="0"/>
          <w:marBottom w:val="0"/>
          <w:divBdr>
            <w:top w:val="none" w:sz="0" w:space="0" w:color="auto"/>
            <w:left w:val="none" w:sz="0" w:space="0" w:color="auto"/>
            <w:bottom w:val="none" w:sz="0" w:space="0" w:color="auto"/>
            <w:right w:val="none" w:sz="0" w:space="0" w:color="auto"/>
          </w:divBdr>
        </w:div>
        <w:div w:id="681586348">
          <w:marLeft w:val="480"/>
          <w:marRight w:val="0"/>
          <w:marTop w:val="0"/>
          <w:marBottom w:val="0"/>
          <w:divBdr>
            <w:top w:val="none" w:sz="0" w:space="0" w:color="auto"/>
            <w:left w:val="none" w:sz="0" w:space="0" w:color="auto"/>
            <w:bottom w:val="none" w:sz="0" w:space="0" w:color="auto"/>
            <w:right w:val="none" w:sz="0" w:space="0" w:color="auto"/>
          </w:divBdr>
        </w:div>
        <w:div w:id="699551175">
          <w:marLeft w:val="480"/>
          <w:marRight w:val="0"/>
          <w:marTop w:val="0"/>
          <w:marBottom w:val="0"/>
          <w:divBdr>
            <w:top w:val="none" w:sz="0" w:space="0" w:color="auto"/>
            <w:left w:val="none" w:sz="0" w:space="0" w:color="auto"/>
            <w:bottom w:val="none" w:sz="0" w:space="0" w:color="auto"/>
            <w:right w:val="none" w:sz="0" w:space="0" w:color="auto"/>
          </w:divBdr>
        </w:div>
        <w:div w:id="738753682">
          <w:marLeft w:val="480"/>
          <w:marRight w:val="0"/>
          <w:marTop w:val="0"/>
          <w:marBottom w:val="0"/>
          <w:divBdr>
            <w:top w:val="none" w:sz="0" w:space="0" w:color="auto"/>
            <w:left w:val="none" w:sz="0" w:space="0" w:color="auto"/>
            <w:bottom w:val="none" w:sz="0" w:space="0" w:color="auto"/>
            <w:right w:val="none" w:sz="0" w:space="0" w:color="auto"/>
          </w:divBdr>
        </w:div>
        <w:div w:id="746269091">
          <w:marLeft w:val="480"/>
          <w:marRight w:val="0"/>
          <w:marTop w:val="0"/>
          <w:marBottom w:val="0"/>
          <w:divBdr>
            <w:top w:val="none" w:sz="0" w:space="0" w:color="auto"/>
            <w:left w:val="none" w:sz="0" w:space="0" w:color="auto"/>
            <w:bottom w:val="none" w:sz="0" w:space="0" w:color="auto"/>
            <w:right w:val="none" w:sz="0" w:space="0" w:color="auto"/>
          </w:divBdr>
        </w:div>
        <w:div w:id="801851866">
          <w:marLeft w:val="480"/>
          <w:marRight w:val="0"/>
          <w:marTop w:val="0"/>
          <w:marBottom w:val="0"/>
          <w:divBdr>
            <w:top w:val="none" w:sz="0" w:space="0" w:color="auto"/>
            <w:left w:val="none" w:sz="0" w:space="0" w:color="auto"/>
            <w:bottom w:val="none" w:sz="0" w:space="0" w:color="auto"/>
            <w:right w:val="none" w:sz="0" w:space="0" w:color="auto"/>
          </w:divBdr>
        </w:div>
        <w:div w:id="836502486">
          <w:marLeft w:val="480"/>
          <w:marRight w:val="0"/>
          <w:marTop w:val="0"/>
          <w:marBottom w:val="0"/>
          <w:divBdr>
            <w:top w:val="none" w:sz="0" w:space="0" w:color="auto"/>
            <w:left w:val="none" w:sz="0" w:space="0" w:color="auto"/>
            <w:bottom w:val="none" w:sz="0" w:space="0" w:color="auto"/>
            <w:right w:val="none" w:sz="0" w:space="0" w:color="auto"/>
          </w:divBdr>
        </w:div>
        <w:div w:id="846098669">
          <w:marLeft w:val="480"/>
          <w:marRight w:val="0"/>
          <w:marTop w:val="0"/>
          <w:marBottom w:val="0"/>
          <w:divBdr>
            <w:top w:val="none" w:sz="0" w:space="0" w:color="auto"/>
            <w:left w:val="none" w:sz="0" w:space="0" w:color="auto"/>
            <w:bottom w:val="none" w:sz="0" w:space="0" w:color="auto"/>
            <w:right w:val="none" w:sz="0" w:space="0" w:color="auto"/>
          </w:divBdr>
        </w:div>
        <w:div w:id="954167998">
          <w:marLeft w:val="480"/>
          <w:marRight w:val="0"/>
          <w:marTop w:val="0"/>
          <w:marBottom w:val="0"/>
          <w:divBdr>
            <w:top w:val="none" w:sz="0" w:space="0" w:color="auto"/>
            <w:left w:val="none" w:sz="0" w:space="0" w:color="auto"/>
            <w:bottom w:val="none" w:sz="0" w:space="0" w:color="auto"/>
            <w:right w:val="none" w:sz="0" w:space="0" w:color="auto"/>
          </w:divBdr>
        </w:div>
        <w:div w:id="966592094">
          <w:marLeft w:val="480"/>
          <w:marRight w:val="0"/>
          <w:marTop w:val="0"/>
          <w:marBottom w:val="0"/>
          <w:divBdr>
            <w:top w:val="none" w:sz="0" w:space="0" w:color="auto"/>
            <w:left w:val="none" w:sz="0" w:space="0" w:color="auto"/>
            <w:bottom w:val="none" w:sz="0" w:space="0" w:color="auto"/>
            <w:right w:val="none" w:sz="0" w:space="0" w:color="auto"/>
          </w:divBdr>
        </w:div>
        <w:div w:id="983242676">
          <w:marLeft w:val="480"/>
          <w:marRight w:val="0"/>
          <w:marTop w:val="0"/>
          <w:marBottom w:val="0"/>
          <w:divBdr>
            <w:top w:val="none" w:sz="0" w:space="0" w:color="auto"/>
            <w:left w:val="none" w:sz="0" w:space="0" w:color="auto"/>
            <w:bottom w:val="none" w:sz="0" w:space="0" w:color="auto"/>
            <w:right w:val="none" w:sz="0" w:space="0" w:color="auto"/>
          </w:divBdr>
        </w:div>
        <w:div w:id="984511683">
          <w:marLeft w:val="480"/>
          <w:marRight w:val="0"/>
          <w:marTop w:val="0"/>
          <w:marBottom w:val="0"/>
          <w:divBdr>
            <w:top w:val="none" w:sz="0" w:space="0" w:color="auto"/>
            <w:left w:val="none" w:sz="0" w:space="0" w:color="auto"/>
            <w:bottom w:val="none" w:sz="0" w:space="0" w:color="auto"/>
            <w:right w:val="none" w:sz="0" w:space="0" w:color="auto"/>
          </w:divBdr>
        </w:div>
        <w:div w:id="1029185795">
          <w:marLeft w:val="480"/>
          <w:marRight w:val="0"/>
          <w:marTop w:val="0"/>
          <w:marBottom w:val="0"/>
          <w:divBdr>
            <w:top w:val="none" w:sz="0" w:space="0" w:color="auto"/>
            <w:left w:val="none" w:sz="0" w:space="0" w:color="auto"/>
            <w:bottom w:val="none" w:sz="0" w:space="0" w:color="auto"/>
            <w:right w:val="none" w:sz="0" w:space="0" w:color="auto"/>
          </w:divBdr>
        </w:div>
        <w:div w:id="1053970726">
          <w:marLeft w:val="480"/>
          <w:marRight w:val="0"/>
          <w:marTop w:val="0"/>
          <w:marBottom w:val="0"/>
          <w:divBdr>
            <w:top w:val="none" w:sz="0" w:space="0" w:color="auto"/>
            <w:left w:val="none" w:sz="0" w:space="0" w:color="auto"/>
            <w:bottom w:val="none" w:sz="0" w:space="0" w:color="auto"/>
            <w:right w:val="none" w:sz="0" w:space="0" w:color="auto"/>
          </w:divBdr>
        </w:div>
        <w:div w:id="1060979987">
          <w:marLeft w:val="480"/>
          <w:marRight w:val="0"/>
          <w:marTop w:val="0"/>
          <w:marBottom w:val="0"/>
          <w:divBdr>
            <w:top w:val="none" w:sz="0" w:space="0" w:color="auto"/>
            <w:left w:val="none" w:sz="0" w:space="0" w:color="auto"/>
            <w:bottom w:val="none" w:sz="0" w:space="0" w:color="auto"/>
            <w:right w:val="none" w:sz="0" w:space="0" w:color="auto"/>
          </w:divBdr>
        </w:div>
        <w:div w:id="1071001243">
          <w:marLeft w:val="480"/>
          <w:marRight w:val="0"/>
          <w:marTop w:val="0"/>
          <w:marBottom w:val="0"/>
          <w:divBdr>
            <w:top w:val="none" w:sz="0" w:space="0" w:color="auto"/>
            <w:left w:val="none" w:sz="0" w:space="0" w:color="auto"/>
            <w:bottom w:val="none" w:sz="0" w:space="0" w:color="auto"/>
            <w:right w:val="none" w:sz="0" w:space="0" w:color="auto"/>
          </w:divBdr>
        </w:div>
        <w:div w:id="1099375275">
          <w:marLeft w:val="480"/>
          <w:marRight w:val="0"/>
          <w:marTop w:val="0"/>
          <w:marBottom w:val="0"/>
          <w:divBdr>
            <w:top w:val="none" w:sz="0" w:space="0" w:color="auto"/>
            <w:left w:val="none" w:sz="0" w:space="0" w:color="auto"/>
            <w:bottom w:val="none" w:sz="0" w:space="0" w:color="auto"/>
            <w:right w:val="none" w:sz="0" w:space="0" w:color="auto"/>
          </w:divBdr>
        </w:div>
        <w:div w:id="1154687382">
          <w:marLeft w:val="480"/>
          <w:marRight w:val="0"/>
          <w:marTop w:val="0"/>
          <w:marBottom w:val="0"/>
          <w:divBdr>
            <w:top w:val="none" w:sz="0" w:space="0" w:color="auto"/>
            <w:left w:val="none" w:sz="0" w:space="0" w:color="auto"/>
            <w:bottom w:val="none" w:sz="0" w:space="0" w:color="auto"/>
            <w:right w:val="none" w:sz="0" w:space="0" w:color="auto"/>
          </w:divBdr>
        </w:div>
        <w:div w:id="1160192135">
          <w:marLeft w:val="480"/>
          <w:marRight w:val="0"/>
          <w:marTop w:val="0"/>
          <w:marBottom w:val="0"/>
          <w:divBdr>
            <w:top w:val="none" w:sz="0" w:space="0" w:color="auto"/>
            <w:left w:val="none" w:sz="0" w:space="0" w:color="auto"/>
            <w:bottom w:val="none" w:sz="0" w:space="0" w:color="auto"/>
            <w:right w:val="none" w:sz="0" w:space="0" w:color="auto"/>
          </w:divBdr>
        </w:div>
        <w:div w:id="1178957923">
          <w:marLeft w:val="480"/>
          <w:marRight w:val="0"/>
          <w:marTop w:val="0"/>
          <w:marBottom w:val="0"/>
          <w:divBdr>
            <w:top w:val="none" w:sz="0" w:space="0" w:color="auto"/>
            <w:left w:val="none" w:sz="0" w:space="0" w:color="auto"/>
            <w:bottom w:val="none" w:sz="0" w:space="0" w:color="auto"/>
            <w:right w:val="none" w:sz="0" w:space="0" w:color="auto"/>
          </w:divBdr>
        </w:div>
        <w:div w:id="1314481552">
          <w:marLeft w:val="480"/>
          <w:marRight w:val="0"/>
          <w:marTop w:val="0"/>
          <w:marBottom w:val="0"/>
          <w:divBdr>
            <w:top w:val="none" w:sz="0" w:space="0" w:color="auto"/>
            <w:left w:val="none" w:sz="0" w:space="0" w:color="auto"/>
            <w:bottom w:val="none" w:sz="0" w:space="0" w:color="auto"/>
            <w:right w:val="none" w:sz="0" w:space="0" w:color="auto"/>
          </w:divBdr>
        </w:div>
        <w:div w:id="1350257222">
          <w:marLeft w:val="480"/>
          <w:marRight w:val="0"/>
          <w:marTop w:val="0"/>
          <w:marBottom w:val="0"/>
          <w:divBdr>
            <w:top w:val="none" w:sz="0" w:space="0" w:color="auto"/>
            <w:left w:val="none" w:sz="0" w:space="0" w:color="auto"/>
            <w:bottom w:val="none" w:sz="0" w:space="0" w:color="auto"/>
            <w:right w:val="none" w:sz="0" w:space="0" w:color="auto"/>
          </w:divBdr>
        </w:div>
        <w:div w:id="1476872056">
          <w:marLeft w:val="480"/>
          <w:marRight w:val="0"/>
          <w:marTop w:val="0"/>
          <w:marBottom w:val="0"/>
          <w:divBdr>
            <w:top w:val="none" w:sz="0" w:space="0" w:color="auto"/>
            <w:left w:val="none" w:sz="0" w:space="0" w:color="auto"/>
            <w:bottom w:val="none" w:sz="0" w:space="0" w:color="auto"/>
            <w:right w:val="none" w:sz="0" w:space="0" w:color="auto"/>
          </w:divBdr>
        </w:div>
        <w:div w:id="1495993575">
          <w:marLeft w:val="480"/>
          <w:marRight w:val="0"/>
          <w:marTop w:val="0"/>
          <w:marBottom w:val="0"/>
          <w:divBdr>
            <w:top w:val="none" w:sz="0" w:space="0" w:color="auto"/>
            <w:left w:val="none" w:sz="0" w:space="0" w:color="auto"/>
            <w:bottom w:val="none" w:sz="0" w:space="0" w:color="auto"/>
            <w:right w:val="none" w:sz="0" w:space="0" w:color="auto"/>
          </w:divBdr>
        </w:div>
        <w:div w:id="1553888214">
          <w:marLeft w:val="480"/>
          <w:marRight w:val="0"/>
          <w:marTop w:val="0"/>
          <w:marBottom w:val="0"/>
          <w:divBdr>
            <w:top w:val="none" w:sz="0" w:space="0" w:color="auto"/>
            <w:left w:val="none" w:sz="0" w:space="0" w:color="auto"/>
            <w:bottom w:val="none" w:sz="0" w:space="0" w:color="auto"/>
            <w:right w:val="none" w:sz="0" w:space="0" w:color="auto"/>
          </w:divBdr>
        </w:div>
        <w:div w:id="1557007777">
          <w:marLeft w:val="480"/>
          <w:marRight w:val="0"/>
          <w:marTop w:val="0"/>
          <w:marBottom w:val="0"/>
          <w:divBdr>
            <w:top w:val="none" w:sz="0" w:space="0" w:color="auto"/>
            <w:left w:val="none" w:sz="0" w:space="0" w:color="auto"/>
            <w:bottom w:val="none" w:sz="0" w:space="0" w:color="auto"/>
            <w:right w:val="none" w:sz="0" w:space="0" w:color="auto"/>
          </w:divBdr>
        </w:div>
        <w:div w:id="1558321281">
          <w:marLeft w:val="480"/>
          <w:marRight w:val="0"/>
          <w:marTop w:val="0"/>
          <w:marBottom w:val="0"/>
          <w:divBdr>
            <w:top w:val="none" w:sz="0" w:space="0" w:color="auto"/>
            <w:left w:val="none" w:sz="0" w:space="0" w:color="auto"/>
            <w:bottom w:val="none" w:sz="0" w:space="0" w:color="auto"/>
            <w:right w:val="none" w:sz="0" w:space="0" w:color="auto"/>
          </w:divBdr>
        </w:div>
        <w:div w:id="1571386098">
          <w:marLeft w:val="480"/>
          <w:marRight w:val="0"/>
          <w:marTop w:val="0"/>
          <w:marBottom w:val="0"/>
          <w:divBdr>
            <w:top w:val="none" w:sz="0" w:space="0" w:color="auto"/>
            <w:left w:val="none" w:sz="0" w:space="0" w:color="auto"/>
            <w:bottom w:val="none" w:sz="0" w:space="0" w:color="auto"/>
            <w:right w:val="none" w:sz="0" w:space="0" w:color="auto"/>
          </w:divBdr>
        </w:div>
        <w:div w:id="1583489625">
          <w:marLeft w:val="480"/>
          <w:marRight w:val="0"/>
          <w:marTop w:val="0"/>
          <w:marBottom w:val="0"/>
          <w:divBdr>
            <w:top w:val="none" w:sz="0" w:space="0" w:color="auto"/>
            <w:left w:val="none" w:sz="0" w:space="0" w:color="auto"/>
            <w:bottom w:val="none" w:sz="0" w:space="0" w:color="auto"/>
            <w:right w:val="none" w:sz="0" w:space="0" w:color="auto"/>
          </w:divBdr>
        </w:div>
        <w:div w:id="1699502531">
          <w:marLeft w:val="480"/>
          <w:marRight w:val="0"/>
          <w:marTop w:val="0"/>
          <w:marBottom w:val="0"/>
          <w:divBdr>
            <w:top w:val="none" w:sz="0" w:space="0" w:color="auto"/>
            <w:left w:val="none" w:sz="0" w:space="0" w:color="auto"/>
            <w:bottom w:val="none" w:sz="0" w:space="0" w:color="auto"/>
            <w:right w:val="none" w:sz="0" w:space="0" w:color="auto"/>
          </w:divBdr>
        </w:div>
        <w:div w:id="1725760944">
          <w:marLeft w:val="480"/>
          <w:marRight w:val="0"/>
          <w:marTop w:val="0"/>
          <w:marBottom w:val="0"/>
          <w:divBdr>
            <w:top w:val="none" w:sz="0" w:space="0" w:color="auto"/>
            <w:left w:val="none" w:sz="0" w:space="0" w:color="auto"/>
            <w:bottom w:val="none" w:sz="0" w:space="0" w:color="auto"/>
            <w:right w:val="none" w:sz="0" w:space="0" w:color="auto"/>
          </w:divBdr>
        </w:div>
        <w:div w:id="1875925933">
          <w:marLeft w:val="480"/>
          <w:marRight w:val="0"/>
          <w:marTop w:val="0"/>
          <w:marBottom w:val="0"/>
          <w:divBdr>
            <w:top w:val="none" w:sz="0" w:space="0" w:color="auto"/>
            <w:left w:val="none" w:sz="0" w:space="0" w:color="auto"/>
            <w:bottom w:val="none" w:sz="0" w:space="0" w:color="auto"/>
            <w:right w:val="none" w:sz="0" w:space="0" w:color="auto"/>
          </w:divBdr>
        </w:div>
        <w:div w:id="1935699951">
          <w:marLeft w:val="480"/>
          <w:marRight w:val="0"/>
          <w:marTop w:val="0"/>
          <w:marBottom w:val="0"/>
          <w:divBdr>
            <w:top w:val="none" w:sz="0" w:space="0" w:color="auto"/>
            <w:left w:val="none" w:sz="0" w:space="0" w:color="auto"/>
            <w:bottom w:val="none" w:sz="0" w:space="0" w:color="auto"/>
            <w:right w:val="none" w:sz="0" w:space="0" w:color="auto"/>
          </w:divBdr>
        </w:div>
        <w:div w:id="1969815675">
          <w:marLeft w:val="480"/>
          <w:marRight w:val="0"/>
          <w:marTop w:val="0"/>
          <w:marBottom w:val="0"/>
          <w:divBdr>
            <w:top w:val="none" w:sz="0" w:space="0" w:color="auto"/>
            <w:left w:val="none" w:sz="0" w:space="0" w:color="auto"/>
            <w:bottom w:val="none" w:sz="0" w:space="0" w:color="auto"/>
            <w:right w:val="none" w:sz="0" w:space="0" w:color="auto"/>
          </w:divBdr>
        </w:div>
        <w:div w:id="1990740575">
          <w:marLeft w:val="480"/>
          <w:marRight w:val="0"/>
          <w:marTop w:val="0"/>
          <w:marBottom w:val="0"/>
          <w:divBdr>
            <w:top w:val="none" w:sz="0" w:space="0" w:color="auto"/>
            <w:left w:val="none" w:sz="0" w:space="0" w:color="auto"/>
            <w:bottom w:val="none" w:sz="0" w:space="0" w:color="auto"/>
            <w:right w:val="none" w:sz="0" w:space="0" w:color="auto"/>
          </w:divBdr>
        </w:div>
        <w:div w:id="2008945658">
          <w:marLeft w:val="480"/>
          <w:marRight w:val="0"/>
          <w:marTop w:val="0"/>
          <w:marBottom w:val="0"/>
          <w:divBdr>
            <w:top w:val="none" w:sz="0" w:space="0" w:color="auto"/>
            <w:left w:val="none" w:sz="0" w:space="0" w:color="auto"/>
            <w:bottom w:val="none" w:sz="0" w:space="0" w:color="auto"/>
            <w:right w:val="none" w:sz="0" w:space="0" w:color="auto"/>
          </w:divBdr>
        </w:div>
        <w:div w:id="2030832581">
          <w:marLeft w:val="480"/>
          <w:marRight w:val="0"/>
          <w:marTop w:val="0"/>
          <w:marBottom w:val="0"/>
          <w:divBdr>
            <w:top w:val="none" w:sz="0" w:space="0" w:color="auto"/>
            <w:left w:val="none" w:sz="0" w:space="0" w:color="auto"/>
            <w:bottom w:val="none" w:sz="0" w:space="0" w:color="auto"/>
            <w:right w:val="none" w:sz="0" w:space="0" w:color="auto"/>
          </w:divBdr>
        </w:div>
        <w:div w:id="2073111324">
          <w:marLeft w:val="480"/>
          <w:marRight w:val="0"/>
          <w:marTop w:val="0"/>
          <w:marBottom w:val="0"/>
          <w:divBdr>
            <w:top w:val="none" w:sz="0" w:space="0" w:color="auto"/>
            <w:left w:val="none" w:sz="0" w:space="0" w:color="auto"/>
            <w:bottom w:val="none" w:sz="0" w:space="0" w:color="auto"/>
            <w:right w:val="none" w:sz="0" w:space="0" w:color="auto"/>
          </w:divBdr>
        </w:div>
        <w:div w:id="2094161576">
          <w:marLeft w:val="480"/>
          <w:marRight w:val="0"/>
          <w:marTop w:val="0"/>
          <w:marBottom w:val="0"/>
          <w:divBdr>
            <w:top w:val="none" w:sz="0" w:space="0" w:color="auto"/>
            <w:left w:val="none" w:sz="0" w:space="0" w:color="auto"/>
            <w:bottom w:val="none" w:sz="0" w:space="0" w:color="auto"/>
            <w:right w:val="none" w:sz="0" w:space="0" w:color="auto"/>
          </w:divBdr>
        </w:div>
        <w:div w:id="2095667036">
          <w:marLeft w:val="480"/>
          <w:marRight w:val="0"/>
          <w:marTop w:val="0"/>
          <w:marBottom w:val="0"/>
          <w:divBdr>
            <w:top w:val="none" w:sz="0" w:space="0" w:color="auto"/>
            <w:left w:val="none" w:sz="0" w:space="0" w:color="auto"/>
            <w:bottom w:val="none" w:sz="0" w:space="0" w:color="auto"/>
            <w:right w:val="none" w:sz="0" w:space="0" w:color="auto"/>
          </w:divBdr>
        </w:div>
        <w:div w:id="2113747018">
          <w:marLeft w:val="480"/>
          <w:marRight w:val="0"/>
          <w:marTop w:val="0"/>
          <w:marBottom w:val="0"/>
          <w:divBdr>
            <w:top w:val="none" w:sz="0" w:space="0" w:color="auto"/>
            <w:left w:val="none" w:sz="0" w:space="0" w:color="auto"/>
            <w:bottom w:val="none" w:sz="0" w:space="0" w:color="auto"/>
            <w:right w:val="none" w:sz="0" w:space="0" w:color="auto"/>
          </w:divBdr>
        </w:div>
      </w:divsChild>
    </w:div>
    <w:div w:id="274336234">
      <w:bodyDiv w:val="1"/>
      <w:marLeft w:val="0"/>
      <w:marRight w:val="0"/>
      <w:marTop w:val="0"/>
      <w:marBottom w:val="0"/>
      <w:divBdr>
        <w:top w:val="none" w:sz="0" w:space="0" w:color="auto"/>
        <w:left w:val="none" w:sz="0" w:space="0" w:color="auto"/>
        <w:bottom w:val="none" w:sz="0" w:space="0" w:color="auto"/>
        <w:right w:val="none" w:sz="0" w:space="0" w:color="auto"/>
      </w:divBdr>
    </w:div>
    <w:div w:id="282419560">
      <w:bodyDiv w:val="1"/>
      <w:marLeft w:val="0"/>
      <w:marRight w:val="0"/>
      <w:marTop w:val="0"/>
      <w:marBottom w:val="0"/>
      <w:divBdr>
        <w:top w:val="none" w:sz="0" w:space="0" w:color="auto"/>
        <w:left w:val="none" w:sz="0" w:space="0" w:color="auto"/>
        <w:bottom w:val="none" w:sz="0" w:space="0" w:color="auto"/>
        <w:right w:val="none" w:sz="0" w:space="0" w:color="auto"/>
      </w:divBdr>
    </w:div>
    <w:div w:id="284044763">
      <w:bodyDiv w:val="1"/>
      <w:marLeft w:val="0"/>
      <w:marRight w:val="0"/>
      <w:marTop w:val="0"/>
      <w:marBottom w:val="0"/>
      <w:divBdr>
        <w:top w:val="none" w:sz="0" w:space="0" w:color="auto"/>
        <w:left w:val="none" w:sz="0" w:space="0" w:color="auto"/>
        <w:bottom w:val="none" w:sz="0" w:space="0" w:color="auto"/>
        <w:right w:val="none" w:sz="0" w:space="0" w:color="auto"/>
      </w:divBdr>
    </w:div>
    <w:div w:id="286476106">
      <w:bodyDiv w:val="1"/>
      <w:marLeft w:val="0"/>
      <w:marRight w:val="0"/>
      <w:marTop w:val="0"/>
      <w:marBottom w:val="0"/>
      <w:divBdr>
        <w:top w:val="none" w:sz="0" w:space="0" w:color="auto"/>
        <w:left w:val="none" w:sz="0" w:space="0" w:color="auto"/>
        <w:bottom w:val="none" w:sz="0" w:space="0" w:color="auto"/>
        <w:right w:val="none" w:sz="0" w:space="0" w:color="auto"/>
      </w:divBdr>
    </w:div>
    <w:div w:id="290524009">
      <w:bodyDiv w:val="1"/>
      <w:marLeft w:val="0"/>
      <w:marRight w:val="0"/>
      <w:marTop w:val="0"/>
      <w:marBottom w:val="0"/>
      <w:divBdr>
        <w:top w:val="none" w:sz="0" w:space="0" w:color="auto"/>
        <w:left w:val="none" w:sz="0" w:space="0" w:color="auto"/>
        <w:bottom w:val="none" w:sz="0" w:space="0" w:color="auto"/>
        <w:right w:val="none" w:sz="0" w:space="0" w:color="auto"/>
      </w:divBdr>
    </w:div>
    <w:div w:id="305664453">
      <w:bodyDiv w:val="1"/>
      <w:marLeft w:val="0"/>
      <w:marRight w:val="0"/>
      <w:marTop w:val="0"/>
      <w:marBottom w:val="0"/>
      <w:divBdr>
        <w:top w:val="none" w:sz="0" w:space="0" w:color="auto"/>
        <w:left w:val="none" w:sz="0" w:space="0" w:color="auto"/>
        <w:bottom w:val="none" w:sz="0" w:space="0" w:color="auto"/>
        <w:right w:val="none" w:sz="0" w:space="0" w:color="auto"/>
      </w:divBdr>
    </w:div>
    <w:div w:id="312874339">
      <w:bodyDiv w:val="1"/>
      <w:marLeft w:val="0"/>
      <w:marRight w:val="0"/>
      <w:marTop w:val="0"/>
      <w:marBottom w:val="0"/>
      <w:divBdr>
        <w:top w:val="none" w:sz="0" w:space="0" w:color="auto"/>
        <w:left w:val="none" w:sz="0" w:space="0" w:color="auto"/>
        <w:bottom w:val="none" w:sz="0" w:space="0" w:color="auto"/>
        <w:right w:val="none" w:sz="0" w:space="0" w:color="auto"/>
      </w:divBdr>
    </w:div>
    <w:div w:id="316226383">
      <w:bodyDiv w:val="1"/>
      <w:marLeft w:val="0"/>
      <w:marRight w:val="0"/>
      <w:marTop w:val="0"/>
      <w:marBottom w:val="0"/>
      <w:divBdr>
        <w:top w:val="none" w:sz="0" w:space="0" w:color="auto"/>
        <w:left w:val="none" w:sz="0" w:space="0" w:color="auto"/>
        <w:bottom w:val="none" w:sz="0" w:space="0" w:color="auto"/>
        <w:right w:val="none" w:sz="0" w:space="0" w:color="auto"/>
      </w:divBdr>
      <w:divsChild>
        <w:div w:id="50227276">
          <w:marLeft w:val="480"/>
          <w:marRight w:val="0"/>
          <w:marTop w:val="0"/>
          <w:marBottom w:val="0"/>
          <w:divBdr>
            <w:top w:val="none" w:sz="0" w:space="0" w:color="auto"/>
            <w:left w:val="none" w:sz="0" w:space="0" w:color="auto"/>
            <w:bottom w:val="none" w:sz="0" w:space="0" w:color="auto"/>
            <w:right w:val="none" w:sz="0" w:space="0" w:color="auto"/>
          </w:divBdr>
        </w:div>
        <w:div w:id="144904368">
          <w:marLeft w:val="480"/>
          <w:marRight w:val="0"/>
          <w:marTop w:val="0"/>
          <w:marBottom w:val="0"/>
          <w:divBdr>
            <w:top w:val="none" w:sz="0" w:space="0" w:color="auto"/>
            <w:left w:val="none" w:sz="0" w:space="0" w:color="auto"/>
            <w:bottom w:val="none" w:sz="0" w:space="0" w:color="auto"/>
            <w:right w:val="none" w:sz="0" w:space="0" w:color="auto"/>
          </w:divBdr>
        </w:div>
        <w:div w:id="149755335">
          <w:marLeft w:val="480"/>
          <w:marRight w:val="0"/>
          <w:marTop w:val="0"/>
          <w:marBottom w:val="0"/>
          <w:divBdr>
            <w:top w:val="none" w:sz="0" w:space="0" w:color="auto"/>
            <w:left w:val="none" w:sz="0" w:space="0" w:color="auto"/>
            <w:bottom w:val="none" w:sz="0" w:space="0" w:color="auto"/>
            <w:right w:val="none" w:sz="0" w:space="0" w:color="auto"/>
          </w:divBdr>
        </w:div>
        <w:div w:id="196745632">
          <w:marLeft w:val="480"/>
          <w:marRight w:val="0"/>
          <w:marTop w:val="0"/>
          <w:marBottom w:val="0"/>
          <w:divBdr>
            <w:top w:val="none" w:sz="0" w:space="0" w:color="auto"/>
            <w:left w:val="none" w:sz="0" w:space="0" w:color="auto"/>
            <w:bottom w:val="none" w:sz="0" w:space="0" w:color="auto"/>
            <w:right w:val="none" w:sz="0" w:space="0" w:color="auto"/>
          </w:divBdr>
        </w:div>
        <w:div w:id="248776310">
          <w:marLeft w:val="480"/>
          <w:marRight w:val="0"/>
          <w:marTop w:val="0"/>
          <w:marBottom w:val="0"/>
          <w:divBdr>
            <w:top w:val="none" w:sz="0" w:space="0" w:color="auto"/>
            <w:left w:val="none" w:sz="0" w:space="0" w:color="auto"/>
            <w:bottom w:val="none" w:sz="0" w:space="0" w:color="auto"/>
            <w:right w:val="none" w:sz="0" w:space="0" w:color="auto"/>
          </w:divBdr>
        </w:div>
        <w:div w:id="305016003">
          <w:marLeft w:val="480"/>
          <w:marRight w:val="0"/>
          <w:marTop w:val="0"/>
          <w:marBottom w:val="0"/>
          <w:divBdr>
            <w:top w:val="none" w:sz="0" w:space="0" w:color="auto"/>
            <w:left w:val="none" w:sz="0" w:space="0" w:color="auto"/>
            <w:bottom w:val="none" w:sz="0" w:space="0" w:color="auto"/>
            <w:right w:val="none" w:sz="0" w:space="0" w:color="auto"/>
          </w:divBdr>
        </w:div>
        <w:div w:id="409276635">
          <w:marLeft w:val="480"/>
          <w:marRight w:val="0"/>
          <w:marTop w:val="0"/>
          <w:marBottom w:val="0"/>
          <w:divBdr>
            <w:top w:val="none" w:sz="0" w:space="0" w:color="auto"/>
            <w:left w:val="none" w:sz="0" w:space="0" w:color="auto"/>
            <w:bottom w:val="none" w:sz="0" w:space="0" w:color="auto"/>
            <w:right w:val="none" w:sz="0" w:space="0" w:color="auto"/>
          </w:divBdr>
        </w:div>
        <w:div w:id="511182285">
          <w:marLeft w:val="480"/>
          <w:marRight w:val="0"/>
          <w:marTop w:val="0"/>
          <w:marBottom w:val="0"/>
          <w:divBdr>
            <w:top w:val="none" w:sz="0" w:space="0" w:color="auto"/>
            <w:left w:val="none" w:sz="0" w:space="0" w:color="auto"/>
            <w:bottom w:val="none" w:sz="0" w:space="0" w:color="auto"/>
            <w:right w:val="none" w:sz="0" w:space="0" w:color="auto"/>
          </w:divBdr>
        </w:div>
        <w:div w:id="521015133">
          <w:marLeft w:val="480"/>
          <w:marRight w:val="0"/>
          <w:marTop w:val="0"/>
          <w:marBottom w:val="0"/>
          <w:divBdr>
            <w:top w:val="none" w:sz="0" w:space="0" w:color="auto"/>
            <w:left w:val="none" w:sz="0" w:space="0" w:color="auto"/>
            <w:bottom w:val="none" w:sz="0" w:space="0" w:color="auto"/>
            <w:right w:val="none" w:sz="0" w:space="0" w:color="auto"/>
          </w:divBdr>
        </w:div>
        <w:div w:id="538279588">
          <w:marLeft w:val="480"/>
          <w:marRight w:val="0"/>
          <w:marTop w:val="0"/>
          <w:marBottom w:val="0"/>
          <w:divBdr>
            <w:top w:val="none" w:sz="0" w:space="0" w:color="auto"/>
            <w:left w:val="none" w:sz="0" w:space="0" w:color="auto"/>
            <w:bottom w:val="none" w:sz="0" w:space="0" w:color="auto"/>
            <w:right w:val="none" w:sz="0" w:space="0" w:color="auto"/>
          </w:divBdr>
        </w:div>
        <w:div w:id="545871411">
          <w:marLeft w:val="480"/>
          <w:marRight w:val="0"/>
          <w:marTop w:val="0"/>
          <w:marBottom w:val="0"/>
          <w:divBdr>
            <w:top w:val="none" w:sz="0" w:space="0" w:color="auto"/>
            <w:left w:val="none" w:sz="0" w:space="0" w:color="auto"/>
            <w:bottom w:val="none" w:sz="0" w:space="0" w:color="auto"/>
            <w:right w:val="none" w:sz="0" w:space="0" w:color="auto"/>
          </w:divBdr>
        </w:div>
        <w:div w:id="609973604">
          <w:marLeft w:val="480"/>
          <w:marRight w:val="0"/>
          <w:marTop w:val="0"/>
          <w:marBottom w:val="0"/>
          <w:divBdr>
            <w:top w:val="none" w:sz="0" w:space="0" w:color="auto"/>
            <w:left w:val="none" w:sz="0" w:space="0" w:color="auto"/>
            <w:bottom w:val="none" w:sz="0" w:space="0" w:color="auto"/>
            <w:right w:val="none" w:sz="0" w:space="0" w:color="auto"/>
          </w:divBdr>
        </w:div>
        <w:div w:id="657266763">
          <w:marLeft w:val="480"/>
          <w:marRight w:val="0"/>
          <w:marTop w:val="0"/>
          <w:marBottom w:val="0"/>
          <w:divBdr>
            <w:top w:val="none" w:sz="0" w:space="0" w:color="auto"/>
            <w:left w:val="none" w:sz="0" w:space="0" w:color="auto"/>
            <w:bottom w:val="none" w:sz="0" w:space="0" w:color="auto"/>
            <w:right w:val="none" w:sz="0" w:space="0" w:color="auto"/>
          </w:divBdr>
        </w:div>
        <w:div w:id="714474203">
          <w:marLeft w:val="480"/>
          <w:marRight w:val="0"/>
          <w:marTop w:val="0"/>
          <w:marBottom w:val="0"/>
          <w:divBdr>
            <w:top w:val="none" w:sz="0" w:space="0" w:color="auto"/>
            <w:left w:val="none" w:sz="0" w:space="0" w:color="auto"/>
            <w:bottom w:val="none" w:sz="0" w:space="0" w:color="auto"/>
            <w:right w:val="none" w:sz="0" w:space="0" w:color="auto"/>
          </w:divBdr>
        </w:div>
        <w:div w:id="737020425">
          <w:marLeft w:val="480"/>
          <w:marRight w:val="0"/>
          <w:marTop w:val="0"/>
          <w:marBottom w:val="0"/>
          <w:divBdr>
            <w:top w:val="none" w:sz="0" w:space="0" w:color="auto"/>
            <w:left w:val="none" w:sz="0" w:space="0" w:color="auto"/>
            <w:bottom w:val="none" w:sz="0" w:space="0" w:color="auto"/>
            <w:right w:val="none" w:sz="0" w:space="0" w:color="auto"/>
          </w:divBdr>
        </w:div>
        <w:div w:id="745806409">
          <w:marLeft w:val="480"/>
          <w:marRight w:val="0"/>
          <w:marTop w:val="0"/>
          <w:marBottom w:val="0"/>
          <w:divBdr>
            <w:top w:val="none" w:sz="0" w:space="0" w:color="auto"/>
            <w:left w:val="none" w:sz="0" w:space="0" w:color="auto"/>
            <w:bottom w:val="none" w:sz="0" w:space="0" w:color="auto"/>
            <w:right w:val="none" w:sz="0" w:space="0" w:color="auto"/>
          </w:divBdr>
        </w:div>
        <w:div w:id="903687542">
          <w:marLeft w:val="480"/>
          <w:marRight w:val="0"/>
          <w:marTop w:val="0"/>
          <w:marBottom w:val="0"/>
          <w:divBdr>
            <w:top w:val="none" w:sz="0" w:space="0" w:color="auto"/>
            <w:left w:val="none" w:sz="0" w:space="0" w:color="auto"/>
            <w:bottom w:val="none" w:sz="0" w:space="0" w:color="auto"/>
            <w:right w:val="none" w:sz="0" w:space="0" w:color="auto"/>
          </w:divBdr>
        </w:div>
        <w:div w:id="916939275">
          <w:marLeft w:val="480"/>
          <w:marRight w:val="0"/>
          <w:marTop w:val="0"/>
          <w:marBottom w:val="0"/>
          <w:divBdr>
            <w:top w:val="none" w:sz="0" w:space="0" w:color="auto"/>
            <w:left w:val="none" w:sz="0" w:space="0" w:color="auto"/>
            <w:bottom w:val="none" w:sz="0" w:space="0" w:color="auto"/>
            <w:right w:val="none" w:sz="0" w:space="0" w:color="auto"/>
          </w:divBdr>
        </w:div>
        <w:div w:id="961771168">
          <w:marLeft w:val="480"/>
          <w:marRight w:val="0"/>
          <w:marTop w:val="0"/>
          <w:marBottom w:val="0"/>
          <w:divBdr>
            <w:top w:val="none" w:sz="0" w:space="0" w:color="auto"/>
            <w:left w:val="none" w:sz="0" w:space="0" w:color="auto"/>
            <w:bottom w:val="none" w:sz="0" w:space="0" w:color="auto"/>
            <w:right w:val="none" w:sz="0" w:space="0" w:color="auto"/>
          </w:divBdr>
        </w:div>
        <w:div w:id="1046177937">
          <w:marLeft w:val="480"/>
          <w:marRight w:val="0"/>
          <w:marTop w:val="0"/>
          <w:marBottom w:val="0"/>
          <w:divBdr>
            <w:top w:val="none" w:sz="0" w:space="0" w:color="auto"/>
            <w:left w:val="none" w:sz="0" w:space="0" w:color="auto"/>
            <w:bottom w:val="none" w:sz="0" w:space="0" w:color="auto"/>
            <w:right w:val="none" w:sz="0" w:space="0" w:color="auto"/>
          </w:divBdr>
        </w:div>
        <w:div w:id="1101530944">
          <w:marLeft w:val="480"/>
          <w:marRight w:val="0"/>
          <w:marTop w:val="0"/>
          <w:marBottom w:val="0"/>
          <w:divBdr>
            <w:top w:val="none" w:sz="0" w:space="0" w:color="auto"/>
            <w:left w:val="none" w:sz="0" w:space="0" w:color="auto"/>
            <w:bottom w:val="none" w:sz="0" w:space="0" w:color="auto"/>
            <w:right w:val="none" w:sz="0" w:space="0" w:color="auto"/>
          </w:divBdr>
        </w:div>
        <w:div w:id="1177888530">
          <w:marLeft w:val="480"/>
          <w:marRight w:val="0"/>
          <w:marTop w:val="0"/>
          <w:marBottom w:val="0"/>
          <w:divBdr>
            <w:top w:val="none" w:sz="0" w:space="0" w:color="auto"/>
            <w:left w:val="none" w:sz="0" w:space="0" w:color="auto"/>
            <w:bottom w:val="none" w:sz="0" w:space="0" w:color="auto"/>
            <w:right w:val="none" w:sz="0" w:space="0" w:color="auto"/>
          </w:divBdr>
        </w:div>
        <w:div w:id="1271280721">
          <w:marLeft w:val="480"/>
          <w:marRight w:val="0"/>
          <w:marTop w:val="0"/>
          <w:marBottom w:val="0"/>
          <w:divBdr>
            <w:top w:val="none" w:sz="0" w:space="0" w:color="auto"/>
            <w:left w:val="none" w:sz="0" w:space="0" w:color="auto"/>
            <w:bottom w:val="none" w:sz="0" w:space="0" w:color="auto"/>
            <w:right w:val="none" w:sz="0" w:space="0" w:color="auto"/>
          </w:divBdr>
        </w:div>
        <w:div w:id="1280454381">
          <w:marLeft w:val="480"/>
          <w:marRight w:val="0"/>
          <w:marTop w:val="0"/>
          <w:marBottom w:val="0"/>
          <w:divBdr>
            <w:top w:val="none" w:sz="0" w:space="0" w:color="auto"/>
            <w:left w:val="none" w:sz="0" w:space="0" w:color="auto"/>
            <w:bottom w:val="none" w:sz="0" w:space="0" w:color="auto"/>
            <w:right w:val="none" w:sz="0" w:space="0" w:color="auto"/>
          </w:divBdr>
        </w:div>
        <w:div w:id="1311253425">
          <w:marLeft w:val="480"/>
          <w:marRight w:val="0"/>
          <w:marTop w:val="0"/>
          <w:marBottom w:val="0"/>
          <w:divBdr>
            <w:top w:val="none" w:sz="0" w:space="0" w:color="auto"/>
            <w:left w:val="none" w:sz="0" w:space="0" w:color="auto"/>
            <w:bottom w:val="none" w:sz="0" w:space="0" w:color="auto"/>
            <w:right w:val="none" w:sz="0" w:space="0" w:color="auto"/>
          </w:divBdr>
        </w:div>
        <w:div w:id="1354652204">
          <w:marLeft w:val="480"/>
          <w:marRight w:val="0"/>
          <w:marTop w:val="0"/>
          <w:marBottom w:val="0"/>
          <w:divBdr>
            <w:top w:val="none" w:sz="0" w:space="0" w:color="auto"/>
            <w:left w:val="none" w:sz="0" w:space="0" w:color="auto"/>
            <w:bottom w:val="none" w:sz="0" w:space="0" w:color="auto"/>
            <w:right w:val="none" w:sz="0" w:space="0" w:color="auto"/>
          </w:divBdr>
        </w:div>
        <w:div w:id="1439568550">
          <w:marLeft w:val="480"/>
          <w:marRight w:val="0"/>
          <w:marTop w:val="0"/>
          <w:marBottom w:val="0"/>
          <w:divBdr>
            <w:top w:val="none" w:sz="0" w:space="0" w:color="auto"/>
            <w:left w:val="none" w:sz="0" w:space="0" w:color="auto"/>
            <w:bottom w:val="none" w:sz="0" w:space="0" w:color="auto"/>
            <w:right w:val="none" w:sz="0" w:space="0" w:color="auto"/>
          </w:divBdr>
        </w:div>
        <w:div w:id="1486434740">
          <w:marLeft w:val="480"/>
          <w:marRight w:val="0"/>
          <w:marTop w:val="0"/>
          <w:marBottom w:val="0"/>
          <w:divBdr>
            <w:top w:val="none" w:sz="0" w:space="0" w:color="auto"/>
            <w:left w:val="none" w:sz="0" w:space="0" w:color="auto"/>
            <w:bottom w:val="none" w:sz="0" w:space="0" w:color="auto"/>
            <w:right w:val="none" w:sz="0" w:space="0" w:color="auto"/>
          </w:divBdr>
        </w:div>
        <w:div w:id="1559900152">
          <w:marLeft w:val="480"/>
          <w:marRight w:val="0"/>
          <w:marTop w:val="0"/>
          <w:marBottom w:val="0"/>
          <w:divBdr>
            <w:top w:val="none" w:sz="0" w:space="0" w:color="auto"/>
            <w:left w:val="none" w:sz="0" w:space="0" w:color="auto"/>
            <w:bottom w:val="none" w:sz="0" w:space="0" w:color="auto"/>
            <w:right w:val="none" w:sz="0" w:space="0" w:color="auto"/>
          </w:divBdr>
        </w:div>
        <w:div w:id="1619411572">
          <w:marLeft w:val="480"/>
          <w:marRight w:val="0"/>
          <w:marTop w:val="0"/>
          <w:marBottom w:val="0"/>
          <w:divBdr>
            <w:top w:val="none" w:sz="0" w:space="0" w:color="auto"/>
            <w:left w:val="none" w:sz="0" w:space="0" w:color="auto"/>
            <w:bottom w:val="none" w:sz="0" w:space="0" w:color="auto"/>
            <w:right w:val="none" w:sz="0" w:space="0" w:color="auto"/>
          </w:divBdr>
        </w:div>
        <w:div w:id="1623800709">
          <w:marLeft w:val="480"/>
          <w:marRight w:val="0"/>
          <w:marTop w:val="0"/>
          <w:marBottom w:val="0"/>
          <w:divBdr>
            <w:top w:val="none" w:sz="0" w:space="0" w:color="auto"/>
            <w:left w:val="none" w:sz="0" w:space="0" w:color="auto"/>
            <w:bottom w:val="none" w:sz="0" w:space="0" w:color="auto"/>
            <w:right w:val="none" w:sz="0" w:space="0" w:color="auto"/>
          </w:divBdr>
        </w:div>
        <w:div w:id="1774131342">
          <w:marLeft w:val="480"/>
          <w:marRight w:val="0"/>
          <w:marTop w:val="0"/>
          <w:marBottom w:val="0"/>
          <w:divBdr>
            <w:top w:val="none" w:sz="0" w:space="0" w:color="auto"/>
            <w:left w:val="none" w:sz="0" w:space="0" w:color="auto"/>
            <w:bottom w:val="none" w:sz="0" w:space="0" w:color="auto"/>
            <w:right w:val="none" w:sz="0" w:space="0" w:color="auto"/>
          </w:divBdr>
        </w:div>
        <w:div w:id="1856726757">
          <w:marLeft w:val="480"/>
          <w:marRight w:val="0"/>
          <w:marTop w:val="0"/>
          <w:marBottom w:val="0"/>
          <w:divBdr>
            <w:top w:val="none" w:sz="0" w:space="0" w:color="auto"/>
            <w:left w:val="none" w:sz="0" w:space="0" w:color="auto"/>
            <w:bottom w:val="none" w:sz="0" w:space="0" w:color="auto"/>
            <w:right w:val="none" w:sz="0" w:space="0" w:color="auto"/>
          </w:divBdr>
        </w:div>
        <w:div w:id="1861701854">
          <w:marLeft w:val="480"/>
          <w:marRight w:val="0"/>
          <w:marTop w:val="0"/>
          <w:marBottom w:val="0"/>
          <w:divBdr>
            <w:top w:val="none" w:sz="0" w:space="0" w:color="auto"/>
            <w:left w:val="none" w:sz="0" w:space="0" w:color="auto"/>
            <w:bottom w:val="none" w:sz="0" w:space="0" w:color="auto"/>
            <w:right w:val="none" w:sz="0" w:space="0" w:color="auto"/>
          </w:divBdr>
        </w:div>
        <w:div w:id="1912302886">
          <w:marLeft w:val="480"/>
          <w:marRight w:val="0"/>
          <w:marTop w:val="0"/>
          <w:marBottom w:val="0"/>
          <w:divBdr>
            <w:top w:val="none" w:sz="0" w:space="0" w:color="auto"/>
            <w:left w:val="none" w:sz="0" w:space="0" w:color="auto"/>
            <w:bottom w:val="none" w:sz="0" w:space="0" w:color="auto"/>
            <w:right w:val="none" w:sz="0" w:space="0" w:color="auto"/>
          </w:divBdr>
        </w:div>
        <w:div w:id="1964339797">
          <w:marLeft w:val="480"/>
          <w:marRight w:val="0"/>
          <w:marTop w:val="0"/>
          <w:marBottom w:val="0"/>
          <w:divBdr>
            <w:top w:val="none" w:sz="0" w:space="0" w:color="auto"/>
            <w:left w:val="none" w:sz="0" w:space="0" w:color="auto"/>
            <w:bottom w:val="none" w:sz="0" w:space="0" w:color="auto"/>
            <w:right w:val="none" w:sz="0" w:space="0" w:color="auto"/>
          </w:divBdr>
        </w:div>
        <w:div w:id="1988319879">
          <w:marLeft w:val="480"/>
          <w:marRight w:val="0"/>
          <w:marTop w:val="0"/>
          <w:marBottom w:val="0"/>
          <w:divBdr>
            <w:top w:val="none" w:sz="0" w:space="0" w:color="auto"/>
            <w:left w:val="none" w:sz="0" w:space="0" w:color="auto"/>
            <w:bottom w:val="none" w:sz="0" w:space="0" w:color="auto"/>
            <w:right w:val="none" w:sz="0" w:space="0" w:color="auto"/>
          </w:divBdr>
        </w:div>
        <w:div w:id="2019886467">
          <w:marLeft w:val="480"/>
          <w:marRight w:val="0"/>
          <w:marTop w:val="0"/>
          <w:marBottom w:val="0"/>
          <w:divBdr>
            <w:top w:val="none" w:sz="0" w:space="0" w:color="auto"/>
            <w:left w:val="none" w:sz="0" w:space="0" w:color="auto"/>
            <w:bottom w:val="none" w:sz="0" w:space="0" w:color="auto"/>
            <w:right w:val="none" w:sz="0" w:space="0" w:color="auto"/>
          </w:divBdr>
        </w:div>
        <w:div w:id="2023120670">
          <w:marLeft w:val="480"/>
          <w:marRight w:val="0"/>
          <w:marTop w:val="0"/>
          <w:marBottom w:val="0"/>
          <w:divBdr>
            <w:top w:val="none" w:sz="0" w:space="0" w:color="auto"/>
            <w:left w:val="none" w:sz="0" w:space="0" w:color="auto"/>
            <w:bottom w:val="none" w:sz="0" w:space="0" w:color="auto"/>
            <w:right w:val="none" w:sz="0" w:space="0" w:color="auto"/>
          </w:divBdr>
        </w:div>
        <w:div w:id="2108648673">
          <w:marLeft w:val="480"/>
          <w:marRight w:val="0"/>
          <w:marTop w:val="0"/>
          <w:marBottom w:val="0"/>
          <w:divBdr>
            <w:top w:val="none" w:sz="0" w:space="0" w:color="auto"/>
            <w:left w:val="none" w:sz="0" w:space="0" w:color="auto"/>
            <w:bottom w:val="none" w:sz="0" w:space="0" w:color="auto"/>
            <w:right w:val="none" w:sz="0" w:space="0" w:color="auto"/>
          </w:divBdr>
        </w:div>
        <w:div w:id="2115592432">
          <w:marLeft w:val="480"/>
          <w:marRight w:val="0"/>
          <w:marTop w:val="0"/>
          <w:marBottom w:val="0"/>
          <w:divBdr>
            <w:top w:val="none" w:sz="0" w:space="0" w:color="auto"/>
            <w:left w:val="none" w:sz="0" w:space="0" w:color="auto"/>
            <w:bottom w:val="none" w:sz="0" w:space="0" w:color="auto"/>
            <w:right w:val="none" w:sz="0" w:space="0" w:color="auto"/>
          </w:divBdr>
        </w:div>
        <w:div w:id="2137018049">
          <w:marLeft w:val="480"/>
          <w:marRight w:val="0"/>
          <w:marTop w:val="0"/>
          <w:marBottom w:val="0"/>
          <w:divBdr>
            <w:top w:val="none" w:sz="0" w:space="0" w:color="auto"/>
            <w:left w:val="none" w:sz="0" w:space="0" w:color="auto"/>
            <w:bottom w:val="none" w:sz="0" w:space="0" w:color="auto"/>
            <w:right w:val="none" w:sz="0" w:space="0" w:color="auto"/>
          </w:divBdr>
        </w:div>
      </w:divsChild>
    </w:div>
    <w:div w:id="331877264">
      <w:bodyDiv w:val="1"/>
      <w:marLeft w:val="0"/>
      <w:marRight w:val="0"/>
      <w:marTop w:val="0"/>
      <w:marBottom w:val="0"/>
      <w:divBdr>
        <w:top w:val="none" w:sz="0" w:space="0" w:color="auto"/>
        <w:left w:val="none" w:sz="0" w:space="0" w:color="auto"/>
        <w:bottom w:val="none" w:sz="0" w:space="0" w:color="auto"/>
        <w:right w:val="none" w:sz="0" w:space="0" w:color="auto"/>
      </w:divBdr>
    </w:div>
    <w:div w:id="342360849">
      <w:bodyDiv w:val="1"/>
      <w:marLeft w:val="0"/>
      <w:marRight w:val="0"/>
      <w:marTop w:val="0"/>
      <w:marBottom w:val="0"/>
      <w:divBdr>
        <w:top w:val="none" w:sz="0" w:space="0" w:color="auto"/>
        <w:left w:val="none" w:sz="0" w:space="0" w:color="auto"/>
        <w:bottom w:val="none" w:sz="0" w:space="0" w:color="auto"/>
        <w:right w:val="none" w:sz="0" w:space="0" w:color="auto"/>
      </w:divBdr>
    </w:div>
    <w:div w:id="343091806">
      <w:bodyDiv w:val="1"/>
      <w:marLeft w:val="0"/>
      <w:marRight w:val="0"/>
      <w:marTop w:val="0"/>
      <w:marBottom w:val="0"/>
      <w:divBdr>
        <w:top w:val="none" w:sz="0" w:space="0" w:color="auto"/>
        <w:left w:val="none" w:sz="0" w:space="0" w:color="auto"/>
        <w:bottom w:val="none" w:sz="0" w:space="0" w:color="auto"/>
        <w:right w:val="none" w:sz="0" w:space="0" w:color="auto"/>
      </w:divBdr>
      <w:divsChild>
        <w:div w:id="6908152">
          <w:marLeft w:val="480"/>
          <w:marRight w:val="0"/>
          <w:marTop w:val="0"/>
          <w:marBottom w:val="0"/>
          <w:divBdr>
            <w:top w:val="none" w:sz="0" w:space="0" w:color="auto"/>
            <w:left w:val="none" w:sz="0" w:space="0" w:color="auto"/>
            <w:bottom w:val="none" w:sz="0" w:space="0" w:color="auto"/>
            <w:right w:val="none" w:sz="0" w:space="0" w:color="auto"/>
          </w:divBdr>
        </w:div>
        <w:div w:id="16658756">
          <w:marLeft w:val="480"/>
          <w:marRight w:val="0"/>
          <w:marTop w:val="0"/>
          <w:marBottom w:val="0"/>
          <w:divBdr>
            <w:top w:val="none" w:sz="0" w:space="0" w:color="auto"/>
            <w:left w:val="none" w:sz="0" w:space="0" w:color="auto"/>
            <w:bottom w:val="none" w:sz="0" w:space="0" w:color="auto"/>
            <w:right w:val="none" w:sz="0" w:space="0" w:color="auto"/>
          </w:divBdr>
        </w:div>
        <w:div w:id="55013644">
          <w:marLeft w:val="480"/>
          <w:marRight w:val="0"/>
          <w:marTop w:val="0"/>
          <w:marBottom w:val="0"/>
          <w:divBdr>
            <w:top w:val="none" w:sz="0" w:space="0" w:color="auto"/>
            <w:left w:val="none" w:sz="0" w:space="0" w:color="auto"/>
            <w:bottom w:val="none" w:sz="0" w:space="0" w:color="auto"/>
            <w:right w:val="none" w:sz="0" w:space="0" w:color="auto"/>
          </w:divBdr>
        </w:div>
        <w:div w:id="75254340">
          <w:marLeft w:val="480"/>
          <w:marRight w:val="0"/>
          <w:marTop w:val="0"/>
          <w:marBottom w:val="0"/>
          <w:divBdr>
            <w:top w:val="none" w:sz="0" w:space="0" w:color="auto"/>
            <w:left w:val="none" w:sz="0" w:space="0" w:color="auto"/>
            <w:bottom w:val="none" w:sz="0" w:space="0" w:color="auto"/>
            <w:right w:val="none" w:sz="0" w:space="0" w:color="auto"/>
          </w:divBdr>
        </w:div>
        <w:div w:id="137307058">
          <w:marLeft w:val="480"/>
          <w:marRight w:val="0"/>
          <w:marTop w:val="0"/>
          <w:marBottom w:val="0"/>
          <w:divBdr>
            <w:top w:val="none" w:sz="0" w:space="0" w:color="auto"/>
            <w:left w:val="none" w:sz="0" w:space="0" w:color="auto"/>
            <w:bottom w:val="none" w:sz="0" w:space="0" w:color="auto"/>
            <w:right w:val="none" w:sz="0" w:space="0" w:color="auto"/>
          </w:divBdr>
        </w:div>
        <w:div w:id="203635103">
          <w:marLeft w:val="480"/>
          <w:marRight w:val="0"/>
          <w:marTop w:val="0"/>
          <w:marBottom w:val="0"/>
          <w:divBdr>
            <w:top w:val="none" w:sz="0" w:space="0" w:color="auto"/>
            <w:left w:val="none" w:sz="0" w:space="0" w:color="auto"/>
            <w:bottom w:val="none" w:sz="0" w:space="0" w:color="auto"/>
            <w:right w:val="none" w:sz="0" w:space="0" w:color="auto"/>
          </w:divBdr>
        </w:div>
        <w:div w:id="212351864">
          <w:marLeft w:val="480"/>
          <w:marRight w:val="0"/>
          <w:marTop w:val="0"/>
          <w:marBottom w:val="0"/>
          <w:divBdr>
            <w:top w:val="none" w:sz="0" w:space="0" w:color="auto"/>
            <w:left w:val="none" w:sz="0" w:space="0" w:color="auto"/>
            <w:bottom w:val="none" w:sz="0" w:space="0" w:color="auto"/>
            <w:right w:val="none" w:sz="0" w:space="0" w:color="auto"/>
          </w:divBdr>
        </w:div>
        <w:div w:id="269288166">
          <w:marLeft w:val="480"/>
          <w:marRight w:val="0"/>
          <w:marTop w:val="0"/>
          <w:marBottom w:val="0"/>
          <w:divBdr>
            <w:top w:val="none" w:sz="0" w:space="0" w:color="auto"/>
            <w:left w:val="none" w:sz="0" w:space="0" w:color="auto"/>
            <w:bottom w:val="none" w:sz="0" w:space="0" w:color="auto"/>
            <w:right w:val="none" w:sz="0" w:space="0" w:color="auto"/>
          </w:divBdr>
        </w:div>
        <w:div w:id="336075118">
          <w:marLeft w:val="480"/>
          <w:marRight w:val="0"/>
          <w:marTop w:val="0"/>
          <w:marBottom w:val="0"/>
          <w:divBdr>
            <w:top w:val="none" w:sz="0" w:space="0" w:color="auto"/>
            <w:left w:val="none" w:sz="0" w:space="0" w:color="auto"/>
            <w:bottom w:val="none" w:sz="0" w:space="0" w:color="auto"/>
            <w:right w:val="none" w:sz="0" w:space="0" w:color="auto"/>
          </w:divBdr>
        </w:div>
        <w:div w:id="357236968">
          <w:marLeft w:val="480"/>
          <w:marRight w:val="0"/>
          <w:marTop w:val="0"/>
          <w:marBottom w:val="0"/>
          <w:divBdr>
            <w:top w:val="none" w:sz="0" w:space="0" w:color="auto"/>
            <w:left w:val="none" w:sz="0" w:space="0" w:color="auto"/>
            <w:bottom w:val="none" w:sz="0" w:space="0" w:color="auto"/>
            <w:right w:val="none" w:sz="0" w:space="0" w:color="auto"/>
          </w:divBdr>
        </w:div>
        <w:div w:id="454256694">
          <w:marLeft w:val="480"/>
          <w:marRight w:val="0"/>
          <w:marTop w:val="0"/>
          <w:marBottom w:val="0"/>
          <w:divBdr>
            <w:top w:val="none" w:sz="0" w:space="0" w:color="auto"/>
            <w:left w:val="none" w:sz="0" w:space="0" w:color="auto"/>
            <w:bottom w:val="none" w:sz="0" w:space="0" w:color="auto"/>
            <w:right w:val="none" w:sz="0" w:space="0" w:color="auto"/>
          </w:divBdr>
        </w:div>
        <w:div w:id="496651997">
          <w:marLeft w:val="480"/>
          <w:marRight w:val="0"/>
          <w:marTop w:val="0"/>
          <w:marBottom w:val="0"/>
          <w:divBdr>
            <w:top w:val="none" w:sz="0" w:space="0" w:color="auto"/>
            <w:left w:val="none" w:sz="0" w:space="0" w:color="auto"/>
            <w:bottom w:val="none" w:sz="0" w:space="0" w:color="auto"/>
            <w:right w:val="none" w:sz="0" w:space="0" w:color="auto"/>
          </w:divBdr>
        </w:div>
        <w:div w:id="519780561">
          <w:marLeft w:val="480"/>
          <w:marRight w:val="0"/>
          <w:marTop w:val="0"/>
          <w:marBottom w:val="0"/>
          <w:divBdr>
            <w:top w:val="none" w:sz="0" w:space="0" w:color="auto"/>
            <w:left w:val="none" w:sz="0" w:space="0" w:color="auto"/>
            <w:bottom w:val="none" w:sz="0" w:space="0" w:color="auto"/>
            <w:right w:val="none" w:sz="0" w:space="0" w:color="auto"/>
          </w:divBdr>
        </w:div>
        <w:div w:id="570702599">
          <w:marLeft w:val="480"/>
          <w:marRight w:val="0"/>
          <w:marTop w:val="0"/>
          <w:marBottom w:val="0"/>
          <w:divBdr>
            <w:top w:val="none" w:sz="0" w:space="0" w:color="auto"/>
            <w:left w:val="none" w:sz="0" w:space="0" w:color="auto"/>
            <w:bottom w:val="none" w:sz="0" w:space="0" w:color="auto"/>
            <w:right w:val="none" w:sz="0" w:space="0" w:color="auto"/>
          </w:divBdr>
        </w:div>
        <w:div w:id="585724119">
          <w:marLeft w:val="480"/>
          <w:marRight w:val="0"/>
          <w:marTop w:val="0"/>
          <w:marBottom w:val="0"/>
          <w:divBdr>
            <w:top w:val="none" w:sz="0" w:space="0" w:color="auto"/>
            <w:left w:val="none" w:sz="0" w:space="0" w:color="auto"/>
            <w:bottom w:val="none" w:sz="0" w:space="0" w:color="auto"/>
            <w:right w:val="none" w:sz="0" w:space="0" w:color="auto"/>
          </w:divBdr>
        </w:div>
        <w:div w:id="588001415">
          <w:marLeft w:val="480"/>
          <w:marRight w:val="0"/>
          <w:marTop w:val="0"/>
          <w:marBottom w:val="0"/>
          <w:divBdr>
            <w:top w:val="none" w:sz="0" w:space="0" w:color="auto"/>
            <w:left w:val="none" w:sz="0" w:space="0" w:color="auto"/>
            <w:bottom w:val="none" w:sz="0" w:space="0" w:color="auto"/>
            <w:right w:val="none" w:sz="0" w:space="0" w:color="auto"/>
          </w:divBdr>
        </w:div>
        <w:div w:id="606929043">
          <w:marLeft w:val="480"/>
          <w:marRight w:val="0"/>
          <w:marTop w:val="0"/>
          <w:marBottom w:val="0"/>
          <w:divBdr>
            <w:top w:val="none" w:sz="0" w:space="0" w:color="auto"/>
            <w:left w:val="none" w:sz="0" w:space="0" w:color="auto"/>
            <w:bottom w:val="none" w:sz="0" w:space="0" w:color="auto"/>
            <w:right w:val="none" w:sz="0" w:space="0" w:color="auto"/>
          </w:divBdr>
        </w:div>
        <w:div w:id="653798722">
          <w:marLeft w:val="480"/>
          <w:marRight w:val="0"/>
          <w:marTop w:val="0"/>
          <w:marBottom w:val="0"/>
          <w:divBdr>
            <w:top w:val="none" w:sz="0" w:space="0" w:color="auto"/>
            <w:left w:val="none" w:sz="0" w:space="0" w:color="auto"/>
            <w:bottom w:val="none" w:sz="0" w:space="0" w:color="auto"/>
            <w:right w:val="none" w:sz="0" w:space="0" w:color="auto"/>
          </w:divBdr>
        </w:div>
        <w:div w:id="728573328">
          <w:marLeft w:val="480"/>
          <w:marRight w:val="0"/>
          <w:marTop w:val="0"/>
          <w:marBottom w:val="0"/>
          <w:divBdr>
            <w:top w:val="none" w:sz="0" w:space="0" w:color="auto"/>
            <w:left w:val="none" w:sz="0" w:space="0" w:color="auto"/>
            <w:bottom w:val="none" w:sz="0" w:space="0" w:color="auto"/>
            <w:right w:val="none" w:sz="0" w:space="0" w:color="auto"/>
          </w:divBdr>
        </w:div>
        <w:div w:id="739911238">
          <w:marLeft w:val="480"/>
          <w:marRight w:val="0"/>
          <w:marTop w:val="0"/>
          <w:marBottom w:val="0"/>
          <w:divBdr>
            <w:top w:val="none" w:sz="0" w:space="0" w:color="auto"/>
            <w:left w:val="none" w:sz="0" w:space="0" w:color="auto"/>
            <w:bottom w:val="none" w:sz="0" w:space="0" w:color="auto"/>
            <w:right w:val="none" w:sz="0" w:space="0" w:color="auto"/>
          </w:divBdr>
        </w:div>
        <w:div w:id="824857113">
          <w:marLeft w:val="480"/>
          <w:marRight w:val="0"/>
          <w:marTop w:val="0"/>
          <w:marBottom w:val="0"/>
          <w:divBdr>
            <w:top w:val="none" w:sz="0" w:space="0" w:color="auto"/>
            <w:left w:val="none" w:sz="0" w:space="0" w:color="auto"/>
            <w:bottom w:val="none" w:sz="0" w:space="0" w:color="auto"/>
            <w:right w:val="none" w:sz="0" w:space="0" w:color="auto"/>
          </w:divBdr>
        </w:div>
        <w:div w:id="870410950">
          <w:marLeft w:val="480"/>
          <w:marRight w:val="0"/>
          <w:marTop w:val="0"/>
          <w:marBottom w:val="0"/>
          <w:divBdr>
            <w:top w:val="none" w:sz="0" w:space="0" w:color="auto"/>
            <w:left w:val="none" w:sz="0" w:space="0" w:color="auto"/>
            <w:bottom w:val="none" w:sz="0" w:space="0" w:color="auto"/>
            <w:right w:val="none" w:sz="0" w:space="0" w:color="auto"/>
          </w:divBdr>
        </w:div>
        <w:div w:id="982152693">
          <w:marLeft w:val="480"/>
          <w:marRight w:val="0"/>
          <w:marTop w:val="0"/>
          <w:marBottom w:val="0"/>
          <w:divBdr>
            <w:top w:val="none" w:sz="0" w:space="0" w:color="auto"/>
            <w:left w:val="none" w:sz="0" w:space="0" w:color="auto"/>
            <w:bottom w:val="none" w:sz="0" w:space="0" w:color="auto"/>
            <w:right w:val="none" w:sz="0" w:space="0" w:color="auto"/>
          </w:divBdr>
        </w:div>
        <w:div w:id="1011757098">
          <w:marLeft w:val="480"/>
          <w:marRight w:val="0"/>
          <w:marTop w:val="0"/>
          <w:marBottom w:val="0"/>
          <w:divBdr>
            <w:top w:val="none" w:sz="0" w:space="0" w:color="auto"/>
            <w:left w:val="none" w:sz="0" w:space="0" w:color="auto"/>
            <w:bottom w:val="none" w:sz="0" w:space="0" w:color="auto"/>
            <w:right w:val="none" w:sz="0" w:space="0" w:color="auto"/>
          </w:divBdr>
        </w:div>
        <w:div w:id="1025254827">
          <w:marLeft w:val="480"/>
          <w:marRight w:val="0"/>
          <w:marTop w:val="0"/>
          <w:marBottom w:val="0"/>
          <w:divBdr>
            <w:top w:val="none" w:sz="0" w:space="0" w:color="auto"/>
            <w:left w:val="none" w:sz="0" w:space="0" w:color="auto"/>
            <w:bottom w:val="none" w:sz="0" w:space="0" w:color="auto"/>
            <w:right w:val="none" w:sz="0" w:space="0" w:color="auto"/>
          </w:divBdr>
        </w:div>
        <w:div w:id="1107892350">
          <w:marLeft w:val="480"/>
          <w:marRight w:val="0"/>
          <w:marTop w:val="0"/>
          <w:marBottom w:val="0"/>
          <w:divBdr>
            <w:top w:val="none" w:sz="0" w:space="0" w:color="auto"/>
            <w:left w:val="none" w:sz="0" w:space="0" w:color="auto"/>
            <w:bottom w:val="none" w:sz="0" w:space="0" w:color="auto"/>
            <w:right w:val="none" w:sz="0" w:space="0" w:color="auto"/>
          </w:divBdr>
        </w:div>
        <w:div w:id="1131749291">
          <w:marLeft w:val="480"/>
          <w:marRight w:val="0"/>
          <w:marTop w:val="0"/>
          <w:marBottom w:val="0"/>
          <w:divBdr>
            <w:top w:val="none" w:sz="0" w:space="0" w:color="auto"/>
            <w:left w:val="none" w:sz="0" w:space="0" w:color="auto"/>
            <w:bottom w:val="none" w:sz="0" w:space="0" w:color="auto"/>
            <w:right w:val="none" w:sz="0" w:space="0" w:color="auto"/>
          </w:divBdr>
        </w:div>
        <w:div w:id="1186751118">
          <w:marLeft w:val="480"/>
          <w:marRight w:val="0"/>
          <w:marTop w:val="0"/>
          <w:marBottom w:val="0"/>
          <w:divBdr>
            <w:top w:val="none" w:sz="0" w:space="0" w:color="auto"/>
            <w:left w:val="none" w:sz="0" w:space="0" w:color="auto"/>
            <w:bottom w:val="none" w:sz="0" w:space="0" w:color="auto"/>
            <w:right w:val="none" w:sz="0" w:space="0" w:color="auto"/>
          </w:divBdr>
        </w:div>
        <w:div w:id="1218977141">
          <w:marLeft w:val="480"/>
          <w:marRight w:val="0"/>
          <w:marTop w:val="0"/>
          <w:marBottom w:val="0"/>
          <w:divBdr>
            <w:top w:val="none" w:sz="0" w:space="0" w:color="auto"/>
            <w:left w:val="none" w:sz="0" w:space="0" w:color="auto"/>
            <w:bottom w:val="none" w:sz="0" w:space="0" w:color="auto"/>
            <w:right w:val="none" w:sz="0" w:space="0" w:color="auto"/>
          </w:divBdr>
        </w:div>
        <w:div w:id="1228615591">
          <w:marLeft w:val="480"/>
          <w:marRight w:val="0"/>
          <w:marTop w:val="0"/>
          <w:marBottom w:val="0"/>
          <w:divBdr>
            <w:top w:val="none" w:sz="0" w:space="0" w:color="auto"/>
            <w:left w:val="none" w:sz="0" w:space="0" w:color="auto"/>
            <w:bottom w:val="none" w:sz="0" w:space="0" w:color="auto"/>
            <w:right w:val="none" w:sz="0" w:space="0" w:color="auto"/>
          </w:divBdr>
        </w:div>
        <w:div w:id="1277982512">
          <w:marLeft w:val="480"/>
          <w:marRight w:val="0"/>
          <w:marTop w:val="0"/>
          <w:marBottom w:val="0"/>
          <w:divBdr>
            <w:top w:val="none" w:sz="0" w:space="0" w:color="auto"/>
            <w:left w:val="none" w:sz="0" w:space="0" w:color="auto"/>
            <w:bottom w:val="none" w:sz="0" w:space="0" w:color="auto"/>
            <w:right w:val="none" w:sz="0" w:space="0" w:color="auto"/>
          </w:divBdr>
        </w:div>
        <w:div w:id="1283271334">
          <w:marLeft w:val="480"/>
          <w:marRight w:val="0"/>
          <w:marTop w:val="0"/>
          <w:marBottom w:val="0"/>
          <w:divBdr>
            <w:top w:val="none" w:sz="0" w:space="0" w:color="auto"/>
            <w:left w:val="none" w:sz="0" w:space="0" w:color="auto"/>
            <w:bottom w:val="none" w:sz="0" w:space="0" w:color="auto"/>
            <w:right w:val="none" w:sz="0" w:space="0" w:color="auto"/>
          </w:divBdr>
        </w:div>
        <w:div w:id="1304969046">
          <w:marLeft w:val="480"/>
          <w:marRight w:val="0"/>
          <w:marTop w:val="0"/>
          <w:marBottom w:val="0"/>
          <w:divBdr>
            <w:top w:val="none" w:sz="0" w:space="0" w:color="auto"/>
            <w:left w:val="none" w:sz="0" w:space="0" w:color="auto"/>
            <w:bottom w:val="none" w:sz="0" w:space="0" w:color="auto"/>
            <w:right w:val="none" w:sz="0" w:space="0" w:color="auto"/>
          </w:divBdr>
        </w:div>
        <w:div w:id="1359742944">
          <w:marLeft w:val="480"/>
          <w:marRight w:val="0"/>
          <w:marTop w:val="0"/>
          <w:marBottom w:val="0"/>
          <w:divBdr>
            <w:top w:val="none" w:sz="0" w:space="0" w:color="auto"/>
            <w:left w:val="none" w:sz="0" w:space="0" w:color="auto"/>
            <w:bottom w:val="none" w:sz="0" w:space="0" w:color="auto"/>
            <w:right w:val="none" w:sz="0" w:space="0" w:color="auto"/>
          </w:divBdr>
        </w:div>
        <w:div w:id="1372992579">
          <w:marLeft w:val="480"/>
          <w:marRight w:val="0"/>
          <w:marTop w:val="0"/>
          <w:marBottom w:val="0"/>
          <w:divBdr>
            <w:top w:val="none" w:sz="0" w:space="0" w:color="auto"/>
            <w:left w:val="none" w:sz="0" w:space="0" w:color="auto"/>
            <w:bottom w:val="none" w:sz="0" w:space="0" w:color="auto"/>
            <w:right w:val="none" w:sz="0" w:space="0" w:color="auto"/>
          </w:divBdr>
        </w:div>
        <w:div w:id="1423336743">
          <w:marLeft w:val="480"/>
          <w:marRight w:val="0"/>
          <w:marTop w:val="0"/>
          <w:marBottom w:val="0"/>
          <w:divBdr>
            <w:top w:val="none" w:sz="0" w:space="0" w:color="auto"/>
            <w:left w:val="none" w:sz="0" w:space="0" w:color="auto"/>
            <w:bottom w:val="none" w:sz="0" w:space="0" w:color="auto"/>
            <w:right w:val="none" w:sz="0" w:space="0" w:color="auto"/>
          </w:divBdr>
        </w:div>
        <w:div w:id="1510175655">
          <w:marLeft w:val="480"/>
          <w:marRight w:val="0"/>
          <w:marTop w:val="0"/>
          <w:marBottom w:val="0"/>
          <w:divBdr>
            <w:top w:val="none" w:sz="0" w:space="0" w:color="auto"/>
            <w:left w:val="none" w:sz="0" w:space="0" w:color="auto"/>
            <w:bottom w:val="none" w:sz="0" w:space="0" w:color="auto"/>
            <w:right w:val="none" w:sz="0" w:space="0" w:color="auto"/>
          </w:divBdr>
        </w:div>
        <w:div w:id="1549948452">
          <w:marLeft w:val="480"/>
          <w:marRight w:val="0"/>
          <w:marTop w:val="0"/>
          <w:marBottom w:val="0"/>
          <w:divBdr>
            <w:top w:val="none" w:sz="0" w:space="0" w:color="auto"/>
            <w:left w:val="none" w:sz="0" w:space="0" w:color="auto"/>
            <w:bottom w:val="none" w:sz="0" w:space="0" w:color="auto"/>
            <w:right w:val="none" w:sz="0" w:space="0" w:color="auto"/>
          </w:divBdr>
        </w:div>
        <w:div w:id="1562324190">
          <w:marLeft w:val="480"/>
          <w:marRight w:val="0"/>
          <w:marTop w:val="0"/>
          <w:marBottom w:val="0"/>
          <w:divBdr>
            <w:top w:val="none" w:sz="0" w:space="0" w:color="auto"/>
            <w:left w:val="none" w:sz="0" w:space="0" w:color="auto"/>
            <w:bottom w:val="none" w:sz="0" w:space="0" w:color="auto"/>
            <w:right w:val="none" w:sz="0" w:space="0" w:color="auto"/>
          </w:divBdr>
        </w:div>
        <w:div w:id="1609241383">
          <w:marLeft w:val="480"/>
          <w:marRight w:val="0"/>
          <w:marTop w:val="0"/>
          <w:marBottom w:val="0"/>
          <w:divBdr>
            <w:top w:val="none" w:sz="0" w:space="0" w:color="auto"/>
            <w:left w:val="none" w:sz="0" w:space="0" w:color="auto"/>
            <w:bottom w:val="none" w:sz="0" w:space="0" w:color="auto"/>
            <w:right w:val="none" w:sz="0" w:space="0" w:color="auto"/>
          </w:divBdr>
        </w:div>
        <w:div w:id="1655988010">
          <w:marLeft w:val="480"/>
          <w:marRight w:val="0"/>
          <w:marTop w:val="0"/>
          <w:marBottom w:val="0"/>
          <w:divBdr>
            <w:top w:val="none" w:sz="0" w:space="0" w:color="auto"/>
            <w:left w:val="none" w:sz="0" w:space="0" w:color="auto"/>
            <w:bottom w:val="none" w:sz="0" w:space="0" w:color="auto"/>
            <w:right w:val="none" w:sz="0" w:space="0" w:color="auto"/>
          </w:divBdr>
        </w:div>
        <w:div w:id="1707409563">
          <w:marLeft w:val="480"/>
          <w:marRight w:val="0"/>
          <w:marTop w:val="0"/>
          <w:marBottom w:val="0"/>
          <w:divBdr>
            <w:top w:val="none" w:sz="0" w:space="0" w:color="auto"/>
            <w:left w:val="none" w:sz="0" w:space="0" w:color="auto"/>
            <w:bottom w:val="none" w:sz="0" w:space="0" w:color="auto"/>
            <w:right w:val="none" w:sz="0" w:space="0" w:color="auto"/>
          </w:divBdr>
        </w:div>
        <w:div w:id="1710259246">
          <w:marLeft w:val="480"/>
          <w:marRight w:val="0"/>
          <w:marTop w:val="0"/>
          <w:marBottom w:val="0"/>
          <w:divBdr>
            <w:top w:val="none" w:sz="0" w:space="0" w:color="auto"/>
            <w:left w:val="none" w:sz="0" w:space="0" w:color="auto"/>
            <w:bottom w:val="none" w:sz="0" w:space="0" w:color="auto"/>
            <w:right w:val="none" w:sz="0" w:space="0" w:color="auto"/>
          </w:divBdr>
        </w:div>
        <w:div w:id="1721048419">
          <w:marLeft w:val="480"/>
          <w:marRight w:val="0"/>
          <w:marTop w:val="0"/>
          <w:marBottom w:val="0"/>
          <w:divBdr>
            <w:top w:val="none" w:sz="0" w:space="0" w:color="auto"/>
            <w:left w:val="none" w:sz="0" w:space="0" w:color="auto"/>
            <w:bottom w:val="none" w:sz="0" w:space="0" w:color="auto"/>
            <w:right w:val="none" w:sz="0" w:space="0" w:color="auto"/>
          </w:divBdr>
        </w:div>
        <w:div w:id="1801653859">
          <w:marLeft w:val="480"/>
          <w:marRight w:val="0"/>
          <w:marTop w:val="0"/>
          <w:marBottom w:val="0"/>
          <w:divBdr>
            <w:top w:val="none" w:sz="0" w:space="0" w:color="auto"/>
            <w:left w:val="none" w:sz="0" w:space="0" w:color="auto"/>
            <w:bottom w:val="none" w:sz="0" w:space="0" w:color="auto"/>
            <w:right w:val="none" w:sz="0" w:space="0" w:color="auto"/>
          </w:divBdr>
        </w:div>
        <w:div w:id="1819835859">
          <w:marLeft w:val="480"/>
          <w:marRight w:val="0"/>
          <w:marTop w:val="0"/>
          <w:marBottom w:val="0"/>
          <w:divBdr>
            <w:top w:val="none" w:sz="0" w:space="0" w:color="auto"/>
            <w:left w:val="none" w:sz="0" w:space="0" w:color="auto"/>
            <w:bottom w:val="none" w:sz="0" w:space="0" w:color="auto"/>
            <w:right w:val="none" w:sz="0" w:space="0" w:color="auto"/>
          </w:divBdr>
        </w:div>
        <w:div w:id="1834493255">
          <w:marLeft w:val="480"/>
          <w:marRight w:val="0"/>
          <w:marTop w:val="0"/>
          <w:marBottom w:val="0"/>
          <w:divBdr>
            <w:top w:val="none" w:sz="0" w:space="0" w:color="auto"/>
            <w:left w:val="none" w:sz="0" w:space="0" w:color="auto"/>
            <w:bottom w:val="none" w:sz="0" w:space="0" w:color="auto"/>
            <w:right w:val="none" w:sz="0" w:space="0" w:color="auto"/>
          </w:divBdr>
        </w:div>
        <w:div w:id="1893154328">
          <w:marLeft w:val="480"/>
          <w:marRight w:val="0"/>
          <w:marTop w:val="0"/>
          <w:marBottom w:val="0"/>
          <w:divBdr>
            <w:top w:val="none" w:sz="0" w:space="0" w:color="auto"/>
            <w:left w:val="none" w:sz="0" w:space="0" w:color="auto"/>
            <w:bottom w:val="none" w:sz="0" w:space="0" w:color="auto"/>
            <w:right w:val="none" w:sz="0" w:space="0" w:color="auto"/>
          </w:divBdr>
        </w:div>
        <w:div w:id="2007517152">
          <w:marLeft w:val="480"/>
          <w:marRight w:val="0"/>
          <w:marTop w:val="0"/>
          <w:marBottom w:val="0"/>
          <w:divBdr>
            <w:top w:val="none" w:sz="0" w:space="0" w:color="auto"/>
            <w:left w:val="none" w:sz="0" w:space="0" w:color="auto"/>
            <w:bottom w:val="none" w:sz="0" w:space="0" w:color="auto"/>
            <w:right w:val="none" w:sz="0" w:space="0" w:color="auto"/>
          </w:divBdr>
        </w:div>
        <w:div w:id="2048947185">
          <w:marLeft w:val="480"/>
          <w:marRight w:val="0"/>
          <w:marTop w:val="0"/>
          <w:marBottom w:val="0"/>
          <w:divBdr>
            <w:top w:val="none" w:sz="0" w:space="0" w:color="auto"/>
            <w:left w:val="none" w:sz="0" w:space="0" w:color="auto"/>
            <w:bottom w:val="none" w:sz="0" w:space="0" w:color="auto"/>
            <w:right w:val="none" w:sz="0" w:space="0" w:color="auto"/>
          </w:divBdr>
        </w:div>
        <w:div w:id="2054453688">
          <w:marLeft w:val="480"/>
          <w:marRight w:val="0"/>
          <w:marTop w:val="0"/>
          <w:marBottom w:val="0"/>
          <w:divBdr>
            <w:top w:val="none" w:sz="0" w:space="0" w:color="auto"/>
            <w:left w:val="none" w:sz="0" w:space="0" w:color="auto"/>
            <w:bottom w:val="none" w:sz="0" w:space="0" w:color="auto"/>
            <w:right w:val="none" w:sz="0" w:space="0" w:color="auto"/>
          </w:divBdr>
        </w:div>
        <w:div w:id="2062904190">
          <w:marLeft w:val="480"/>
          <w:marRight w:val="0"/>
          <w:marTop w:val="0"/>
          <w:marBottom w:val="0"/>
          <w:divBdr>
            <w:top w:val="none" w:sz="0" w:space="0" w:color="auto"/>
            <w:left w:val="none" w:sz="0" w:space="0" w:color="auto"/>
            <w:bottom w:val="none" w:sz="0" w:space="0" w:color="auto"/>
            <w:right w:val="none" w:sz="0" w:space="0" w:color="auto"/>
          </w:divBdr>
        </w:div>
        <w:div w:id="2127919876">
          <w:marLeft w:val="480"/>
          <w:marRight w:val="0"/>
          <w:marTop w:val="0"/>
          <w:marBottom w:val="0"/>
          <w:divBdr>
            <w:top w:val="none" w:sz="0" w:space="0" w:color="auto"/>
            <w:left w:val="none" w:sz="0" w:space="0" w:color="auto"/>
            <w:bottom w:val="none" w:sz="0" w:space="0" w:color="auto"/>
            <w:right w:val="none" w:sz="0" w:space="0" w:color="auto"/>
          </w:divBdr>
        </w:div>
      </w:divsChild>
    </w:div>
    <w:div w:id="358774951">
      <w:bodyDiv w:val="1"/>
      <w:marLeft w:val="0"/>
      <w:marRight w:val="0"/>
      <w:marTop w:val="0"/>
      <w:marBottom w:val="0"/>
      <w:divBdr>
        <w:top w:val="none" w:sz="0" w:space="0" w:color="auto"/>
        <w:left w:val="none" w:sz="0" w:space="0" w:color="auto"/>
        <w:bottom w:val="none" w:sz="0" w:space="0" w:color="auto"/>
        <w:right w:val="none" w:sz="0" w:space="0" w:color="auto"/>
      </w:divBdr>
      <w:divsChild>
        <w:div w:id="6055204">
          <w:marLeft w:val="480"/>
          <w:marRight w:val="0"/>
          <w:marTop w:val="0"/>
          <w:marBottom w:val="0"/>
          <w:divBdr>
            <w:top w:val="none" w:sz="0" w:space="0" w:color="auto"/>
            <w:left w:val="none" w:sz="0" w:space="0" w:color="auto"/>
            <w:bottom w:val="none" w:sz="0" w:space="0" w:color="auto"/>
            <w:right w:val="none" w:sz="0" w:space="0" w:color="auto"/>
          </w:divBdr>
        </w:div>
        <w:div w:id="86972277">
          <w:marLeft w:val="480"/>
          <w:marRight w:val="0"/>
          <w:marTop w:val="0"/>
          <w:marBottom w:val="0"/>
          <w:divBdr>
            <w:top w:val="none" w:sz="0" w:space="0" w:color="auto"/>
            <w:left w:val="none" w:sz="0" w:space="0" w:color="auto"/>
            <w:bottom w:val="none" w:sz="0" w:space="0" w:color="auto"/>
            <w:right w:val="none" w:sz="0" w:space="0" w:color="auto"/>
          </w:divBdr>
        </w:div>
        <w:div w:id="112788642">
          <w:marLeft w:val="480"/>
          <w:marRight w:val="0"/>
          <w:marTop w:val="0"/>
          <w:marBottom w:val="0"/>
          <w:divBdr>
            <w:top w:val="none" w:sz="0" w:space="0" w:color="auto"/>
            <w:left w:val="none" w:sz="0" w:space="0" w:color="auto"/>
            <w:bottom w:val="none" w:sz="0" w:space="0" w:color="auto"/>
            <w:right w:val="none" w:sz="0" w:space="0" w:color="auto"/>
          </w:divBdr>
        </w:div>
        <w:div w:id="156312229">
          <w:marLeft w:val="480"/>
          <w:marRight w:val="0"/>
          <w:marTop w:val="0"/>
          <w:marBottom w:val="0"/>
          <w:divBdr>
            <w:top w:val="none" w:sz="0" w:space="0" w:color="auto"/>
            <w:left w:val="none" w:sz="0" w:space="0" w:color="auto"/>
            <w:bottom w:val="none" w:sz="0" w:space="0" w:color="auto"/>
            <w:right w:val="none" w:sz="0" w:space="0" w:color="auto"/>
          </w:divBdr>
        </w:div>
        <w:div w:id="180168763">
          <w:marLeft w:val="480"/>
          <w:marRight w:val="0"/>
          <w:marTop w:val="0"/>
          <w:marBottom w:val="0"/>
          <w:divBdr>
            <w:top w:val="none" w:sz="0" w:space="0" w:color="auto"/>
            <w:left w:val="none" w:sz="0" w:space="0" w:color="auto"/>
            <w:bottom w:val="none" w:sz="0" w:space="0" w:color="auto"/>
            <w:right w:val="none" w:sz="0" w:space="0" w:color="auto"/>
          </w:divBdr>
        </w:div>
        <w:div w:id="303005341">
          <w:marLeft w:val="480"/>
          <w:marRight w:val="0"/>
          <w:marTop w:val="0"/>
          <w:marBottom w:val="0"/>
          <w:divBdr>
            <w:top w:val="none" w:sz="0" w:space="0" w:color="auto"/>
            <w:left w:val="none" w:sz="0" w:space="0" w:color="auto"/>
            <w:bottom w:val="none" w:sz="0" w:space="0" w:color="auto"/>
            <w:right w:val="none" w:sz="0" w:space="0" w:color="auto"/>
          </w:divBdr>
        </w:div>
        <w:div w:id="494804781">
          <w:marLeft w:val="480"/>
          <w:marRight w:val="0"/>
          <w:marTop w:val="0"/>
          <w:marBottom w:val="0"/>
          <w:divBdr>
            <w:top w:val="none" w:sz="0" w:space="0" w:color="auto"/>
            <w:left w:val="none" w:sz="0" w:space="0" w:color="auto"/>
            <w:bottom w:val="none" w:sz="0" w:space="0" w:color="auto"/>
            <w:right w:val="none" w:sz="0" w:space="0" w:color="auto"/>
          </w:divBdr>
        </w:div>
        <w:div w:id="514073032">
          <w:marLeft w:val="480"/>
          <w:marRight w:val="0"/>
          <w:marTop w:val="0"/>
          <w:marBottom w:val="0"/>
          <w:divBdr>
            <w:top w:val="none" w:sz="0" w:space="0" w:color="auto"/>
            <w:left w:val="none" w:sz="0" w:space="0" w:color="auto"/>
            <w:bottom w:val="none" w:sz="0" w:space="0" w:color="auto"/>
            <w:right w:val="none" w:sz="0" w:space="0" w:color="auto"/>
          </w:divBdr>
        </w:div>
        <w:div w:id="526337458">
          <w:marLeft w:val="480"/>
          <w:marRight w:val="0"/>
          <w:marTop w:val="0"/>
          <w:marBottom w:val="0"/>
          <w:divBdr>
            <w:top w:val="none" w:sz="0" w:space="0" w:color="auto"/>
            <w:left w:val="none" w:sz="0" w:space="0" w:color="auto"/>
            <w:bottom w:val="none" w:sz="0" w:space="0" w:color="auto"/>
            <w:right w:val="none" w:sz="0" w:space="0" w:color="auto"/>
          </w:divBdr>
        </w:div>
        <w:div w:id="536896082">
          <w:marLeft w:val="480"/>
          <w:marRight w:val="0"/>
          <w:marTop w:val="0"/>
          <w:marBottom w:val="0"/>
          <w:divBdr>
            <w:top w:val="none" w:sz="0" w:space="0" w:color="auto"/>
            <w:left w:val="none" w:sz="0" w:space="0" w:color="auto"/>
            <w:bottom w:val="none" w:sz="0" w:space="0" w:color="auto"/>
            <w:right w:val="none" w:sz="0" w:space="0" w:color="auto"/>
          </w:divBdr>
        </w:div>
        <w:div w:id="659238037">
          <w:marLeft w:val="480"/>
          <w:marRight w:val="0"/>
          <w:marTop w:val="0"/>
          <w:marBottom w:val="0"/>
          <w:divBdr>
            <w:top w:val="none" w:sz="0" w:space="0" w:color="auto"/>
            <w:left w:val="none" w:sz="0" w:space="0" w:color="auto"/>
            <w:bottom w:val="none" w:sz="0" w:space="0" w:color="auto"/>
            <w:right w:val="none" w:sz="0" w:space="0" w:color="auto"/>
          </w:divBdr>
        </w:div>
        <w:div w:id="700866087">
          <w:marLeft w:val="480"/>
          <w:marRight w:val="0"/>
          <w:marTop w:val="0"/>
          <w:marBottom w:val="0"/>
          <w:divBdr>
            <w:top w:val="none" w:sz="0" w:space="0" w:color="auto"/>
            <w:left w:val="none" w:sz="0" w:space="0" w:color="auto"/>
            <w:bottom w:val="none" w:sz="0" w:space="0" w:color="auto"/>
            <w:right w:val="none" w:sz="0" w:space="0" w:color="auto"/>
          </w:divBdr>
        </w:div>
        <w:div w:id="702049756">
          <w:marLeft w:val="480"/>
          <w:marRight w:val="0"/>
          <w:marTop w:val="0"/>
          <w:marBottom w:val="0"/>
          <w:divBdr>
            <w:top w:val="none" w:sz="0" w:space="0" w:color="auto"/>
            <w:left w:val="none" w:sz="0" w:space="0" w:color="auto"/>
            <w:bottom w:val="none" w:sz="0" w:space="0" w:color="auto"/>
            <w:right w:val="none" w:sz="0" w:space="0" w:color="auto"/>
          </w:divBdr>
        </w:div>
        <w:div w:id="750590550">
          <w:marLeft w:val="480"/>
          <w:marRight w:val="0"/>
          <w:marTop w:val="0"/>
          <w:marBottom w:val="0"/>
          <w:divBdr>
            <w:top w:val="none" w:sz="0" w:space="0" w:color="auto"/>
            <w:left w:val="none" w:sz="0" w:space="0" w:color="auto"/>
            <w:bottom w:val="none" w:sz="0" w:space="0" w:color="auto"/>
            <w:right w:val="none" w:sz="0" w:space="0" w:color="auto"/>
          </w:divBdr>
        </w:div>
        <w:div w:id="820123605">
          <w:marLeft w:val="480"/>
          <w:marRight w:val="0"/>
          <w:marTop w:val="0"/>
          <w:marBottom w:val="0"/>
          <w:divBdr>
            <w:top w:val="none" w:sz="0" w:space="0" w:color="auto"/>
            <w:left w:val="none" w:sz="0" w:space="0" w:color="auto"/>
            <w:bottom w:val="none" w:sz="0" w:space="0" w:color="auto"/>
            <w:right w:val="none" w:sz="0" w:space="0" w:color="auto"/>
          </w:divBdr>
        </w:div>
        <w:div w:id="990137386">
          <w:marLeft w:val="480"/>
          <w:marRight w:val="0"/>
          <w:marTop w:val="0"/>
          <w:marBottom w:val="0"/>
          <w:divBdr>
            <w:top w:val="none" w:sz="0" w:space="0" w:color="auto"/>
            <w:left w:val="none" w:sz="0" w:space="0" w:color="auto"/>
            <w:bottom w:val="none" w:sz="0" w:space="0" w:color="auto"/>
            <w:right w:val="none" w:sz="0" w:space="0" w:color="auto"/>
          </w:divBdr>
        </w:div>
        <w:div w:id="1015621005">
          <w:marLeft w:val="480"/>
          <w:marRight w:val="0"/>
          <w:marTop w:val="0"/>
          <w:marBottom w:val="0"/>
          <w:divBdr>
            <w:top w:val="none" w:sz="0" w:space="0" w:color="auto"/>
            <w:left w:val="none" w:sz="0" w:space="0" w:color="auto"/>
            <w:bottom w:val="none" w:sz="0" w:space="0" w:color="auto"/>
            <w:right w:val="none" w:sz="0" w:space="0" w:color="auto"/>
          </w:divBdr>
        </w:div>
        <w:div w:id="1021012145">
          <w:marLeft w:val="480"/>
          <w:marRight w:val="0"/>
          <w:marTop w:val="0"/>
          <w:marBottom w:val="0"/>
          <w:divBdr>
            <w:top w:val="none" w:sz="0" w:space="0" w:color="auto"/>
            <w:left w:val="none" w:sz="0" w:space="0" w:color="auto"/>
            <w:bottom w:val="none" w:sz="0" w:space="0" w:color="auto"/>
            <w:right w:val="none" w:sz="0" w:space="0" w:color="auto"/>
          </w:divBdr>
        </w:div>
        <w:div w:id="1027756874">
          <w:marLeft w:val="480"/>
          <w:marRight w:val="0"/>
          <w:marTop w:val="0"/>
          <w:marBottom w:val="0"/>
          <w:divBdr>
            <w:top w:val="none" w:sz="0" w:space="0" w:color="auto"/>
            <w:left w:val="none" w:sz="0" w:space="0" w:color="auto"/>
            <w:bottom w:val="none" w:sz="0" w:space="0" w:color="auto"/>
            <w:right w:val="none" w:sz="0" w:space="0" w:color="auto"/>
          </w:divBdr>
        </w:div>
        <w:div w:id="1027868854">
          <w:marLeft w:val="480"/>
          <w:marRight w:val="0"/>
          <w:marTop w:val="0"/>
          <w:marBottom w:val="0"/>
          <w:divBdr>
            <w:top w:val="none" w:sz="0" w:space="0" w:color="auto"/>
            <w:left w:val="none" w:sz="0" w:space="0" w:color="auto"/>
            <w:bottom w:val="none" w:sz="0" w:space="0" w:color="auto"/>
            <w:right w:val="none" w:sz="0" w:space="0" w:color="auto"/>
          </w:divBdr>
        </w:div>
        <w:div w:id="1046682338">
          <w:marLeft w:val="480"/>
          <w:marRight w:val="0"/>
          <w:marTop w:val="0"/>
          <w:marBottom w:val="0"/>
          <w:divBdr>
            <w:top w:val="none" w:sz="0" w:space="0" w:color="auto"/>
            <w:left w:val="none" w:sz="0" w:space="0" w:color="auto"/>
            <w:bottom w:val="none" w:sz="0" w:space="0" w:color="auto"/>
            <w:right w:val="none" w:sz="0" w:space="0" w:color="auto"/>
          </w:divBdr>
        </w:div>
        <w:div w:id="1063211287">
          <w:marLeft w:val="480"/>
          <w:marRight w:val="0"/>
          <w:marTop w:val="0"/>
          <w:marBottom w:val="0"/>
          <w:divBdr>
            <w:top w:val="none" w:sz="0" w:space="0" w:color="auto"/>
            <w:left w:val="none" w:sz="0" w:space="0" w:color="auto"/>
            <w:bottom w:val="none" w:sz="0" w:space="0" w:color="auto"/>
            <w:right w:val="none" w:sz="0" w:space="0" w:color="auto"/>
          </w:divBdr>
        </w:div>
        <w:div w:id="1115058569">
          <w:marLeft w:val="480"/>
          <w:marRight w:val="0"/>
          <w:marTop w:val="0"/>
          <w:marBottom w:val="0"/>
          <w:divBdr>
            <w:top w:val="none" w:sz="0" w:space="0" w:color="auto"/>
            <w:left w:val="none" w:sz="0" w:space="0" w:color="auto"/>
            <w:bottom w:val="none" w:sz="0" w:space="0" w:color="auto"/>
            <w:right w:val="none" w:sz="0" w:space="0" w:color="auto"/>
          </w:divBdr>
        </w:div>
        <w:div w:id="1122919920">
          <w:marLeft w:val="480"/>
          <w:marRight w:val="0"/>
          <w:marTop w:val="0"/>
          <w:marBottom w:val="0"/>
          <w:divBdr>
            <w:top w:val="none" w:sz="0" w:space="0" w:color="auto"/>
            <w:left w:val="none" w:sz="0" w:space="0" w:color="auto"/>
            <w:bottom w:val="none" w:sz="0" w:space="0" w:color="auto"/>
            <w:right w:val="none" w:sz="0" w:space="0" w:color="auto"/>
          </w:divBdr>
        </w:div>
        <w:div w:id="1134297800">
          <w:marLeft w:val="480"/>
          <w:marRight w:val="0"/>
          <w:marTop w:val="0"/>
          <w:marBottom w:val="0"/>
          <w:divBdr>
            <w:top w:val="none" w:sz="0" w:space="0" w:color="auto"/>
            <w:left w:val="none" w:sz="0" w:space="0" w:color="auto"/>
            <w:bottom w:val="none" w:sz="0" w:space="0" w:color="auto"/>
            <w:right w:val="none" w:sz="0" w:space="0" w:color="auto"/>
          </w:divBdr>
        </w:div>
        <w:div w:id="1172833787">
          <w:marLeft w:val="480"/>
          <w:marRight w:val="0"/>
          <w:marTop w:val="0"/>
          <w:marBottom w:val="0"/>
          <w:divBdr>
            <w:top w:val="none" w:sz="0" w:space="0" w:color="auto"/>
            <w:left w:val="none" w:sz="0" w:space="0" w:color="auto"/>
            <w:bottom w:val="none" w:sz="0" w:space="0" w:color="auto"/>
            <w:right w:val="none" w:sz="0" w:space="0" w:color="auto"/>
          </w:divBdr>
        </w:div>
        <w:div w:id="1182167731">
          <w:marLeft w:val="480"/>
          <w:marRight w:val="0"/>
          <w:marTop w:val="0"/>
          <w:marBottom w:val="0"/>
          <w:divBdr>
            <w:top w:val="none" w:sz="0" w:space="0" w:color="auto"/>
            <w:left w:val="none" w:sz="0" w:space="0" w:color="auto"/>
            <w:bottom w:val="none" w:sz="0" w:space="0" w:color="auto"/>
            <w:right w:val="none" w:sz="0" w:space="0" w:color="auto"/>
          </w:divBdr>
        </w:div>
        <w:div w:id="1199125138">
          <w:marLeft w:val="480"/>
          <w:marRight w:val="0"/>
          <w:marTop w:val="0"/>
          <w:marBottom w:val="0"/>
          <w:divBdr>
            <w:top w:val="none" w:sz="0" w:space="0" w:color="auto"/>
            <w:left w:val="none" w:sz="0" w:space="0" w:color="auto"/>
            <w:bottom w:val="none" w:sz="0" w:space="0" w:color="auto"/>
            <w:right w:val="none" w:sz="0" w:space="0" w:color="auto"/>
          </w:divBdr>
        </w:div>
        <w:div w:id="1206716321">
          <w:marLeft w:val="480"/>
          <w:marRight w:val="0"/>
          <w:marTop w:val="0"/>
          <w:marBottom w:val="0"/>
          <w:divBdr>
            <w:top w:val="none" w:sz="0" w:space="0" w:color="auto"/>
            <w:left w:val="none" w:sz="0" w:space="0" w:color="auto"/>
            <w:bottom w:val="none" w:sz="0" w:space="0" w:color="auto"/>
            <w:right w:val="none" w:sz="0" w:space="0" w:color="auto"/>
          </w:divBdr>
        </w:div>
        <w:div w:id="1477603885">
          <w:marLeft w:val="480"/>
          <w:marRight w:val="0"/>
          <w:marTop w:val="0"/>
          <w:marBottom w:val="0"/>
          <w:divBdr>
            <w:top w:val="none" w:sz="0" w:space="0" w:color="auto"/>
            <w:left w:val="none" w:sz="0" w:space="0" w:color="auto"/>
            <w:bottom w:val="none" w:sz="0" w:space="0" w:color="auto"/>
            <w:right w:val="none" w:sz="0" w:space="0" w:color="auto"/>
          </w:divBdr>
        </w:div>
        <w:div w:id="1528832730">
          <w:marLeft w:val="480"/>
          <w:marRight w:val="0"/>
          <w:marTop w:val="0"/>
          <w:marBottom w:val="0"/>
          <w:divBdr>
            <w:top w:val="none" w:sz="0" w:space="0" w:color="auto"/>
            <w:left w:val="none" w:sz="0" w:space="0" w:color="auto"/>
            <w:bottom w:val="none" w:sz="0" w:space="0" w:color="auto"/>
            <w:right w:val="none" w:sz="0" w:space="0" w:color="auto"/>
          </w:divBdr>
        </w:div>
        <w:div w:id="1739941840">
          <w:marLeft w:val="480"/>
          <w:marRight w:val="0"/>
          <w:marTop w:val="0"/>
          <w:marBottom w:val="0"/>
          <w:divBdr>
            <w:top w:val="none" w:sz="0" w:space="0" w:color="auto"/>
            <w:left w:val="none" w:sz="0" w:space="0" w:color="auto"/>
            <w:bottom w:val="none" w:sz="0" w:space="0" w:color="auto"/>
            <w:right w:val="none" w:sz="0" w:space="0" w:color="auto"/>
          </w:divBdr>
        </w:div>
        <w:div w:id="1742604271">
          <w:marLeft w:val="480"/>
          <w:marRight w:val="0"/>
          <w:marTop w:val="0"/>
          <w:marBottom w:val="0"/>
          <w:divBdr>
            <w:top w:val="none" w:sz="0" w:space="0" w:color="auto"/>
            <w:left w:val="none" w:sz="0" w:space="0" w:color="auto"/>
            <w:bottom w:val="none" w:sz="0" w:space="0" w:color="auto"/>
            <w:right w:val="none" w:sz="0" w:space="0" w:color="auto"/>
          </w:divBdr>
        </w:div>
        <w:div w:id="1791128111">
          <w:marLeft w:val="480"/>
          <w:marRight w:val="0"/>
          <w:marTop w:val="0"/>
          <w:marBottom w:val="0"/>
          <w:divBdr>
            <w:top w:val="none" w:sz="0" w:space="0" w:color="auto"/>
            <w:left w:val="none" w:sz="0" w:space="0" w:color="auto"/>
            <w:bottom w:val="none" w:sz="0" w:space="0" w:color="auto"/>
            <w:right w:val="none" w:sz="0" w:space="0" w:color="auto"/>
          </w:divBdr>
        </w:div>
        <w:div w:id="1845978344">
          <w:marLeft w:val="480"/>
          <w:marRight w:val="0"/>
          <w:marTop w:val="0"/>
          <w:marBottom w:val="0"/>
          <w:divBdr>
            <w:top w:val="none" w:sz="0" w:space="0" w:color="auto"/>
            <w:left w:val="none" w:sz="0" w:space="0" w:color="auto"/>
            <w:bottom w:val="none" w:sz="0" w:space="0" w:color="auto"/>
            <w:right w:val="none" w:sz="0" w:space="0" w:color="auto"/>
          </w:divBdr>
        </w:div>
        <w:div w:id="1863543937">
          <w:marLeft w:val="480"/>
          <w:marRight w:val="0"/>
          <w:marTop w:val="0"/>
          <w:marBottom w:val="0"/>
          <w:divBdr>
            <w:top w:val="none" w:sz="0" w:space="0" w:color="auto"/>
            <w:left w:val="none" w:sz="0" w:space="0" w:color="auto"/>
            <w:bottom w:val="none" w:sz="0" w:space="0" w:color="auto"/>
            <w:right w:val="none" w:sz="0" w:space="0" w:color="auto"/>
          </w:divBdr>
        </w:div>
        <w:div w:id="1950621952">
          <w:marLeft w:val="480"/>
          <w:marRight w:val="0"/>
          <w:marTop w:val="0"/>
          <w:marBottom w:val="0"/>
          <w:divBdr>
            <w:top w:val="none" w:sz="0" w:space="0" w:color="auto"/>
            <w:left w:val="none" w:sz="0" w:space="0" w:color="auto"/>
            <w:bottom w:val="none" w:sz="0" w:space="0" w:color="auto"/>
            <w:right w:val="none" w:sz="0" w:space="0" w:color="auto"/>
          </w:divBdr>
        </w:div>
        <w:div w:id="2099523662">
          <w:marLeft w:val="480"/>
          <w:marRight w:val="0"/>
          <w:marTop w:val="0"/>
          <w:marBottom w:val="0"/>
          <w:divBdr>
            <w:top w:val="none" w:sz="0" w:space="0" w:color="auto"/>
            <w:left w:val="none" w:sz="0" w:space="0" w:color="auto"/>
            <w:bottom w:val="none" w:sz="0" w:space="0" w:color="auto"/>
            <w:right w:val="none" w:sz="0" w:space="0" w:color="auto"/>
          </w:divBdr>
        </w:div>
      </w:divsChild>
    </w:div>
    <w:div w:id="360396232">
      <w:bodyDiv w:val="1"/>
      <w:marLeft w:val="0"/>
      <w:marRight w:val="0"/>
      <w:marTop w:val="0"/>
      <w:marBottom w:val="0"/>
      <w:divBdr>
        <w:top w:val="none" w:sz="0" w:space="0" w:color="auto"/>
        <w:left w:val="none" w:sz="0" w:space="0" w:color="auto"/>
        <w:bottom w:val="none" w:sz="0" w:space="0" w:color="auto"/>
        <w:right w:val="none" w:sz="0" w:space="0" w:color="auto"/>
      </w:divBdr>
      <w:divsChild>
        <w:div w:id="24789514">
          <w:marLeft w:val="480"/>
          <w:marRight w:val="0"/>
          <w:marTop w:val="0"/>
          <w:marBottom w:val="0"/>
          <w:divBdr>
            <w:top w:val="none" w:sz="0" w:space="0" w:color="auto"/>
            <w:left w:val="none" w:sz="0" w:space="0" w:color="auto"/>
            <w:bottom w:val="none" w:sz="0" w:space="0" w:color="auto"/>
            <w:right w:val="none" w:sz="0" w:space="0" w:color="auto"/>
          </w:divBdr>
        </w:div>
        <w:div w:id="49617205">
          <w:marLeft w:val="480"/>
          <w:marRight w:val="0"/>
          <w:marTop w:val="0"/>
          <w:marBottom w:val="0"/>
          <w:divBdr>
            <w:top w:val="none" w:sz="0" w:space="0" w:color="auto"/>
            <w:left w:val="none" w:sz="0" w:space="0" w:color="auto"/>
            <w:bottom w:val="none" w:sz="0" w:space="0" w:color="auto"/>
            <w:right w:val="none" w:sz="0" w:space="0" w:color="auto"/>
          </w:divBdr>
        </w:div>
        <w:div w:id="85813483">
          <w:marLeft w:val="480"/>
          <w:marRight w:val="0"/>
          <w:marTop w:val="0"/>
          <w:marBottom w:val="0"/>
          <w:divBdr>
            <w:top w:val="none" w:sz="0" w:space="0" w:color="auto"/>
            <w:left w:val="none" w:sz="0" w:space="0" w:color="auto"/>
            <w:bottom w:val="none" w:sz="0" w:space="0" w:color="auto"/>
            <w:right w:val="none" w:sz="0" w:space="0" w:color="auto"/>
          </w:divBdr>
        </w:div>
        <w:div w:id="96294216">
          <w:marLeft w:val="480"/>
          <w:marRight w:val="0"/>
          <w:marTop w:val="0"/>
          <w:marBottom w:val="0"/>
          <w:divBdr>
            <w:top w:val="none" w:sz="0" w:space="0" w:color="auto"/>
            <w:left w:val="none" w:sz="0" w:space="0" w:color="auto"/>
            <w:bottom w:val="none" w:sz="0" w:space="0" w:color="auto"/>
            <w:right w:val="none" w:sz="0" w:space="0" w:color="auto"/>
          </w:divBdr>
        </w:div>
        <w:div w:id="101267620">
          <w:marLeft w:val="480"/>
          <w:marRight w:val="0"/>
          <w:marTop w:val="0"/>
          <w:marBottom w:val="0"/>
          <w:divBdr>
            <w:top w:val="none" w:sz="0" w:space="0" w:color="auto"/>
            <w:left w:val="none" w:sz="0" w:space="0" w:color="auto"/>
            <w:bottom w:val="none" w:sz="0" w:space="0" w:color="auto"/>
            <w:right w:val="none" w:sz="0" w:space="0" w:color="auto"/>
          </w:divBdr>
        </w:div>
        <w:div w:id="169607895">
          <w:marLeft w:val="480"/>
          <w:marRight w:val="0"/>
          <w:marTop w:val="0"/>
          <w:marBottom w:val="0"/>
          <w:divBdr>
            <w:top w:val="none" w:sz="0" w:space="0" w:color="auto"/>
            <w:left w:val="none" w:sz="0" w:space="0" w:color="auto"/>
            <w:bottom w:val="none" w:sz="0" w:space="0" w:color="auto"/>
            <w:right w:val="none" w:sz="0" w:space="0" w:color="auto"/>
          </w:divBdr>
        </w:div>
        <w:div w:id="198008946">
          <w:marLeft w:val="480"/>
          <w:marRight w:val="0"/>
          <w:marTop w:val="0"/>
          <w:marBottom w:val="0"/>
          <w:divBdr>
            <w:top w:val="none" w:sz="0" w:space="0" w:color="auto"/>
            <w:left w:val="none" w:sz="0" w:space="0" w:color="auto"/>
            <w:bottom w:val="none" w:sz="0" w:space="0" w:color="auto"/>
            <w:right w:val="none" w:sz="0" w:space="0" w:color="auto"/>
          </w:divBdr>
        </w:div>
        <w:div w:id="213154827">
          <w:marLeft w:val="480"/>
          <w:marRight w:val="0"/>
          <w:marTop w:val="0"/>
          <w:marBottom w:val="0"/>
          <w:divBdr>
            <w:top w:val="none" w:sz="0" w:space="0" w:color="auto"/>
            <w:left w:val="none" w:sz="0" w:space="0" w:color="auto"/>
            <w:bottom w:val="none" w:sz="0" w:space="0" w:color="auto"/>
            <w:right w:val="none" w:sz="0" w:space="0" w:color="auto"/>
          </w:divBdr>
        </w:div>
        <w:div w:id="283777100">
          <w:marLeft w:val="480"/>
          <w:marRight w:val="0"/>
          <w:marTop w:val="0"/>
          <w:marBottom w:val="0"/>
          <w:divBdr>
            <w:top w:val="none" w:sz="0" w:space="0" w:color="auto"/>
            <w:left w:val="none" w:sz="0" w:space="0" w:color="auto"/>
            <w:bottom w:val="none" w:sz="0" w:space="0" w:color="auto"/>
            <w:right w:val="none" w:sz="0" w:space="0" w:color="auto"/>
          </w:divBdr>
        </w:div>
        <w:div w:id="309288942">
          <w:marLeft w:val="480"/>
          <w:marRight w:val="0"/>
          <w:marTop w:val="0"/>
          <w:marBottom w:val="0"/>
          <w:divBdr>
            <w:top w:val="none" w:sz="0" w:space="0" w:color="auto"/>
            <w:left w:val="none" w:sz="0" w:space="0" w:color="auto"/>
            <w:bottom w:val="none" w:sz="0" w:space="0" w:color="auto"/>
            <w:right w:val="none" w:sz="0" w:space="0" w:color="auto"/>
          </w:divBdr>
        </w:div>
        <w:div w:id="346099750">
          <w:marLeft w:val="480"/>
          <w:marRight w:val="0"/>
          <w:marTop w:val="0"/>
          <w:marBottom w:val="0"/>
          <w:divBdr>
            <w:top w:val="none" w:sz="0" w:space="0" w:color="auto"/>
            <w:left w:val="none" w:sz="0" w:space="0" w:color="auto"/>
            <w:bottom w:val="none" w:sz="0" w:space="0" w:color="auto"/>
            <w:right w:val="none" w:sz="0" w:space="0" w:color="auto"/>
          </w:divBdr>
        </w:div>
        <w:div w:id="360938411">
          <w:marLeft w:val="480"/>
          <w:marRight w:val="0"/>
          <w:marTop w:val="0"/>
          <w:marBottom w:val="0"/>
          <w:divBdr>
            <w:top w:val="none" w:sz="0" w:space="0" w:color="auto"/>
            <w:left w:val="none" w:sz="0" w:space="0" w:color="auto"/>
            <w:bottom w:val="none" w:sz="0" w:space="0" w:color="auto"/>
            <w:right w:val="none" w:sz="0" w:space="0" w:color="auto"/>
          </w:divBdr>
        </w:div>
        <w:div w:id="370963752">
          <w:marLeft w:val="480"/>
          <w:marRight w:val="0"/>
          <w:marTop w:val="0"/>
          <w:marBottom w:val="0"/>
          <w:divBdr>
            <w:top w:val="none" w:sz="0" w:space="0" w:color="auto"/>
            <w:left w:val="none" w:sz="0" w:space="0" w:color="auto"/>
            <w:bottom w:val="none" w:sz="0" w:space="0" w:color="auto"/>
            <w:right w:val="none" w:sz="0" w:space="0" w:color="auto"/>
          </w:divBdr>
        </w:div>
        <w:div w:id="516042205">
          <w:marLeft w:val="480"/>
          <w:marRight w:val="0"/>
          <w:marTop w:val="0"/>
          <w:marBottom w:val="0"/>
          <w:divBdr>
            <w:top w:val="none" w:sz="0" w:space="0" w:color="auto"/>
            <w:left w:val="none" w:sz="0" w:space="0" w:color="auto"/>
            <w:bottom w:val="none" w:sz="0" w:space="0" w:color="auto"/>
            <w:right w:val="none" w:sz="0" w:space="0" w:color="auto"/>
          </w:divBdr>
        </w:div>
        <w:div w:id="588463885">
          <w:marLeft w:val="480"/>
          <w:marRight w:val="0"/>
          <w:marTop w:val="0"/>
          <w:marBottom w:val="0"/>
          <w:divBdr>
            <w:top w:val="none" w:sz="0" w:space="0" w:color="auto"/>
            <w:left w:val="none" w:sz="0" w:space="0" w:color="auto"/>
            <w:bottom w:val="none" w:sz="0" w:space="0" w:color="auto"/>
            <w:right w:val="none" w:sz="0" w:space="0" w:color="auto"/>
          </w:divBdr>
        </w:div>
        <w:div w:id="610668511">
          <w:marLeft w:val="480"/>
          <w:marRight w:val="0"/>
          <w:marTop w:val="0"/>
          <w:marBottom w:val="0"/>
          <w:divBdr>
            <w:top w:val="none" w:sz="0" w:space="0" w:color="auto"/>
            <w:left w:val="none" w:sz="0" w:space="0" w:color="auto"/>
            <w:bottom w:val="none" w:sz="0" w:space="0" w:color="auto"/>
            <w:right w:val="none" w:sz="0" w:space="0" w:color="auto"/>
          </w:divBdr>
        </w:div>
        <w:div w:id="619185450">
          <w:marLeft w:val="480"/>
          <w:marRight w:val="0"/>
          <w:marTop w:val="0"/>
          <w:marBottom w:val="0"/>
          <w:divBdr>
            <w:top w:val="none" w:sz="0" w:space="0" w:color="auto"/>
            <w:left w:val="none" w:sz="0" w:space="0" w:color="auto"/>
            <w:bottom w:val="none" w:sz="0" w:space="0" w:color="auto"/>
            <w:right w:val="none" w:sz="0" w:space="0" w:color="auto"/>
          </w:divBdr>
        </w:div>
        <w:div w:id="643706665">
          <w:marLeft w:val="480"/>
          <w:marRight w:val="0"/>
          <w:marTop w:val="0"/>
          <w:marBottom w:val="0"/>
          <w:divBdr>
            <w:top w:val="none" w:sz="0" w:space="0" w:color="auto"/>
            <w:left w:val="none" w:sz="0" w:space="0" w:color="auto"/>
            <w:bottom w:val="none" w:sz="0" w:space="0" w:color="auto"/>
            <w:right w:val="none" w:sz="0" w:space="0" w:color="auto"/>
          </w:divBdr>
        </w:div>
        <w:div w:id="772822143">
          <w:marLeft w:val="480"/>
          <w:marRight w:val="0"/>
          <w:marTop w:val="0"/>
          <w:marBottom w:val="0"/>
          <w:divBdr>
            <w:top w:val="none" w:sz="0" w:space="0" w:color="auto"/>
            <w:left w:val="none" w:sz="0" w:space="0" w:color="auto"/>
            <w:bottom w:val="none" w:sz="0" w:space="0" w:color="auto"/>
            <w:right w:val="none" w:sz="0" w:space="0" w:color="auto"/>
          </w:divBdr>
        </w:div>
        <w:div w:id="856507013">
          <w:marLeft w:val="480"/>
          <w:marRight w:val="0"/>
          <w:marTop w:val="0"/>
          <w:marBottom w:val="0"/>
          <w:divBdr>
            <w:top w:val="none" w:sz="0" w:space="0" w:color="auto"/>
            <w:left w:val="none" w:sz="0" w:space="0" w:color="auto"/>
            <w:bottom w:val="none" w:sz="0" w:space="0" w:color="auto"/>
            <w:right w:val="none" w:sz="0" w:space="0" w:color="auto"/>
          </w:divBdr>
        </w:div>
        <w:div w:id="890922768">
          <w:marLeft w:val="480"/>
          <w:marRight w:val="0"/>
          <w:marTop w:val="0"/>
          <w:marBottom w:val="0"/>
          <w:divBdr>
            <w:top w:val="none" w:sz="0" w:space="0" w:color="auto"/>
            <w:left w:val="none" w:sz="0" w:space="0" w:color="auto"/>
            <w:bottom w:val="none" w:sz="0" w:space="0" w:color="auto"/>
            <w:right w:val="none" w:sz="0" w:space="0" w:color="auto"/>
          </w:divBdr>
        </w:div>
        <w:div w:id="1001467059">
          <w:marLeft w:val="480"/>
          <w:marRight w:val="0"/>
          <w:marTop w:val="0"/>
          <w:marBottom w:val="0"/>
          <w:divBdr>
            <w:top w:val="none" w:sz="0" w:space="0" w:color="auto"/>
            <w:left w:val="none" w:sz="0" w:space="0" w:color="auto"/>
            <w:bottom w:val="none" w:sz="0" w:space="0" w:color="auto"/>
            <w:right w:val="none" w:sz="0" w:space="0" w:color="auto"/>
          </w:divBdr>
        </w:div>
        <w:div w:id="1086148953">
          <w:marLeft w:val="480"/>
          <w:marRight w:val="0"/>
          <w:marTop w:val="0"/>
          <w:marBottom w:val="0"/>
          <w:divBdr>
            <w:top w:val="none" w:sz="0" w:space="0" w:color="auto"/>
            <w:left w:val="none" w:sz="0" w:space="0" w:color="auto"/>
            <w:bottom w:val="none" w:sz="0" w:space="0" w:color="auto"/>
            <w:right w:val="none" w:sz="0" w:space="0" w:color="auto"/>
          </w:divBdr>
        </w:div>
        <w:div w:id="1128545602">
          <w:marLeft w:val="480"/>
          <w:marRight w:val="0"/>
          <w:marTop w:val="0"/>
          <w:marBottom w:val="0"/>
          <w:divBdr>
            <w:top w:val="none" w:sz="0" w:space="0" w:color="auto"/>
            <w:left w:val="none" w:sz="0" w:space="0" w:color="auto"/>
            <w:bottom w:val="none" w:sz="0" w:space="0" w:color="auto"/>
            <w:right w:val="none" w:sz="0" w:space="0" w:color="auto"/>
          </w:divBdr>
        </w:div>
        <w:div w:id="1171528677">
          <w:marLeft w:val="480"/>
          <w:marRight w:val="0"/>
          <w:marTop w:val="0"/>
          <w:marBottom w:val="0"/>
          <w:divBdr>
            <w:top w:val="none" w:sz="0" w:space="0" w:color="auto"/>
            <w:left w:val="none" w:sz="0" w:space="0" w:color="auto"/>
            <w:bottom w:val="none" w:sz="0" w:space="0" w:color="auto"/>
            <w:right w:val="none" w:sz="0" w:space="0" w:color="auto"/>
          </w:divBdr>
        </w:div>
        <w:div w:id="1224024184">
          <w:marLeft w:val="480"/>
          <w:marRight w:val="0"/>
          <w:marTop w:val="0"/>
          <w:marBottom w:val="0"/>
          <w:divBdr>
            <w:top w:val="none" w:sz="0" w:space="0" w:color="auto"/>
            <w:left w:val="none" w:sz="0" w:space="0" w:color="auto"/>
            <w:bottom w:val="none" w:sz="0" w:space="0" w:color="auto"/>
            <w:right w:val="none" w:sz="0" w:space="0" w:color="auto"/>
          </w:divBdr>
        </w:div>
        <w:div w:id="1234584086">
          <w:marLeft w:val="480"/>
          <w:marRight w:val="0"/>
          <w:marTop w:val="0"/>
          <w:marBottom w:val="0"/>
          <w:divBdr>
            <w:top w:val="none" w:sz="0" w:space="0" w:color="auto"/>
            <w:left w:val="none" w:sz="0" w:space="0" w:color="auto"/>
            <w:bottom w:val="none" w:sz="0" w:space="0" w:color="auto"/>
            <w:right w:val="none" w:sz="0" w:space="0" w:color="auto"/>
          </w:divBdr>
        </w:div>
        <w:div w:id="1242526907">
          <w:marLeft w:val="480"/>
          <w:marRight w:val="0"/>
          <w:marTop w:val="0"/>
          <w:marBottom w:val="0"/>
          <w:divBdr>
            <w:top w:val="none" w:sz="0" w:space="0" w:color="auto"/>
            <w:left w:val="none" w:sz="0" w:space="0" w:color="auto"/>
            <w:bottom w:val="none" w:sz="0" w:space="0" w:color="auto"/>
            <w:right w:val="none" w:sz="0" w:space="0" w:color="auto"/>
          </w:divBdr>
        </w:div>
        <w:div w:id="1256474228">
          <w:marLeft w:val="480"/>
          <w:marRight w:val="0"/>
          <w:marTop w:val="0"/>
          <w:marBottom w:val="0"/>
          <w:divBdr>
            <w:top w:val="none" w:sz="0" w:space="0" w:color="auto"/>
            <w:left w:val="none" w:sz="0" w:space="0" w:color="auto"/>
            <w:bottom w:val="none" w:sz="0" w:space="0" w:color="auto"/>
            <w:right w:val="none" w:sz="0" w:space="0" w:color="auto"/>
          </w:divBdr>
        </w:div>
        <w:div w:id="1257783862">
          <w:marLeft w:val="480"/>
          <w:marRight w:val="0"/>
          <w:marTop w:val="0"/>
          <w:marBottom w:val="0"/>
          <w:divBdr>
            <w:top w:val="none" w:sz="0" w:space="0" w:color="auto"/>
            <w:left w:val="none" w:sz="0" w:space="0" w:color="auto"/>
            <w:bottom w:val="none" w:sz="0" w:space="0" w:color="auto"/>
            <w:right w:val="none" w:sz="0" w:space="0" w:color="auto"/>
          </w:divBdr>
        </w:div>
        <w:div w:id="1278411034">
          <w:marLeft w:val="480"/>
          <w:marRight w:val="0"/>
          <w:marTop w:val="0"/>
          <w:marBottom w:val="0"/>
          <w:divBdr>
            <w:top w:val="none" w:sz="0" w:space="0" w:color="auto"/>
            <w:left w:val="none" w:sz="0" w:space="0" w:color="auto"/>
            <w:bottom w:val="none" w:sz="0" w:space="0" w:color="auto"/>
            <w:right w:val="none" w:sz="0" w:space="0" w:color="auto"/>
          </w:divBdr>
        </w:div>
        <w:div w:id="1295410731">
          <w:marLeft w:val="480"/>
          <w:marRight w:val="0"/>
          <w:marTop w:val="0"/>
          <w:marBottom w:val="0"/>
          <w:divBdr>
            <w:top w:val="none" w:sz="0" w:space="0" w:color="auto"/>
            <w:left w:val="none" w:sz="0" w:space="0" w:color="auto"/>
            <w:bottom w:val="none" w:sz="0" w:space="0" w:color="auto"/>
            <w:right w:val="none" w:sz="0" w:space="0" w:color="auto"/>
          </w:divBdr>
        </w:div>
        <w:div w:id="1319724495">
          <w:marLeft w:val="480"/>
          <w:marRight w:val="0"/>
          <w:marTop w:val="0"/>
          <w:marBottom w:val="0"/>
          <w:divBdr>
            <w:top w:val="none" w:sz="0" w:space="0" w:color="auto"/>
            <w:left w:val="none" w:sz="0" w:space="0" w:color="auto"/>
            <w:bottom w:val="none" w:sz="0" w:space="0" w:color="auto"/>
            <w:right w:val="none" w:sz="0" w:space="0" w:color="auto"/>
          </w:divBdr>
        </w:div>
        <w:div w:id="1346440547">
          <w:marLeft w:val="480"/>
          <w:marRight w:val="0"/>
          <w:marTop w:val="0"/>
          <w:marBottom w:val="0"/>
          <w:divBdr>
            <w:top w:val="none" w:sz="0" w:space="0" w:color="auto"/>
            <w:left w:val="none" w:sz="0" w:space="0" w:color="auto"/>
            <w:bottom w:val="none" w:sz="0" w:space="0" w:color="auto"/>
            <w:right w:val="none" w:sz="0" w:space="0" w:color="auto"/>
          </w:divBdr>
        </w:div>
        <w:div w:id="1354457042">
          <w:marLeft w:val="480"/>
          <w:marRight w:val="0"/>
          <w:marTop w:val="0"/>
          <w:marBottom w:val="0"/>
          <w:divBdr>
            <w:top w:val="none" w:sz="0" w:space="0" w:color="auto"/>
            <w:left w:val="none" w:sz="0" w:space="0" w:color="auto"/>
            <w:bottom w:val="none" w:sz="0" w:space="0" w:color="auto"/>
            <w:right w:val="none" w:sz="0" w:space="0" w:color="auto"/>
          </w:divBdr>
        </w:div>
        <w:div w:id="1378697534">
          <w:marLeft w:val="480"/>
          <w:marRight w:val="0"/>
          <w:marTop w:val="0"/>
          <w:marBottom w:val="0"/>
          <w:divBdr>
            <w:top w:val="none" w:sz="0" w:space="0" w:color="auto"/>
            <w:left w:val="none" w:sz="0" w:space="0" w:color="auto"/>
            <w:bottom w:val="none" w:sz="0" w:space="0" w:color="auto"/>
            <w:right w:val="none" w:sz="0" w:space="0" w:color="auto"/>
          </w:divBdr>
        </w:div>
        <w:div w:id="1407141889">
          <w:marLeft w:val="480"/>
          <w:marRight w:val="0"/>
          <w:marTop w:val="0"/>
          <w:marBottom w:val="0"/>
          <w:divBdr>
            <w:top w:val="none" w:sz="0" w:space="0" w:color="auto"/>
            <w:left w:val="none" w:sz="0" w:space="0" w:color="auto"/>
            <w:bottom w:val="none" w:sz="0" w:space="0" w:color="auto"/>
            <w:right w:val="none" w:sz="0" w:space="0" w:color="auto"/>
          </w:divBdr>
        </w:div>
        <w:div w:id="1510291391">
          <w:marLeft w:val="480"/>
          <w:marRight w:val="0"/>
          <w:marTop w:val="0"/>
          <w:marBottom w:val="0"/>
          <w:divBdr>
            <w:top w:val="none" w:sz="0" w:space="0" w:color="auto"/>
            <w:left w:val="none" w:sz="0" w:space="0" w:color="auto"/>
            <w:bottom w:val="none" w:sz="0" w:space="0" w:color="auto"/>
            <w:right w:val="none" w:sz="0" w:space="0" w:color="auto"/>
          </w:divBdr>
        </w:div>
        <w:div w:id="1551914529">
          <w:marLeft w:val="480"/>
          <w:marRight w:val="0"/>
          <w:marTop w:val="0"/>
          <w:marBottom w:val="0"/>
          <w:divBdr>
            <w:top w:val="none" w:sz="0" w:space="0" w:color="auto"/>
            <w:left w:val="none" w:sz="0" w:space="0" w:color="auto"/>
            <w:bottom w:val="none" w:sz="0" w:space="0" w:color="auto"/>
            <w:right w:val="none" w:sz="0" w:space="0" w:color="auto"/>
          </w:divBdr>
        </w:div>
        <w:div w:id="1562132891">
          <w:marLeft w:val="480"/>
          <w:marRight w:val="0"/>
          <w:marTop w:val="0"/>
          <w:marBottom w:val="0"/>
          <w:divBdr>
            <w:top w:val="none" w:sz="0" w:space="0" w:color="auto"/>
            <w:left w:val="none" w:sz="0" w:space="0" w:color="auto"/>
            <w:bottom w:val="none" w:sz="0" w:space="0" w:color="auto"/>
            <w:right w:val="none" w:sz="0" w:space="0" w:color="auto"/>
          </w:divBdr>
        </w:div>
        <w:div w:id="1577276796">
          <w:marLeft w:val="480"/>
          <w:marRight w:val="0"/>
          <w:marTop w:val="0"/>
          <w:marBottom w:val="0"/>
          <w:divBdr>
            <w:top w:val="none" w:sz="0" w:space="0" w:color="auto"/>
            <w:left w:val="none" w:sz="0" w:space="0" w:color="auto"/>
            <w:bottom w:val="none" w:sz="0" w:space="0" w:color="auto"/>
            <w:right w:val="none" w:sz="0" w:space="0" w:color="auto"/>
          </w:divBdr>
        </w:div>
        <w:div w:id="1690134907">
          <w:marLeft w:val="480"/>
          <w:marRight w:val="0"/>
          <w:marTop w:val="0"/>
          <w:marBottom w:val="0"/>
          <w:divBdr>
            <w:top w:val="none" w:sz="0" w:space="0" w:color="auto"/>
            <w:left w:val="none" w:sz="0" w:space="0" w:color="auto"/>
            <w:bottom w:val="none" w:sz="0" w:space="0" w:color="auto"/>
            <w:right w:val="none" w:sz="0" w:space="0" w:color="auto"/>
          </w:divBdr>
        </w:div>
        <w:div w:id="1731997991">
          <w:marLeft w:val="480"/>
          <w:marRight w:val="0"/>
          <w:marTop w:val="0"/>
          <w:marBottom w:val="0"/>
          <w:divBdr>
            <w:top w:val="none" w:sz="0" w:space="0" w:color="auto"/>
            <w:left w:val="none" w:sz="0" w:space="0" w:color="auto"/>
            <w:bottom w:val="none" w:sz="0" w:space="0" w:color="auto"/>
            <w:right w:val="none" w:sz="0" w:space="0" w:color="auto"/>
          </w:divBdr>
        </w:div>
        <w:div w:id="1763062731">
          <w:marLeft w:val="480"/>
          <w:marRight w:val="0"/>
          <w:marTop w:val="0"/>
          <w:marBottom w:val="0"/>
          <w:divBdr>
            <w:top w:val="none" w:sz="0" w:space="0" w:color="auto"/>
            <w:left w:val="none" w:sz="0" w:space="0" w:color="auto"/>
            <w:bottom w:val="none" w:sz="0" w:space="0" w:color="auto"/>
            <w:right w:val="none" w:sz="0" w:space="0" w:color="auto"/>
          </w:divBdr>
        </w:div>
        <w:div w:id="1765026875">
          <w:marLeft w:val="480"/>
          <w:marRight w:val="0"/>
          <w:marTop w:val="0"/>
          <w:marBottom w:val="0"/>
          <w:divBdr>
            <w:top w:val="none" w:sz="0" w:space="0" w:color="auto"/>
            <w:left w:val="none" w:sz="0" w:space="0" w:color="auto"/>
            <w:bottom w:val="none" w:sz="0" w:space="0" w:color="auto"/>
            <w:right w:val="none" w:sz="0" w:space="0" w:color="auto"/>
          </w:divBdr>
        </w:div>
        <w:div w:id="1800566701">
          <w:marLeft w:val="480"/>
          <w:marRight w:val="0"/>
          <w:marTop w:val="0"/>
          <w:marBottom w:val="0"/>
          <w:divBdr>
            <w:top w:val="none" w:sz="0" w:space="0" w:color="auto"/>
            <w:left w:val="none" w:sz="0" w:space="0" w:color="auto"/>
            <w:bottom w:val="none" w:sz="0" w:space="0" w:color="auto"/>
            <w:right w:val="none" w:sz="0" w:space="0" w:color="auto"/>
          </w:divBdr>
        </w:div>
        <w:div w:id="1838617468">
          <w:marLeft w:val="480"/>
          <w:marRight w:val="0"/>
          <w:marTop w:val="0"/>
          <w:marBottom w:val="0"/>
          <w:divBdr>
            <w:top w:val="none" w:sz="0" w:space="0" w:color="auto"/>
            <w:left w:val="none" w:sz="0" w:space="0" w:color="auto"/>
            <w:bottom w:val="none" w:sz="0" w:space="0" w:color="auto"/>
            <w:right w:val="none" w:sz="0" w:space="0" w:color="auto"/>
          </w:divBdr>
        </w:div>
        <w:div w:id="1897349837">
          <w:marLeft w:val="480"/>
          <w:marRight w:val="0"/>
          <w:marTop w:val="0"/>
          <w:marBottom w:val="0"/>
          <w:divBdr>
            <w:top w:val="none" w:sz="0" w:space="0" w:color="auto"/>
            <w:left w:val="none" w:sz="0" w:space="0" w:color="auto"/>
            <w:bottom w:val="none" w:sz="0" w:space="0" w:color="auto"/>
            <w:right w:val="none" w:sz="0" w:space="0" w:color="auto"/>
          </w:divBdr>
        </w:div>
        <w:div w:id="1903059149">
          <w:marLeft w:val="480"/>
          <w:marRight w:val="0"/>
          <w:marTop w:val="0"/>
          <w:marBottom w:val="0"/>
          <w:divBdr>
            <w:top w:val="none" w:sz="0" w:space="0" w:color="auto"/>
            <w:left w:val="none" w:sz="0" w:space="0" w:color="auto"/>
            <w:bottom w:val="none" w:sz="0" w:space="0" w:color="auto"/>
            <w:right w:val="none" w:sz="0" w:space="0" w:color="auto"/>
          </w:divBdr>
        </w:div>
        <w:div w:id="1933588283">
          <w:marLeft w:val="480"/>
          <w:marRight w:val="0"/>
          <w:marTop w:val="0"/>
          <w:marBottom w:val="0"/>
          <w:divBdr>
            <w:top w:val="none" w:sz="0" w:space="0" w:color="auto"/>
            <w:left w:val="none" w:sz="0" w:space="0" w:color="auto"/>
            <w:bottom w:val="none" w:sz="0" w:space="0" w:color="auto"/>
            <w:right w:val="none" w:sz="0" w:space="0" w:color="auto"/>
          </w:divBdr>
        </w:div>
        <w:div w:id="1950576605">
          <w:marLeft w:val="480"/>
          <w:marRight w:val="0"/>
          <w:marTop w:val="0"/>
          <w:marBottom w:val="0"/>
          <w:divBdr>
            <w:top w:val="none" w:sz="0" w:space="0" w:color="auto"/>
            <w:left w:val="none" w:sz="0" w:space="0" w:color="auto"/>
            <w:bottom w:val="none" w:sz="0" w:space="0" w:color="auto"/>
            <w:right w:val="none" w:sz="0" w:space="0" w:color="auto"/>
          </w:divBdr>
        </w:div>
        <w:div w:id="1996492454">
          <w:marLeft w:val="480"/>
          <w:marRight w:val="0"/>
          <w:marTop w:val="0"/>
          <w:marBottom w:val="0"/>
          <w:divBdr>
            <w:top w:val="none" w:sz="0" w:space="0" w:color="auto"/>
            <w:left w:val="none" w:sz="0" w:space="0" w:color="auto"/>
            <w:bottom w:val="none" w:sz="0" w:space="0" w:color="auto"/>
            <w:right w:val="none" w:sz="0" w:space="0" w:color="auto"/>
          </w:divBdr>
        </w:div>
        <w:div w:id="2014067354">
          <w:marLeft w:val="480"/>
          <w:marRight w:val="0"/>
          <w:marTop w:val="0"/>
          <w:marBottom w:val="0"/>
          <w:divBdr>
            <w:top w:val="none" w:sz="0" w:space="0" w:color="auto"/>
            <w:left w:val="none" w:sz="0" w:space="0" w:color="auto"/>
            <w:bottom w:val="none" w:sz="0" w:space="0" w:color="auto"/>
            <w:right w:val="none" w:sz="0" w:space="0" w:color="auto"/>
          </w:divBdr>
        </w:div>
        <w:div w:id="2062095597">
          <w:marLeft w:val="480"/>
          <w:marRight w:val="0"/>
          <w:marTop w:val="0"/>
          <w:marBottom w:val="0"/>
          <w:divBdr>
            <w:top w:val="none" w:sz="0" w:space="0" w:color="auto"/>
            <w:left w:val="none" w:sz="0" w:space="0" w:color="auto"/>
            <w:bottom w:val="none" w:sz="0" w:space="0" w:color="auto"/>
            <w:right w:val="none" w:sz="0" w:space="0" w:color="auto"/>
          </w:divBdr>
        </w:div>
        <w:div w:id="2065837212">
          <w:marLeft w:val="480"/>
          <w:marRight w:val="0"/>
          <w:marTop w:val="0"/>
          <w:marBottom w:val="0"/>
          <w:divBdr>
            <w:top w:val="none" w:sz="0" w:space="0" w:color="auto"/>
            <w:left w:val="none" w:sz="0" w:space="0" w:color="auto"/>
            <w:bottom w:val="none" w:sz="0" w:space="0" w:color="auto"/>
            <w:right w:val="none" w:sz="0" w:space="0" w:color="auto"/>
          </w:divBdr>
        </w:div>
        <w:div w:id="2102944742">
          <w:marLeft w:val="480"/>
          <w:marRight w:val="0"/>
          <w:marTop w:val="0"/>
          <w:marBottom w:val="0"/>
          <w:divBdr>
            <w:top w:val="none" w:sz="0" w:space="0" w:color="auto"/>
            <w:left w:val="none" w:sz="0" w:space="0" w:color="auto"/>
            <w:bottom w:val="none" w:sz="0" w:space="0" w:color="auto"/>
            <w:right w:val="none" w:sz="0" w:space="0" w:color="auto"/>
          </w:divBdr>
        </w:div>
        <w:div w:id="2108503011">
          <w:marLeft w:val="480"/>
          <w:marRight w:val="0"/>
          <w:marTop w:val="0"/>
          <w:marBottom w:val="0"/>
          <w:divBdr>
            <w:top w:val="none" w:sz="0" w:space="0" w:color="auto"/>
            <w:left w:val="none" w:sz="0" w:space="0" w:color="auto"/>
            <w:bottom w:val="none" w:sz="0" w:space="0" w:color="auto"/>
            <w:right w:val="none" w:sz="0" w:space="0" w:color="auto"/>
          </w:divBdr>
        </w:div>
        <w:div w:id="2112695959">
          <w:marLeft w:val="480"/>
          <w:marRight w:val="0"/>
          <w:marTop w:val="0"/>
          <w:marBottom w:val="0"/>
          <w:divBdr>
            <w:top w:val="none" w:sz="0" w:space="0" w:color="auto"/>
            <w:left w:val="none" w:sz="0" w:space="0" w:color="auto"/>
            <w:bottom w:val="none" w:sz="0" w:space="0" w:color="auto"/>
            <w:right w:val="none" w:sz="0" w:space="0" w:color="auto"/>
          </w:divBdr>
        </w:div>
        <w:div w:id="2143690316">
          <w:marLeft w:val="480"/>
          <w:marRight w:val="0"/>
          <w:marTop w:val="0"/>
          <w:marBottom w:val="0"/>
          <w:divBdr>
            <w:top w:val="none" w:sz="0" w:space="0" w:color="auto"/>
            <w:left w:val="none" w:sz="0" w:space="0" w:color="auto"/>
            <w:bottom w:val="none" w:sz="0" w:space="0" w:color="auto"/>
            <w:right w:val="none" w:sz="0" w:space="0" w:color="auto"/>
          </w:divBdr>
        </w:div>
      </w:divsChild>
    </w:div>
    <w:div w:id="365839390">
      <w:bodyDiv w:val="1"/>
      <w:marLeft w:val="0"/>
      <w:marRight w:val="0"/>
      <w:marTop w:val="0"/>
      <w:marBottom w:val="0"/>
      <w:divBdr>
        <w:top w:val="none" w:sz="0" w:space="0" w:color="auto"/>
        <w:left w:val="none" w:sz="0" w:space="0" w:color="auto"/>
        <w:bottom w:val="none" w:sz="0" w:space="0" w:color="auto"/>
        <w:right w:val="none" w:sz="0" w:space="0" w:color="auto"/>
      </w:divBdr>
    </w:div>
    <w:div w:id="367871890">
      <w:bodyDiv w:val="1"/>
      <w:marLeft w:val="0"/>
      <w:marRight w:val="0"/>
      <w:marTop w:val="0"/>
      <w:marBottom w:val="0"/>
      <w:divBdr>
        <w:top w:val="none" w:sz="0" w:space="0" w:color="auto"/>
        <w:left w:val="none" w:sz="0" w:space="0" w:color="auto"/>
        <w:bottom w:val="none" w:sz="0" w:space="0" w:color="auto"/>
        <w:right w:val="none" w:sz="0" w:space="0" w:color="auto"/>
      </w:divBdr>
    </w:div>
    <w:div w:id="373191805">
      <w:bodyDiv w:val="1"/>
      <w:marLeft w:val="0"/>
      <w:marRight w:val="0"/>
      <w:marTop w:val="0"/>
      <w:marBottom w:val="0"/>
      <w:divBdr>
        <w:top w:val="none" w:sz="0" w:space="0" w:color="auto"/>
        <w:left w:val="none" w:sz="0" w:space="0" w:color="auto"/>
        <w:bottom w:val="none" w:sz="0" w:space="0" w:color="auto"/>
        <w:right w:val="none" w:sz="0" w:space="0" w:color="auto"/>
      </w:divBdr>
      <w:divsChild>
        <w:div w:id="12339969">
          <w:marLeft w:val="480"/>
          <w:marRight w:val="0"/>
          <w:marTop w:val="0"/>
          <w:marBottom w:val="0"/>
          <w:divBdr>
            <w:top w:val="none" w:sz="0" w:space="0" w:color="auto"/>
            <w:left w:val="none" w:sz="0" w:space="0" w:color="auto"/>
            <w:bottom w:val="none" w:sz="0" w:space="0" w:color="auto"/>
            <w:right w:val="none" w:sz="0" w:space="0" w:color="auto"/>
          </w:divBdr>
        </w:div>
        <w:div w:id="73018769">
          <w:marLeft w:val="480"/>
          <w:marRight w:val="0"/>
          <w:marTop w:val="0"/>
          <w:marBottom w:val="0"/>
          <w:divBdr>
            <w:top w:val="none" w:sz="0" w:space="0" w:color="auto"/>
            <w:left w:val="none" w:sz="0" w:space="0" w:color="auto"/>
            <w:bottom w:val="none" w:sz="0" w:space="0" w:color="auto"/>
            <w:right w:val="none" w:sz="0" w:space="0" w:color="auto"/>
          </w:divBdr>
        </w:div>
        <w:div w:id="97526761">
          <w:marLeft w:val="480"/>
          <w:marRight w:val="0"/>
          <w:marTop w:val="0"/>
          <w:marBottom w:val="0"/>
          <w:divBdr>
            <w:top w:val="none" w:sz="0" w:space="0" w:color="auto"/>
            <w:left w:val="none" w:sz="0" w:space="0" w:color="auto"/>
            <w:bottom w:val="none" w:sz="0" w:space="0" w:color="auto"/>
            <w:right w:val="none" w:sz="0" w:space="0" w:color="auto"/>
          </w:divBdr>
        </w:div>
        <w:div w:id="97992959">
          <w:marLeft w:val="480"/>
          <w:marRight w:val="0"/>
          <w:marTop w:val="0"/>
          <w:marBottom w:val="0"/>
          <w:divBdr>
            <w:top w:val="none" w:sz="0" w:space="0" w:color="auto"/>
            <w:left w:val="none" w:sz="0" w:space="0" w:color="auto"/>
            <w:bottom w:val="none" w:sz="0" w:space="0" w:color="auto"/>
            <w:right w:val="none" w:sz="0" w:space="0" w:color="auto"/>
          </w:divBdr>
        </w:div>
        <w:div w:id="106850016">
          <w:marLeft w:val="480"/>
          <w:marRight w:val="0"/>
          <w:marTop w:val="0"/>
          <w:marBottom w:val="0"/>
          <w:divBdr>
            <w:top w:val="none" w:sz="0" w:space="0" w:color="auto"/>
            <w:left w:val="none" w:sz="0" w:space="0" w:color="auto"/>
            <w:bottom w:val="none" w:sz="0" w:space="0" w:color="auto"/>
            <w:right w:val="none" w:sz="0" w:space="0" w:color="auto"/>
          </w:divBdr>
        </w:div>
        <w:div w:id="124782683">
          <w:marLeft w:val="480"/>
          <w:marRight w:val="0"/>
          <w:marTop w:val="0"/>
          <w:marBottom w:val="0"/>
          <w:divBdr>
            <w:top w:val="none" w:sz="0" w:space="0" w:color="auto"/>
            <w:left w:val="none" w:sz="0" w:space="0" w:color="auto"/>
            <w:bottom w:val="none" w:sz="0" w:space="0" w:color="auto"/>
            <w:right w:val="none" w:sz="0" w:space="0" w:color="auto"/>
          </w:divBdr>
        </w:div>
        <w:div w:id="136651852">
          <w:marLeft w:val="480"/>
          <w:marRight w:val="0"/>
          <w:marTop w:val="0"/>
          <w:marBottom w:val="0"/>
          <w:divBdr>
            <w:top w:val="none" w:sz="0" w:space="0" w:color="auto"/>
            <w:left w:val="none" w:sz="0" w:space="0" w:color="auto"/>
            <w:bottom w:val="none" w:sz="0" w:space="0" w:color="auto"/>
            <w:right w:val="none" w:sz="0" w:space="0" w:color="auto"/>
          </w:divBdr>
        </w:div>
        <w:div w:id="152993507">
          <w:marLeft w:val="480"/>
          <w:marRight w:val="0"/>
          <w:marTop w:val="0"/>
          <w:marBottom w:val="0"/>
          <w:divBdr>
            <w:top w:val="none" w:sz="0" w:space="0" w:color="auto"/>
            <w:left w:val="none" w:sz="0" w:space="0" w:color="auto"/>
            <w:bottom w:val="none" w:sz="0" w:space="0" w:color="auto"/>
            <w:right w:val="none" w:sz="0" w:space="0" w:color="auto"/>
          </w:divBdr>
        </w:div>
        <w:div w:id="256602108">
          <w:marLeft w:val="480"/>
          <w:marRight w:val="0"/>
          <w:marTop w:val="0"/>
          <w:marBottom w:val="0"/>
          <w:divBdr>
            <w:top w:val="none" w:sz="0" w:space="0" w:color="auto"/>
            <w:left w:val="none" w:sz="0" w:space="0" w:color="auto"/>
            <w:bottom w:val="none" w:sz="0" w:space="0" w:color="auto"/>
            <w:right w:val="none" w:sz="0" w:space="0" w:color="auto"/>
          </w:divBdr>
        </w:div>
        <w:div w:id="259990893">
          <w:marLeft w:val="480"/>
          <w:marRight w:val="0"/>
          <w:marTop w:val="0"/>
          <w:marBottom w:val="0"/>
          <w:divBdr>
            <w:top w:val="none" w:sz="0" w:space="0" w:color="auto"/>
            <w:left w:val="none" w:sz="0" w:space="0" w:color="auto"/>
            <w:bottom w:val="none" w:sz="0" w:space="0" w:color="auto"/>
            <w:right w:val="none" w:sz="0" w:space="0" w:color="auto"/>
          </w:divBdr>
        </w:div>
        <w:div w:id="289554060">
          <w:marLeft w:val="480"/>
          <w:marRight w:val="0"/>
          <w:marTop w:val="0"/>
          <w:marBottom w:val="0"/>
          <w:divBdr>
            <w:top w:val="none" w:sz="0" w:space="0" w:color="auto"/>
            <w:left w:val="none" w:sz="0" w:space="0" w:color="auto"/>
            <w:bottom w:val="none" w:sz="0" w:space="0" w:color="auto"/>
            <w:right w:val="none" w:sz="0" w:space="0" w:color="auto"/>
          </w:divBdr>
        </w:div>
        <w:div w:id="395058256">
          <w:marLeft w:val="480"/>
          <w:marRight w:val="0"/>
          <w:marTop w:val="0"/>
          <w:marBottom w:val="0"/>
          <w:divBdr>
            <w:top w:val="none" w:sz="0" w:space="0" w:color="auto"/>
            <w:left w:val="none" w:sz="0" w:space="0" w:color="auto"/>
            <w:bottom w:val="none" w:sz="0" w:space="0" w:color="auto"/>
            <w:right w:val="none" w:sz="0" w:space="0" w:color="auto"/>
          </w:divBdr>
        </w:div>
        <w:div w:id="416630337">
          <w:marLeft w:val="480"/>
          <w:marRight w:val="0"/>
          <w:marTop w:val="0"/>
          <w:marBottom w:val="0"/>
          <w:divBdr>
            <w:top w:val="none" w:sz="0" w:space="0" w:color="auto"/>
            <w:left w:val="none" w:sz="0" w:space="0" w:color="auto"/>
            <w:bottom w:val="none" w:sz="0" w:space="0" w:color="auto"/>
            <w:right w:val="none" w:sz="0" w:space="0" w:color="auto"/>
          </w:divBdr>
        </w:div>
        <w:div w:id="430903151">
          <w:marLeft w:val="480"/>
          <w:marRight w:val="0"/>
          <w:marTop w:val="0"/>
          <w:marBottom w:val="0"/>
          <w:divBdr>
            <w:top w:val="none" w:sz="0" w:space="0" w:color="auto"/>
            <w:left w:val="none" w:sz="0" w:space="0" w:color="auto"/>
            <w:bottom w:val="none" w:sz="0" w:space="0" w:color="auto"/>
            <w:right w:val="none" w:sz="0" w:space="0" w:color="auto"/>
          </w:divBdr>
        </w:div>
        <w:div w:id="524749847">
          <w:marLeft w:val="480"/>
          <w:marRight w:val="0"/>
          <w:marTop w:val="0"/>
          <w:marBottom w:val="0"/>
          <w:divBdr>
            <w:top w:val="none" w:sz="0" w:space="0" w:color="auto"/>
            <w:left w:val="none" w:sz="0" w:space="0" w:color="auto"/>
            <w:bottom w:val="none" w:sz="0" w:space="0" w:color="auto"/>
            <w:right w:val="none" w:sz="0" w:space="0" w:color="auto"/>
          </w:divBdr>
        </w:div>
        <w:div w:id="646129994">
          <w:marLeft w:val="480"/>
          <w:marRight w:val="0"/>
          <w:marTop w:val="0"/>
          <w:marBottom w:val="0"/>
          <w:divBdr>
            <w:top w:val="none" w:sz="0" w:space="0" w:color="auto"/>
            <w:left w:val="none" w:sz="0" w:space="0" w:color="auto"/>
            <w:bottom w:val="none" w:sz="0" w:space="0" w:color="auto"/>
            <w:right w:val="none" w:sz="0" w:space="0" w:color="auto"/>
          </w:divBdr>
        </w:div>
        <w:div w:id="680666659">
          <w:marLeft w:val="480"/>
          <w:marRight w:val="0"/>
          <w:marTop w:val="0"/>
          <w:marBottom w:val="0"/>
          <w:divBdr>
            <w:top w:val="none" w:sz="0" w:space="0" w:color="auto"/>
            <w:left w:val="none" w:sz="0" w:space="0" w:color="auto"/>
            <w:bottom w:val="none" w:sz="0" w:space="0" w:color="auto"/>
            <w:right w:val="none" w:sz="0" w:space="0" w:color="auto"/>
          </w:divBdr>
        </w:div>
        <w:div w:id="687100417">
          <w:marLeft w:val="480"/>
          <w:marRight w:val="0"/>
          <w:marTop w:val="0"/>
          <w:marBottom w:val="0"/>
          <w:divBdr>
            <w:top w:val="none" w:sz="0" w:space="0" w:color="auto"/>
            <w:left w:val="none" w:sz="0" w:space="0" w:color="auto"/>
            <w:bottom w:val="none" w:sz="0" w:space="0" w:color="auto"/>
            <w:right w:val="none" w:sz="0" w:space="0" w:color="auto"/>
          </w:divBdr>
        </w:div>
        <w:div w:id="755134088">
          <w:marLeft w:val="480"/>
          <w:marRight w:val="0"/>
          <w:marTop w:val="0"/>
          <w:marBottom w:val="0"/>
          <w:divBdr>
            <w:top w:val="none" w:sz="0" w:space="0" w:color="auto"/>
            <w:left w:val="none" w:sz="0" w:space="0" w:color="auto"/>
            <w:bottom w:val="none" w:sz="0" w:space="0" w:color="auto"/>
            <w:right w:val="none" w:sz="0" w:space="0" w:color="auto"/>
          </w:divBdr>
        </w:div>
        <w:div w:id="806774881">
          <w:marLeft w:val="480"/>
          <w:marRight w:val="0"/>
          <w:marTop w:val="0"/>
          <w:marBottom w:val="0"/>
          <w:divBdr>
            <w:top w:val="none" w:sz="0" w:space="0" w:color="auto"/>
            <w:left w:val="none" w:sz="0" w:space="0" w:color="auto"/>
            <w:bottom w:val="none" w:sz="0" w:space="0" w:color="auto"/>
            <w:right w:val="none" w:sz="0" w:space="0" w:color="auto"/>
          </w:divBdr>
        </w:div>
        <w:div w:id="947586686">
          <w:marLeft w:val="480"/>
          <w:marRight w:val="0"/>
          <w:marTop w:val="0"/>
          <w:marBottom w:val="0"/>
          <w:divBdr>
            <w:top w:val="none" w:sz="0" w:space="0" w:color="auto"/>
            <w:left w:val="none" w:sz="0" w:space="0" w:color="auto"/>
            <w:bottom w:val="none" w:sz="0" w:space="0" w:color="auto"/>
            <w:right w:val="none" w:sz="0" w:space="0" w:color="auto"/>
          </w:divBdr>
        </w:div>
        <w:div w:id="969092958">
          <w:marLeft w:val="480"/>
          <w:marRight w:val="0"/>
          <w:marTop w:val="0"/>
          <w:marBottom w:val="0"/>
          <w:divBdr>
            <w:top w:val="none" w:sz="0" w:space="0" w:color="auto"/>
            <w:left w:val="none" w:sz="0" w:space="0" w:color="auto"/>
            <w:bottom w:val="none" w:sz="0" w:space="0" w:color="auto"/>
            <w:right w:val="none" w:sz="0" w:space="0" w:color="auto"/>
          </w:divBdr>
        </w:div>
        <w:div w:id="975338602">
          <w:marLeft w:val="480"/>
          <w:marRight w:val="0"/>
          <w:marTop w:val="0"/>
          <w:marBottom w:val="0"/>
          <w:divBdr>
            <w:top w:val="none" w:sz="0" w:space="0" w:color="auto"/>
            <w:left w:val="none" w:sz="0" w:space="0" w:color="auto"/>
            <w:bottom w:val="none" w:sz="0" w:space="0" w:color="auto"/>
            <w:right w:val="none" w:sz="0" w:space="0" w:color="auto"/>
          </w:divBdr>
        </w:div>
        <w:div w:id="1053769161">
          <w:marLeft w:val="480"/>
          <w:marRight w:val="0"/>
          <w:marTop w:val="0"/>
          <w:marBottom w:val="0"/>
          <w:divBdr>
            <w:top w:val="none" w:sz="0" w:space="0" w:color="auto"/>
            <w:left w:val="none" w:sz="0" w:space="0" w:color="auto"/>
            <w:bottom w:val="none" w:sz="0" w:space="0" w:color="auto"/>
            <w:right w:val="none" w:sz="0" w:space="0" w:color="auto"/>
          </w:divBdr>
        </w:div>
        <w:div w:id="1098136707">
          <w:marLeft w:val="480"/>
          <w:marRight w:val="0"/>
          <w:marTop w:val="0"/>
          <w:marBottom w:val="0"/>
          <w:divBdr>
            <w:top w:val="none" w:sz="0" w:space="0" w:color="auto"/>
            <w:left w:val="none" w:sz="0" w:space="0" w:color="auto"/>
            <w:bottom w:val="none" w:sz="0" w:space="0" w:color="auto"/>
            <w:right w:val="none" w:sz="0" w:space="0" w:color="auto"/>
          </w:divBdr>
        </w:div>
        <w:div w:id="1117026237">
          <w:marLeft w:val="480"/>
          <w:marRight w:val="0"/>
          <w:marTop w:val="0"/>
          <w:marBottom w:val="0"/>
          <w:divBdr>
            <w:top w:val="none" w:sz="0" w:space="0" w:color="auto"/>
            <w:left w:val="none" w:sz="0" w:space="0" w:color="auto"/>
            <w:bottom w:val="none" w:sz="0" w:space="0" w:color="auto"/>
            <w:right w:val="none" w:sz="0" w:space="0" w:color="auto"/>
          </w:divBdr>
        </w:div>
        <w:div w:id="1166432032">
          <w:marLeft w:val="480"/>
          <w:marRight w:val="0"/>
          <w:marTop w:val="0"/>
          <w:marBottom w:val="0"/>
          <w:divBdr>
            <w:top w:val="none" w:sz="0" w:space="0" w:color="auto"/>
            <w:left w:val="none" w:sz="0" w:space="0" w:color="auto"/>
            <w:bottom w:val="none" w:sz="0" w:space="0" w:color="auto"/>
            <w:right w:val="none" w:sz="0" w:space="0" w:color="auto"/>
          </w:divBdr>
        </w:div>
        <w:div w:id="1209493926">
          <w:marLeft w:val="480"/>
          <w:marRight w:val="0"/>
          <w:marTop w:val="0"/>
          <w:marBottom w:val="0"/>
          <w:divBdr>
            <w:top w:val="none" w:sz="0" w:space="0" w:color="auto"/>
            <w:left w:val="none" w:sz="0" w:space="0" w:color="auto"/>
            <w:bottom w:val="none" w:sz="0" w:space="0" w:color="auto"/>
            <w:right w:val="none" w:sz="0" w:space="0" w:color="auto"/>
          </w:divBdr>
        </w:div>
        <w:div w:id="1209874811">
          <w:marLeft w:val="480"/>
          <w:marRight w:val="0"/>
          <w:marTop w:val="0"/>
          <w:marBottom w:val="0"/>
          <w:divBdr>
            <w:top w:val="none" w:sz="0" w:space="0" w:color="auto"/>
            <w:left w:val="none" w:sz="0" w:space="0" w:color="auto"/>
            <w:bottom w:val="none" w:sz="0" w:space="0" w:color="auto"/>
            <w:right w:val="none" w:sz="0" w:space="0" w:color="auto"/>
          </w:divBdr>
        </w:div>
        <w:div w:id="1216429312">
          <w:marLeft w:val="480"/>
          <w:marRight w:val="0"/>
          <w:marTop w:val="0"/>
          <w:marBottom w:val="0"/>
          <w:divBdr>
            <w:top w:val="none" w:sz="0" w:space="0" w:color="auto"/>
            <w:left w:val="none" w:sz="0" w:space="0" w:color="auto"/>
            <w:bottom w:val="none" w:sz="0" w:space="0" w:color="auto"/>
            <w:right w:val="none" w:sz="0" w:space="0" w:color="auto"/>
          </w:divBdr>
        </w:div>
        <w:div w:id="1255867705">
          <w:marLeft w:val="480"/>
          <w:marRight w:val="0"/>
          <w:marTop w:val="0"/>
          <w:marBottom w:val="0"/>
          <w:divBdr>
            <w:top w:val="none" w:sz="0" w:space="0" w:color="auto"/>
            <w:left w:val="none" w:sz="0" w:space="0" w:color="auto"/>
            <w:bottom w:val="none" w:sz="0" w:space="0" w:color="auto"/>
            <w:right w:val="none" w:sz="0" w:space="0" w:color="auto"/>
          </w:divBdr>
        </w:div>
        <w:div w:id="1263075547">
          <w:marLeft w:val="480"/>
          <w:marRight w:val="0"/>
          <w:marTop w:val="0"/>
          <w:marBottom w:val="0"/>
          <w:divBdr>
            <w:top w:val="none" w:sz="0" w:space="0" w:color="auto"/>
            <w:left w:val="none" w:sz="0" w:space="0" w:color="auto"/>
            <w:bottom w:val="none" w:sz="0" w:space="0" w:color="auto"/>
            <w:right w:val="none" w:sz="0" w:space="0" w:color="auto"/>
          </w:divBdr>
        </w:div>
        <w:div w:id="1345669554">
          <w:marLeft w:val="480"/>
          <w:marRight w:val="0"/>
          <w:marTop w:val="0"/>
          <w:marBottom w:val="0"/>
          <w:divBdr>
            <w:top w:val="none" w:sz="0" w:space="0" w:color="auto"/>
            <w:left w:val="none" w:sz="0" w:space="0" w:color="auto"/>
            <w:bottom w:val="none" w:sz="0" w:space="0" w:color="auto"/>
            <w:right w:val="none" w:sz="0" w:space="0" w:color="auto"/>
          </w:divBdr>
        </w:div>
        <w:div w:id="1398164364">
          <w:marLeft w:val="480"/>
          <w:marRight w:val="0"/>
          <w:marTop w:val="0"/>
          <w:marBottom w:val="0"/>
          <w:divBdr>
            <w:top w:val="none" w:sz="0" w:space="0" w:color="auto"/>
            <w:left w:val="none" w:sz="0" w:space="0" w:color="auto"/>
            <w:bottom w:val="none" w:sz="0" w:space="0" w:color="auto"/>
            <w:right w:val="none" w:sz="0" w:space="0" w:color="auto"/>
          </w:divBdr>
        </w:div>
        <w:div w:id="1406754907">
          <w:marLeft w:val="480"/>
          <w:marRight w:val="0"/>
          <w:marTop w:val="0"/>
          <w:marBottom w:val="0"/>
          <w:divBdr>
            <w:top w:val="none" w:sz="0" w:space="0" w:color="auto"/>
            <w:left w:val="none" w:sz="0" w:space="0" w:color="auto"/>
            <w:bottom w:val="none" w:sz="0" w:space="0" w:color="auto"/>
            <w:right w:val="none" w:sz="0" w:space="0" w:color="auto"/>
          </w:divBdr>
        </w:div>
        <w:div w:id="1526289759">
          <w:marLeft w:val="480"/>
          <w:marRight w:val="0"/>
          <w:marTop w:val="0"/>
          <w:marBottom w:val="0"/>
          <w:divBdr>
            <w:top w:val="none" w:sz="0" w:space="0" w:color="auto"/>
            <w:left w:val="none" w:sz="0" w:space="0" w:color="auto"/>
            <w:bottom w:val="none" w:sz="0" w:space="0" w:color="auto"/>
            <w:right w:val="none" w:sz="0" w:space="0" w:color="auto"/>
          </w:divBdr>
        </w:div>
        <w:div w:id="1561358672">
          <w:marLeft w:val="480"/>
          <w:marRight w:val="0"/>
          <w:marTop w:val="0"/>
          <w:marBottom w:val="0"/>
          <w:divBdr>
            <w:top w:val="none" w:sz="0" w:space="0" w:color="auto"/>
            <w:left w:val="none" w:sz="0" w:space="0" w:color="auto"/>
            <w:bottom w:val="none" w:sz="0" w:space="0" w:color="auto"/>
            <w:right w:val="none" w:sz="0" w:space="0" w:color="auto"/>
          </w:divBdr>
        </w:div>
        <w:div w:id="1781798029">
          <w:marLeft w:val="480"/>
          <w:marRight w:val="0"/>
          <w:marTop w:val="0"/>
          <w:marBottom w:val="0"/>
          <w:divBdr>
            <w:top w:val="none" w:sz="0" w:space="0" w:color="auto"/>
            <w:left w:val="none" w:sz="0" w:space="0" w:color="auto"/>
            <w:bottom w:val="none" w:sz="0" w:space="0" w:color="auto"/>
            <w:right w:val="none" w:sz="0" w:space="0" w:color="auto"/>
          </w:divBdr>
        </w:div>
        <w:div w:id="1793092938">
          <w:marLeft w:val="480"/>
          <w:marRight w:val="0"/>
          <w:marTop w:val="0"/>
          <w:marBottom w:val="0"/>
          <w:divBdr>
            <w:top w:val="none" w:sz="0" w:space="0" w:color="auto"/>
            <w:left w:val="none" w:sz="0" w:space="0" w:color="auto"/>
            <w:bottom w:val="none" w:sz="0" w:space="0" w:color="auto"/>
            <w:right w:val="none" w:sz="0" w:space="0" w:color="auto"/>
          </w:divBdr>
        </w:div>
        <w:div w:id="1796365448">
          <w:marLeft w:val="480"/>
          <w:marRight w:val="0"/>
          <w:marTop w:val="0"/>
          <w:marBottom w:val="0"/>
          <w:divBdr>
            <w:top w:val="none" w:sz="0" w:space="0" w:color="auto"/>
            <w:left w:val="none" w:sz="0" w:space="0" w:color="auto"/>
            <w:bottom w:val="none" w:sz="0" w:space="0" w:color="auto"/>
            <w:right w:val="none" w:sz="0" w:space="0" w:color="auto"/>
          </w:divBdr>
        </w:div>
        <w:div w:id="1873377695">
          <w:marLeft w:val="480"/>
          <w:marRight w:val="0"/>
          <w:marTop w:val="0"/>
          <w:marBottom w:val="0"/>
          <w:divBdr>
            <w:top w:val="none" w:sz="0" w:space="0" w:color="auto"/>
            <w:left w:val="none" w:sz="0" w:space="0" w:color="auto"/>
            <w:bottom w:val="none" w:sz="0" w:space="0" w:color="auto"/>
            <w:right w:val="none" w:sz="0" w:space="0" w:color="auto"/>
          </w:divBdr>
        </w:div>
        <w:div w:id="1884442221">
          <w:marLeft w:val="480"/>
          <w:marRight w:val="0"/>
          <w:marTop w:val="0"/>
          <w:marBottom w:val="0"/>
          <w:divBdr>
            <w:top w:val="none" w:sz="0" w:space="0" w:color="auto"/>
            <w:left w:val="none" w:sz="0" w:space="0" w:color="auto"/>
            <w:bottom w:val="none" w:sz="0" w:space="0" w:color="auto"/>
            <w:right w:val="none" w:sz="0" w:space="0" w:color="auto"/>
          </w:divBdr>
        </w:div>
        <w:div w:id="1892568914">
          <w:marLeft w:val="480"/>
          <w:marRight w:val="0"/>
          <w:marTop w:val="0"/>
          <w:marBottom w:val="0"/>
          <w:divBdr>
            <w:top w:val="none" w:sz="0" w:space="0" w:color="auto"/>
            <w:left w:val="none" w:sz="0" w:space="0" w:color="auto"/>
            <w:bottom w:val="none" w:sz="0" w:space="0" w:color="auto"/>
            <w:right w:val="none" w:sz="0" w:space="0" w:color="auto"/>
          </w:divBdr>
        </w:div>
        <w:div w:id="1894924942">
          <w:marLeft w:val="480"/>
          <w:marRight w:val="0"/>
          <w:marTop w:val="0"/>
          <w:marBottom w:val="0"/>
          <w:divBdr>
            <w:top w:val="none" w:sz="0" w:space="0" w:color="auto"/>
            <w:left w:val="none" w:sz="0" w:space="0" w:color="auto"/>
            <w:bottom w:val="none" w:sz="0" w:space="0" w:color="auto"/>
            <w:right w:val="none" w:sz="0" w:space="0" w:color="auto"/>
          </w:divBdr>
        </w:div>
        <w:div w:id="1953515520">
          <w:marLeft w:val="480"/>
          <w:marRight w:val="0"/>
          <w:marTop w:val="0"/>
          <w:marBottom w:val="0"/>
          <w:divBdr>
            <w:top w:val="none" w:sz="0" w:space="0" w:color="auto"/>
            <w:left w:val="none" w:sz="0" w:space="0" w:color="auto"/>
            <w:bottom w:val="none" w:sz="0" w:space="0" w:color="auto"/>
            <w:right w:val="none" w:sz="0" w:space="0" w:color="auto"/>
          </w:divBdr>
        </w:div>
        <w:div w:id="1964143315">
          <w:marLeft w:val="480"/>
          <w:marRight w:val="0"/>
          <w:marTop w:val="0"/>
          <w:marBottom w:val="0"/>
          <w:divBdr>
            <w:top w:val="none" w:sz="0" w:space="0" w:color="auto"/>
            <w:left w:val="none" w:sz="0" w:space="0" w:color="auto"/>
            <w:bottom w:val="none" w:sz="0" w:space="0" w:color="auto"/>
            <w:right w:val="none" w:sz="0" w:space="0" w:color="auto"/>
          </w:divBdr>
        </w:div>
        <w:div w:id="2003314610">
          <w:marLeft w:val="480"/>
          <w:marRight w:val="0"/>
          <w:marTop w:val="0"/>
          <w:marBottom w:val="0"/>
          <w:divBdr>
            <w:top w:val="none" w:sz="0" w:space="0" w:color="auto"/>
            <w:left w:val="none" w:sz="0" w:space="0" w:color="auto"/>
            <w:bottom w:val="none" w:sz="0" w:space="0" w:color="auto"/>
            <w:right w:val="none" w:sz="0" w:space="0" w:color="auto"/>
          </w:divBdr>
        </w:div>
        <w:div w:id="2009557290">
          <w:marLeft w:val="480"/>
          <w:marRight w:val="0"/>
          <w:marTop w:val="0"/>
          <w:marBottom w:val="0"/>
          <w:divBdr>
            <w:top w:val="none" w:sz="0" w:space="0" w:color="auto"/>
            <w:left w:val="none" w:sz="0" w:space="0" w:color="auto"/>
            <w:bottom w:val="none" w:sz="0" w:space="0" w:color="auto"/>
            <w:right w:val="none" w:sz="0" w:space="0" w:color="auto"/>
          </w:divBdr>
        </w:div>
        <w:div w:id="2049598250">
          <w:marLeft w:val="480"/>
          <w:marRight w:val="0"/>
          <w:marTop w:val="0"/>
          <w:marBottom w:val="0"/>
          <w:divBdr>
            <w:top w:val="none" w:sz="0" w:space="0" w:color="auto"/>
            <w:left w:val="none" w:sz="0" w:space="0" w:color="auto"/>
            <w:bottom w:val="none" w:sz="0" w:space="0" w:color="auto"/>
            <w:right w:val="none" w:sz="0" w:space="0" w:color="auto"/>
          </w:divBdr>
        </w:div>
        <w:div w:id="2134593577">
          <w:marLeft w:val="480"/>
          <w:marRight w:val="0"/>
          <w:marTop w:val="0"/>
          <w:marBottom w:val="0"/>
          <w:divBdr>
            <w:top w:val="none" w:sz="0" w:space="0" w:color="auto"/>
            <w:left w:val="none" w:sz="0" w:space="0" w:color="auto"/>
            <w:bottom w:val="none" w:sz="0" w:space="0" w:color="auto"/>
            <w:right w:val="none" w:sz="0" w:space="0" w:color="auto"/>
          </w:divBdr>
        </w:div>
        <w:div w:id="2137260744">
          <w:marLeft w:val="480"/>
          <w:marRight w:val="0"/>
          <w:marTop w:val="0"/>
          <w:marBottom w:val="0"/>
          <w:divBdr>
            <w:top w:val="none" w:sz="0" w:space="0" w:color="auto"/>
            <w:left w:val="none" w:sz="0" w:space="0" w:color="auto"/>
            <w:bottom w:val="none" w:sz="0" w:space="0" w:color="auto"/>
            <w:right w:val="none" w:sz="0" w:space="0" w:color="auto"/>
          </w:divBdr>
        </w:div>
        <w:div w:id="2146501385">
          <w:marLeft w:val="480"/>
          <w:marRight w:val="0"/>
          <w:marTop w:val="0"/>
          <w:marBottom w:val="0"/>
          <w:divBdr>
            <w:top w:val="none" w:sz="0" w:space="0" w:color="auto"/>
            <w:left w:val="none" w:sz="0" w:space="0" w:color="auto"/>
            <w:bottom w:val="none" w:sz="0" w:space="0" w:color="auto"/>
            <w:right w:val="none" w:sz="0" w:space="0" w:color="auto"/>
          </w:divBdr>
        </w:div>
      </w:divsChild>
    </w:div>
    <w:div w:id="377777047">
      <w:bodyDiv w:val="1"/>
      <w:marLeft w:val="0"/>
      <w:marRight w:val="0"/>
      <w:marTop w:val="0"/>
      <w:marBottom w:val="0"/>
      <w:divBdr>
        <w:top w:val="none" w:sz="0" w:space="0" w:color="auto"/>
        <w:left w:val="none" w:sz="0" w:space="0" w:color="auto"/>
        <w:bottom w:val="none" w:sz="0" w:space="0" w:color="auto"/>
        <w:right w:val="none" w:sz="0" w:space="0" w:color="auto"/>
      </w:divBdr>
    </w:div>
    <w:div w:id="379744537">
      <w:bodyDiv w:val="1"/>
      <w:marLeft w:val="0"/>
      <w:marRight w:val="0"/>
      <w:marTop w:val="0"/>
      <w:marBottom w:val="0"/>
      <w:divBdr>
        <w:top w:val="none" w:sz="0" w:space="0" w:color="auto"/>
        <w:left w:val="none" w:sz="0" w:space="0" w:color="auto"/>
        <w:bottom w:val="none" w:sz="0" w:space="0" w:color="auto"/>
        <w:right w:val="none" w:sz="0" w:space="0" w:color="auto"/>
      </w:divBdr>
    </w:div>
    <w:div w:id="380904839">
      <w:bodyDiv w:val="1"/>
      <w:marLeft w:val="0"/>
      <w:marRight w:val="0"/>
      <w:marTop w:val="0"/>
      <w:marBottom w:val="0"/>
      <w:divBdr>
        <w:top w:val="none" w:sz="0" w:space="0" w:color="auto"/>
        <w:left w:val="none" w:sz="0" w:space="0" w:color="auto"/>
        <w:bottom w:val="none" w:sz="0" w:space="0" w:color="auto"/>
        <w:right w:val="none" w:sz="0" w:space="0" w:color="auto"/>
      </w:divBdr>
    </w:div>
    <w:div w:id="381446808">
      <w:bodyDiv w:val="1"/>
      <w:marLeft w:val="0"/>
      <w:marRight w:val="0"/>
      <w:marTop w:val="0"/>
      <w:marBottom w:val="0"/>
      <w:divBdr>
        <w:top w:val="none" w:sz="0" w:space="0" w:color="auto"/>
        <w:left w:val="none" w:sz="0" w:space="0" w:color="auto"/>
        <w:bottom w:val="none" w:sz="0" w:space="0" w:color="auto"/>
        <w:right w:val="none" w:sz="0" w:space="0" w:color="auto"/>
      </w:divBdr>
    </w:div>
    <w:div w:id="395663920">
      <w:bodyDiv w:val="1"/>
      <w:marLeft w:val="0"/>
      <w:marRight w:val="0"/>
      <w:marTop w:val="0"/>
      <w:marBottom w:val="0"/>
      <w:divBdr>
        <w:top w:val="none" w:sz="0" w:space="0" w:color="auto"/>
        <w:left w:val="none" w:sz="0" w:space="0" w:color="auto"/>
        <w:bottom w:val="none" w:sz="0" w:space="0" w:color="auto"/>
        <w:right w:val="none" w:sz="0" w:space="0" w:color="auto"/>
      </w:divBdr>
      <w:divsChild>
        <w:div w:id="58721172">
          <w:marLeft w:val="480"/>
          <w:marRight w:val="0"/>
          <w:marTop w:val="0"/>
          <w:marBottom w:val="0"/>
          <w:divBdr>
            <w:top w:val="none" w:sz="0" w:space="0" w:color="auto"/>
            <w:left w:val="none" w:sz="0" w:space="0" w:color="auto"/>
            <w:bottom w:val="none" w:sz="0" w:space="0" w:color="auto"/>
            <w:right w:val="none" w:sz="0" w:space="0" w:color="auto"/>
          </w:divBdr>
        </w:div>
        <w:div w:id="61606603">
          <w:marLeft w:val="480"/>
          <w:marRight w:val="0"/>
          <w:marTop w:val="0"/>
          <w:marBottom w:val="0"/>
          <w:divBdr>
            <w:top w:val="none" w:sz="0" w:space="0" w:color="auto"/>
            <w:left w:val="none" w:sz="0" w:space="0" w:color="auto"/>
            <w:bottom w:val="none" w:sz="0" w:space="0" w:color="auto"/>
            <w:right w:val="none" w:sz="0" w:space="0" w:color="auto"/>
          </w:divBdr>
        </w:div>
        <w:div w:id="108357041">
          <w:marLeft w:val="480"/>
          <w:marRight w:val="0"/>
          <w:marTop w:val="0"/>
          <w:marBottom w:val="0"/>
          <w:divBdr>
            <w:top w:val="none" w:sz="0" w:space="0" w:color="auto"/>
            <w:left w:val="none" w:sz="0" w:space="0" w:color="auto"/>
            <w:bottom w:val="none" w:sz="0" w:space="0" w:color="auto"/>
            <w:right w:val="none" w:sz="0" w:space="0" w:color="auto"/>
          </w:divBdr>
        </w:div>
        <w:div w:id="122773852">
          <w:marLeft w:val="480"/>
          <w:marRight w:val="0"/>
          <w:marTop w:val="0"/>
          <w:marBottom w:val="0"/>
          <w:divBdr>
            <w:top w:val="none" w:sz="0" w:space="0" w:color="auto"/>
            <w:left w:val="none" w:sz="0" w:space="0" w:color="auto"/>
            <w:bottom w:val="none" w:sz="0" w:space="0" w:color="auto"/>
            <w:right w:val="none" w:sz="0" w:space="0" w:color="auto"/>
          </w:divBdr>
        </w:div>
        <w:div w:id="151218482">
          <w:marLeft w:val="480"/>
          <w:marRight w:val="0"/>
          <w:marTop w:val="0"/>
          <w:marBottom w:val="0"/>
          <w:divBdr>
            <w:top w:val="none" w:sz="0" w:space="0" w:color="auto"/>
            <w:left w:val="none" w:sz="0" w:space="0" w:color="auto"/>
            <w:bottom w:val="none" w:sz="0" w:space="0" w:color="auto"/>
            <w:right w:val="none" w:sz="0" w:space="0" w:color="auto"/>
          </w:divBdr>
        </w:div>
        <w:div w:id="163977507">
          <w:marLeft w:val="480"/>
          <w:marRight w:val="0"/>
          <w:marTop w:val="0"/>
          <w:marBottom w:val="0"/>
          <w:divBdr>
            <w:top w:val="none" w:sz="0" w:space="0" w:color="auto"/>
            <w:left w:val="none" w:sz="0" w:space="0" w:color="auto"/>
            <w:bottom w:val="none" w:sz="0" w:space="0" w:color="auto"/>
            <w:right w:val="none" w:sz="0" w:space="0" w:color="auto"/>
          </w:divBdr>
        </w:div>
        <w:div w:id="165168540">
          <w:marLeft w:val="480"/>
          <w:marRight w:val="0"/>
          <w:marTop w:val="0"/>
          <w:marBottom w:val="0"/>
          <w:divBdr>
            <w:top w:val="none" w:sz="0" w:space="0" w:color="auto"/>
            <w:left w:val="none" w:sz="0" w:space="0" w:color="auto"/>
            <w:bottom w:val="none" w:sz="0" w:space="0" w:color="auto"/>
            <w:right w:val="none" w:sz="0" w:space="0" w:color="auto"/>
          </w:divBdr>
        </w:div>
        <w:div w:id="165748949">
          <w:marLeft w:val="480"/>
          <w:marRight w:val="0"/>
          <w:marTop w:val="0"/>
          <w:marBottom w:val="0"/>
          <w:divBdr>
            <w:top w:val="none" w:sz="0" w:space="0" w:color="auto"/>
            <w:left w:val="none" w:sz="0" w:space="0" w:color="auto"/>
            <w:bottom w:val="none" w:sz="0" w:space="0" w:color="auto"/>
            <w:right w:val="none" w:sz="0" w:space="0" w:color="auto"/>
          </w:divBdr>
        </w:div>
        <w:div w:id="166289102">
          <w:marLeft w:val="480"/>
          <w:marRight w:val="0"/>
          <w:marTop w:val="0"/>
          <w:marBottom w:val="0"/>
          <w:divBdr>
            <w:top w:val="none" w:sz="0" w:space="0" w:color="auto"/>
            <w:left w:val="none" w:sz="0" w:space="0" w:color="auto"/>
            <w:bottom w:val="none" w:sz="0" w:space="0" w:color="auto"/>
            <w:right w:val="none" w:sz="0" w:space="0" w:color="auto"/>
          </w:divBdr>
        </w:div>
        <w:div w:id="186067639">
          <w:marLeft w:val="480"/>
          <w:marRight w:val="0"/>
          <w:marTop w:val="0"/>
          <w:marBottom w:val="0"/>
          <w:divBdr>
            <w:top w:val="none" w:sz="0" w:space="0" w:color="auto"/>
            <w:left w:val="none" w:sz="0" w:space="0" w:color="auto"/>
            <w:bottom w:val="none" w:sz="0" w:space="0" w:color="auto"/>
            <w:right w:val="none" w:sz="0" w:space="0" w:color="auto"/>
          </w:divBdr>
        </w:div>
        <w:div w:id="243490290">
          <w:marLeft w:val="480"/>
          <w:marRight w:val="0"/>
          <w:marTop w:val="0"/>
          <w:marBottom w:val="0"/>
          <w:divBdr>
            <w:top w:val="none" w:sz="0" w:space="0" w:color="auto"/>
            <w:left w:val="none" w:sz="0" w:space="0" w:color="auto"/>
            <w:bottom w:val="none" w:sz="0" w:space="0" w:color="auto"/>
            <w:right w:val="none" w:sz="0" w:space="0" w:color="auto"/>
          </w:divBdr>
        </w:div>
        <w:div w:id="248737557">
          <w:marLeft w:val="480"/>
          <w:marRight w:val="0"/>
          <w:marTop w:val="0"/>
          <w:marBottom w:val="0"/>
          <w:divBdr>
            <w:top w:val="none" w:sz="0" w:space="0" w:color="auto"/>
            <w:left w:val="none" w:sz="0" w:space="0" w:color="auto"/>
            <w:bottom w:val="none" w:sz="0" w:space="0" w:color="auto"/>
            <w:right w:val="none" w:sz="0" w:space="0" w:color="auto"/>
          </w:divBdr>
        </w:div>
        <w:div w:id="262109848">
          <w:marLeft w:val="480"/>
          <w:marRight w:val="0"/>
          <w:marTop w:val="0"/>
          <w:marBottom w:val="0"/>
          <w:divBdr>
            <w:top w:val="none" w:sz="0" w:space="0" w:color="auto"/>
            <w:left w:val="none" w:sz="0" w:space="0" w:color="auto"/>
            <w:bottom w:val="none" w:sz="0" w:space="0" w:color="auto"/>
            <w:right w:val="none" w:sz="0" w:space="0" w:color="auto"/>
          </w:divBdr>
        </w:div>
        <w:div w:id="278726235">
          <w:marLeft w:val="480"/>
          <w:marRight w:val="0"/>
          <w:marTop w:val="0"/>
          <w:marBottom w:val="0"/>
          <w:divBdr>
            <w:top w:val="none" w:sz="0" w:space="0" w:color="auto"/>
            <w:left w:val="none" w:sz="0" w:space="0" w:color="auto"/>
            <w:bottom w:val="none" w:sz="0" w:space="0" w:color="auto"/>
            <w:right w:val="none" w:sz="0" w:space="0" w:color="auto"/>
          </w:divBdr>
        </w:div>
        <w:div w:id="291903124">
          <w:marLeft w:val="480"/>
          <w:marRight w:val="0"/>
          <w:marTop w:val="0"/>
          <w:marBottom w:val="0"/>
          <w:divBdr>
            <w:top w:val="none" w:sz="0" w:space="0" w:color="auto"/>
            <w:left w:val="none" w:sz="0" w:space="0" w:color="auto"/>
            <w:bottom w:val="none" w:sz="0" w:space="0" w:color="auto"/>
            <w:right w:val="none" w:sz="0" w:space="0" w:color="auto"/>
          </w:divBdr>
        </w:div>
        <w:div w:id="359817942">
          <w:marLeft w:val="480"/>
          <w:marRight w:val="0"/>
          <w:marTop w:val="0"/>
          <w:marBottom w:val="0"/>
          <w:divBdr>
            <w:top w:val="none" w:sz="0" w:space="0" w:color="auto"/>
            <w:left w:val="none" w:sz="0" w:space="0" w:color="auto"/>
            <w:bottom w:val="none" w:sz="0" w:space="0" w:color="auto"/>
            <w:right w:val="none" w:sz="0" w:space="0" w:color="auto"/>
          </w:divBdr>
        </w:div>
        <w:div w:id="394357547">
          <w:marLeft w:val="480"/>
          <w:marRight w:val="0"/>
          <w:marTop w:val="0"/>
          <w:marBottom w:val="0"/>
          <w:divBdr>
            <w:top w:val="none" w:sz="0" w:space="0" w:color="auto"/>
            <w:left w:val="none" w:sz="0" w:space="0" w:color="auto"/>
            <w:bottom w:val="none" w:sz="0" w:space="0" w:color="auto"/>
            <w:right w:val="none" w:sz="0" w:space="0" w:color="auto"/>
          </w:divBdr>
        </w:div>
        <w:div w:id="423918075">
          <w:marLeft w:val="480"/>
          <w:marRight w:val="0"/>
          <w:marTop w:val="0"/>
          <w:marBottom w:val="0"/>
          <w:divBdr>
            <w:top w:val="none" w:sz="0" w:space="0" w:color="auto"/>
            <w:left w:val="none" w:sz="0" w:space="0" w:color="auto"/>
            <w:bottom w:val="none" w:sz="0" w:space="0" w:color="auto"/>
            <w:right w:val="none" w:sz="0" w:space="0" w:color="auto"/>
          </w:divBdr>
        </w:div>
        <w:div w:id="441340663">
          <w:marLeft w:val="480"/>
          <w:marRight w:val="0"/>
          <w:marTop w:val="0"/>
          <w:marBottom w:val="0"/>
          <w:divBdr>
            <w:top w:val="none" w:sz="0" w:space="0" w:color="auto"/>
            <w:left w:val="none" w:sz="0" w:space="0" w:color="auto"/>
            <w:bottom w:val="none" w:sz="0" w:space="0" w:color="auto"/>
            <w:right w:val="none" w:sz="0" w:space="0" w:color="auto"/>
          </w:divBdr>
        </w:div>
        <w:div w:id="454913897">
          <w:marLeft w:val="480"/>
          <w:marRight w:val="0"/>
          <w:marTop w:val="0"/>
          <w:marBottom w:val="0"/>
          <w:divBdr>
            <w:top w:val="none" w:sz="0" w:space="0" w:color="auto"/>
            <w:left w:val="none" w:sz="0" w:space="0" w:color="auto"/>
            <w:bottom w:val="none" w:sz="0" w:space="0" w:color="auto"/>
            <w:right w:val="none" w:sz="0" w:space="0" w:color="auto"/>
          </w:divBdr>
        </w:div>
        <w:div w:id="560213927">
          <w:marLeft w:val="480"/>
          <w:marRight w:val="0"/>
          <w:marTop w:val="0"/>
          <w:marBottom w:val="0"/>
          <w:divBdr>
            <w:top w:val="none" w:sz="0" w:space="0" w:color="auto"/>
            <w:left w:val="none" w:sz="0" w:space="0" w:color="auto"/>
            <w:bottom w:val="none" w:sz="0" w:space="0" w:color="auto"/>
            <w:right w:val="none" w:sz="0" w:space="0" w:color="auto"/>
          </w:divBdr>
        </w:div>
        <w:div w:id="595480260">
          <w:marLeft w:val="480"/>
          <w:marRight w:val="0"/>
          <w:marTop w:val="0"/>
          <w:marBottom w:val="0"/>
          <w:divBdr>
            <w:top w:val="none" w:sz="0" w:space="0" w:color="auto"/>
            <w:left w:val="none" w:sz="0" w:space="0" w:color="auto"/>
            <w:bottom w:val="none" w:sz="0" w:space="0" w:color="auto"/>
            <w:right w:val="none" w:sz="0" w:space="0" w:color="auto"/>
          </w:divBdr>
        </w:div>
        <w:div w:id="708384562">
          <w:marLeft w:val="480"/>
          <w:marRight w:val="0"/>
          <w:marTop w:val="0"/>
          <w:marBottom w:val="0"/>
          <w:divBdr>
            <w:top w:val="none" w:sz="0" w:space="0" w:color="auto"/>
            <w:left w:val="none" w:sz="0" w:space="0" w:color="auto"/>
            <w:bottom w:val="none" w:sz="0" w:space="0" w:color="auto"/>
            <w:right w:val="none" w:sz="0" w:space="0" w:color="auto"/>
          </w:divBdr>
        </w:div>
        <w:div w:id="741952590">
          <w:marLeft w:val="480"/>
          <w:marRight w:val="0"/>
          <w:marTop w:val="0"/>
          <w:marBottom w:val="0"/>
          <w:divBdr>
            <w:top w:val="none" w:sz="0" w:space="0" w:color="auto"/>
            <w:left w:val="none" w:sz="0" w:space="0" w:color="auto"/>
            <w:bottom w:val="none" w:sz="0" w:space="0" w:color="auto"/>
            <w:right w:val="none" w:sz="0" w:space="0" w:color="auto"/>
          </w:divBdr>
        </w:div>
        <w:div w:id="752120842">
          <w:marLeft w:val="480"/>
          <w:marRight w:val="0"/>
          <w:marTop w:val="0"/>
          <w:marBottom w:val="0"/>
          <w:divBdr>
            <w:top w:val="none" w:sz="0" w:space="0" w:color="auto"/>
            <w:left w:val="none" w:sz="0" w:space="0" w:color="auto"/>
            <w:bottom w:val="none" w:sz="0" w:space="0" w:color="auto"/>
            <w:right w:val="none" w:sz="0" w:space="0" w:color="auto"/>
          </w:divBdr>
        </w:div>
        <w:div w:id="792096507">
          <w:marLeft w:val="480"/>
          <w:marRight w:val="0"/>
          <w:marTop w:val="0"/>
          <w:marBottom w:val="0"/>
          <w:divBdr>
            <w:top w:val="none" w:sz="0" w:space="0" w:color="auto"/>
            <w:left w:val="none" w:sz="0" w:space="0" w:color="auto"/>
            <w:bottom w:val="none" w:sz="0" w:space="0" w:color="auto"/>
            <w:right w:val="none" w:sz="0" w:space="0" w:color="auto"/>
          </w:divBdr>
        </w:div>
        <w:div w:id="799420889">
          <w:marLeft w:val="480"/>
          <w:marRight w:val="0"/>
          <w:marTop w:val="0"/>
          <w:marBottom w:val="0"/>
          <w:divBdr>
            <w:top w:val="none" w:sz="0" w:space="0" w:color="auto"/>
            <w:left w:val="none" w:sz="0" w:space="0" w:color="auto"/>
            <w:bottom w:val="none" w:sz="0" w:space="0" w:color="auto"/>
            <w:right w:val="none" w:sz="0" w:space="0" w:color="auto"/>
          </w:divBdr>
        </w:div>
        <w:div w:id="800196483">
          <w:marLeft w:val="480"/>
          <w:marRight w:val="0"/>
          <w:marTop w:val="0"/>
          <w:marBottom w:val="0"/>
          <w:divBdr>
            <w:top w:val="none" w:sz="0" w:space="0" w:color="auto"/>
            <w:left w:val="none" w:sz="0" w:space="0" w:color="auto"/>
            <w:bottom w:val="none" w:sz="0" w:space="0" w:color="auto"/>
            <w:right w:val="none" w:sz="0" w:space="0" w:color="auto"/>
          </w:divBdr>
        </w:div>
        <w:div w:id="821845916">
          <w:marLeft w:val="480"/>
          <w:marRight w:val="0"/>
          <w:marTop w:val="0"/>
          <w:marBottom w:val="0"/>
          <w:divBdr>
            <w:top w:val="none" w:sz="0" w:space="0" w:color="auto"/>
            <w:left w:val="none" w:sz="0" w:space="0" w:color="auto"/>
            <w:bottom w:val="none" w:sz="0" w:space="0" w:color="auto"/>
            <w:right w:val="none" w:sz="0" w:space="0" w:color="auto"/>
          </w:divBdr>
        </w:div>
        <w:div w:id="842738796">
          <w:marLeft w:val="480"/>
          <w:marRight w:val="0"/>
          <w:marTop w:val="0"/>
          <w:marBottom w:val="0"/>
          <w:divBdr>
            <w:top w:val="none" w:sz="0" w:space="0" w:color="auto"/>
            <w:left w:val="none" w:sz="0" w:space="0" w:color="auto"/>
            <w:bottom w:val="none" w:sz="0" w:space="0" w:color="auto"/>
            <w:right w:val="none" w:sz="0" w:space="0" w:color="auto"/>
          </w:divBdr>
        </w:div>
        <w:div w:id="859591184">
          <w:marLeft w:val="480"/>
          <w:marRight w:val="0"/>
          <w:marTop w:val="0"/>
          <w:marBottom w:val="0"/>
          <w:divBdr>
            <w:top w:val="none" w:sz="0" w:space="0" w:color="auto"/>
            <w:left w:val="none" w:sz="0" w:space="0" w:color="auto"/>
            <w:bottom w:val="none" w:sz="0" w:space="0" w:color="auto"/>
            <w:right w:val="none" w:sz="0" w:space="0" w:color="auto"/>
          </w:divBdr>
        </w:div>
        <w:div w:id="869495994">
          <w:marLeft w:val="480"/>
          <w:marRight w:val="0"/>
          <w:marTop w:val="0"/>
          <w:marBottom w:val="0"/>
          <w:divBdr>
            <w:top w:val="none" w:sz="0" w:space="0" w:color="auto"/>
            <w:left w:val="none" w:sz="0" w:space="0" w:color="auto"/>
            <w:bottom w:val="none" w:sz="0" w:space="0" w:color="auto"/>
            <w:right w:val="none" w:sz="0" w:space="0" w:color="auto"/>
          </w:divBdr>
        </w:div>
        <w:div w:id="870336639">
          <w:marLeft w:val="480"/>
          <w:marRight w:val="0"/>
          <w:marTop w:val="0"/>
          <w:marBottom w:val="0"/>
          <w:divBdr>
            <w:top w:val="none" w:sz="0" w:space="0" w:color="auto"/>
            <w:left w:val="none" w:sz="0" w:space="0" w:color="auto"/>
            <w:bottom w:val="none" w:sz="0" w:space="0" w:color="auto"/>
            <w:right w:val="none" w:sz="0" w:space="0" w:color="auto"/>
          </w:divBdr>
        </w:div>
        <w:div w:id="875314882">
          <w:marLeft w:val="480"/>
          <w:marRight w:val="0"/>
          <w:marTop w:val="0"/>
          <w:marBottom w:val="0"/>
          <w:divBdr>
            <w:top w:val="none" w:sz="0" w:space="0" w:color="auto"/>
            <w:left w:val="none" w:sz="0" w:space="0" w:color="auto"/>
            <w:bottom w:val="none" w:sz="0" w:space="0" w:color="auto"/>
            <w:right w:val="none" w:sz="0" w:space="0" w:color="auto"/>
          </w:divBdr>
        </w:div>
        <w:div w:id="876312026">
          <w:marLeft w:val="480"/>
          <w:marRight w:val="0"/>
          <w:marTop w:val="0"/>
          <w:marBottom w:val="0"/>
          <w:divBdr>
            <w:top w:val="none" w:sz="0" w:space="0" w:color="auto"/>
            <w:left w:val="none" w:sz="0" w:space="0" w:color="auto"/>
            <w:bottom w:val="none" w:sz="0" w:space="0" w:color="auto"/>
            <w:right w:val="none" w:sz="0" w:space="0" w:color="auto"/>
          </w:divBdr>
        </w:div>
        <w:div w:id="900596978">
          <w:marLeft w:val="480"/>
          <w:marRight w:val="0"/>
          <w:marTop w:val="0"/>
          <w:marBottom w:val="0"/>
          <w:divBdr>
            <w:top w:val="none" w:sz="0" w:space="0" w:color="auto"/>
            <w:left w:val="none" w:sz="0" w:space="0" w:color="auto"/>
            <w:bottom w:val="none" w:sz="0" w:space="0" w:color="auto"/>
            <w:right w:val="none" w:sz="0" w:space="0" w:color="auto"/>
          </w:divBdr>
        </w:div>
        <w:div w:id="926306597">
          <w:marLeft w:val="480"/>
          <w:marRight w:val="0"/>
          <w:marTop w:val="0"/>
          <w:marBottom w:val="0"/>
          <w:divBdr>
            <w:top w:val="none" w:sz="0" w:space="0" w:color="auto"/>
            <w:left w:val="none" w:sz="0" w:space="0" w:color="auto"/>
            <w:bottom w:val="none" w:sz="0" w:space="0" w:color="auto"/>
            <w:right w:val="none" w:sz="0" w:space="0" w:color="auto"/>
          </w:divBdr>
        </w:div>
        <w:div w:id="935098533">
          <w:marLeft w:val="480"/>
          <w:marRight w:val="0"/>
          <w:marTop w:val="0"/>
          <w:marBottom w:val="0"/>
          <w:divBdr>
            <w:top w:val="none" w:sz="0" w:space="0" w:color="auto"/>
            <w:left w:val="none" w:sz="0" w:space="0" w:color="auto"/>
            <w:bottom w:val="none" w:sz="0" w:space="0" w:color="auto"/>
            <w:right w:val="none" w:sz="0" w:space="0" w:color="auto"/>
          </w:divBdr>
        </w:div>
        <w:div w:id="954945587">
          <w:marLeft w:val="480"/>
          <w:marRight w:val="0"/>
          <w:marTop w:val="0"/>
          <w:marBottom w:val="0"/>
          <w:divBdr>
            <w:top w:val="none" w:sz="0" w:space="0" w:color="auto"/>
            <w:left w:val="none" w:sz="0" w:space="0" w:color="auto"/>
            <w:bottom w:val="none" w:sz="0" w:space="0" w:color="auto"/>
            <w:right w:val="none" w:sz="0" w:space="0" w:color="auto"/>
          </w:divBdr>
        </w:div>
        <w:div w:id="977413160">
          <w:marLeft w:val="480"/>
          <w:marRight w:val="0"/>
          <w:marTop w:val="0"/>
          <w:marBottom w:val="0"/>
          <w:divBdr>
            <w:top w:val="none" w:sz="0" w:space="0" w:color="auto"/>
            <w:left w:val="none" w:sz="0" w:space="0" w:color="auto"/>
            <w:bottom w:val="none" w:sz="0" w:space="0" w:color="auto"/>
            <w:right w:val="none" w:sz="0" w:space="0" w:color="auto"/>
          </w:divBdr>
        </w:div>
        <w:div w:id="990139439">
          <w:marLeft w:val="480"/>
          <w:marRight w:val="0"/>
          <w:marTop w:val="0"/>
          <w:marBottom w:val="0"/>
          <w:divBdr>
            <w:top w:val="none" w:sz="0" w:space="0" w:color="auto"/>
            <w:left w:val="none" w:sz="0" w:space="0" w:color="auto"/>
            <w:bottom w:val="none" w:sz="0" w:space="0" w:color="auto"/>
            <w:right w:val="none" w:sz="0" w:space="0" w:color="auto"/>
          </w:divBdr>
        </w:div>
        <w:div w:id="993099002">
          <w:marLeft w:val="480"/>
          <w:marRight w:val="0"/>
          <w:marTop w:val="0"/>
          <w:marBottom w:val="0"/>
          <w:divBdr>
            <w:top w:val="none" w:sz="0" w:space="0" w:color="auto"/>
            <w:left w:val="none" w:sz="0" w:space="0" w:color="auto"/>
            <w:bottom w:val="none" w:sz="0" w:space="0" w:color="auto"/>
            <w:right w:val="none" w:sz="0" w:space="0" w:color="auto"/>
          </w:divBdr>
        </w:div>
        <w:div w:id="1011957497">
          <w:marLeft w:val="480"/>
          <w:marRight w:val="0"/>
          <w:marTop w:val="0"/>
          <w:marBottom w:val="0"/>
          <w:divBdr>
            <w:top w:val="none" w:sz="0" w:space="0" w:color="auto"/>
            <w:left w:val="none" w:sz="0" w:space="0" w:color="auto"/>
            <w:bottom w:val="none" w:sz="0" w:space="0" w:color="auto"/>
            <w:right w:val="none" w:sz="0" w:space="0" w:color="auto"/>
          </w:divBdr>
        </w:div>
        <w:div w:id="1045567469">
          <w:marLeft w:val="480"/>
          <w:marRight w:val="0"/>
          <w:marTop w:val="0"/>
          <w:marBottom w:val="0"/>
          <w:divBdr>
            <w:top w:val="none" w:sz="0" w:space="0" w:color="auto"/>
            <w:left w:val="none" w:sz="0" w:space="0" w:color="auto"/>
            <w:bottom w:val="none" w:sz="0" w:space="0" w:color="auto"/>
            <w:right w:val="none" w:sz="0" w:space="0" w:color="auto"/>
          </w:divBdr>
        </w:div>
        <w:div w:id="1054087557">
          <w:marLeft w:val="480"/>
          <w:marRight w:val="0"/>
          <w:marTop w:val="0"/>
          <w:marBottom w:val="0"/>
          <w:divBdr>
            <w:top w:val="none" w:sz="0" w:space="0" w:color="auto"/>
            <w:left w:val="none" w:sz="0" w:space="0" w:color="auto"/>
            <w:bottom w:val="none" w:sz="0" w:space="0" w:color="auto"/>
            <w:right w:val="none" w:sz="0" w:space="0" w:color="auto"/>
          </w:divBdr>
        </w:div>
        <w:div w:id="1058431321">
          <w:marLeft w:val="480"/>
          <w:marRight w:val="0"/>
          <w:marTop w:val="0"/>
          <w:marBottom w:val="0"/>
          <w:divBdr>
            <w:top w:val="none" w:sz="0" w:space="0" w:color="auto"/>
            <w:left w:val="none" w:sz="0" w:space="0" w:color="auto"/>
            <w:bottom w:val="none" w:sz="0" w:space="0" w:color="auto"/>
            <w:right w:val="none" w:sz="0" w:space="0" w:color="auto"/>
          </w:divBdr>
        </w:div>
        <w:div w:id="1104888562">
          <w:marLeft w:val="480"/>
          <w:marRight w:val="0"/>
          <w:marTop w:val="0"/>
          <w:marBottom w:val="0"/>
          <w:divBdr>
            <w:top w:val="none" w:sz="0" w:space="0" w:color="auto"/>
            <w:left w:val="none" w:sz="0" w:space="0" w:color="auto"/>
            <w:bottom w:val="none" w:sz="0" w:space="0" w:color="auto"/>
            <w:right w:val="none" w:sz="0" w:space="0" w:color="auto"/>
          </w:divBdr>
        </w:div>
        <w:div w:id="1132671412">
          <w:marLeft w:val="480"/>
          <w:marRight w:val="0"/>
          <w:marTop w:val="0"/>
          <w:marBottom w:val="0"/>
          <w:divBdr>
            <w:top w:val="none" w:sz="0" w:space="0" w:color="auto"/>
            <w:left w:val="none" w:sz="0" w:space="0" w:color="auto"/>
            <w:bottom w:val="none" w:sz="0" w:space="0" w:color="auto"/>
            <w:right w:val="none" w:sz="0" w:space="0" w:color="auto"/>
          </w:divBdr>
        </w:div>
        <w:div w:id="1140851942">
          <w:marLeft w:val="480"/>
          <w:marRight w:val="0"/>
          <w:marTop w:val="0"/>
          <w:marBottom w:val="0"/>
          <w:divBdr>
            <w:top w:val="none" w:sz="0" w:space="0" w:color="auto"/>
            <w:left w:val="none" w:sz="0" w:space="0" w:color="auto"/>
            <w:bottom w:val="none" w:sz="0" w:space="0" w:color="auto"/>
            <w:right w:val="none" w:sz="0" w:space="0" w:color="auto"/>
          </w:divBdr>
        </w:div>
        <w:div w:id="1146359160">
          <w:marLeft w:val="480"/>
          <w:marRight w:val="0"/>
          <w:marTop w:val="0"/>
          <w:marBottom w:val="0"/>
          <w:divBdr>
            <w:top w:val="none" w:sz="0" w:space="0" w:color="auto"/>
            <w:left w:val="none" w:sz="0" w:space="0" w:color="auto"/>
            <w:bottom w:val="none" w:sz="0" w:space="0" w:color="auto"/>
            <w:right w:val="none" w:sz="0" w:space="0" w:color="auto"/>
          </w:divBdr>
        </w:div>
        <w:div w:id="1172063667">
          <w:marLeft w:val="480"/>
          <w:marRight w:val="0"/>
          <w:marTop w:val="0"/>
          <w:marBottom w:val="0"/>
          <w:divBdr>
            <w:top w:val="none" w:sz="0" w:space="0" w:color="auto"/>
            <w:left w:val="none" w:sz="0" w:space="0" w:color="auto"/>
            <w:bottom w:val="none" w:sz="0" w:space="0" w:color="auto"/>
            <w:right w:val="none" w:sz="0" w:space="0" w:color="auto"/>
          </w:divBdr>
        </w:div>
        <w:div w:id="1203635915">
          <w:marLeft w:val="480"/>
          <w:marRight w:val="0"/>
          <w:marTop w:val="0"/>
          <w:marBottom w:val="0"/>
          <w:divBdr>
            <w:top w:val="none" w:sz="0" w:space="0" w:color="auto"/>
            <w:left w:val="none" w:sz="0" w:space="0" w:color="auto"/>
            <w:bottom w:val="none" w:sz="0" w:space="0" w:color="auto"/>
            <w:right w:val="none" w:sz="0" w:space="0" w:color="auto"/>
          </w:divBdr>
        </w:div>
        <w:div w:id="1247349202">
          <w:marLeft w:val="480"/>
          <w:marRight w:val="0"/>
          <w:marTop w:val="0"/>
          <w:marBottom w:val="0"/>
          <w:divBdr>
            <w:top w:val="none" w:sz="0" w:space="0" w:color="auto"/>
            <w:left w:val="none" w:sz="0" w:space="0" w:color="auto"/>
            <w:bottom w:val="none" w:sz="0" w:space="0" w:color="auto"/>
            <w:right w:val="none" w:sz="0" w:space="0" w:color="auto"/>
          </w:divBdr>
        </w:div>
        <w:div w:id="1278223263">
          <w:marLeft w:val="480"/>
          <w:marRight w:val="0"/>
          <w:marTop w:val="0"/>
          <w:marBottom w:val="0"/>
          <w:divBdr>
            <w:top w:val="none" w:sz="0" w:space="0" w:color="auto"/>
            <w:left w:val="none" w:sz="0" w:space="0" w:color="auto"/>
            <w:bottom w:val="none" w:sz="0" w:space="0" w:color="auto"/>
            <w:right w:val="none" w:sz="0" w:space="0" w:color="auto"/>
          </w:divBdr>
        </w:div>
        <w:div w:id="1283416007">
          <w:marLeft w:val="480"/>
          <w:marRight w:val="0"/>
          <w:marTop w:val="0"/>
          <w:marBottom w:val="0"/>
          <w:divBdr>
            <w:top w:val="none" w:sz="0" w:space="0" w:color="auto"/>
            <w:left w:val="none" w:sz="0" w:space="0" w:color="auto"/>
            <w:bottom w:val="none" w:sz="0" w:space="0" w:color="auto"/>
            <w:right w:val="none" w:sz="0" w:space="0" w:color="auto"/>
          </w:divBdr>
        </w:div>
        <w:div w:id="1296984624">
          <w:marLeft w:val="480"/>
          <w:marRight w:val="0"/>
          <w:marTop w:val="0"/>
          <w:marBottom w:val="0"/>
          <w:divBdr>
            <w:top w:val="none" w:sz="0" w:space="0" w:color="auto"/>
            <w:left w:val="none" w:sz="0" w:space="0" w:color="auto"/>
            <w:bottom w:val="none" w:sz="0" w:space="0" w:color="auto"/>
            <w:right w:val="none" w:sz="0" w:space="0" w:color="auto"/>
          </w:divBdr>
        </w:div>
        <w:div w:id="1364094877">
          <w:marLeft w:val="480"/>
          <w:marRight w:val="0"/>
          <w:marTop w:val="0"/>
          <w:marBottom w:val="0"/>
          <w:divBdr>
            <w:top w:val="none" w:sz="0" w:space="0" w:color="auto"/>
            <w:left w:val="none" w:sz="0" w:space="0" w:color="auto"/>
            <w:bottom w:val="none" w:sz="0" w:space="0" w:color="auto"/>
            <w:right w:val="none" w:sz="0" w:space="0" w:color="auto"/>
          </w:divBdr>
        </w:div>
        <w:div w:id="1367409988">
          <w:marLeft w:val="480"/>
          <w:marRight w:val="0"/>
          <w:marTop w:val="0"/>
          <w:marBottom w:val="0"/>
          <w:divBdr>
            <w:top w:val="none" w:sz="0" w:space="0" w:color="auto"/>
            <w:left w:val="none" w:sz="0" w:space="0" w:color="auto"/>
            <w:bottom w:val="none" w:sz="0" w:space="0" w:color="auto"/>
            <w:right w:val="none" w:sz="0" w:space="0" w:color="auto"/>
          </w:divBdr>
        </w:div>
        <w:div w:id="1395738457">
          <w:marLeft w:val="480"/>
          <w:marRight w:val="0"/>
          <w:marTop w:val="0"/>
          <w:marBottom w:val="0"/>
          <w:divBdr>
            <w:top w:val="none" w:sz="0" w:space="0" w:color="auto"/>
            <w:left w:val="none" w:sz="0" w:space="0" w:color="auto"/>
            <w:bottom w:val="none" w:sz="0" w:space="0" w:color="auto"/>
            <w:right w:val="none" w:sz="0" w:space="0" w:color="auto"/>
          </w:divBdr>
        </w:div>
        <w:div w:id="1411850848">
          <w:marLeft w:val="480"/>
          <w:marRight w:val="0"/>
          <w:marTop w:val="0"/>
          <w:marBottom w:val="0"/>
          <w:divBdr>
            <w:top w:val="none" w:sz="0" w:space="0" w:color="auto"/>
            <w:left w:val="none" w:sz="0" w:space="0" w:color="auto"/>
            <w:bottom w:val="none" w:sz="0" w:space="0" w:color="auto"/>
            <w:right w:val="none" w:sz="0" w:space="0" w:color="auto"/>
          </w:divBdr>
        </w:div>
        <w:div w:id="1504977859">
          <w:marLeft w:val="480"/>
          <w:marRight w:val="0"/>
          <w:marTop w:val="0"/>
          <w:marBottom w:val="0"/>
          <w:divBdr>
            <w:top w:val="none" w:sz="0" w:space="0" w:color="auto"/>
            <w:left w:val="none" w:sz="0" w:space="0" w:color="auto"/>
            <w:bottom w:val="none" w:sz="0" w:space="0" w:color="auto"/>
            <w:right w:val="none" w:sz="0" w:space="0" w:color="auto"/>
          </w:divBdr>
        </w:div>
        <w:div w:id="1557738165">
          <w:marLeft w:val="480"/>
          <w:marRight w:val="0"/>
          <w:marTop w:val="0"/>
          <w:marBottom w:val="0"/>
          <w:divBdr>
            <w:top w:val="none" w:sz="0" w:space="0" w:color="auto"/>
            <w:left w:val="none" w:sz="0" w:space="0" w:color="auto"/>
            <w:bottom w:val="none" w:sz="0" w:space="0" w:color="auto"/>
            <w:right w:val="none" w:sz="0" w:space="0" w:color="auto"/>
          </w:divBdr>
        </w:div>
        <w:div w:id="1607234359">
          <w:marLeft w:val="480"/>
          <w:marRight w:val="0"/>
          <w:marTop w:val="0"/>
          <w:marBottom w:val="0"/>
          <w:divBdr>
            <w:top w:val="none" w:sz="0" w:space="0" w:color="auto"/>
            <w:left w:val="none" w:sz="0" w:space="0" w:color="auto"/>
            <w:bottom w:val="none" w:sz="0" w:space="0" w:color="auto"/>
            <w:right w:val="none" w:sz="0" w:space="0" w:color="auto"/>
          </w:divBdr>
        </w:div>
        <w:div w:id="1626306042">
          <w:marLeft w:val="480"/>
          <w:marRight w:val="0"/>
          <w:marTop w:val="0"/>
          <w:marBottom w:val="0"/>
          <w:divBdr>
            <w:top w:val="none" w:sz="0" w:space="0" w:color="auto"/>
            <w:left w:val="none" w:sz="0" w:space="0" w:color="auto"/>
            <w:bottom w:val="none" w:sz="0" w:space="0" w:color="auto"/>
            <w:right w:val="none" w:sz="0" w:space="0" w:color="auto"/>
          </w:divBdr>
        </w:div>
        <w:div w:id="1643579076">
          <w:marLeft w:val="480"/>
          <w:marRight w:val="0"/>
          <w:marTop w:val="0"/>
          <w:marBottom w:val="0"/>
          <w:divBdr>
            <w:top w:val="none" w:sz="0" w:space="0" w:color="auto"/>
            <w:left w:val="none" w:sz="0" w:space="0" w:color="auto"/>
            <w:bottom w:val="none" w:sz="0" w:space="0" w:color="auto"/>
            <w:right w:val="none" w:sz="0" w:space="0" w:color="auto"/>
          </w:divBdr>
        </w:div>
        <w:div w:id="1851723333">
          <w:marLeft w:val="480"/>
          <w:marRight w:val="0"/>
          <w:marTop w:val="0"/>
          <w:marBottom w:val="0"/>
          <w:divBdr>
            <w:top w:val="none" w:sz="0" w:space="0" w:color="auto"/>
            <w:left w:val="none" w:sz="0" w:space="0" w:color="auto"/>
            <w:bottom w:val="none" w:sz="0" w:space="0" w:color="auto"/>
            <w:right w:val="none" w:sz="0" w:space="0" w:color="auto"/>
          </w:divBdr>
        </w:div>
        <w:div w:id="1857579052">
          <w:marLeft w:val="480"/>
          <w:marRight w:val="0"/>
          <w:marTop w:val="0"/>
          <w:marBottom w:val="0"/>
          <w:divBdr>
            <w:top w:val="none" w:sz="0" w:space="0" w:color="auto"/>
            <w:left w:val="none" w:sz="0" w:space="0" w:color="auto"/>
            <w:bottom w:val="none" w:sz="0" w:space="0" w:color="auto"/>
            <w:right w:val="none" w:sz="0" w:space="0" w:color="auto"/>
          </w:divBdr>
        </w:div>
        <w:div w:id="1899167774">
          <w:marLeft w:val="480"/>
          <w:marRight w:val="0"/>
          <w:marTop w:val="0"/>
          <w:marBottom w:val="0"/>
          <w:divBdr>
            <w:top w:val="none" w:sz="0" w:space="0" w:color="auto"/>
            <w:left w:val="none" w:sz="0" w:space="0" w:color="auto"/>
            <w:bottom w:val="none" w:sz="0" w:space="0" w:color="auto"/>
            <w:right w:val="none" w:sz="0" w:space="0" w:color="auto"/>
          </w:divBdr>
        </w:div>
        <w:div w:id="1950357475">
          <w:marLeft w:val="480"/>
          <w:marRight w:val="0"/>
          <w:marTop w:val="0"/>
          <w:marBottom w:val="0"/>
          <w:divBdr>
            <w:top w:val="none" w:sz="0" w:space="0" w:color="auto"/>
            <w:left w:val="none" w:sz="0" w:space="0" w:color="auto"/>
            <w:bottom w:val="none" w:sz="0" w:space="0" w:color="auto"/>
            <w:right w:val="none" w:sz="0" w:space="0" w:color="auto"/>
          </w:divBdr>
        </w:div>
        <w:div w:id="1963999410">
          <w:marLeft w:val="480"/>
          <w:marRight w:val="0"/>
          <w:marTop w:val="0"/>
          <w:marBottom w:val="0"/>
          <w:divBdr>
            <w:top w:val="none" w:sz="0" w:space="0" w:color="auto"/>
            <w:left w:val="none" w:sz="0" w:space="0" w:color="auto"/>
            <w:bottom w:val="none" w:sz="0" w:space="0" w:color="auto"/>
            <w:right w:val="none" w:sz="0" w:space="0" w:color="auto"/>
          </w:divBdr>
        </w:div>
        <w:div w:id="2029404516">
          <w:marLeft w:val="480"/>
          <w:marRight w:val="0"/>
          <w:marTop w:val="0"/>
          <w:marBottom w:val="0"/>
          <w:divBdr>
            <w:top w:val="none" w:sz="0" w:space="0" w:color="auto"/>
            <w:left w:val="none" w:sz="0" w:space="0" w:color="auto"/>
            <w:bottom w:val="none" w:sz="0" w:space="0" w:color="auto"/>
            <w:right w:val="none" w:sz="0" w:space="0" w:color="auto"/>
          </w:divBdr>
        </w:div>
        <w:div w:id="2112897674">
          <w:marLeft w:val="480"/>
          <w:marRight w:val="0"/>
          <w:marTop w:val="0"/>
          <w:marBottom w:val="0"/>
          <w:divBdr>
            <w:top w:val="none" w:sz="0" w:space="0" w:color="auto"/>
            <w:left w:val="none" w:sz="0" w:space="0" w:color="auto"/>
            <w:bottom w:val="none" w:sz="0" w:space="0" w:color="auto"/>
            <w:right w:val="none" w:sz="0" w:space="0" w:color="auto"/>
          </w:divBdr>
        </w:div>
      </w:divsChild>
    </w:div>
    <w:div w:id="401026932">
      <w:bodyDiv w:val="1"/>
      <w:marLeft w:val="0"/>
      <w:marRight w:val="0"/>
      <w:marTop w:val="0"/>
      <w:marBottom w:val="0"/>
      <w:divBdr>
        <w:top w:val="none" w:sz="0" w:space="0" w:color="auto"/>
        <w:left w:val="none" w:sz="0" w:space="0" w:color="auto"/>
        <w:bottom w:val="none" w:sz="0" w:space="0" w:color="auto"/>
        <w:right w:val="none" w:sz="0" w:space="0" w:color="auto"/>
      </w:divBdr>
    </w:div>
    <w:div w:id="403377369">
      <w:bodyDiv w:val="1"/>
      <w:marLeft w:val="0"/>
      <w:marRight w:val="0"/>
      <w:marTop w:val="0"/>
      <w:marBottom w:val="0"/>
      <w:divBdr>
        <w:top w:val="none" w:sz="0" w:space="0" w:color="auto"/>
        <w:left w:val="none" w:sz="0" w:space="0" w:color="auto"/>
        <w:bottom w:val="none" w:sz="0" w:space="0" w:color="auto"/>
        <w:right w:val="none" w:sz="0" w:space="0" w:color="auto"/>
      </w:divBdr>
    </w:div>
    <w:div w:id="406541205">
      <w:bodyDiv w:val="1"/>
      <w:marLeft w:val="0"/>
      <w:marRight w:val="0"/>
      <w:marTop w:val="0"/>
      <w:marBottom w:val="0"/>
      <w:divBdr>
        <w:top w:val="none" w:sz="0" w:space="0" w:color="auto"/>
        <w:left w:val="none" w:sz="0" w:space="0" w:color="auto"/>
        <w:bottom w:val="none" w:sz="0" w:space="0" w:color="auto"/>
        <w:right w:val="none" w:sz="0" w:space="0" w:color="auto"/>
      </w:divBdr>
      <w:divsChild>
        <w:div w:id="4288697">
          <w:marLeft w:val="480"/>
          <w:marRight w:val="0"/>
          <w:marTop w:val="0"/>
          <w:marBottom w:val="0"/>
          <w:divBdr>
            <w:top w:val="none" w:sz="0" w:space="0" w:color="auto"/>
            <w:left w:val="none" w:sz="0" w:space="0" w:color="auto"/>
            <w:bottom w:val="none" w:sz="0" w:space="0" w:color="auto"/>
            <w:right w:val="none" w:sz="0" w:space="0" w:color="auto"/>
          </w:divBdr>
        </w:div>
        <w:div w:id="30811173">
          <w:marLeft w:val="480"/>
          <w:marRight w:val="0"/>
          <w:marTop w:val="0"/>
          <w:marBottom w:val="0"/>
          <w:divBdr>
            <w:top w:val="none" w:sz="0" w:space="0" w:color="auto"/>
            <w:left w:val="none" w:sz="0" w:space="0" w:color="auto"/>
            <w:bottom w:val="none" w:sz="0" w:space="0" w:color="auto"/>
            <w:right w:val="none" w:sz="0" w:space="0" w:color="auto"/>
          </w:divBdr>
        </w:div>
        <w:div w:id="48190636">
          <w:marLeft w:val="480"/>
          <w:marRight w:val="0"/>
          <w:marTop w:val="0"/>
          <w:marBottom w:val="0"/>
          <w:divBdr>
            <w:top w:val="none" w:sz="0" w:space="0" w:color="auto"/>
            <w:left w:val="none" w:sz="0" w:space="0" w:color="auto"/>
            <w:bottom w:val="none" w:sz="0" w:space="0" w:color="auto"/>
            <w:right w:val="none" w:sz="0" w:space="0" w:color="auto"/>
          </w:divBdr>
        </w:div>
        <w:div w:id="62027203">
          <w:marLeft w:val="480"/>
          <w:marRight w:val="0"/>
          <w:marTop w:val="0"/>
          <w:marBottom w:val="0"/>
          <w:divBdr>
            <w:top w:val="none" w:sz="0" w:space="0" w:color="auto"/>
            <w:left w:val="none" w:sz="0" w:space="0" w:color="auto"/>
            <w:bottom w:val="none" w:sz="0" w:space="0" w:color="auto"/>
            <w:right w:val="none" w:sz="0" w:space="0" w:color="auto"/>
          </w:divBdr>
        </w:div>
        <w:div w:id="101609872">
          <w:marLeft w:val="480"/>
          <w:marRight w:val="0"/>
          <w:marTop w:val="0"/>
          <w:marBottom w:val="0"/>
          <w:divBdr>
            <w:top w:val="none" w:sz="0" w:space="0" w:color="auto"/>
            <w:left w:val="none" w:sz="0" w:space="0" w:color="auto"/>
            <w:bottom w:val="none" w:sz="0" w:space="0" w:color="auto"/>
            <w:right w:val="none" w:sz="0" w:space="0" w:color="auto"/>
          </w:divBdr>
        </w:div>
        <w:div w:id="123470413">
          <w:marLeft w:val="480"/>
          <w:marRight w:val="0"/>
          <w:marTop w:val="0"/>
          <w:marBottom w:val="0"/>
          <w:divBdr>
            <w:top w:val="none" w:sz="0" w:space="0" w:color="auto"/>
            <w:left w:val="none" w:sz="0" w:space="0" w:color="auto"/>
            <w:bottom w:val="none" w:sz="0" w:space="0" w:color="auto"/>
            <w:right w:val="none" w:sz="0" w:space="0" w:color="auto"/>
          </w:divBdr>
        </w:div>
        <w:div w:id="213123601">
          <w:marLeft w:val="480"/>
          <w:marRight w:val="0"/>
          <w:marTop w:val="0"/>
          <w:marBottom w:val="0"/>
          <w:divBdr>
            <w:top w:val="none" w:sz="0" w:space="0" w:color="auto"/>
            <w:left w:val="none" w:sz="0" w:space="0" w:color="auto"/>
            <w:bottom w:val="none" w:sz="0" w:space="0" w:color="auto"/>
            <w:right w:val="none" w:sz="0" w:space="0" w:color="auto"/>
          </w:divBdr>
        </w:div>
        <w:div w:id="327445930">
          <w:marLeft w:val="480"/>
          <w:marRight w:val="0"/>
          <w:marTop w:val="0"/>
          <w:marBottom w:val="0"/>
          <w:divBdr>
            <w:top w:val="none" w:sz="0" w:space="0" w:color="auto"/>
            <w:left w:val="none" w:sz="0" w:space="0" w:color="auto"/>
            <w:bottom w:val="none" w:sz="0" w:space="0" w:color="auto"/>
            <w:right w:val="none" w:sz="0" w:space="0" w:color="auto"/>
          </w:divBdr>
        </w:div>
        <w:div w:id="388960564">
          <w:marLeft w:val="480"/>
          <w:marRight w:val="0"/>
          <w:marTop w:val="0"/>
          <w:marBottom w:val="0"/>
          <w:divBdr>
            <w:top w:val="none" w:sz="0" w:space="0" w:color="auto"/>
            <w:left w:val="none" w:sz="0" w:space="0" w:color="auto"/>
            <w:bottom w:val="none" w:sz="0" w:space="0" w:color="auto"/>
            <w:right w:val="none" w:sz="0" w:space="0" w:color="auto"/>
          </w:divBdr>
        </w:div>
        <w:div w:id="506135026">
          <w:marLeft w:val="480"/>
          <w:marRight w:val="0"/>
          <w:marTop w:val="0"/>
          <w:marBottom w:val="0"/>
          <w:divBdr>
            <w:top w:val="none" w:sz="0" w:space="0" w:color="auto"/>
            <w:left w:val="none" w:sz="0" w:space="0" w:color="auto"/>
            <w:bottom w:val="none" w:sz="0" w:space="0" w:color="auto"/>
            <w:right w:val="none" w:sz="0" w:space="0" w:color="auto"/>
          </w:divBdr>
        </w:div>
        <w:div w:id="532419625">
          <w:marLeft w:val="480"/>
          <w:marRight w:val="0"/>
          <w:marTop w:val="0"/>
          <w:marBottom w:val="0"/>
          <w:divBdr>
            <w:top w:val="none" w:sz="0" w:space="0" w:color="auto"/>
            <w:left w:val="none" w:sz="0" w:space="0" w:color="auto"/>
            <w:bottom w:val="none" w:sz="0" w:space="0" w:color="auto"/>
            <w:right w:val="none" w:sz="0" w:space="0" w:color="auto"/>
          </w:divBdr>
        </w:div>
        <w:div w:id="564295705">
          <w:marLeft w:val="480"/>
          <w:marRight w:val="0"/>
          <w:marTop w:val="0"/>
          <w:marBottom w:val="0"/>
          <w:divBdr>
            <w:top w:val="none" w:sz="0" w:space="0" w:color="auto"/>
            <w:left w:val="none" w:sz="0" w:space="0" w:color="auto"/>
            <w:bottom w:val="none" w:sz="0" w:space="0" w:color="auto"/>
            <w:right w:val="none" w:sz="0" w:space="0" w:color="auto"/>
          </w:divBdr>
        </w:div>
        <w:div w:id="573007023">
          <w:marLeft w:val="480"/>
          <w:marRight w:val="0"/>
          <w:marTop w:val="0"/>
          <w:marBottom w:val="0"/>
          <w:divBdr>
            <w:top w:val="none" w:sz="0" w:space="0" w:color="auto"/>
            <w:left w:val="none" w:sz="0" w:space="0" w:color="auto"/>
            <w:bottom w:val="none" w:sz="0" w:space="0" w:color="auto"/>
            <w:right w:val="none" w:sz="0" w:space="0" w:color="auto"/>
          </w:divBdr>
        </w:div>
        <w:div w:id="581376612">
          <w:marLeft w:val="480"/>
          <w:marRight w:val="0"/>
          <w:marTop w:val="0"/>
          <w:marBottom w:val="0"/>
          <w:divBdr>
            <w:top w:val="none" w:sz="0" w:space="0" w:color="auto"/>
            <w:left w:val="none" w:sz="0" w:space="0" w:color="auto"/>
            <w:bottom w:val="none" w:sz="0" w:space="0" w:color="auto"/>
            <w:right w:val="none" w:sz="0" w:space="0" w:color="auto"/>
          </w:divBdr>
        </w:div>
        <w:div w:id="650914744">
          <w:marLeft w:val="480"/>
          <w:marRight w:val="0"/>
          <w:marTop w:val="0"/>
          <w:marBottom w:val="0"/>
          <w:divBdr>
            <w:top w:val="none" w:sz="0" w:space="0" w:color="auto"/>
            <w:left w:val="none" w:sz="0" w:space="0" w:color="auto"/>
            <w:bottom w:val="none" w:sz="0" w:space="0" w:color="auto"/>
            <w:right w:val="none" w:sz="0" w:space="0" w:color="auto"/>
          </w:divBdr>
        </w:div>
        <w:div w:id="666442984">
          <w:marLeft w:val="480"/>
          <w:marRight w:val="0"/>
          <w:marTop w:val="0"/>
          <w:marBottom w:val="0"/>
          <w:divBdr>
            <w:top w:val="none" w:sz="0" w:space="0" w:color="auto"/>
            <w:left w:val="none" w:sz="0" w:space="0" w:color="auto"/>
            <w:bottom w:val="none" w:sz="0" w:space="0" w:color="auto"/>
            <w:right w:val="none" w:sz="0" w:space="0" w:color="auto"/>
          </w:divBdr>
        </w:div>
        <w:div w:id="672536725">
          <w:marLeft w:val="480"/>
          <w:marRight w:val="0"/>
          <w:marTop w:val="0"/>
          <w:marBottom w:val="0"/>
          <w:divBdr>
            <w:top w:val="none" w:sz="0" w:space="0" w:color="auto"/>
            <w:left w:val="none" w:sz="0" w:space="0" w:color="auto"/>
            <w:bottom w:val="none" w:sz="0" w:space="0" w:color="auto"/>
            <w:right w:val="none" w:sz="0" w:space="0" w:color="auto"/>
          </w:divBdr>
        </w:div>
        <w:div w:id="777021388">
          <w:marLeft w:val="480"/>
          <w:marRight w:val="0"/>
          <w:marTop w:val="0"/>
          <w:marBottom w:val="0"/>
          <w:divBdr>
            <w:top w:val="none" w:sz="0" w:space="0" w:color="auto"/>
            <w:left w:val="none" w:sz="0" w:space="0" w:color="auto"/>
            <w:bottom w:val="none" w:sz="0" w:space="0" w:color="auto"/>
            <w:right w:val="none" w:sz="0" w:space="0" w:color="auto"/>
          </w:divBdr>
        </w:div>
        <w:div w:id="793056367">
          <w:marLeft w:val="480"/>
          <w:marRight w:val="0"/>
          <w:marTop w:val="0"/>
          <w:marBottom w:val="0"/>
          <w:divBdr>
            <w:top w:val="none" w:sz="0" w:space="0" w:color="auto"/>
            <w:left w:val="none" w:sz="0" w:space="0" w:color="auto"/>
            <w:bottom w:val="none" w:sz="0" w:space="0" w:color="auto"/>
            <w:right w:val="none" w:sz="0" w:space="0" w:color="auto"/>
          </w:divBdr>
        </w:div>
        <w:div w:id="882786302">
          <w:marLeft w:val="480"/>
          <w:marRight w:val="0"/>
          <w:marTop w:val="0"/>
          <w:marBottom w:val="0"/>
          <w:divBdr>
            <w:top w:val="none" w:sz="0" w:space="0" w:color="auto"/>
            <w:left w:val="none" w:sz="0" w:space="0" w:color="auto"/>
            <w:bottom w:val="none" w:sz="0" w:space="0" w:color="auto"/>
            <w:right w:val="none" w:sz="0" w:space="0" w:color="auto"/>
          </w:divBdr>
        </w:div>
        <w:div w:id="903951182">
          <w:marLeft w:val="480"/>
          <w:marRight w:val="0"/>
          <w:marTop w:val="0"/>
          <w:marBottom w:val="0"/>
          <w:divBdr>
            <w:top w:val="none" w:sz="0" w:space="0" w:color="auto"/>
            <w:left w:val="none" w:sz="0" w:space="0" w:color="auto"/>
            <w:bottom w:val="none" w:sz="0" w:space="0" w:color="auto"/>
            <w:right w:val="none" w:sz="0" w:space="0" w:color="auto"/>
          </w:divBdr>
        </w:div>
        <w:div w:id="1004480795">
          <w:marLeft w:val="480"/>
          <w:marRight w:val="0"/>
          <w:marTop w:val="0"/>
          <w:marBottom w:val="0"/>
          <w:divBdr>
            <w:top w:val="none" w:sz="0" w:space="0" w:color="auto"/>
            <w:left w:val="none" w:sz="0" w:space="0" w:color="auto"/>
            <w:bottom w:val="none" w:sz="0" w:space="0" w:color="auto"/>
            <w:right w:val="none" w:sz="0" w:space="0" w:color="auto"/>
          </w:divBdr>
        </w:div>
        <w:div w:id="1028988107">
          <w:marLeft w:val="480"/>
          <w:marRight w:val="0"/>
          <w:marTop w:val="0"/>
          <w:marBottom w:val="0"/>
          <w:divBdr>
            <w:top w:val="none" w:sz="0" w:space="0" w:color="auto"/>
            <w:left w:val="none" w:sz="0" w:space="0" w:color="auto"/>
            <w:bottom w:val="none" w:sz="0" w:space="0" w:color="auto"/>
            <w:right w:val="none" w:sz="0" w:space="0" w:color="auto"/>
          </w:divBdr>
        </w:div>
        <w:div w:id="1031998935">
          <w:marLeft w:val="480"/>
          <w:marRight w:val="0"/>
          <w:marTop w:val="0"/>
          <w:marBottom w:val="0"/>
          <w:divBdr>
            <w:top w:val="none" w:sz="0" w:space="0" w:color="auto"/>
            <w:left w:val="none" w:sz="0" w:space="0" w:color="auto"/>
            <w:bottom w:val="none" w:sz="0" w:space="0" w:color="auto"/>
            <w:right w:val="none" w:sz="0" w:space="0" w:color="auto"/>
          </w:divBdr>
        </w:div>
        <w:div w:id="1076510056">
          <w:marLeft w:val="480"/>
          <w:marRight w:val="0"/>
          <w:marTop w:val="0"/>
          <w:marBottom w:val="0"/>
          <w:divBdr>
            <w:top w:val="none" w:sz="0" w:space="0" w:color="auto"/>
            <w:left w:val="none" w:sz="0" w:space="0" w:color="auto"/>
            <w:bottom w:val="none" w:sz="0" w:space="0" w:color="auto"/>
            <w:right w:val="none" w:sz="0" w:space="0" w:color="auto"/>
          </w:divBdr>
        </w:div>
        <w:div w:id="1100834903">
          <w:marLeft w:val="480"/>
          <w:marRight w:val="0"/>
          <w:marTop w:val="0"/>
          <w:marBottom w:val="0"/>
          <w:divBdr>
            <w:top w:val="none" w:sz="0" w:space="0" w:color="auto"/>
            <w:left w:val="none" w:sz="0" w:space="0" w:color="auto"/>
            <w:bottom w:val="none" w:sz="0" w:space="0" w:color="auto"/>
            <w:right w:val="none" w:sz="0" w:space="0" w:color="auto"/>
          </w:divBdr>
        </w:div>
        <w:div w:id="1101531570">
          <w:marLeft w:val="480"/>
          <w:marRight w:val="0"/>
          <w:marTop w:val="0"/>
          <w:marBottom w:val="0"/>
          <w:divBdr>
            <w:top w:val="none" w:sz="0" w:space="0" w:color="auto"/>
            <w:left w:val="none" w:sz="0" w:space="0" w:color="auto"/>
            <w:bottom w:val="none" w:sz="0" w:space="0" w:color="auto"/>
            <w:right w:val="none" w:sz="0" w:space="0" w:color="auto"/>
          </w:divBdr>
        </w:div>
        <w:div w:id="1121143105">
          <w:marLeft w:val="480"/>
          <w:marRight w:val="0"/>
          <w:marTop w:val="0"/>
          <w:marBottom w:val="0"/>
          <w:divBdr>
            <w:top w:val="none" w:sz="0" w:space="0" w:color="auto"/>
            <w:left w:val="none" w:sz="0" w:space="0" w:color="auto"/>
            <w:bottom w:val="none" w:sz="0" w:space="0" w:color="auto"/>
            <w:right w:val="none" w:sz="0" w:space="0" w:color="auto"/>
          </w:divBdr>
        </w:div>
        <w:div w:id="1149974719">
          <w:marLeft w:val="480"/>
          <w:marRight w:val="0"/>
          <w:marTop w:val="0"/>
          <w:marBottom w:val="0"/>
          <w:divBdr>
            <w:top w:val="none" w:sz="0" w:space="0" w:color="auto"/>
            <w:left w:val="none" w:sz="0" w:space="0" w:color="auto"/>
            <w:bottom w:val="none" w:sz="0" w:space="0" w:color="auto"/>
            <w:right w:val="none" w:sz="0" w:space="0" w:color="auto"/>
          </w:divBdr>
        </w:div>
        <w:div w:id="1232042542">
          <w:marLeft w:val="480"/>
          <w:marRight w:val="0"/>
          <w:marTop w:val="0"/>
          <w:marBottom w:val="0"/>
          <w:divBdr>
            <w:top w:val="none" w:sz="0" w:space="0" w:color="auto"/>
            <w:left w:val="none" w:sz="0" w:space="0" w:color="auto"/>
            <w:bottom w:val="none" w:sz="0" w:space="0" w:color="auto"/>
            <w:right w:val="none" w:sz="0" w:space="0" w:color="auto"/>
          </w:divBdr>
        </w:div>
        <w:div w:id="1258173453">
          <w:marLeft w:val="480"/>
          <w:marRight w:val="0"/>
          <w:marTop w:val="0"/>
          <w:marBottom w:val="0"/>
          <w:divBdr>
            <w:top w:val="none" w:sz="0" w:space="0" w:color="auto"/>
            <w:left w:val="none" w:sz="0" w:space="0" w:color="auto"/>
            <w:bottom w:val="none" w:sz="0" w:space="0" w:color="auto"/>
            <w:right w:val="none" w:sz="0" w:space="0" w:color="auto"/>
          </w:divBdr>
        </w:div>
        <w:div w:id="1277912034">
          <w:marLeft w:val="480"/>
          <w:marRight w:val="0"/>
          <w:marTop w:val="0"/>
          <w:marBottom w:val="0"/>
          <w:divBdr>
            <w:top w:val="none" w:sz="0" w:space="0" w:color="auto"/>
            <w:left w:val="none" w:sz="0" w:space="0" w:color="auto"/>
            <w:bottom w:val="none" w:sz="0" w:space="0" w:color="auto"/>
            <w:right w:val="none" w:sz="0" w:space="0" w:color="auto"/>
          </w:divBdr>
        </w:div>
        <w:div w:id="1312907017">
          <w:marLeft w:val="480"/>
          <w:marRight w:val="0"/>
          <w:marTop w:val="0"/>
          <w:marBottom w:val="0"/>
          <w:divBdr>
            <w:top w:val="none" w:sz="0" w:space="0" w:color="auto"/>
            <w:left w:val="none" w:sz="0" w:space="0" w:color="auto"/>
            <w:bottom w:val="none" w:sz="0" w:space="0" w:color="auto"/>
            <w:right w:val="none" w:sz="0" w:space="0" w:color="auto"/>
          </w:divBdr>
        </w:div>
        <w:div w:id="1346522001">
          <w:marLeft w:val="480"/>
          <w:marRight w:val="0"/>
          <w:marTop w:val="0"/>
          <w:marBottom w:val="0"/>
          <w:divBdr>
            <w:top w:val="none" w:sz="0" w:space="0" w:color="auto"/>
            <w:left w:val="none" w:sz="0" w:space="0" w:color="auto"/>
            <w:bottom w:val="none" w:sz="0" w:space="0" w:color="auto"/>
            <w:right w:val="none" w:sz="0" w:space="0" w:color="auto"/>
          </w:divBdr>
        </w:div>
        <w:div w:id="1393234878">
          <w:marLeft w:val="480"/>
          <w:marRight w:val="0"/>
          <w:marTop w:val="0"/>
          <w:marBottom w:val="0"/>
          <w:divBdr>
            <w:top w:val="none" w:sz="0" w:space="0" w:color="auto"/>
            <w:left w:val="none" w:sz="0" w:space="0" w:color="auto"/>
            <w:bottom w:val="none" w:sz="0" w:space="0" w:color="auto"/>
            <w:right w:val="none" w:sz="0" w:space="0" w:color="auto"/>
          </w:divBdr>
        </w:div>
        <w:div w:id="1394810952">
          <w:marLeft w:val="480"/>
          <w:marRight w:val="0"/>
          <w:marTop w:val="0"/>
          <w:marBottom w:val="0"/>
          <w:divBdr>
            <w:top w:val="none" w:sz="0" w:space="0" w:color="auto"/>
            <w:left w:val="none" w:sz="0" w:space="0" w:color="auto"/>
            <w:bottom w:val="none" w:sz="0" w:space="0" w:color="auto"/>
            <w:right w:val="none" w:sz="0" w:space="0" w:color="auto"/>
          </w:divBdr>
        </w:div>
        <w:div w:id="1406800491">
          <w:marLeft w:val="480"/>
          <w:marRight w:val="0"/>
          <w:marTop w:val="0"/>
          <w:marBottom w:val="0"/>
          <w:divBdr>
            <w:top w:val="none" w:sz="0" w:space="0" w:color="auto"/>
            <w:left w:val="none" w:sz="0" w:space="0" w:color="auto"/>
            <w:bottom w:val="none" w:sz="0" w:space="0" w:color="auto"/>
            <w:right w:val="none" w:sz="0" w:space="0" w:color="auto"/>
          </w:divBdr>
        </w:div>
        <w:div w:id="1415544007">
          <w:marLeft w:val="480"/>
          <w:marRight w:val="0"/>
          <w:marTop w:val="0"/>
          <w:marBottom w:val="0"/>
          <w:divBdr>
            <w:top w:val="none" w:sz="0" w:space="0" w:color="auto"/>
            <w:left w:val="none" w:sz="0" w:space="0" w:color="auto"/>
            <w:bottom w:val="none" w:sz="0" w:space="0" w:color="auto"/>
            <w:right w:val="none" w:sz="0" w:space="0" w:color="auto"/>
          </w:divBdr>
        </w:div>
        <w:div w:id="1417703337">
          <w:marLeft w:val="480"/>
          <w:marRight w:val="0"/>
          <w:marTop w:val="0"/>
          <w:marBottom w:val="0"/>
          <w:divBdr>
            <w:top w:val="none" w:sz="0" w:space="0" w:color="auto"/>
            <w:left w:val="none" w:sz="0" w:space="0" w:color="auto"/>
            <w:bottom w:val="none" w:sz="0" w:space="0" w:color="auto"/>
            <w:right w:val="none" w:sz="0" w:space="0" w:color="auto"/>
          </w:divBdr>
        </w:div>
        <w:div w:id="1463646318">
          <w:marLeft w:val="480"/>
          <w:marRight w:val="0"/>
          <w:marTop w:val="0"/>
          <w:marBottom w:val="0"/>
          <w:divBdr>
            <w:top w:val="none" w:sz="0" w:space="0" w:color="auto"/>
            <w:left w:val="none" w:sz="0" w:space="0" w:color="auto"/>
            <w:bottom w:val="none" w:sz="0" w:space="0" w:color="auto"/>
            <w:right w:val="none" w:sz="0" w:space="0" w:color="auto"/>
          </w:divBdr>
        </w:div>
        <w:div w:id="1477726833">
          <w:marLeft w:val="480"/>
          <w:marRight w:val="0"/>
          <w:marTop w:val="0"/>
          <w:marBottom w:val="0"/>
          <w:divBdr>
            <w:top w:val="none" w:sz="0" w:space="0" w:color="auto"/>
            <w:left w:val="none" w:sz="0" w:space="0" w:color="auto"/>
            <w:bottom w:val="none" w:sz="0" w:space="0" w:color="auto"/>
            <w:right w:val="none" w:sz="0" w:space="0" w:color="auto"/>
          </w:divBdr>
        </w:div>
        <w:div w:id="1510488505">
          <w:marLeft w:val="480"/>
          <w:marRight w:val="0"/>
          <w:marTop w:val="0"/>
          <w:marBottom w:val="0"/>
          <w:divBdr>
            <w:top w:val="none" w:sz="0" w:space="0" w:color="auto"/>
            <w:left w:val="none" w:sz="0" w:space="0" w:color="auto"/>
            <w:bottom w:val="none" w:sz="0" w:space="0" w:color="auto"/>
            <w:right w:val="none" w:sz="0" w:space="0" w:color="auto"/>
          </w:divBdr>
        </w:div>
        <w:div w:id="1559316728">
          <w:marLeft w:val="480"/>
          <w:marRight w:val="0"/>
          <w:marTop w:val="0"/>
          <w:marBottom w:val="0"/>
          <w:divBdr>
            <w:top w:val="none" w:sz="0" w:space="0" w:color="auto"/>
            <w:left w:val="none" w:sz="0" w:space="0" w:color="auto"/>
            <w:bottom w:val="none" w:sz="0" w:space="0" w:color="auto"/>
            <w:right w:val="none" w:sz="0" w:space="0" w:color="auto"/>
          </w:divBdr>
        </w:div>
        <w:div w:id="1561791227">
          <w:marLeft w:val="480"/>
          <w:marRight w:val="0"/>
          <w:marTop w:val="0"/>
          <w:marBottom w:val="0"/>
          <w:divBdr>
            <w:top w:val="none" w:sz="0" w:space="0" w:color="auto"/>
            <w:left w:val="none" w:sz="0" w:space="0" w:color="auto"/>
            <w:bottom w:val="none" w:sz="0" w:space="0" w:color="auto"/>
            <w:right w:val="none" w:sz="0" w:space="0" w:color="auto"/>
          </w:divBdr>
        </w:div>
        <w:div w:id="1685790856">
          <w:marLeft w:val="480"/>
          <w:marRight w:val="0"/>
          <w:marTop w:val="0"/>
          <w:marBottom w:val="0"/>
          <w:divBdr>
            <w:top w:val="none" w:sz="0" w:space="0" w:color="auto"/>
            <w:left w:val="none" w:sz="0" w:space="0" w:color="auto"/>
            <w:bottom w:val="none" w:sz="0" w:space="0" w:color="auto"/>
            <w:right w:val="none" w:sz="0" w:space="0" w:color="auto"/>
          </w:divBdr>
        </w:div>
        <w:div w:id="1726174757">
          <w:marLeft w:val="480"/>
          <w:marRight w:val="0"/>
          <w:marTop w:val="0"/>
          <w:marBottom w:val="0"/>
          <w:divBdr>
            <w:top w:val="none" w:sz="0" w:space="0" w:color="auto"/>
            <w:left w:val="none" w:sz="0" w:space="0" w:color="auto"/>
            <w:bottom w:val="none" w:sz="0" w:space="0" w:color="auto"/>
            <w:right w:val="none" w:sz="0" w:space="0" w:color="auto"/>
          </w:divBdr>
        </w:div>
        <w:div w:id="1729722998">
          <w:marLeft w:val="480"/>
          <w:marRight w:val="0"/>
          <w:marTop w:val="0"/>
          <w:marBottom w:val="0"/>
          <w:divBdr>
            <w:top w:val="none" w:sz="0" w:space="0" w:color="auto"/>
            <w:left w:val="none" w:sz="0" w:space="0" w:color="auto"/>
            <w:bottom w:val="none" w:sz="0" w:space="0" w:color="auto"/>
            <w:right w:val="none" w:sz="0" w:space="0" w:color="auto"/>
          </w:divBdr>
        </w:div>
        <w:div w:id="1738823865">
          <w:marLeft w:val="480"/>
          <w:marRight w:val="0"/>
          <w:marTop w:val="0"/>
          <w:marBottom w:val="0"/>
          <w:divBdr>
            <w:top w:val="none" w:sz="0" w:space="0" w:color="auto"/>
            <w:left w:val="none" w:sz="0" w:space="0" w:color="auto"/>
            <w:bottom w:val="none" w:sz="0" w:space="0" w:color="auto"/>
            <w:right w:val="none" w:sz="0" w:space="0" w:color="auto"/>
          </w:divBdr>
        </w:div>
        <w:div w:id="1767572705">
          <w:marLeft w:val="480"/>
          <w:marRight w:val="0"/>
          <w:marTop w:val="0"/>
          <w:marBottom w:val="0"/>
          <w:divBdr>
            <w:top w:val="none" w:sz="0" w:space="0" w:color="auto"/>
            <w:left w:val="none" w:sz="0" w:space="0" w:color="auto"/>
            <w:bottom w:val="none" w:sz="0" w:space="0" w:color="auto"/>
            <w:right w:val="none" w:sz="0" w:space="0" w:color="auto"/>
          </w:divBdr>
        </w:div>
        <w:div w:id="1884443343">
          <w:marLeft w:val="480"/>
          <w:marRight w:val="0"/>
          <w:marTop w:val="0"/>
          <w:marBottom w:val="0"/>
          <w:divBdr>
            <w:top w:val="none" w:sz="0" w:space="0" w:color="auto"/>
            <w:left w:val="none" w:sz="0" w:space="0" w:color="auto"/>
            <w:bottom w:val="none" w:sz="0" w:space="0" w:color="auto"/>
            <w:right w:val="none" w:sz="0" w:space="0" w:color="auto"/>
          </w:divBdr>
        </w:div>
        <w:div w:id="1895891504">
          <w:marLeft w:val="480"/>
          <w:marRight w:val="0"/>
          <w:marTop w:val="0"/>
          <w:marBottom w:val="0"/>
          <w:divBdr>
            <w:top w:val="none" w:sz="0" w:space="0" w:color="auto"/>
            <w:left w:val="none" w:sz="0" w:space="0" w:color="auto"/>
            <w:bottom w:val="none" w:sz="0" w:space="0" w:color="auto"/>
            <w:right w:val="none" w:sz="0" w:space="0" w:color="auto"/>
          </w:divBdr>
        </w:div>
        <w:div w:id="1939755637">
          <w:marLeft w:val="480"/>
          <w:marRight w:val="0"/>
          <w:marTop w:val="0"/>
          <w:marBottom w:val="0"/>
          <w:divBdr>
            <w:top w:val="none" w:sz="0" w:space="0" w:color="auto"/>
            <w:left w:val="none" w:sz="0" w:space="0" w:color="auto"/>
            <w:bottom w:val="none" w:sz="0" w:space="0" w:color="auto"/>
            <w:right w:val="none" w:sz="0" w:space="0" w:color="auto"/>
          </w:divBdr>
        </w:div>
        <w:div w:id="2016955082">
          <w:marLeft w:val="480"/>
          <w:marRight w:val="0"/>
          <w:marTop w:val="0"/>
          <w:marBottom w:val="0"/>
          <w:divBdr>
            <w:top w:val="none" w:sz="0" w:space="0" w:color="auto"/>
            <w:left w:val="none" w:sz="0" w:space="0" w:color="auto"/>
            <w:bottom w:val="none" w:sz="0" w:space="0" w:color="auto"/>
            <w:right w:val="none" w:sz="0" w:space="0" w:color="auto"/>
          </w:divBdr>
        </w:div>
        <w:div w:id="2029987918">
          <w:marLeft w:val="480"/>
          <w:marRight w:val="0"/>
          <w:marTop w:val="0"/>
          <w:marBottom w:val="0"/>
          <w:divBdr>
            <w:top w:val="none" w:sz="0" w:space="0" w:color="auto"/>
            <w:left w:val="none" w:sz="0" w:space="0" w:color="auto"/>
            <w:bottom w:val="none" w:sz="0" w:space="0" w:color="auto"/>
            <w:right w:val="none" w:sz="0" w:space="0" w:color="auto"/>
          </w:divBdr>
        </w:div>
        <w:div w:id="2032484947">
          <w:marLeft w:val="480"/>
          <w:marRight w:val="0"/>
          <w:marTop w:val="0"/>
          <w:marBottom w:val="0"/>
          <w:divBdr>
            <w:top w:val="none" w:sz="0" w:space="0" w:color="auto"/>
            <w:left w:val="none" w:sz="0" w:space="0" w:color="auto"/>
            <w:bottom w:val="none" w:sz="0" w:space="0" w:color="auto"/>
            <w:right w:val="none" w:sz="0" w:space="0" w:color="auto"/>
          </w:divBdr>
        </w:div>
        <w:div w:id="2089375709">
          <w:marLeft w:val="480"/>
          <w:marRight w:val="0"/>
          <w:marTop w:val="0"/>
          <w:marBottom w:val="0"/>
          <w:divBdr>
            <w:top w:val="none" w:sz="0" w:space="0" w:color="auto"/>
            <w:left w:val="none" w:sz="0" w:space="0" w:color="auto"/>
            <w:bottom w:val="none" w:sz="0" w:space="0" w:color="auto"/>
            <w:right w:val="none" w:sz="0" w:space="0" w:color="auto"/>
          </w:divBdr>
        </w:div>
        <w:div w:id="2099253056">
          <w:marLeft w:val="480"/>
          <w:marRight w:val="0"/>
          <w:marTop w:val="0"/>
          <w:marBottom w:val="0"/>
          <w:divBdr>
            <w:top w:val="none" w:sz="0" w:space="0" w:color="auto"/>
            <w:left w:val="none" w:sz="0" w:space="0" w:color="auto"/>
            <w:bottom w:val="none" w:sz="0" w:space="0" w:color="auto"/>
            <w:right w:val="none" w:sz="0" w:space="0" w:color="auto"/>
          </w:divBdr>
        </w:div>
      </w:divsChild>
    </w:div>
    <w:div w:id="407121667">
      <w:bodyDiv w:val="1"/>
      <w:marLeft w:val="0"/>
      <w:marRight w:val="0"/>
      <w:marTop w:val="0"/>
      <w:marBottom w:val="0"/>
      <w:divBdr>
        <w:top w:val="none" w:sz="0" w:space="0" w:color="auto"/>
        <w:left w:val="none" w:sz="0" w:space="0" w:color="auto"/>
        <w:bottom w:val="none" w:sz="0" w:space="0" w:color="auto"/>
        <w:right w:val="none" w:sz="0" w:space="0" w:color="auto"/>
      </w:divBdr>
    </w:div>
    <w:div w:id="407506357">
      <w:bodyDiv w:val="1"/>
      <w:marLeft w:val="0"/>
      <w:marRight w:val="0"/>
      <w:marTop w:val="0"/>
      <w:marBottom w:val="0"/>
      <w:divBdr>
        <w:top w:val="none" w:sz="0" w:space="0" w:color="auto"/>
        <w:left w:val="none" w:sz="0" w:space="0" w:color="auto"/>
        <w:bottom w:val="none" w:sz="0" w:space="0" w:color="auto"/>
        <w:right w:val="none" w:sz="0" w:space="0" w:color="auto"/>
      </w:divBdr>
    </w:div>
    <w:div w:id="410585676">
      <w:bodyDiv w:val="1"/>
      <w:marLeft w:val="0"/>
      <w:marRight w:val="0"/>
      <w:marTop w:val="0"/>
      <w:marBottom w:val="0"/>
      <w:divBdr>
        <w:top w:val="none" w:sz="0" w:space="0" w:color="auto"/>
        <w:left w:val="none" w:sz="0" w:space="0" w:color="auto"/>
        <w:bottom w:val="none" w:sz="0" w:space="0" w:color="auto"/>
        <w:right w:val="none" w:sz="0" w:space="0" w:color="auto"/>
      </w:divBdr>
    </w:div>
    <w:div w:id="415634168">
      <w:bodyDiv w:val="1"/>
      <w:marLeft w:val="0"/>
      <w:marRight w:val="0"/>
      <w:marTop w:val="0"/>
      <w:marBottom w:val="0"/>
      <w:divBdr>
        <w:top w:val="none" w:sz="0" w:space="0" w:color="auto"/>
        <w:left w:val="none" w:sz="0" w:space="0" w:color="auto"/>
        <w:bottom w:val="none" w:sz="0" w:space="0" w:color="auto"/>
        <w:right w:val="none" w:sz="0" w:space="0" w:color="auto"/>
      </w:divBdr>
      <w:divsChild>
        <w:div w:id="6104302">
          <w:marLeft w:val="480"/>
          <w:marRight w:val="0"/>
          <w:marTop w:val="0"/>
          <w:marBottom w:val="0"/>
          <w:divBdr>
            <w:top w:val="none" w:sz="0" w:space="0" w:color="auto"/>
            <w:left w:val="none" w:sz="0" w:space="0" w:color="auto"/>
            <w:bottom w:val="none" w:sz="0" w:space="0" w:color="auto"/>
            <w:right w:val="none" w:sz="0" w:space="0" w:color="auto"/>
          </w:divBdr>
        </w:div>
        <w:div w:id="35932977">
          <w:marLeft w:val="480"/>
          <w:marRight w:val="0"/>
          <w:marTop w:val="0"/>
          <w:marBottom w:val="0"/>
          <w:divBdr>
            <w:top w:val="none" w:sz="0" w:space="0" w:color="auto"/>
            <w:left w:val="none" w:sz="0" w:space="0" w:color="auto"/>
            <w:bottom w:val="none" w:sz="0" w:space="0" w:color="auto"/>
            <w:right w:val="none" w:sz="0" w:space="0" w:color="auto"/>
          </w:divBdr>
        </w:div>
        <w:div w:id="58358799">
          <w:marLeft w:val="480"/>
          <w:marRight w:val="0"/>
          <w:marTop w:val="0"/>
          <w:marBottom w:val="0"/>
          <w:divBdr>
            <w:top w:val="none" w:sz="0" w:space="0" w:color="auto"/>
            <w:left w:val="none" w:sz="0" w:space="0" w:color="auto"/>
            <w:bottom w:val="none" w:sz="0" w:space="0" w:color="auto"/>
            <w:right w:val="none" w:sz="0" w:space="0" w:color="auto"/>
          </w:divBdr>
        </w:div>
        <w:div w:id="123736710">
          <w:marLeft w:val="480"/>
          <w:marRight w:val="0"/>
          <w:marTop w:val="0"/>
          <w:marBottom w:val="0"/>
          <w:divBdr>
            <w:top w:val="none" w:sz="0" w:space="0" w:color="auto"/>
            <w:left w:val="none" w:sz="0" w:space="0" w:color="auto"/>
            <w:bottom w:val="none" w:sz="0" w:space="0" w:color="auto"/>
            <w:right w:val="none" w:sz="0" w:space="0" w:color="auto"/>
          </w:divBdr>
        </w:div>
        <w:div w:id="145316564">
          <w:marLeft w:val="480"/>
          <w:marRight w:val="0"/>
          <w:marTop w:val="0"/>
          <w:marBottom w:val="0"/>
          <w:divBdr>
            <w:top w:val="none" w:sz="0" w:space="0" w:color="auto"/>
            <w:left w:val="none" w:sz="0" w:space="0" w:color="auto"/>
            <w:bottom w:val="none" w:sz="0" w:space="0" w:color="auto"/>
            <w:right w:val="none" w:sz="0" w:space="0" w:color="auto"/>
          </w:divBdr>
        </w:div>
        <w:div w:id="184835106">
          <w:marLeft w:val="480"/>
          <w:marRight w:val="0"/>
          <w:marTop w:val="0"/>
          <w:marBottom w:val="0"/>
          <w:divBdr>
            <w:top w:val="none" w:sz="0" w:space="0" w:color="auto"/>
            <w:left w:val="none" w:sz="0" w:space="0" w:color="auto"/>
            <w:bottom w:val="none" w:sz="0" w:space="0" w:color="auto"/>
            <w:right w:val="none" w:sz="0" w:space="0" w:color="auto"/>
          </w:divBdr>
        </w:div>
        <w:div w:id="209265144">
          <w:marLeft w:val="480"/>
          <w:marRight w:val="0"/>
          <w:marTop w:val="0"/>
          <w:marBottom w:val="0"/>
          <w:divBdr>
            <w:top w:val="none" w:sz="0" w:space="0" w:color="auto"/>
            <w:left w:val="none" w:sz="0" w:space="0" w:color="auto"/>
            <w:bottom w:val="none" w:sz="0" w:space="0" w:color="auto"/>
            <w:right w:val="none" w:sz="0" w:space="0" w:color="auto"/>
          </w:divBdr>
        </w:div>
        <w:div w:id="245770281">
          <w:marLeft w:val="480"/>
          <w:marRight w:val="0"/>
          <w:marTop w:val="0"/>
          <w:marBottom w:val="0"/>
          <w:divBdr>
            <w:top w:val="none" w:sz="0" w:space="0" w:color="auto"/>
            <w:left w:val="none" w:sz="0" w:space="0" w:color="auto"/>
            <w:bottom w:val="none" w:sz="0" w:space="0" w:color="auto"/>
            <w:right w:val="none" w:sz="0" w:space="0" w:color="auto"/>
          </w:divBdr>
        </w:div>
        <w:div w:id="287853987">
          <w:marLeft w:val="480"/>
          <w:marRight w:val="0"/>
          <w:marTop w:val="0"/>
          <w:marBottom w:val="0"/>
          <w:divBdr>
            <w:top w:val="none" w:sz="0" w:space="0" w:color="auto"/>
            <w:left w:val="none" w:sz="0" w:space="0" w:color="auto"/>
            <w:bottom w:val="none" w:sz="0" w:space="0" w:color="auto"/>
            <w:right w:val="none" w:sz="0" w:space="0" w:color="auto"/>
          </w:divBdr>
        </w:div>
        <w:div w:id="332798869">
          <w:marLeft w:val="480"/>
          <w:marRight w:val="0"/>
          <w:marTop w:val="0"/>
          <w:marBottom w:val="0"/>
          <w:divBdr>
            <w:top w:val="none" w:sz="0" w:space="0" w:color="auto"/>
            <w:left w:val="none" w:sz="0" w:space="0" w:color="auto"/>
            <w:bottom w:val="none" w:sz="0" w:space="0" w:color="auto"/>
            <w:right w:val="none" w:sz="0" w:space="0" w:color="auto"/>
          </w:divBdr>
        </w:div>
        <w:div w:id="541871697">
          <w:marLeft w:val="480"/>
          <w:marRight w:val="0"/>
          <w:marTop w:val="0"/>
          <w:marBottom w:val="0"/>
          <w:divBdr>
            <w:top w:val="none" w:sz="0" w:space="0" w:color="auto"/>
            <w:left w:val="none" w:sz="0" w:space="0" w:color="auto"/>
            <w:bottom w:val="none" w:sz="0" w:space="0" w:color="auto"/>
            <w:right w:val="none" w:sz="0" w:space="0" w:color="auto"/>
          </w:divBdr>
        </w:div>
        <w:div w:id="586809683">
          <w:marLeft w:val="480"/>
          <w:marRight w:val="0"/>
          <w:marTop w:val="0"/>
          <w:marBottom w:val="0"/>
          <w:divBdr>
            <w:top w:val="none" w:sz="0" w:space="0" w:color="auto"/>
            <w:left w:val="none" w:sz="0" w:space="0" w:color="auto"/>
            <w:bottom w:val="none" w:sz="0" w:space="0" w:color="auto"/>
            <w:right w:val="none" w:sz="0" w:space="0" w:color="auto"/>
          </w:divBdr>
        </w:div>
        <w:div w:id="603194027">
          <w:marLeft w:val="480"/>
          <w:marRight w:val="0"/>
          <w:marTop w:val="0"/>
          <w:marBottom w:val="0"/>
          <w:divBdr>
            <w:top w:val="none" w:sz="0" w:space="0" w:color="auto"/>
            <w:left w:val="none" w:sz="0" w:space="0" w:color="auto"/>
            <w:bottom w:val="none" w:sz="0" w:space="0" w:color="auto"/>
            <w:right w:val="none" w:sz="0" w:space="0" w:color="auto"/>
          </w:divBdr>
        </w:div>
        <w:div w:id="642202232">
          <w:marLeft w:val="480"/>
          <w:marRight w:val="0"/>
          <w:marTop w:val="0"/>
          <w:marBottom w:val="0"/>
          <w:divBdr>
            <w:top w:val="none" w:sz="0" w:space="0" w:color="auto"/>
            <w:left w:val="none" w:sz="0" w:space="0" w:color="auto"/>
            <w:bottom w:val="none" w:sz="0" w:space="0" w:color="auto"/>
            <w:right w:val="none" w:sz="0" w:space="0" w:color="auto"/>
          </w:divBdr>
        </w:div>
        <w:div w:id="713190361">
          <w:marLeft w:val="480"/>
          <w:marRight w:val="0"/>
          <w:marTop w:val="0"/>
          <w:marBottom w:val="0"/>
          <w:divBdr>
            <w:top w:val="none" w:sz="0" w:space="0" w:color="auto"/>
            <w:left w:val="none" w:sz="0" w:space="0" w:color="auto"/>
            <w:bottom w:val="none" w:sz="0" w:space="0" w:color="auto"/>
            <w:right w:val="none" w:sz="0" w:space="0" w:color="auto"/>
          </w:divBdr>
        </w:div>
        <w:div w:id="828713424">
          <w:marLeft w:val="480"/>
          <w:marRight w:val="0"/>
          <w:marTop w:val="0"/>
          <w:marBottom w:val="0"/>
          <w:divBdr>
            <w:top w:val="none" w:sz="0" w:space="0" w:color="auto"/>
            <w:left w:val="none" w:sz="0" w:space="0" w:color="auto"/>
            <w:bottom w:val="none" w:sz="0" w:space="0" w:color="auto"/>
            <w:right w:val="none" w:sz="0" w:space="0" w:color="auto"/>
          </w:divBdr>
        </w:div>
        <w:div w:id="857809962">
          <w:marLeft w:val="480"/>
          <w:marRight w:val="0"/>
          <w:marTop w:val="0"/>
          <w:marBottom w:val="0"/>
          <w:divBdr>
            <w:top w:val="none" w:sz="0" w:space="0" w:color="auto"/>
            <w:left w:val="none" w:sz="0" w:space="0" w:color="auto"/>
            <w:bottom w:val="none" w:sz="0" w:space="0" w:color="auto"/>
            <w:right w:val="none" w:sz="0" w:space="0" w:color="auto"/>
          </w:divBdr>
        </w:div>
        <w:div w:id="862791043">
          <w:marLeft w:val="480"/>
          <w:marRight w:val="0"/>
          <w:marTop w:val="0"/>
          <w:marBottom w:val="0"/>
          <w:divBdr>
            <w:top w:val="none" w:sz="0" w:space="0" w:color="auto"/>
            <w:left w:val="none" w:sz="0" w:space="0" w:color="auto"/>
            <w:bottom w:val="none" w:sz="0" w:space="0" w:color="auto"/>
            <w:right w:val="none" w:sz="0" w:space="0" w:color="auto"/>
          </w:divBdr>
        </w:div>
        <w:div w:id="895317612">
          <w:marLeft w:val="480"/>
          <w:marRight w:val="0"/>
          <w:marTop w:val="0"/>
          <w:marBottom w:val="0"/>
          <w:divBdr>
            <w:top w:val="none" w:sz="0" w:space="0" w:color="auto"/>
            <w:left w:val="none" w:sz="0" w:space="0" w:color="auto"/>
            <w:bottom w:val="none" w:sz="0" w:space="0" w:color="auto"/>
            <w:right w:val="none" w:sz="0" w:space="0" w:color="auto"/>
          </w:divBdr>
        </w:div>
        <w:div w:id="949702081">
          <w:marLeft w:val="480"/>
          <w:marRight w:val="0"/>
          <w:marTop w:val="0"/>
          <w:marBottom w:val="0"/>
          <w:divBdr>
            <w:top w:val="none" w:sz="0" w:space="0" w:color="auto"/>
            <w:left w:val="none" w:sz="0" w:space="0" w:color="auto"/>
            <w:bottom w:val="none" w:sz="0" w:space="0" w:color="auto"/>
            <w:right w:val="none" w:sz="0" w:space="0" w:color="auto"/>
          </w:divBdr>
        </w:div>
        <w:div w:id="993725356">
          <w:marLeft w:val="480"/>
          <w:marRight w:val="0"/>
          <w:marTop w:val="0"/>
          <w:marBottom w:val="0"/>
          <w:divBdr>
            <w:top w:val="none" w:sz="0" w:space="0" w:color="auto"/>
            <w:left w:val="none" w:sz="0" w:space="0" w:color="auto"/>
            <w:bottom w:val="none" w:sz="0" w:space="0" w:color="auto"/>
            <w:right w:val="none" w:sz="0" w:space="0" w:color="auto"/>
          </w:divBdr>
        </w:div>
        <w:div w:id="1010257674">
          <w:marLeft w:val="480"/>
          <w:marRight w:val="0"/>
          <w:marTop w:val="0"/>
          <w:marBottom w:val="0"/>
          <w:divBdr>
            <w:top w:val="none" w:sz="0" w:space="0" w:color="auto"/>
            <w:left w:val="none" w:sz="0" w:space="0" w:color="auto"/>
            <w:bottom w:val="none" w:sz="0" w:space="0" w:color="auto"/>
            <w:right w:val="none" w:sz="0" w:space="0" w:color="auto"/>
          </w:divBdr>
        </w:div>
        <w:div w:id="1079912026">
          <w:marLeft w:val="480"/>
          <w:marRight w:val="0"/>
          <w:marTop w:val="0"/>
          <w:marBottom w:val="0"/>
          <w:divBdr>
            <w:top w:val="none" w:sz="0" w:space="0" w:color="auto"/>
            <w:left w:val="none" w:sz="0" w:space="0" w:color="auto"/>
            <w:bottom w:val="none" w:sz="0" w:space="0" w:color="auto"/>
            <w:right w:val="none" w:sz="0" w:space="0" w:color="auto"/>
          </w:divBdr>
        </w:div>
        <w:div w:id="1092313526">
          <w:marLeft w:val="480"/>
          <w:marRight w:val="0"/>
          <w:marTop w:val="0"/>
          <w:marBottom w:val="0"/>
          <w:divBdr>
            <w:top w:val="none" w:sz="0" w:space="0" w:color="auto"/>
            <w:left w:val="none" w:sz="0" w:space="0" w:color="auto"/>
            <w:bottom w:val="none" w:sz="0" w:space="0" w:color="auto"/>
            <w:right w:val="none" w:sz="0" w:space="0" w:color="auto"/>
          </w:divBdr>
        </w:div>
        <w:div w:id="1113086708">
          <w:marLeft w:val="480"/>
          <w:marRight w:val="0"/>
          <w:marTop w:val="0"/>
          <w:marBottom w:val="0"/>
          <w:divBdr>
            <w:top w:val="none" w:sz="0" w:space="0" w:color="auto"/>
            <w:left w:val="none" w:sz="0" w:space="0" w:color="auto"/>
            <w:bottom w:val="none" w:sz="0" w:space="0" w:color="auto"/>
            <w:right w:val="none" w:sz="0" w:space="0" w:color="auto"/>
          </w:divBdr>
        </w:div>
        <w:div w:id="1203446257">
          <w:marLeft w:val="480"/>
          <w:marRight w:val="0"/>
          <w:marTop w:val="0"/>
          <w:marBottom w:val="0"/>
          <w:divBdr>
            <w:top w:val="none" w:sz="0" w:space="0" w:color="auto"/>
            <w:left w:val="none" w:sz="0" w:space="0" w:color="auto"/>
            <w:bottom w:val="none" w:sz="0" w:space="0" w:color="auto"/>
            <w:right w:val="none" w:sz="0" w:space="0" w:color="auto"/>
          </w:divBdr>
        </w:div>
        <w:div w:id="1219315850">
          <w:marLeft w:val="480"/>
          <w:marRight w:val="0"/>
          <w:marTop w:val="0"/>
          <w:marBottom w:val="0"/>
          <w:divBdr>
            <w:top w:val="none" w:sz="0" w:space="0" w:color="auto"/>
            <w:left w:val="none" w:sz="0" w:space="0" w:color="auto"/>
            <w:bottom w:val="none" w:sz="0" w:space="0" w:color="auto"/>
            <w:right w:val="none" w:sz="0" w:space="0" w:color="auto"/>
          </w:divBdr>
        </w:div>
        <w:div w:id="1274020075">
          <w:marLeft w:val="480"/>
          <w:marRight w:val="0"/>
          <w:marTop w:val="0"/>
          <w:marBottom w:val="0"/>
          <w:divBdr>
            <w:top w:val="none" w:sz="0" w:space="0" w:color="auto"/>
            <w:left w:val="none" w:sz="0" w:space="0" w:color="auto"/>
            <w:bottom w:val="none" w:sz="0" w:space="0" w:color="auto"/>
            <w:right w:val="none" w:sz="0" w:space="0" w:color="auto"/>
          </w:divBdr>
        </w:div>
        <w:div w:id="1365519200">
          <w:marLeft w:val="480"/>
          <w:marRight w:val="0"/>
          <w:marTop w:val="0"/>
          <w:marBottom w:val="0"/>
          <w:divBdr>
            <w:top w:val="none" w:sz="0" w:space="0" w:color="auto"/>
            <w:left w:val="none" w:sz="0" w:space="0" w:color="auto"/>
            <w:bottom w:val="none" w:sz="0" w:space="0" w:color="auto"/>
            <w:right w:val="none" w:sz="0" w:space="0" w:color="auto"/>
          </w:divBdr>
        </w:div>
        <w:div w:id="1385906438">
          <w:marLeft w:val="480"/>
          <w:marRight w:val="0"/>
          <w:marTop w:val="0"/>
          <w:marBottom w:val="0"/>
          <w:divBdr>
            <w:top w:val="none" w:sz="0" w:space="0" w:color="auto"/>
            <w:left w:val="none" w:sz="0" w:space="0" w:color="auto"/>
            <w:bottom w:val="none" w:sz="0" w:space="0" w:color="auto"/>
            <w:right w:val="none" w:sz="0" w:space="0" w:color="auto"/>
          </w:divBdr>
        </w:div>
        <w:div w:id="1405058362">
          <w:marLeft w:val="480"/>
          <w:marRight w:val="0"/>
          <w:marTop w:val="0"/>
          <w:marBottom w:val="0"/>
          <w:divBdr>
            <w:top w:val="none" w:sz="0" w:space="0" w:color="auto"/>
            <w:left w:val="none" w:sz="0" w:space="0" w:color="auto"/>
            <w:bottom w:val="none" w:sz="0" w:space="0" w:color="auto"/>
            <w:right w:val="none" w:sz="0" w:space="0" w:color="auto"/>
          </w:divBdr>
        </w:div>
        <w:div w:id="1454639977">
          <w:marLeft w:val="480"/>
          <w:marRight w:val="0"/>
          <w:marTop w:val="0"/>
          <w:marBottom w:val="0"/>
          <w:divBdr>
            <w:top w:val="none" w:sz="0" w:space="0" w:color="auto"/>
            <w:left w:val="none" w:sz="0" w:space="0" w:color="auto"/>
            <w:bottom w:val="none" w:sz="0" w:space="0" w:color="auto"/>
            <w:right w:val="none" w:sz="0" w:space="0" w:color="auto"/>
          </w:divBdr>
        </w:div>
        <w:div w:id="1457067400">
          <w:marLeft w:val="480"/>
          <w:marRight w:val="0"/>
          <w:marTop w:val="0"/>
          <w:marBottom w:val="0"/>
          <w:divBdr>
            <w:top w:val="none" w:sz="0" w:space="0" w:color="auto"/>
            <w:left w:val="none" w:sz="0" w:space="0" w:color="auto"/>
            <w:bottom w:val="none" w:sz="0" w:space="0" w:color="auto"/>
            <w:right w:val="none" w:sz="0" w:space="0" w:color="auto"/>
          </w:divBdr>
        </w:div>
        <w:div w:id="1594776736">
          <w:marLeft w:val="480"/>
          <w:marRight w:val="0"/>
          <w:marTop w:val="0"/>
          <w:marBottom w:val="0"/>
          <w:divBdr>
            <w:top w:val="none" w:sz="0" w:space="0" w:color="auto"/>
            <w:left w:val="none" w:sz="0" w:space="0" w:color="auto"/>
            <w:bottom w:val="none" w:sz="0" w:space="0" w:color="auto"/>
            <w:right w:val="none" w:sz="0" w:space="0" w:color="auto"/>
          </w:divBdr>
        </w:div>
        <w:div w:id="1621261581">
          <w:marLeft w:val="480"/>
          <w:marRight w:val="0"/>
          <w:marTop w:val="0"/>
          <w:marBottom w:val="0"/>
          <w:divBdr>
            <w:top w:val="none" w:sz="0" w:space="0" w:color="auto"/>
            <w:left w:val="none" w:sz="0" w:space="0" w:color="auto"/>
            <w:bottom w:val="none" w:sz="0" w:space="0" w:color="auto"/>
            <w:right w:val="none" w:sz="0" w:space="0" w:color="auto"/>
          </w:divBdr>
        </w:div>
        <w:div w:id="1662654261">
          <w:marLeft w:val="480"/>
          <w:marRight w:val="0"/>
          <w:marTop w:val="0"/>
          <w:marBottom w:val="0"/>
          <w:divBdr>
            <w:top w:val="none" w:sz="0" w:space="0" w:color="auto"/>
            <w:left w:val="none" w:sz="0" w:space="0" w:color="auto"/>
            <w:bottom w:val="none" w:sz="0" w:space="0" w:color="auto"/>
            <w:right w:val="none" w:sz="0" w:space="0" w:color="auto"/>
          </w:divBdr>
        </w:div>
        <w:div w:id="1819028977">
          <w:marLeft w:val="480"/>
          <w:marRight w:val="0"/>
          <w:marTop w:val="0"/>
          <w:marBottom w:val="0"/>
          <w:divBdr>
            <w:top w:val="none" w:sz="0" w:space="0" w:color="auto"/>
            <w:left w:val="none" w:sz="0" w:space="0" w:color="auto"/>
            <w:bottom w:val="none" w:sz="0" w:space="0" w:color="auto"/>
            <w:right w:val="none" w:sz="0" w:space="0" w:color="auto"/>
          </w:divBdr>
        </w:div>
        <w:div w:id="1827285810">
          <w:marLeft w:val="480"/>
          <w:marRight w:val="0"/>
          <w:marTop w:val="0"/>
          <w:marBottom w:val="0"/>
          <w:divBdr>
            <w:top w:val="none" w:sz="0" w:space="0" w:color="auto"/>
            <w:left w:val="none" w:sz="0" w:space="0" w:color="auto"/>
            <w:bottom w:val="none" w:sz="0" w:space="0" w:color="auto"/>
            <w:right w:val="none" w:sz="0" w:space="0" w:color="auto"/>
          </w:divBdr>
        </w:div>
        <w:div w:id="1854875527">
          <w:marLeft w:val="480"/>
          <w:marRight w:val="0"/>
          <w:marTop w:val="0"/>
          <w:marBottom w:val="0"/>
          <w:divBdr>
            <w:top w:val="none" w:sz="0" w:space="0" w:color="auto"/>
            <w:left w:val="none" w:sz="0" w:space="0" w:color="auto"/>
            <w:bottom w:val="none" w:sz="0" w:space="0" w:color="auto"/>
            <w:right w:val="none" w:sz="0" w:space="0" w:color="auto"/>
          </w:divBdr>
        </w:div>
        <w:div w:id="1952282230">
          <w:marLeft w:val="480"/>
          <w:marRight w:val="0"/>
          <w:marTop w:val="0"/>
          <w:marBottom w:val="0"/>
          <w:divBdr>
            <w:top w:val="none" w:sz="0" w:space="0" w:color="auto"/>
            <w:left w:val="none" w:sz="0" w:space="0" w:color="auto"/>
            <w:bottom w:val="none" w:sz="0" w:space="0" w:color="auto"/>
            <w:right w:val="none" w:sz="0" w:space="0" w:color="auto"/>
          </w:divBdr>
        </w:div>
        <w:div w:id="1997296468">
          <w:marLeft w:val="480"/>
          <w:marRight w:val="0"/>
          <w:marTop w:val="0"/>
          <w:marBottom w:val="0"/>
          <w:divBdr>
            <w:top w:val="none" w:sz="0" w:space="0" w:color="auto"/>
            <w:left w:val="none" w:sz="0" w:space="0" w:color="auto"/>
            <w:bottom w:val="none" w:sz="0" w:space="0" w:color="auto"/>
            <w:right w:val="none" w:sz="0" w:space="0" w:color="auto"/>
          </w:divBdr>
        </w:div>
        <w:div w:id="2001690026">
          <w:marLeft w:val="480"/>
          <w:marRight w:val="0"/>
          <w:marTop w:val="0"/>
          <w:marBottom w:val="0"/>
          <w:divBdr>
            <w:top w:val="none" w:sz="0" w:space="0" w:color="auto"/>
            <w:left w:val="none" w:sz="0" w:space="0" w:color="auto"/>
            <w:bottom w:val="none" w:sz="0" w:space="0" w:color="auto"/>
            <w:right w:val="none" w:sz="0" w:space="0" w:color="auto"/>
          </w:divBdr>
        </w:div>
        <w:div w:id="2023360604">
          <w:marLeft w:val="480"/>
          <w:marRight w:val="0"/>
          <w:marTop w:val="0"/>
          <w:marBottom w:val="0"/>
          <w:divBdr>
            <w:top w:val="none" w:sz="0" w:space="0" w:color="auto"/>
            <w:left w:val="none" w:sz="0" w:space="0" w:color="auto"/>
            <w:bottom w:val="none" w:sz="0" w:space="0" w:color="auto"/>
            <w:right w:val="none" w:sz="0" w:space="0" w:color="auto"/>
          </w:divBdr>
        </w:div>
        <w:div w:id="2048598503">
          <w:marLeft w:val="480"/>
          <w:marRight w:val="0"/>
          <w:marTop w:val="0"/>
          <w:marBottom w:val="0"/>
          <w:divBdr>
            <w:top w:val="none" w:sz="0" w:space="0" w:color="auto"/>
            <w:left w:val="none" w:sz="0" w:space="0" w:color="auto"/>
            <w:bottom w:val="none" w:sz="0" w:space="0" w:color="auto"/>
            <w:right w:val="none" w:sz="0" w:space="0" w:color="auto"/>
          </w:divBdr>
        </w:div>
        <w:div w:id="2052878604">
          <w:marLeft w:val="480"/>
          <w:marRight w:val="0"/>
          <w:marTop w:val="0"/>
          <w:marBottom w:val="0"/>
          <w:divBdr>
            <w:top w:val="none" w:sz="0" w:space="0" w:color="auto"/>
            <w:left w:val="none" w:sz="0" w:space="0" w:color="auto"/>
            <w:bottom w:val="none" w:sz="0" w:space="0" w:color="auto"/>
            <w:right w:val="none" w:sz="0" w:space="0" w:color="auto"/>
          </w:divBdr>
        </w:div>
      </w:divsChild>
    </w:div>
    <w:div w:id="422648901">
      <w:bodyDiv w:val="1"/>
      <w:marLeft w:val="0"/>
      <w:marRight w:val="0"/>
      <w:marTop w:val="0"/>
      <w:marBottom w:val="0"/>
      <w:divBdr>
        <w:top w:val="none" w:sz="0" w:space="0" w:color="auto"/>
        <w:left w:val="none" w:sz="0" w:space="0" w:color="auto"/>
        <w:bottom w:val="none" w:sz="0" w:space="0" w:color="auto"/>
        <w:right w:val="none" w:sz="0" w:space="0" w:color="auto"/>
      </w:divBdr>
    </w:div>
    <w:div w:id="426537860">
      <w:bodyDiv w:val="1"/>
      <w:marLeft w:val="0"/>
      <w:marRight w:val="0"/>
      <w:marTop w:val="0"/>
      <w:marBottom w:val="0"/>
      <w:divBdr>
        <w:top w:val="none" w:sz="0" w:space="0" w:color="auto"/>
        <w:left w:val="none" w:sz="0" w:space="0" w:color="auto"/>
        <w:bottom w:val="none" w:sz="0" w:space="0" w:color="auto"/>
        <w:right w:val="none" w:sz="0" w:space="0" w:color="auto"/>
      </w:divBdr>
    </w:div>
    <w:div w:id="431241700">
      <w:bodyDiv w:val="1"/>
      <w:marLeft w:val="0"/>
      <w:marRight w:val="0"/>
      <w:marTop w:val="0"/>
      <w:marBottom w:val="0"/>
      <w:divBdr>
        <w:top w:val="none" w:sz="0" w:space="0" w:color="auto"/>
        <w:left w:val="none" w:sz="0" w:space="0" w:color="auto"/>
        <w:bottom w:val="none" w:sz="0" w:space="0" w:color="auto"/>
        <w:right w:val="none" w:sz="0" w:space="0" w:color="auto"/>
      </w:divBdr>
    </w:div>
    <w:div w:id="435834145">
      <w:bodyDiv w:val="1"/>
      <w:marLeft w:val="0"/>
      <w:marRight w:val="0"/>
      <w:marTop w:val="0"/>
      <w:marBottom w:val="0"/>
      <w:divBdr>
        <w:top w:val="none" w:sz="0" w:space="0" w:color="auto"/>
        <w:left w:val="none" w:sz="0" w:space="0" w:color="auto"/>
        <w:bottom w:val="none" w:sz="0" w:space="0" w:color="auto"/>
        <w:right w:val="none" w:sz="0" w:space="0" w:color="auto"/>
      </w:divBdr>
    </w:div>
    <w:div w:id="438722437">
      <w:bodyDiv w:val="1"/>
      <w:marLeft w:val="0"/>
      <w:marRight w:val="0"/>
      <w:marTop w:val="0"/>
      <w:marBottom w:val="0"/>
      <w:divBdr>
        <w:top w:val="none" w:sz="0" w:space="0" w:color="auto"/>
        <w:left w:val="none" w:sz="0" w:space="0" w:color="auto"/>
        <w:bottom w:val="none" w:sz="0" w:space="0" w:color="auto"/>
        <w:right w:val="none" w:sz="0" w:space="0" w:color="auto"/>
      </w:divBdr>
    </w:div>
    <w:div w:id="442041498">
      <w:bodyDiv w:val="1"/>
      <w:marLeft w:val="0"/>
      <w:marRight w:val="0"/>
      <w:marTop w:val="0"/>
      <w:marBottom w:val="0"/>
      <w:divBdr>
        <w:top w:val="none" w:sz="0" w:space="0" w:color="auto"/>
        <w:left w:val="none" w:sz="0" w:space="0" w:color="auto"/>
        <w:bottom w:val="none" w:sz="0" w:space="0" w:color="auto"/>
        <w:right w:val="none" w:sz="0" w:space="0" w:color="auto"/>
      </w:divBdr>
    </w:div>
    <w:div w:id="443154902">
      <w:bodyDiv w:val="1"/>
      <w:marLeft w:val="0"/>
      <w:marRight w:val="0"/>
      <w:marTop w:val="0"/>
      <w:marBottom w:val="0"/>
      <w:divBdr>
        <w:top w:val="none" w:sz="0" w:space="0" w:color="auto"/>
        <w:left w:val="none" w:sz="0" w:space="0" w:color="auto"/>
        <w:bottom w:val="none" w:sz="0" w:space="0" w:color="auto"/>
        <w:right w:val="none" w:sz="0" w:space="0" w:color="auto"/>
      </w:divBdr>
      <w:divsChild>
        <w:div w:id="74321767">
          <w:marLeft w:val="480"/>
          <w:marRight w:val="0"/>
          <w:marTop w:val="0"/>
          <w:marBottom w:val="0"/>
          <w:divBdr>
            <w:top w:val="none" w:sz="0" w:space="0" w:color="auto"/>
            <w:left w:val="none" w:sz="0" w:space="0" w:color="auto"/>
            <w:bottom w:val="none" w:sz="0" w:space="0" w:color="auto"/>
            <w:right w:val="none" w:sz="0" w:space="0" w:color="auto"/>
          </w:divBdr>
        </w:div>
        <w:div w:id="83495764">
          <w:marLeft w:val="480"/>
          <w:marRight w:val="0"/>
          <w:marTop w:val="0"/>
          <w:marBottom w:val="0"/>
          <w:divBdr>
            <w:top w:val="none" w:sz="0" w:space="0" w:color="auto"/>
            <w:left w:val="none" w:sz="0" w:space="0" w:color="auto"/>
            <w:bottom w:val="none" w:sz="0" w:space="0" w:color="auto"/>
            <w:right w:val="none" w:sz="0" w:space="0" w:color="auto"/>
          </w:divBdr>
        </w:div>
        <w:div w:id="170609252">
          <w:marLeft w:val="480"/>
          <w:marRight w:val="0"/>
          <w:marTop w:val="0"/>
          <w:marBottom w:val="0"/>
          <w:divBdr>
            <w:top w:val="none" w:sz="0" w:space="0" w:color="auto"/>
            <w:left w:val="none" w:sz="0" w:space="0" w:color="auto"/>
            <w:bottom w:val="none" w:sz="0" w:space="0" w:color="auto"/>
            <w:right w:val="none" w:sz="0" w:space="0" w:color="auto"/>
          </w:divBdr>
        </w:div>
        <w:div w:id="226307321">
          <w:marLeft w:val="480"/>
          <w:marRight w:val="0"/>
          <w:marTop w:val="0"/>
          <w:marBottom w:val="0"/>
          <w:divBdr>
            <w:top w:val="none" w:sz="0" w:space="0" w:color="auto"/>
            <w:left w:val="none" w:sz="0" w:space="0" w:color="auto"/>
            <w:bottom w:val="none" w:sz="0" w:space="0" w:color="auto"/>
            <w:right w:val="none" w:sz="0" w:space="0" w:color="auto"/>
          </w:divBdr>
        </w:div>
        <w:div w:id="237978041">
          <w:marLeft w:val="480"/>
          <w:marRight w:val="0"/>
          <w:marTop w:val="0"/>
          <w:marBottom w:val="0"/>
          <w:divBdr>
            <w:top w:val="none" w:sz="0" w:space="0" w:color="auto"/>
            <w:left w:val="none" w:sz="0" w:space="0" w:color="auto"/>
            <w:bottom w:val="none" w:sz="0" w:space="0" w:color="auto"/>
            <w:right w:val="none" w:sz="0" w:space="0" w:color="auto"/>
          </w:divBdr>
        </w:div>
        <w:div w:id="268977750">
          <w:marLeft w:val="480"/>
          <w:marRight w:val="0"/>
          <w:marTop w:val="0"/>
          <w:marBottom w:val="0"/>
          <w:divBdr>
            <w:top w:val="none" w:sz="0" w:space="0" w:color="auto"/>
            <w:left w:val="none" w:sz="0" w:space="0" w:color="auto"/>
            <w:bottom w:val="none" w:sz="0" w:space="0" w:color="auto"/>
            <w:right w:val="none" w:sz="0" w:space="0" w:color="auto"/>
          </w:divBdr>
        </w:div>
        <w:div w:id="271396443">
          <w:marLeft w:val="480"/>
          <w:marRight w:val="0"/>
          <w:marTop w:val="0"/>
          <w:marBottom w:val="0"/>
          <w:divBdr>
            <w:top w:val="none" w:sz="0" w:space="0" w:color="auto"/>
            <w:left w:val="none" w:sz="0" w:space="0" w:color="auto"/>
            <w:bottom w:val="none" w:sz="0" w:space="0" w:color="auto"/>
            <w:right w:val="none" w:sz="0" w:space="0" w:color="auto"/>
          </w:divBdr>
        </w:div>
        <w:div w:id="435558322">
          <w:marLeft w:val="480"/>
          <w:marRight w:val="0"/>
          <w:marTop w:val="0"/>
          <w:marBottom w:val="0"/>
          <w:divBdr>
            <w:top w:val="none" w:sz="0" w:space="0" w:color="auto"/>
            <w:left w:val="none" w:sz="0" w:space="0" w:color="auto"/>
            <w:bottom w:val="none" w:sz="0" w:space="0" w:color="auto"/>
            <w:right w:val="none" w:sz="0" w:space="0" w:color="auto"/>
          </w:divBdr>
        </w:div>
        <w:div w:id="436102116">
          <w:marLeft w:val="480"/>
          <w:marRight w:val="0"/>
          <w:marTop w:val="0"/>
          <w:marBottom w:val="0"/>
          <w:divBdr>
            <w:top w:val="none" w:sz="0" w:space="0" w:color="auto"/>
            <w:left w:val="none" w:sz="0" w:space="0" w:color="auto"/>
            <w:bottom w:val="none" w:sz="0" w:space="0" w:color="auto"/>
            <w:right w:val="none" w:sz="0" w:space="0" w:color="auto"/>
          </w:divBdr>
        </w:div>
        <w:div w:id="442698364">
          <w:marLeft w:val="480"/>
          <w:marRight w:val="0"/>
          <w:marTop w:val="0"/>
          <w:marBottom w:val="0"/>
          <w:divBdr>
            <w:top w:val="none" w:sz="0" w:space="0" w:color="auto"/>
            <w:left w:val="none" w:sz="0" w:space="0" w:color="auto"/>
            <w:bottom w:val="none" w:sz="0" w:space="0" w:color="auto"/>
            <w:right w:val="none" w:sz="0" w:space="0" w:color="auto"/>
          </w:divBdr>
        </w:div>
        <w:div w:id="460853996">
          <w:marLeft w:val="480"/>
          <w:marRight w:val="0"/>
          <w:marTop w:val="0"/>
          <w:marBottom w:val="0"/>
          <w:divBdr>
            <w:top w:val="none" w:sz="0" w:space="0" w:color="auto"/>
            <w:left w:val="none" w:sz="0" w:space="0" w:color="auto"/>
            <w:bottom w:val="none" w:sz="0" w:space="0" w:color="auto"/>
            <w:right w:val="none" w:sz="0" w:space="0" w:color="auto"/>
          </w:divBdr>
        </w:div>
        <w:div w:id="512956994">
          <w:marLeft w:val="480"/>
          <w:marRight w:val="0"/>
          <w:marTop w:val="0"/>
          <w:marBottom w:val="0"/>
          <w:divBdr>
            <w:top w:val="none" w:sz="0" w:space="0" w:color="auto"/>
            <w:left w:val="none" w:sz="0" w:space="0" w:color="auto"/>
            <w:bottom w:val="none" w:sz="0" w:space="0" w:color="auto"/>
            <w:right w:val="none" w:sz="0" w:space="0" w:color="auto"/>
          </w:divBdr>
        </w:div>
        <w:div w:id="540433510">
          <w:marLeft w:val="480"/>
          <w:marRight w:val="0"/>
          <w:marTop w:val="0"/>
          <w:marBottom w:val="0"/>
          <w:divBdr>
            <w:top w:val="none" w:sz="0" w:space="0" w:color="auto"/>
            <w:left w:val="none" w:sz="0" w:space="0" w:color="auto"/>
            <w:bottom w:val="none" w:sz="0" w:space="0" w:color="auto"/>
            <w:right w:val="none" w:sz="0" w:space="0" w:color="auto"/>
          </w:divBdr>
        </w:div>
        <w:div w:id="580873942">
          <w:marLeft w:val="480"/>
          <w:marRight w:val="0"/>
          <w:marTop w:val="0"/>
          <w:marBottom w:val="0"/>
          <w:divBdr>
            <w:top w:val="none" w:sz="0" w:space="0" w:color="auto"/>
            <w:left w:val="none" w:sz="0" w:space="0" w:color="auto"/>
            <w:bottom w:val="none" w:sz="0" w:space="0" w:color="auto"/>
            <w:right w:val="none" w:sz="0" w:space="0" w:color="auto"/>
          </w:divBdr>
        </w:div>
        <w:div w:id="586114284">
          <w:marLeft w:val="480"/>
          <w:marRight w:val="0"/>
          <w:marTop w:val="0"/>
          <w:marBottom w:val="0"/>
          <w:divBdr>
            <w:top w:val="none" w:sz="0" w:space="0" w:color="auto"/>
            <w:left w:val="none" w:sz="0" w:space="0" w:color="auto"/>
            <w:bottom w:val="none" w:sz="0" w:space="0" w:color="auto"/>
            <w:right w:val="none" w:sz="0" w:space="0" w:color="auto"/>
          </w:divBdr>
        </w:div>
        <w:div w:id="630743338">
          <w:marLeft w:val="480"/>
          <w:marRight w:val="0"/>
          <w:marTop w:val="0"/>
          <w:marBottom w:val="0"/>
          <w:divBdr>
            <w:top w:val="none" w:sz="0" w:space="0" w:color="auto"/>
            <w:left w:val="none" w:sz="0" w:space="0" w:color="auto"/>
            <w:bottom w:val="none" w:sz="0" w:space="0" w:color="auto"/>
            <w:right w:val="none" w:sz="0" w:space="0" w:color="auto"/>
          </w:divBdr>
        </w:div>
        <w:div w:id="634064225">
          <w:marLeft w:val="480"/>
          <w:marRight w:val="0"/>
          <w:marTop w:val="0"/>
          <w:marBottom w:val="0"/>
          <w:divBdr>
            <w:top w:val="none" w:sz="0" w:space="0" w:color="auto"/>
            <w:left w:val="none" w:sz="0" w:space="0" w:color="auto"/>
            <w:bottom w:val="none" w:sz="0" w:space="0" w:color="auto"/>
            <w:right w:val="none" w:sz="0" w:space="0" w:color="auto"/>
          </w:divBdr>
        </w:div>
        <w:div w:id="653483948">
          <w:marLeft w:val="480"/>
          <w:marRight w:val="0"/>
          <w:marTop w:val="0"/>
          <w:marBottom w:val="0"/>
          <w:divBdr>
            <w:top w:val="none" w:sz="0" w:space="0" w:color="auto"/>
            <w:left w:val="none" w:sz="0" w:space="0" w:color="auto"/>
            <w:bottom w:val="none" w:sz="0" w:space="0" w:color="auto"/>
            <w:right w:val="none" w:sz="0" w:space="0" w:color="auto"/>
          </w:divBdr>
        </w:div>
        <w:div w:id="662781431">
          <w:marLeft w:val="480"/>
          <w:marRight w:val="0"/>
          <w:marTop w:val="0"/>
          <w:marBottom w:val="0"/>
          <w:divBdr>
            <w:top w:val="none" w:sz="0" w:space="0" w:color="auto"/>
            <w:left w:val="none" w:sz="0" w:space="0" w:color="auto"/>
            <w:bottom w:val="none" w:sz="0" w:space="0" w:color="auto"/>
            <w:right w:val="none" w:sz="0" w:space="0" w:color="auto"/>
          </w:divBdr>
        </w:div>
        <w:div w:id="708919061">
          <w:marLeft w:val="480"/>
          <w:marRight w:val="0"/>
          <w:marTop w:val="0"/>
          <w:marBottom w:val="0"/>
          <w:divBdr>
            <w:top w:val="none" w:sz="0" w:space="0" w:color="auto"/>
            <w:left w:val="none" w:sz="0" w:space="0" w:color="auto"/>
            <w:bottom w:val="none" w:sz="0" w:space="0" w:color="auto"/>
            <w:right w:val="none" w:sz="0" w:space="0" w:color="auto"/>
          </w:divBdr>
        </w:div>
        <w:div w:id="747462534">
          <w:marLeft w:val="480"/>
          <w:marRight w:val="0"/>
          <w:marTop w:val="0"/>
          <w:marBottom w:val="0"/>
          <w:divBdr>
            <w:top w:val="none" w:sz="0" w:space="0" w:color="auto"/>
            <w:left w:val="none" w:sz="0" w:space="0" w:color="auto"/>
            <w:bottom w:val="none" w:sz="0" w:space="0" w:color="auto"/>
            <w:right w:val="none" w:sz="0" w:space="0" w:color="auto"/>
          </w:divBdr>
        </w:div>
        <w:div w:id="779881145">
          <w:marLeft w:val="480"/>
          <w:marRight w:val="0"/>
          <w:marTop w:val="0"/>
          <w:marBottom w:val="0"/>
          <w:divBdr>
            <w:top w:val="none" w:sz="0" w:space="0" w:color="auto"/>
            <w:left w:val="none" w:sz="0" w:space="0" w:color="auto"/>
            <w:bottom w:val="none" w:sz="0" w:space="0" w:color="auto"/>
            <w:right w:val="none" w:sz="0" w:space="0" w:color="auto"/>
          </w:divBdr>
        </w:div>
        <w:div w:id="822701965">
          <w:marLeft w:val="480"/>
          <w:marRight w:val="0"/>
          <w:marTop w:val="0"/>
          <w:marBottom w:val="0"/>
          <w:divBdr>
            <w:top w:val="none" w:sz="0" w:space="0" w:color="auto"/>
            <w:left w:val="none" w:sz="0" w:space="0" w:color="auto"/>
            <w:bottom w:val="none" w:sz="0" w:space="0" w:color="auto"/>
            <w:right w:val="none" w:sz="0" w:space="0" w:color="auto"/>
          </w:divBdr>
        </w:div>
        <w:div w:id="934828643">
          <w:marLeft w:val="480"/>
          <w:marRight w:val="0"/>
          <w:marTop w:val="0"/>
          <w:marBottom w:val="0"/>
          <w:divBdr>
            <w:top w:val="none" w:sz="0" w:space="0" w:color="auto"/>
            <w:left w:val="none" w:sz="0" w:space="0" w:color="auto"/>
            <w:bottom w:val="none" w:sz="0" w:space="0" w:color="auto"/>
            <w:right w:val="none" w:sz="0" w:space="0" w:color="auto"/>
          </w:divBdr>
        </w:div>
        <w:div w:id="970749843">
          <w:marLeft w:val="480"/>
          <w:marRight w:val="0"/>
          <w:marTop w:val="0"/>
          <w:marBottom w:val="0"/>
          <w:divBdr>
            <w:top w:val="none" w:sz="0" w:space="0" w:color="auto"/>
            <w:left w:val="none" w:sz="0" w:space="0" w:color="auto"/>
            <w:bottom w:val="none" w:sz="0" w:space="0" w:color="auto"/>
            <w:right w:val="none" w:sz="0" w:space="0" w:color="auto"/>
          </w:divBdr>
        </w:div>
        <w:div w:id="982202210">
          <w:marLeft w:val="480"/>
          <w:marRight w:val="0"/>
          <w:marTop w:val="0"/>
          <w:marBottom w:val="0"/>
          <w:divBdr>
            <w:top w:val="none" w:sz="0" w:space="0" w:color="auto"/>
            <w:left w:val="none" w:sz="0" w:space="0" w:color="auto"/>
            <w:bottom w:val="none" w:sz="0" w:space="0" w:color="auto"/>
            <w:right w:val="none" w:sz="0" w:space="0" w:color="auto"/>
          </w:divBdr>
        </w:div>
        <w:div w:id="992371847">
          <w:marLeft w:val="480"/>
          <w:marRight w:val="0"/>
          <w:marTop w:val="0"/>
          <w:marBottom w:val="0"/>
          <w:divBdr>
            <w:top w:val="none" w:sz="0" w:space="0" w:color="auto"/>
            <w:left w:val="none" w:sz="0" w:space="0" w:color="auto"/>
            <w:bottom w:val="none" w:sz="0" w:space="0" w:color="auto"/>
            <w:right w:val="none" w:sz="0" w:space="0" w:color="auto"/>
          </w:divBdr>
        </w:div>
        <w:div w:id="1007560468">
          <w:marLeft w:val="480"/>
          <w:marRight w:val="0"/>
          <w:marTop w:val="0"/>
          <w:marBottom w:val="0"/>
          <w:divBdr>
            <w:top w:val="none" w:sz="0" w:space="0" w:color="auto"/>
            <w:left w:val="none" w:sz="0" w:space="0" w:color="auto"/>
            <w:bottom w:val="none" w:sz="0" w:space="0" w:color="auto"/>
            <w:right w:val="none" w:sz="0" w:space="0" w:color="auto"/>
          </w:divBdr>
        </w:div>
        <w:div w:id="1047069665">
          <w:marLeft w:val="480"/>
          <w:marRight w:val="0"/>
          <w:marTop w:val="0"/>
          <w:marBottom w:val="0"/>
          <w:divBdr>
            <w:top w:val="none" w:sz="0" w:space="0" w:color="auto"/>
            <w:left w:val="none" w:sz="0" w:space="0" w:color="auto"/>
            <w:bottom w:val="none" w:sz="0" w:space="0" w:color="auto"/>
            <w:right w:val="none" w:sz="0" w:space="0" w:color="auto"/>
          </w:divBdr>
        </w:div>
        <w:div w:id="1056584430">
          <w:marLeft w:val="480"/>
          <w:marRight w:val="0"/>
          <w:marTop w:val="0"/>
          <w:marBottom w:val="0"/>
          <w:divBdr>
            <w:top w:val="none" w:sz="0" w:space="0" w:color="auto"/>
            <w:left w:val="none" w:sz="0" w:space="0" w:color="auto"/>
            <w:bottom w:val="none" w:sz="0" w:space="0" w:color="auto"/>
            <w:right w:val="none" w:sz="0" w:space="0" w:color="auto"/>
          </w:divBdr>
        </w:div>
        <w:div w:id="1059209115">
          <w:marLeft w:val="480"/>
          <w:marRight w:val="0"/>
          <w:marTop w:val="0"/>
          <w:marBottom w:val="0"/>
          <w:divBdr>
            <w:top w:val="none" w:sz="0" w:space="0" w:color="auto"/>
            <w:left w:val="none" w:sz="0" w:space="0" w:color="auto"/>
            <w:bottom w:val="none" w:sz="0" w:space="0" w:color="auto"/>
            <w:right w:val="none" w:sz="0" w:space="0" w:color="auto"/>
          </w:divBdr>
        </w:div>
        <w:div w:id="1065108879">
          <w:marLeft w:val="480"/>
          <w:marRight w:val="0"/>
          <w:marTop w:val="0"/>
          <w:marBottom w:val="0"/>
          <w:divBdr>
            <w:top w:val="none" w:sz="0" w:space="0" w:color="auto"/>
            <w:left w:val="none" w:sz="0" w:space="0" w:color="auto"/>
            <w:bottom w:val="none" w:sz="0" w:space="0" w:color="auto"/>
            <w:right w:val="none" w:sz="0" w:space="0" w:color="auto"/>
          </w:divBdr>
        </w:div>
        <w:div w:id="1071388760">
          <w:marLeft w:val="480"/>
          <w:marRight w:val="0"/>
          <w:marTop w:val="0"/>
          <w:marBottom w:val="0"/>
          <w:divBdr>
            <w:top w:val="none" w:sz="0" w:space="0" w:color="auto"/>
            <w:left w:val="none" w:sz="0" w:space="0" w:color="auto"/>
            <w:bottom w:val="none" w:sz="0" w:space="0" w:color="auto"/>
            <w:right w:val="none" w:sz="0" w:space="0" w:color="auto"/>
          </w:divBdr>
        </w:div>
        <w:div w:id="1080369525">
          <w:marLeft w:val="480"/>
          <w:marRight w:val="0"/>
          <w:marTop w:val="0"/>
          <w:marBottom w:val="0"/>
          <w:divBdr>
            <w:top w:val="none" w:sz="0" w:space="0" w:color="auto"/>
            <w:left w:val="none" w:sz="0" w:space="0" w:color="auto"/>
            <w:bottom w:val="none" w:sz="0" w:space="0" w:color="auto"/>
            <w:right w:val="none" w:sz="0" w:space="0" w:color="auto"/>
          </w:divBdr>
        </w:div>
        <w:div w:id="1082332588">
          <w:marLeft w:val="480"/>
          <w:marRight w:val="0"/>
          <w:marTop w:val="0"/>
          <w:marBottom w:val="0"/>
          <w:divBdr>
            <w:top w:val="none" w:sz="0" w:space="0" w:color="auto"/>
            <w:left w:val="none" w:sz="0" w:space="0" w:color="auto"/>
            <w:bottom w:val="none" w:sz="0" w:space="0" w:color="auto"/>
            <w:right w:val="none" w:sz="0" w:space="0" w:color="auto"/>
          </w:divBdr>
        </w:div>
        <w:div w:id="1096512779">
          <w:marLeft w:val="480"/>
          <w:marRight w:val="0"/>
          <w:marTop w:val="0"/>
          <w:marBottom w:val="0"/>
          <w:divBdr>
            <w:top w:val="none" w:sz="0" w:space="0" w:color="auto"/>
            <w:left w:val="none" w:sz="0" w:space="0" w:color="auto"/>
            <w:bottom w:val="none" w:sz="0" w:space="0" w:color="auto"/>
            <w:right w:val="none" w:sz="0" w:space="0" w:color="auto"/>
          </w:divBdr>
        </w:div>
        <w:div w:id="1192105191">
          <w:marLeft w:val="480"/>
          <w:marRight w:val="0"/>
          <w:marTop w:val="0"/>
          <w:marBottom w:val="0"/>
          <w:divBdr>
            <w:top w:val="none" w:sz="0" w:space="0" w:color="auto"/>
            <w:left w:val="none" w:sz="0" w:space="0" w:color="auto"/>
            <w:bottom w:val="none" w:sz="0" w:space="0" w:color="auto"/>
            <w:right w:val="none" w:sz="0" w:space="0" w:color="auto"/>
          </w:divBdr>
        </w:div>
        <w:div w:id="1193765957">
          <w:marLeft w:val="480"/>
          <w:marRight w:val="0"/>
          <w:marTop w:val="0"/>
          <w:marBottom w:val="0"/>
          <w:divBdr>
            <w:top w:val="none" w:sz="0" w:space="0" w:color="auto"/>
            <w:left w:val="none" w:sz="0" w:space="0" w:color="auto"/>
            <w:bottom w:val="none" w:sz="0" w:space="0" w:color="auto"/>
            <w:right w:val="none" w:sz="0" w:space="0" w:color="auto"/>
          </w:divBdr>
        </w:div>
        <w:div w:id="1212107597">
          <w:marLeft w:val="480"/>
          <w:marRight w:val="0"/>
          <w:marTop w:val="0"/>
          <w:marBottom w:val="0"/>
          <w:divBdr>
            <w:top w:val="none" w:sz="0" w:space="0" w:color="auto"/>
            <w:left w:val="none" w:sz="0" w:space="0" w:color="auto"/>
            <w:bottom w:val="none" w:sz="0" w:space="0" w:color="auto"/>
            <w:right w:val="none" w:sz="0" w:space="0" w:color="auto"/>
          </w:divBdr>
        </w:div>
        <w:div w:id="1213885605">
          <w:marLeft w:val="480"/>
          <w:marRight w:val="0"/>
          <w:marTop w:val="0"/>
          <w:marBottom w:val="0"/>
          <w:divBdr>
            <w:top w:val="none" w:sz="0" w:space="0" w:color="auto"/>
            <w:left w:val="none" w:sz="0" w:space="0" w:color="auto"/>
            <w:bottom w:val="none" w:sz="0" w:space="0" w:color="auto"/>
            <w:right w:val="none" w:sz="0" w:space="0" w:color="auto"/>
          </w:divBdr>
        </w:div>
        <w:div w:id="1259293117">
          <w:marLeft w:val="480"/>
          <w:marRight w:val="0"/>
          <w:marTop w:val="0"/>
          <w:marBottom w:val="0"/>
          <w:divBdr>
            <w:top w:val="none" w:sz="0" w:space="0" w:color="auto"/>
            <w:left w:val="none" w:sz="0" w:space="0" w:color="auto"/>
            <w:bottom w:val="none" w:sz="0" w:space="0" w:color="auto"/>
            <w:right w:val="none" w:sz="0" w:space="0" w:color="auto"/>
          </w:divBdr>
        </w:div>
        <w:div w:id="1294480153">
          <w:marLeft w:val="480"/>
          <w:marRight w:val="0"/>
          <w:marTop w:val="0"/>
          <w:marBottom w:val="0"/>
          <w:divBdr>
            <w:top w:val="none" w:sz="0" w:space="0" w:color="auto"/>
            <w:left w:val="none" w:sz="0" w:space="0" w:color="auto"/>
            <w:bottom w:val="none" w:sz="0" w:space="0" w:color="auto"/>
            <w:right w:val="none" w:sz="0" w:space="0" w:color="auto"/>
          </w:divBdr>
        </w:div>
        <w:div w:id="1298685228">
          <w:marLeft w:val="480"/>
          <w:marRight w:val="0"/>
          <w:marTop w:val="0"/>
          <w:marBottom w:val="0"/>
          <w:divBdr>
            <w:top w:val="none" w:sz="0" w:space="0" w:color="auto"/>
            <w:left w:val="none" w:sz="0" w:space="0" w:color="auto"/>
            <w:bottom w:val="none" w:sz="0" w:space="0" w:color="auto"/>
            <w:right w:val="none" w:sz="0" w:space="0" w:color="auto"/>
          </w:divBdr>
        </w:div>
        <w:div w:id="1315835612">
          <w:marLeft w:val="480"/>
          <w:marRight w:val="0"/>
          <w:marTop w:val="0"/>
          <w:marBottom w:val="0"/>
          <w:divBdr>
            <w:top w:val="none" w:sz="0" w:space="0" w:color="auto"/>
            <w:left w:val="none" w:sz="0" w:space="0" w:color="auto"/>
            <w:bottom w:val="none" w:sz="0" w:space="0" w:color="auto"/>
            <w:right w:val="none" w:sz="0" w:space="0" w:color="auto"/>
          </w:divBdr>
        </w:div>
        <w:div w:id="1399785627">
          <w:marLeft w:val="480"/>
          <w:marRight w:val="0"/>
          <w:marTop w:val="0"/>
          <w:marBottom w:val="0"/>
          <w:divBdr>
            <w:top w:val="none" w:sz="0" w:space="0" w:color="auto"/>
            <w:left w:val="none" w:sz="0" w:space="0" w:color="auto"/>
            <w:bottom w:val="none" w:sz="0" w:space="0" w:color="auto"/>
            <w:right w:val="none" w:sz="0" w:space="0" w:color="auto"/>
          </w:divBdr>
        </w:div>
        <w:div w:id="1402214632">
          <w:marLeft w:val="480"/>
          <w:marRight w:val="0"/>
          <w:marTop w:val="0"/>
          <w:marBottom w:val="0"/>
          <w:divBdr>
            <w:top w:val="none" w:sz="0" w:space="0" w:color="auto"/>
            <w:left w:val="none" w:sz="0" w:space="0" w:color="auto"/>
            <w:bottom w:val="none" w:sz="0" w:space="0" w:color="auto"/>
            <w:right w:val="none" w:sz="0" w:space="0" w:color="auto"/>
          </w:divBdr>
        </w:div>
        <w:div w:id="1431656406">
          <w:marLeft w:val="480"/>
          <w:marRight w:val="0"/>
          <w:marTop w:val="0"/>
          <w:marBottom w:val="0"/>
          <w:divBdr>
            <w:top w:val="none" w:sz="0" w:space="0" w:color="auto"/>
            <w:left w:val="none" w:sz="0" w:space="0" w:color="auto"/>
            <w:bottom w:val="none" w:sz="0" w:space="0" w:color="auto"/>
            <w:right w:val="none" w:sz="0" w:space="0" w:color="auto"/>
          </w:divBdr>
        </w:div>
        <w:div w:id="1438986887">
          <w:marLeft w:val="480"/>
          <w:marRight w:val="0"/>
          <w:marTop w:val="0"/>
          <w:marBottom w:val="0"/>
          <w:divBdr>
            <w:top w:val="none" w:sz="0" w:space="0" w:color="auto"/>
            <w:left w:val="none" w:sz="0" w:space="0" w:color="auto"/>
            <w:bottom w:val="none" w:sz="0" w:space="0" w:color="auto"/>
            <w:right w:val="none" w:sz="0" w:space="0" w:color="auto"/>
          </w:divBdr>
        </w:div>
        <w:div w:id="1467432774">
          <w:marLeft w:val="480"/>
          <w:marRight w:val="0"/>
          <w:marTop w:val="0"/>
          <w:marBottom w:val="0"/>
          <w:divBdr>
            <w:top w:val="none" w:sz="0" w:space="0" w:color="auto"/>
            <w:left w:val="none" w:sz="0" w:space="0" w:color="auto"/>
            <w:bottom w:val="none" w:sz="0" w:space="0" w:color="auto"/>
            <w:right w:val="none" w:sz="0" w:space="0" w:color="auto"/>
          </w:divBdr>
        </w:div>
        <w:div w:id="1490516464">
          <w:marLeft w:val="480"/>
          <w:marRight w:val="0"/>
          <w:marTop w:val="0"/>
          <w:marBottom w:val="0"/>
          <w:divBdr>
            <w:top w:val="none" w:sz="0" w:space="0" w:color="auto"/>
            <w:left w:val="none" w:sz="0" w:space="0" w:color="auto"/>
            <w:bottom w:val="none" w:sz="0" w:space="0" w:color="auto"/>
            <w:right w:val="none" w:sz="0" w:space="0" w:color="auto"/>
          </w:divBdr>
        </w:div>
        <w:div w:id="1503160056">
          <w:marLeft w:val="480"/>
          <w:marRight w:val="0"/>
          <w:marTop w:val="0"/>
          <w:marBottom w:val="0"/>
          <w:divBdr>
            <w:top w:val="none" w:sz="0" w:space="0" w:color="auto"/>
            <w:left w:val="none" w:sz="0" w:space="0" w:color="auto"/>
            <w:bottom w:val="none" w:sz="0" w:space="0" w:color="auto"/>
            <w:right w:val="none" w:sz="0" w:space="0" w:color="auto"/>
          </w:divBdr>
        </w:div>
        <w:div w:id="1512530252">
          <w:marLeft w:val="480"/>
          <w:marRight w:val="0"/>
          <w:marTop w:val="0"/>
          <w:marBottom w:val="0"/>
          <w:divBdr>
            <w:top w:val="none" w:sz="0" w:space="0" w:color="auto"/>
            <w:left w:val="none" w:sz="0" w:space="0" w:color="auto"/>
            <w:bottom w:val="none" w:sz="0" w:space="0" w:color="auto"/>
            <w:right w:val="none" w:sz="0" w:space="0" w:color="auto"/>
          </w:divBdr>
        </w:div>
        <w:div w:id="1538354637">
          <w:marLeft w:val="480"/>
          <w:marRight w:val="0"/>
          <w:marTop w:val="0"/>
          <w:marBottom w:val="0"/>
          <w:divBdr>
            <w:top w:val="none" w:sz="0" w:space="0" w:color="auto"/>
            <w:left w:val="none" w:sz="0" w:space="0" w:color="auto"/>
            <w:bottom w:val="none" w:sz="0" w:space="0" w:color="auto"/>
            <w:right w:val="none" w:sz="0" w:space="0" w:color="auto"/>
          </w:divBdr>
        </w:div>
        <w:div w:id="1585845832">
          <w:marLeft w:val="480"/>
          <w:marRight w:val="0"/>
          <w:marTop w:val="0"/>
          <w:marBottom w:val="0"/>
          <w:divBdr>
            <w:top w:val="none" w:sz="0" w:space="0" w:color="auto"/>
            <w:left w:val="none" w:sz="0" w:space="0" w:color="auto"/>
            <w:bottom w:val="none" w:sz="0" w:space="0" w:color="auto"/>
            <w:right w:val="none" w:sz="0" w:space="0" w:color="auto"/>
          </w:divBdr>
        </w:div>
        <w:div w:id="1588340828">
          <w:marLeft w:val="480"/>
          <w:marRight w:val="0"/>
          <w:marTop w:val="0"/>
          <w:marBottom w:val="0"/>
          <w:divBdr>
            <w:top w:val="none" w:sz="0" w:space="0" w:color="auto"/>
            <w:left w:val="none" w:sz="0" w:space="0" w:color="auto"/>
            <w:bottom w:val="none" w:sz="0" w:space="0" w:color="auto"/>
            <w:right w:val="none" w:sz="0" w:space="0" w:color="auto"/>
          </w:divBdr>
        </w:div>
        <w:div w:id="1636522727">
          <w:marLeft w:val="480"/>
          <w:marRight w:val="0"/>
          <w:marTop w:val="0"/>
          <w:marBottom w:val="0"/>
          <w:divBdr>
            <w:top w:val="none" w:sz="0" w:space="0" w:color="auto"/>
            <w:left w:val="none" w:sz="0" w:space="0" w:color="auto"/>
            <w:bottom w:val="none" w:sz="0" w:space="0" w:color="auto"/>
            <w:right w:val="none" w:sz="0" w:space="0" w:color="auto"/>
          </w:divBdr>
        </w:div>
        <w:div w:id="1650590584">
          <w:marLeft w:val="480"/>
          <w:marRight w:val="0"/>
          <w:marTop w:val="0"/>
          <w:marBottom w:val="0"/>
          <w:divBdr>
            <w:top w:val="none" w:sz="0" w:space="0" w:color="auto"/>
            <w:left w:val="none" w:sz="0" w:space="0" w:color="auto"/>
            <w:bottom w:val="none" w:sz="0" w:space="0" w:color="auto"/>
            <w:right w:val="none" w:sz="0" w:space="0" w:color="auto"/>
          </w:divBdr>
        </w:div>
        <w:div w:id="1664817793">
          <w:marLeft w:val="480"/>
          <w:marRight w:val="0"/>
          <w:marTop w:val="0"/>
          <w:marBottom w:val="0"/>
          <w:divBdr>
            <w:top w:val="none" w:sz="0" w:space="0" w:color="auto"/>
            <w:left w:val="none" w:sz="0" w:space="0" w:color="auto"/>
            <w:bottom w:val="none" w:sz="0" w:space="0" w:color="auto"/>
            <w:right w:val="none" w:sz="0" w:space="0" w:color="auto"/>
          </w:divBdr>
        </w:div>
        <w:div w:id="1750693865">
          <w:marLeft w:val="480"/>
          <w:marRight w:val="0"/>
          <w:marTop w:val="0"/>
          <w:marBottom w:val="0"/>
          <w:divBdr>
            <w:top w:val="none" w:sz="0" w:space="0" w:color="auto"/>
            <w:left w:val="none" w:sz="0" w:space="0" w:color="auto"/>
            <w:bottom w:val="none" w:sz="0" w:space="0" w:color="auto"/>
            <w:right w:val="none" w:sz="0" w:space="0" w:color="auto"/>
          </w:divBdr>
        </w:div>
        <w:div w:id="1788310539">
          <w:marLeft w:val="480"/>
          <w:marRight w:val="0"/>
          <w:marTop w:val="0"/>
          <w:marBottom w:val="0"/>
          <w:divBdr>
            <w:top w:val="none" w:sz="0" w:space="0" w:color="auto"/>
            <w:left w:val="none" w:sz="0" w:space="0" w:color="auto"/>
            <w:bottom w:val="none" w:sz="0" w:space="0" w:color="auto"/>
            <w:right w:val="none" w:sz="0" w:space="0" w:color="auto"/>
          </w:divBdr>
        </w:div>
        <w:div w:id="1814978013">
          <w:marLeft w:val="480"/>
          <w:marRight w:val="0"/>
          <w:marTop w:val="0"/>
          <w:marBottom w:val="0"/>
          <w:divBdr>
            <w:top w:val="none" w:sz="0" w:space="0" w:color="auto"/>
            <w:left w:val="none" w:sz="0" w:space="0" w:color="auto"/>
            <w:bottom w:val="none" w:sz="0" w:space="0" w:color="auto"/>
            <w:right w:val="none" w:sz="0" w:space="0" w:color="auto"/>
          </w:divBdr>
        </w:div>
        <w:div w:id="1863665886">
          <w:marLeft w:val="480"/>
          <w:marRight w:val="0"/>
          <w:marTop w:val="0"/>
          <w:marBottom w:val="0"/>
          <w:divBdr>
            <w:top w:val="none" w:sz="0" w:space="0" w:color="auto"/>
            <w:left w:val="none" w:sz="0" w:space="0" w:color="auto"/>
            <w:bottom w:val="none" w:sz="0" w:space="0" w:color="auto"/>
            <w:right w:val="none" w:sz="0" w:space="0" w:color="auto"/>
          </w:divBdr>
        </w:div>
        <w:div w:id="1914313656">
          <w:marLeft w:val="480"/>
          <w:marRight w:val="0"/>
          <w:marTop w:val="0"/>
          <w:marBottom w:val="0"/>
          <w:divBdr>
            <w:top w:val="none" w:sz="0" w:space="0" w:color="auto"/>
            <w:left w:val="none" w:sz="0" w:space="0" w:color="auto"/>
            <w:bottom w:val="none" w:sz="0" w:space="0" w:color="auto"/>
            <w:right w:val="none" w:sz="0" w:space="0" w:color="auto"/>
          </w:divBdr>
        </w:div>
        <w:div w:id="1915430989">
          <w:marLeft w:val="480"/>
          <w:marRight w:val="0"/>
          <w:marTop w:val="0"/>
          <w:marBottom w:val="0"/>
          <w:divBdr>
            <w:top w:val="none" w:sz="0" w:space="0" w:color="auto"/>
            <w:left w:val="none" w:sz="0" w:space="0" w:color="auto"/>
            <w:bottom w:val="none" w:sz="0" w:space="0" w:color="auto"/>
            <w:right w:val="none" w:sz="0" w:space="0" w:color="auto"/>
          </w:divBdr>
        </w:div>
        <w:div w:id="1918978941">
          <w:marLeft w:val="480"/>
          <w:marRight w:val="0"/>
          <w:marTop w:val="0"/>
          <w:marBottom w:val="0"/>
          <w:divBdr>
            <w:top w:val="none" w:sz="0" w:space="0" w:color="auto"/>
            <w:left w:val="none" w:sz="0" w:space="0" w:color="auto"/>
            <w:bottom w:val="none" w:sz="0" w:space="0" w:color="auto"/>
            <w:right w:val="none" w:sz="0" w:space="0" w:color="auto"/>
          </w:divBdr>
        </w:div>
        <w:div w:id="1940019404">
          <w:marLeft w:val="480"/>
          <w:marRight w:val="0"/>
          <w:marTop w:val="0"/>
          <w:marBottom w:val="0"/>
          <w:divBdr>
            <w:top w:val="none" w:sz="0" w:space="0" w:color="auto"/>
            <w:left w:val="none" w:sz="0" w:space="0" w:color="auto"/>
            <w:bottom w:val="none" w:sz="0" w:space="0" w:color="auto"/>
            <w:right w:val="none" w:sz="0" w:space="0" w:color="auto"/>
          </w:divBdr>
        </w:div>
        <w:div w:id="1949461114">
          <w:marLeft w:val="480"/>
          <w:marRight w:val="0"/>
          <w:marTop w:val="0"/>
          <w:marBottom w:val="0"/>
          <w:divBdr>
            <w:top w:val="none" w:sz="0" w:space="0" w:color="auto"/>
            <w:left w:val="none" w:sz="0" w:space="0" w:color="auto"/>
            <w:bottom w:val="none" w:sz="0" w:space="0" w:color="auto"/>
            <w:right w:val="none" w:sz="0" w:space="0" w:color="auto"/>
          </w:divBdr>
        </w:div>
        <w:div w:id="1960915745">
          <w:marLeft w:val="480"/>
          <w:marRight w:val="0"/>
          <w:marTop w:val="0"/>
          <w:marBottom w:val="0"/>
          <w:divBdr>
            <w:top w:val="none" w:sz="0" w:space="0" w:color="auto"/>
            <w:left w:val="none" w:sz="0" w:space="0" w:color="auto"/>
            <w:bottom w:val="none" w:sz="0" w:space="0" w:color="auto"/>
            <w:right w:val="none" w:sz="0" w:space="0" w:color="auto"/>
          </w:divBdr>
        </w:div>
        <w:div w:id="1974096257">
          <w:marLeft w:val="480"/>
          <w:marRight w:val="0"/>
          <w:marTop w:val="0"/>
          <w:marBottom w:val="0"/>
          <w:divBdr>
            <w:top w:val="none" w:sz="0" w:space="0" w:color="auto"/>
            <w:left w:val="none" w:sz="0" w:space="0" w:color="auto"/>
            <w:bottom w:val="none" w:sz="0" w:space="0" w:color="auto"/>
            <w:right w:val="none" w:sz="0" w:space="0" w:color="auto"/>
          </w:divBdr>
        </w:div>
        <w:div w:id="2066096579">
          <w:marLeft w:val="480"/>
          <w:marRight w:val="0"/>
          <w:marTop w:val="0"/>
          <w:marBottom w:val="0"/>
          <w:divBdr>
            <w:top w:val="none" w:sz="0" w:space="0" w:color="auto"/>
            <w:left w:val="none" w:sz="0" w:space="0" w:color="auto"/>
            <w:bottom w:val="none" w:sz="0" w:space="0" w:color="auto"/>
            <w:right w:val="none" w:sz="0" w:space="0" w:color="auto"/>
          </w:divBdr>
        </w:div>
        <w:div w:id="2076077736">
          <w:marLeft w:val="480"/>
          <w:marRight w:val="0"/>
          <w:marTop w:val="0"/>
          <w:marBottom w:val="0"/>
          <w:divBdr>
            <w:top w:val="none" w:sz="0" w:space="0" w:color="auto"/>
            <w:left w:val="none" w:sz="0" w:space="0" w:color="auto"/>
            <w:bottom w:val="none" w:sz="0" w:space="0" w:color="auto"/>
            <w:right w:val="none" w:sz="0" w:space="0" w:color="auto"/>
          </w:divBdr>
        </w:div>
        <w:div w:id="2094935471">
          <w:marLeft w:val="480"/>
          <w:marRight w:val="0"/>
          <w:marTop w:val="0"/>
          <w:marBottom w:val="0"/>
          <w:divBdr>
            <w:top w:val="none" w:sz="0" w:space="0" w:color="auto"/>
            <w:left w:val="none" w:sz="0" w:space="0" w:color="auto"/>
            <w:bottom w:val="none" w:sz="0" w:space="0" w:color="auto"/>
            <w:right w:val="none" w:sz="0" w:space="0" w:color="auto"/>
          </w:divBdr>
        </w:div>
        <w:div w:id="2096321280">
          <w:marLeft w:val="480"/>
          <w:marRight w:val="0"/>
          <w:marTop w:val="0"/>
          <w:marBottom w:val="0"/>
          <w:divBdr>
            <w:top w:val="none" w:sz="0" w:space="0" w:color="auto"/>
            <w:left w:val="none" w:sz="0" w:space="0" w:color="auto"/>
            <w:bottom w:val="none" w:sz="0" w:space="0" w:color="auto"/>
            <w:right w:val="none" w:sz="0" w:space="0" w:color="auto"/>
          </w:divBdr>
        </w:div>
      </w:divsChild>
    </w:div>
    <w:div w:id="444547231">
      <w:bodyDiv w:val="1"/>
      <w:marLeft w:val="0"/>
      <w:marRight w:val="0"/>
      <w:marTop w:val="0"/>
      <w:marBottom w:val="0"/>
      <w:divBdr>
        <w:top w:val="none" w:sz="0" w:space="0" w:color="auto"/>
        <w:left w:val="none" w:sz="0" w:space="0" w:color="auto"/>
        <w:bottom w:val="none" w:sz="0" w:space="0" w:color="auto"/>
        <w:right w:val="none" w:sz="0" w:space="0" w:color="auto"/>
      </w:divBdr>
    </w:div>
    <w:div w:id="446387072">
      <w:bodyDiv w:val="1"/>
      <w:marLeft w:val="0"/>
      <w:marRight w:val="0"/>
      <w:marTop w:val="0"/>
      <w:marBottom w:val="0"/>
      <w:divBdr>
        <w:top w:val="none" w:sz="0" w:space="0" w:color="auto"/>
        <w:left w:val="none" w:sz="0" w:space="0" w:color="auto"/>
        <w:bottom w:val="none" w:sz="0" w:space="0" w:color="auto"/>
        <w:right w:val="none" w:sz="0" w:space="0" w:color="auto"/>
      </w:divBdr>
    </w:div>
    <w:div w:id="447310758">
      <w:bodyDiv w:val="1"/>
      <w:marLeft w:val="0"/>
      <w:marRight w:val="0"/>
      <w:marTop w:val="0"/>
      <w:marBottom w:val="0"/>
      <w:divBdr>
        <w:top w:val="none" w:sz="0" w:space="0" w:color="auto"/>
        <w:left w:val="none" w:sz="0" w:space="0" w:color="auto"/>
        <w:bottom w:val="none" w:sz="0" w:space="0" w:color="auto"/>
        <w:right w:val="none" w:sz="0" w:space="0" w:color="auto"/>
      </w:divBdr>
      <w:divsChild>
        <w:div w:id="23487593">
          <w:marLeft w:val="480"/>
          <w:marRight w:val="0"/>
          <w:marTop w:val="0"/>
          <w:marBottom w:val="0"/>
          <w:divBdr>
            <w:top w:val="none" w:sz="0" w:space="0" w:color="auto"/>
            <w:left w:val="none" w:sz="0" w:space="0" w:color="auto"/>
            <w:bottom w:val="none" w:sz="0" w:space="0" w:color="auto"/>
            <w:right w:val="none" w:sz="0" w:space="0" w:color="auto"/>
          </w:divBdr>
        </w:div>
        <w:div w:id="80028070">
          <w:marLeft w:val="480"/>
          <w:marRight w:val="0"/>
          <w:marTop w:val="0"/>
          <w:marBottom w:val="0"/>
          <w:divBdr>
            <w:top w:val="none" w:sz="0" w:space="0" w:color="auto"/>
            <w:left w:val="none" w:sz="0" w:space="0" w:color="auto"/>
            <w:bottom w:val="none" w:sz="0" w:space="0" w:color="auto"/>
            <w:right w:val="none" w:sz="0" w:space="0" w:color="auto"/>
          </w:divBdr>
        </w:div>
        <w:div w:id="82460256">
          <w:marLeft w:val="480"/>
          <w:marRight w:val="0"/>
          <w:marTop w:val="0"/>
          <w:marBottom w:val="0"/>
          <w:divBdr>
            <w:top w:val="none" w:sz="0" w:space="0" w:color="auto"/>
            <w:left w:val="none" w:sz="0" w:space="0" w:color="auto"/>
            <w:bottom w:val="none" w:sz="0" w:space="0" w:color="auto"/>
            <w:right w:val="none" w:sz="0" w:space="0" w:color="auto"/>
          </w:divBdr>
        </w:div>
        <w:div w:id="100686205">
          <w:marLeft w:val="480"/>
          <w:marRight w:val="0"/>
          <w:marTop w:val="0"/>
          <w:marBottom w:val="0"/>
          <w:divBdr>
            <w:top w:val="none" w:sz="0" w:space="0" w:color="auto"/>
            <w:left w:val="none" w:sz="0" w:space="0" w:color="auto"/>
            <w:bottom w:val="none" w:sz="0" w:space="0" w:color="auto"/>
            <w:right w:val="none" w:sz="0" w:space="0" w:color="auto"/>
          </w:divBdr>
        </w:div>
        <w:div w:id="100689619">
          <w:marLeft w:val="480"/>
          <w:marRight w:val="0"/>
          <w:marTop w:val="0"/>
          <w:marBottom w:val="0"/>
          <w:divBdr>
            <w:top w:val="none" w:sz="0" w:space="0" w:color="auto"/>
            <w:left w:val="none" w:sz="0" w:space="0" w:color="auto"/>
            <w:bottom w:val="none" w:sz="0" w:space="0" w:color="auto"/>
            <w:right w:val="none" w:sz="0" w:space="0" w:color="auto"/>
          </w:divBdr>
        </w:div>
        <w:div w:id="149953486">
          <w:marLeft w:val="480"/>
          <w:marRight w:val="0"/>
          <w:marTop w:val="0"/>
          <w:marBottom w:val="0"/>
          <w:divBdr>
            <w:top w:val="none" w:sz="0" w:space="0" w:color="auto"/>
            <w:left w:val="none" w:sz="0" w:space="0" w:color="auto"/>
            <w:bottom w:val="none" w:sz="0" w:space="0" w:color="auto"/>
            <w:right w:val="none" w:sz="0" w:space="0" w:color="auto"/>
          </w:divBdr>
        </w:div>
        <w:div w:id="247079136">
          <w:marLeft w:val="480"/>
          <w:marRight w:val="0"/>
          <w:marTop w:val="0"/>
          <w:marBottom w:val="0"/>
          <w:divBdr>
            <w:top w:val="none" w:sz="0" w:space="0" w:color="auto"/>
            <w:left w:val="none" w:sz="0" w:space="0" w:color="auto"/>
            <w:bottom w:val="none" w:sz="0" w:space="0" w:color="auto"/>
            <w:right w:val="none" w:sz="0" w:space="0" w:color="auto"/>
          </w:divBdr>
        </w:div>
        <w:div w:id="257372760">
          <w:marLeft w:val="480"/>
          <w:marRight w:val="0"/>
          <w:marTop w:val="0"/>
          <w:marBottom w:val="0"/>
          <w:divBdr>
            <w:top w:val="none" w:sz="0" w:space="0" w:color="auto"/>
            <w:left w:val="none" w:sz="0" w:space="0" w:color="auto"/>
            <w:bottom w:val="none" w:sz="0" w:space="0" w:color="auto"/>
            <w:right w:val="none" w:sz="0" w:space="0" w:color="auto"/>
          </w:divBdr>
        </w:div>
        <w:div w:id="267540664">
          <w:marLeft w:val="480"/>
          <w:marRight w:val="0"/>
          <w:marTop w:val="0"/>
          <w:marBottom w:val="0"/>
          <w:divBdr>
            <w:top w:val="none" w:sz="0" w:space="0" w:color="auto"/>
            <w:left w:val="none" w:sz="0" w:space="0" w:color="auto"/>
            <w:bottom w:val="none" w:sz="0" w:space="0" w:color="auto"/>
            <w:right w:val="none" w:sz="0" w:space="0" w:color="auto"/>
          </w:divBdr>
        </w:div>
        <w:div w:id="278415353">
          <w:marLeft w:val="480"/>
          <w:marRight w:val="0"/>
          <w:marTop w:val="0"/>
          <w:marBottom w:val="0"/>
          <w:divBdr>
            <w:top w:val="none" w:sz="0" w:space="0" w:color="auto"/>
            <w:left w:val="none" w:sz="0" w:space="0" w:color="auto"/>
            <w:bottom w:val="none" w:sz="0" w:space="0" w:color="auto"/>
            <w:right w:val="none" w:sz="0" w:space="0" w:color="auto"/>
          </w:divBdr>
        </w:div>
        <w:div w:id="318731139">
          <w:marLeft w:val="480"/>
          <w:marRight w:val="0"/>
          <w:marTop w:val="0"/>
          <w:marBottom w:val="0"/>
          <w:divBdr>
            <w:top w:val="none" w:sz="0" w:space="0" w:color="auto"/>
            <w:left w:val="none" w:sz="0" w:space="0" w:color="auto"/>
            <w:bottom w:val="none" w:sz="0" w:space="0" w:color="auto"/>
            <w:right w:val="none" w:sz="0" w:space="0" w:color="auto"/>
          </w:divBdr>
        </w:div>
        <w:div w:id="325982837">
          <w:marLeft w:val="480"/>
          <w:marRight w:val="0"/>
          <w:marTop w:val="0"/>
          <w:marBottom w:val="0"/>
          <w:divBdr>
            <w:top w:val="none" w:sz="0" w:space="0" w:color="auto"/>
            <w:left w:val="none" w:sz="0" w:space="0" w:color="auto"/>
            <w:bottom w:val="none" w:sz="0" w:space="0" w:color="auto"/>
            <w:right w:val="none" w:sz="0" w:space="0" w:color="auto"/>
          </w:divBdr>
        </w:div>
        <w:div w:id="328532499">
          <w:marLeft w:val="480"/>
          <w:marRight w:val="0"/>
          <w:marTop w:val="0"/>
          <w:marBottom w:val="0"/>
          <w:divBdr>
            <w:top w:val="none" w:sz="0" w:space="0" w:color="auto"/>
            <w:left w:val="none" w:sz="0" w:space="0" w:color="auto"/>
            <w:bottom w:val="none" w:sz="0" w:space="0" w:color="auto"/>
            <w:right w:val="none" w:sz="0" w:space="0" w:color="auto"/>
          </w:divBdr>
        </w:div>
        <w:div w:id="347485271">
          <w:marLeft w:val="480"/>
          <w:marRight w:val="0"/>
          <w:marTop w:val="0"/>
          <w:marBottom w:val="0"/>
          <w:divBdr>
            <w:top w:val="none" w:sz="0" w:space="0" w:color="auto"/>
            <w:left w:val="none" w:sz="0" w:space="0" w:color="auto"/>
            <w:bottom w:val="none" w:sz="0" w:space="0" w:color="auto"/>
            <w:right w:val="none" w:sz="0" w:space="0" w:color="auto"/>
          </w:divBdr>
        </w:div>
        <w:div w:id="356390100">
          <w:marLeft w:val="480"/>
          <w:marRight w:val="0"/>
          <w:marTop w:val="0"/>
          <w:marBottom w:val="0"/>
          <w:divBdr>
            <w:top w:val="none" w:sz="0" w:space="0" w:color="auto"/>
            <w:left w:val="none" w:sz="0" w:space="0" w:color="auto"/>
            <w:bottom w:val="none" w:sz="0" w:space="0" w:color="auto"/>
            <w:right w:val="none" w:sz="0" w:space="0" w:color="auto"/>
          </w:divBdr>
        </w:div>
        <w:div w:id="367069497">
          <w:marLeft w:val="480"/>
          <w:marRight w:val="0"/>
          <w:marTop w:val="0"/>
          <w:marBottom w:val="0"/>
          <w:divBdr>
            <w:top w:val="none" w:sz="0" w:space="0" w:color="auto"/>
            <w:left w:val="none" w:sz="0" w:space="0" w:color="auto"/>
            <w:bottom w:val="none" w:sz="0" w:space="0" w:color="auto"/>
            <w:right w:val="none" w:sz="0" w:space="0" w:color="auto"/>
          </w:divBdr>
        </w:div>
        <w:div w:id="368188382">
          <w:marLeft w:val="480"/>
          <w:marRight w:val="0"/>
          <w:marTop w:val="0"/>
          <w:marBottom w:val="0"/>
          <w:divBdr>
            <w:top w:val="none" w:sz="0" w:space="0" w:color="auto"/>
            <w:left w:val="none" w:sz="0" w:space="0" w:color="auto"/>
            <w:bottom w:val="none" w:sz="0" w:space="0" w:color="auto"/>
            <w:right w:val="none" w:sz="0" w:space="0" w:color="auto"/>
          </w:divBdr>
        </w:div>
        <w:div w:id="406616934">
          <w:marLeft w:val="480"/>
          <w:marRight w:val="0"/>
          <w:marTop w:val="0"/>
          <w:marBottom w:val="0"/>
          <w:divBdr>
            <w:top w:val="none" w:sz="0" w:space="0" w:color="auto"/>
            <w:left w:val="none" w:sz="0" w:space="0" w:color="auto"/>
            <w:bottom w:val="none" w:sz="0" w:space="0" w:color="auto"/>
            <w:right w:val="none" w:sz="0" w:space="0" w:color="auto"/>
          </w:divBdr>
        </w:div>
        <w:div w:id="411662405">
          <w:marLeft w:val="480"/>
          <w:marRight w:val="0"/>
          <w:marTop w:val="0"/>
          <w:marBottom w:val="0"/>
          <w:divBdr>
            <w:top w:val="none" w:sz="0" w:space="0" w:color="auto"/>
            <w:left w:val="none" w:sz="0" w:space="0" w:color="auto"/>
            <w:bottom w:val="none" w:sz="0" w:space="0" w:color="auto"/>
            <w:right w:val="none" w:sz="0" w:space="0" w:color="auto"/>
          </w:divBdr>
        </w:div>
        <w:div w:id="428476550">
          <w:marLeft w:val="480"/>
          <w:marRight w:val="0"/>
          <w:marTop w:val="0"/>
          <w:marBottom w:val="0"/>
          <w:divBdr>
            <w:top w:val="none" w:sz="0" w:space="0" w:color="auto"/>
            <w:left w:val="none" w:sz="0" w:space="0" w:color="auto"/>
            <w:bottom w:val="none" w:sz="0" w:space="0" w:color="auto"/>
            <w:right w:val="none" w:sz="0" w:space="0" w:color="auto"/>
          </w:divBdr>
        </w:div>
        <w:div w:id="458375467">
          <w:marLeft w:val="480"/>
          <w:marRight w:val="0"/>
          <w:marTop w:val="0"/>
          <w:marBottom w:val="0"/>
          <w:divBdr>
            <w:top w:val="none" w:sz="0" w:space="0" w:color="auto"/>
            <w:left w:val="none" w:sz="0" w:space="0" w:color="auto"/>
            <w:bottom w:val="none" w:sz="0" w:space="0" w:color="auto"/>
            <w:right w:val="none" w:sz="0" w:space="0" w:color="auto"/>
          </w:divBdr>
        </w:div>
        <w:div w:id="507792958">
          <w:marLeft w:val="480"/>
          <w:marRight w:val="0"/>
          <w:marTop w:val="0"/>
          <w:marBottom w:val="0"/>
          <w:divBdr>
            <w:top w:val="none" w:sz="0" w:space="0" w:color="auto"/>
            <w:left w:val="none" w:sz="0" w:space="0" w:color="auto"/>
            <w:bottom w:val="none" w:sz="0" w:space="0" w:color="auto"/>
            <w:right w:val="none" w:sz="0" w:space="0" w:color="auto"/>
          </w:divBdr>
        </w:div>
        <w:div w:id="542864505">
          <w:marLeft w:val="480"/>
          <w:marRight w:val="0"/>
          <w:marTop w:val="0"/>
          <w:marBottom w:val="0"/>
          <w:divBdr>
            <w:top w:val="none" w:sz="0" w:space="0" w:color="auto"/>
            <w:left w:val="none" w:sz="0" w:space="0" w:color="auto"/>
            <w:bottom w:val="none" w:sz="0" w:space="0" w:color="auto"/>
            <w:right w:val="none" w:sz="0" w:space="0" w:color="auto"/>
          </w:divBdr>
        </w:div>
        <w:div w:id="587882845">
          <w:marLeft w:val="480"/>
          <w:marRight w:val="0"/>
          <w:marTop w:val="0"/>
          <w:marBottom w:val="0"/>
          <w:divBdr>
            <w:top w:val="none" w:sz="0" w:space="0" w:color="auto"/>
            <w:left w:val="none" w:sz="0" w:space="0" w:color="auto"/>
            <w:bottom w:val="none" w:sz="0" w:space="0" w:color="auto"/>
            <w:right w:val="none" w:sz="0" w:space="0" w:color="auto"/>
          </w:divBdr>
        </w:div>
        <w:div w:id="664090571">
          <w:marLeft w:val="480"/>
          <w:marRight w:val="0"/>
          <w:marTop w:val="0"/>
          <w:marBottom w:val="0"/>
          <w:divBdr>
            <w:top w:val="none" w:sz="0" w:space="0" w:color="auto"/>
            <w:left w:val="none" w:sz="0" w:space="0" w:color="auto"/>
            <w:bottom w:val="none" w:sz="0" w:space="0" w:color="auto"/>
            <w:right w:val="none" w:sz="0" w:space="0" w:color="auto"/>
          </w:divBdr>
        </w:div>
        <w:div w:id="722755088">
          <w:marLeft w:val="480"/>
          <w:marRight w:val="0"/>
          <w:marTop w:val="0"/>
          <w:marBottom w:val="0"/>
          <w:divBdr>
            <w:top w:val="none" w:sz="0" w:space="0" w:color="auto"/>
            <w:left w:val="none" w:sz="0" w:space="0" w:color="auto"/>
            <w:bottom w:val="none" w:sz="0" w:space="0" w:color="auto"/>
            <w:right w:val="none" w:sz="0" w:space="0" w:color="auto"/>
          </w:divBdr>
        </w:div>
        <w:div w:id="776408467">
          <w:marLeft w:val="480"/>
          <w:marRight w:val="0"/>
          <w:marTop w:val="0"/>
          <w:marBottom w:val="0"/>
          <w:divBdr>
            <w:top w:val="none" w:sz="0" w:space="0" w:color="auto"/>
            <w:left w:val="none" w:sz="0" w:space="0" w:color="auto"/>
            <w:bottom w:val="none" w:sz="0" w:space="0" w:color="auto"/>
            <w:right w:val="none" w:sz="0" w:space="0" w:color="auto"/>
          </w:divBdr>
        </w:div>
        <w:div w:id="841240000">
          <w:marLeft w:val="480"/>
          <w:marRight w:val="0"/>
          <w:marTop w:val="0"/>
          <w:marBottom w:val="0"/>
          <w:divBdr>
            <w:top w:val="none" w:sz="0" w:space="0" w:color="auto"/>
            <w:left w:val="none" w:sz="0" w:space="0" w:color="auto"/>
            <w:bottom w:val="none" w:sz="0" w:space="0" w:color="auto"/>
            <w:right w:val="none" w:sz="0" w:space="0" w:color="auto"/>
          </w:divBdr>
        </w:div>
        <w:div w:id="857892206">
          <w:marLeft w:val="480"/>
          <w:marRight w:val="0"/>
          <w:marTop w:val="0"/>
          <w:marBottom w:val="0"/>
          <w:divBdr>
            <w:top w:val="none" w:sz="0" w:space="0" w:color="auto"/>
            <w:left w:val="none" w:sz="0" w:space="0" w:color="auto"/>
            <w:bottom w:val="none" w:sz="0" w:space="0" w:color="auto"/>
            <w:right w:val="none" w:sz="0" w:space="0" w:color="auto"/>
          </w:divBdr>
        </w:div>
        <w:div w:id="859441162">
          <w:marLeft w:val="480"/>
          <w:marRight w:val="0"/>
          <w:marTop w:val="0"/>
          <w:marBottom w:val="0"/>
          <w:divBdr>
            <w:top w:val="none" w:sz="0" w:space="0" w:color="auto"/>
            <w:left w:val="none" w:sz="0" w:space="0" w:color="auto"/>
            <w:bottom w:val="none" w:sz="0" w:space="0" w:color="auto"/>
            <w:right w:val="none" w:sz="0" w:space="0" w:color="auto"/>
          </w:divBdr>
        </w:div>
        <w:div w:id="885606736">
          <w:marLeft w:val="480"/>
          <w:marRight w:val="0"/>
          <w:marTop w:val="0"/>
          <w:marBottom w:val="0"/>
          <w:divBdr>
            <w:top w:val="none" w:sz="0" w:space="0" w:color="auto"/>
            <w:left w:val="none" w:sz="0" w:space="0" w:color="auto"/>
            <w:bottom w:val="none" w:sz="0" w:space="0" w:color="auto"/>
            <w:right w:val="none" w:sz="0" w:space="0" w:color="auto"/>
          </w:divBdr>
        </w:div>
        <w:div w:id="907422824">
          <w:marLeft w:val="480"/>
          <w:marRight w:val="0"/>
          <w:marTop w:val="0"/>
          <w:marBottom w:val="0"/>
          <w:divBdr>
            <w:top w:val="none" w:sz="0" w:space="0" w:color="auto"/>
            <w:left w:val="none" w:sz="0" w:space="0" w:color="auto"/>
            <w:bottom w:val="none" w:sz="0" w:space="0" w:color="auto"/>
            <w:right w:val="none" w:sz="0" w:space="0" w:color="auto"/>
          </w:divBdr>
        </w:div>
        <w:div w:id="918058540">
          <w:marLeft w:val="480"/>
          <w:marRight w:val="0"/>
          <w:marTop w:val="0"/>
          <w:marBottom w:val="0"/>
          <w:divBdr>
            <w:top w:val="none" w:sz="0" w:space="0" w:color="auto"/>
            <w:left w:val="none" w:sz="0" w:space="0" w:color="auto"/>
            <w:bottom w:val="none" w:sz="0" w:space="0" w:color="auto"/>
            <w:right w:val="none" w:sz="0" w:space="0" w:color="auto"/>
          </w:divBdr>
        </w:div>
        <w:div w:id="933393598">
          <w:marLeft w:val="480"/>
          <w:marRight w:val="0"/>
          <w:marTop w:val="0"/>
          <w:marBottom w:val="0"/>
          <w:divBdr>
            <w:top w:val="none" w:sz="0" w:space="0" w:color="auto"/>
            <w:left w:val="none" w:sz="0" w:space="0" w:color="auto"/>
            <w:bottom w:val="none" w:sz="0" w:space="0" w:color="auto"/>
            <w:right w:val="none" w:sz="0" w:space="0" w:color="auto"/>
          </w:divBdr>
        </w:div>
        <w:div w:id="1013142203">
          <w:marLeft w:val="480"/>
          <w:marRight w:val="0"/>
          <w:marTop w:val="0"/>
          <w:marBottom w:val="0"/>
          <w:divBdr>
            <w:top w:val="none" w:sz="0" w:space="0" w:color="auto"/>
            <w:left w:val="none" w:sz="0" w:space="0" w:color="auto"/>
            <w:bottom w:val="none" w:sz="0" w:space="0" w:color="auto"/>
            <w:right w:val="none" w:sz="0" w:space="0" w:color="auto"/>
          </w:divBdr>
        </w:div>
        <w:div w:id="1049651333">
          <w:marLeft w:val="480"/>
          <w:marRight w:val="0"/>
          <w:marTop w:val="0"/>
          <w:marBottom w:val="0"/>
          <w:divBdr>
            <w:top w:val="none" w:sz="0" w:space="0" w:color="auto"/>
            <w:left w:val="none" w:sz="0" w:space="0" w:color="auto"/>
            <w:bottom w:val="none" w:sz="0" w:space="0" w:color="auto"/>
            <w:right w:val="none" w:sz="0" w:space="0" w:color="auto"/>
          </w:divBdr>
        </w:div>
        <w:div w:id="1085951804">
          <w:marLeft w:val="480"/>
          <w:marRight w:val="0"/>
          <w:marTop w:val="0"/>
          <w:marBottom w:val="0"/>
          <w:divBdr>
            <w:top w:val="none" w:sz="0" w:space="0" w:color="auto"/>
            <w:left w:val="none" w:sz="0" w:space="0" w:color="auto"/>
            <w:bottom w:val="none" w:sz="0" w:space="0" w:color="auto"/>
            <w:right w:val="none" w:sz="0" w:space="0" w:color="auto"/>
          </w:divBdr>
        </w:div>
        <w:div w:id="1093745996">
          <w:marLeft w:val="480"/>
          <w:marRight w:val="0"/>
          <w:marTop w:val="0"/>
          <w:marBottom w:val="0"/>
          <w:divBdr>
            <w:top w:val="none" w:sz="0" w:space="0" w:color="auto"/>
            <w:left w:val="none" w:sz="0" w:space="0" w:color="auto"/>
            <w:bottom w:val="none" w:sz="0" w:space="0" w:color="auto"/>
            <w:right w:val="none" w:sz="0" w:space="0" w:color="auto"/>
          </w:divBdr>
        </w:div>
        <w:div w:id="1135760304">
          <w:marLeft w:val="480"/>
          <w:marRight w:val="0"/>
          <w:marTop w:val="0"/>
          <w:marBottom w:val="0"/>
          <w:divBdr>
            <w:top w:val="none" w:sz="0" w:space="0" w:color="auto"/>
            <w:left w:val="none" w:sz="0" w:space="0" w:color="auto"/>
            <w:bottom w:val="none" w:sz="0" w:space="0" w:color="auto"/>
            <w:right w:val="none" w:sz="0" w:space="0" w:color="auto"/>
          </w:divBdr>
        </w:div>
        <w:div w:id="1152794930">
          <w:marLeft w:val="480"/>
          <w:marRight w:val="0"/>
          <w:marTop w:val="0"/>
          <w:marBottom w:val="0"/>
          <w:divBdr>
            <w:top w:val="none" w:sz="0" w:space="0" w:color="auto"/>
            <w:left w:val="none" w:sz="0" w:space="0" w:color="auto"/>
            <w:bottom w:val="none" w:sz="0" w:space="0" w:color="auto"/>
            <w:right w:val="none" w:sz="0" w:space="0" w:color="auto"/>
          </w:divBdr>
        </w:div>
        <w:div w:id="1197309758">
          <w:marLeft w:val="480"/>
          <w:marRight w:val="0"/>
          <w:marTop w:val="0"/>
          <w:marBottom w:val="0"/>
          <w:divBdr>
            <w:top w:val="none" w:sz="0" w:space="0" w:color="auto"/>
            <w:left w:val="none" w:sz="0" w:space="0" w:color="auto"/>
            <w:bottom w:val="none" w:sz="0" w:space="0" w:color="auto"/>
            <w:right w:val="none" w:sz="0" w:space="0" w:color="auto"/>
          </w:divBdr>
        </w:div>
        <w:div w:id="1278100997">
          <w:marLeft w:val="480"/>
          <w:marRight w:val="0"/>
          <w:marTop w:val="0"/>
          <w:marBottom w:val="0"/>
          <w:divBdr>
            <w:top w:val="none" w:sz="0" w:space="0" w:color="auto"/>
            <w:left w:val="none" w:sz="0" w:space="0" w:color="auto"/>
            <w:bottom w:val="none" w:sz="0" w:space="0" w:color="auto"/>
            <w:right w:val="none" w:sz="0" w:space="0" w:color="auto"/>
          </w:divBdr>
        </w:div>
        <w:div w:id="1296831002">
          <w:marLeft w:val="480"/>
          <w:marRight w:val="0"/>
          <w:marTop w:val="0"/>
          <w:marBottom w:val="0"/>
          <w:divBdr>
            <w:top w:val="none" w:sz="0" w:space="0" w:color="auto"/>
            <w:left w:val="none" w:sz="0" w:space="0" w:color="auto"/>
            <w:bottom w:val="none" w:sz="0" w:space="0" w:color="auto"/>
            <w:right w:val="none" w:sz="0" w:space="0" w:color="auto"/>
          </w:divBdr>
        </w:div>
        <w:div w:id="1306543265">
          <w:marLeft w:val="480"/>
          <w:marRight w:val="0"/>
          <w:marTop w:val="0"/>
          <w:marBottom w:val="0"/>
          <w:divBdr>
            <w:top w:val="none" w:sz="0" w:space="0" w:color="auto"/>
            <w:left w:val="none" w:sz="0" w:space="0" w:color="auto"/>
            <w:bottom w:val="none" w:sz="0" w:space="0" w:color="auto"/>
            <w:right w:val="none" w:sz="0" w:space="0" w:color="auto"/>
          </w:divBdr>
        </w:div>
        <w:div w:id="1454250874">
          <w:marLeft w:val="480"/>
          <w:marRight w:val="0"/>
          <w:marTop w:val="0"/>
          <w:marBottom w:val="0"/>
          <w:divBdr>
            <w:top w:val="none" w:sz="0" w:space="0" w:color="auto"/>
            <w:left w:val="none" w:sz="0" w:space="0" w:color="auto"/>
            <w:bottom w:val="none" w:sz="0" w:space="0" w:color="auto"/>
            <w:right w:val="none" w:sz="0" w:space="0" w:color="auto"/>
          </w:divBdr>
        </w:div>
        <w:div w:id="1478843797">
          <w:marLeft w:val="480"/>
          <w:marRight w:val="0"/>
          <w:marTop w:val="0"/>
          <w:marBottom w:val="0"/>
          <w:divBdr>
            <w:top w:val="none" w:sz="0" w:space="0" w:color="auto"/>
            <w:left w:val="none" w:sz="0" w:space="0" w:color="auto"/>
            <w:bottom w:val="none" w:sz="0" w:space="0" w:color="auto"/>
            <w:right w:val="none" w:sz="0" w:space="0" w:color="auto"/>
          </w:divBdr>
        </w:div>
        <w:div w:id="1482426103">
          <w:marLeft w:val="480"/>
          <w:marRight w:val="0"/>
          <w:marTop w:val="0"/>
          <w:marBottom w:val="0"/>
          <w:divBdr>
            <w:top w:val="none" w:sz="0" w:space="0" w:color="auto"/>
            <w:left w:val="none" w:sz="0" w:space="0" w:color="auto"/>
            <w:bottom w:val="none" w:sz="0" w:space="0" w:color="auto"/>
            <w:right w:val="none" w:sz="0" w:space="0" w:color="auto"/>
          </w:divBdr>
        </w:div>
        <w:div w:id="1494759148">
          <w:marLeft w:val="480"/>
          <w:marRight w:val="0"/>
          <w:marTop w:val="0"/>
          <w:marBottom w:val="0"/>
          <w:divBdr>
            <w:top w:val="none" w:sz="0" w:space="0" w:color="auto"/>
            <w:left w:val="none" w:sz="0" w:space="0" w:color="auto"/>
            <w:bottom w:val="none" w:sz="0" w:space="0" w:color="auto"/>
            <w:right w:val="none" w:sz="0" w:space="0" w:color="auto"/>
          </w:divBdr>
        </w:div>
        <w:div w:id="1503013172">
          <w:marLeft w:val="480"/>
          <w:marRight w:val="0"/>
          <w:marTop w:val="0"/>
          <w:marBottom w:val="0"/>
          <w:divBdr>
            <w:top w:val="none" w:sz="0" w:space="0" w:color="auto"/>
            <w:left w:val="none" w:sz="0" w:space="0" w:color="auto"/>
            <w:bottom w:val="none" w:sz="0" w:space="0" w:color="auto"/>
            <w:right w:val="none" w:sz="0" w:space="0" w:color="auto"/>
          </w:divBdr>
        </w:div>
        <w:div w:id="1516386609">
          <w:marLeft w:val="480"/>
          <w:marRight w:val="0"/>
          <w:marTop w:val="0"/>
          <w:marBottom w:val="0"/>
          <w:divBdr>
            <w:top w:val="none" w:sz="0" w:space="0" w:color="auto"/>
            <w:left w:val="none" w:sz="0" w:space="0" w:color="auto"/>
            <w:bottom w:val="none" w:sz="0" w:space="0" w:color="auto"/>
            <w:right w:val="none" w:sz="0" w:space="0" w:color="auto"/>
          </w:divBdr>
        </w:div>
        <w:div w:id="1524785965">
          <w:marLeft w:val="480"/>
          <w:marRight w:val="0"/>
          <w:marTop w:val="0"/>
          <w:marBottom w:val="0"/>
          <w:divBdr>
            <w:top w:val="none" w:sz="0" w:space="0" w:color="auto"/>
            <w:left w:val="none" w:sz="0" w:space="0" w:color="auto"/>
            <w:bottom w:val="none" w:sz="0" w:space="0" w:color="auto"/>
            <w:right w:val="none" w:sz="0" w:space="0" w:color="auto"/>
          </w:divBdr>
        </w:div>
        <w:div w:id="1601646886">
          <w:marLeft w:val="480"/>
          <w:marRight w:val="0"/>
          <w:marTop w:val="0"/>
          <w:marBottom w:val="0"/>
          <w:divBdr>
            <w:top w:val="none" w:sz="0" w:space="0" w:color="auto"/>
            <w:left w:val="none" w:sz="0" w:space="0" w:color="auto"/>
            <w:bottom w:val="none" w:sz="0" w:space="0" w:color="auto"/>
            <w:right w:val="none" w:sz="0" w:space="0" w:color="auto"/>
          </w:divBdr>
        </w:div>
        <w:div w:id="1638098584">
          <w:marLeft w:val="480"/>
          <w:marRight w:val="0"/>
          <w:marTop w:val="0"/>
          <w:marBottom w:val="0"/>
          <w:divBdr>
            <w:top w:val="none" w:sz="0" w:space="0" w:color="auto"/>
            <w:left w:val="none" w:sz="0" w:space="0" w:color="auto"/>
            <w:bottom w:val="none" w:sz="0" w:space="0" w:color="auto"/>
            <w:right w:val="none" w:sz="0" w:space="0" w:color="auto"/>
          </w:divBdr>
        </w:div>
        <w:div w:id="1692562003">
          <w:marLeft w:val="480"/>
          <w:marRight w:val="0"/>
          <w:marTop w:val="0"/>
          <w:marBottom w:val="0"/>
          <w:divBdr>
            <w:top w:val="none" w:sz="0" w:space="0" w:color="auto"/>
            <w:left w:val="none" w:sz="0" w:space="0" w:color="auto"/>
            <w:bottom w:val="none" w:sz="0" w:space="0" w:color="auto"/>
            <w:right w:val="none" w:sz="0" w:space="0" w:color="auto"/>
          </w:divBdr>
        </w:div>
        <w:div w:id="1750229645">
          <w:marLeft w:val="480"/>
          <w:marRight w:val="0"/>
          <w:marTop w:val="0"/>
          <w:marBottom w:val="0"/>
          <w:divBdr>
            <w:top w:val="none" w:sz="0" w:space="0" w:color="auto"/>
            <w:left w:val="none" w:sz="0" w:space="0" w:color="auto"/>
            <w:bottom w:val="none" w:sz="0" w:space="0" w:color="auto"/>
            <w:right w:val="none" w:sz="0" w:space="0" w:color="auto"/>
          </w:divBdr>
        </w:div>
        <w:div w:id="1801996153">
          <w:marLeft w:val="480"/>
          <w:marRight w:val="0"/>
          <w:marTop w:val="0"/>
          <w:marBottom w:val="0"/>
          <w:divBdr>
            <w:top w:val="none" w:sz="0" w:space="0" w:color="auto"/>
            <w:left w:val="none" w:sz="0" w:space="0" w:color="auto"/>
            <w:bottom w:val="none" w:sz="0" w:space="0" w:color="auto"/>
            <w:right w:val="none" w:sz="0" w:space="0" w:color="auto"/>
          </w:divBdr>
        </w:div>
        <w:div w:id="1826240438">
          <w:marLeft w:val="480"/>
          <w:marRight w:val="0"/>
          <w:marTop w:val="0"/>
          <w:marBottom w:val="0"/>
          <w:divBdr>
            <w:top w:val="none" w:sz="0" w:space="0" w:color="auto"/>
            <w:left w:val="none" w:sz="0" w:space="0" w:color="auto"/>
            <w:bottom w:val="none" w:sz="0" w:space="0" w:color="auto"/>
            <w:right w:val="none" w:sz="0" w:space="0" w:color="auto"/>
          </w:divBdr>
        </w:div>
        <w:div w:id="1829244185">
          <w:marLeft w:val="480"/>
          <w:marRight w:val="0"/>
          <w:marTop w:val="0"/>
          <w:marBottom w:val="0"/>
          <w:divBdr>
            <w:top w:val="none" w:sz="0" w:space="0" w:color="auto"/>
            <w:left w:val="none" w:sz="0" w:space="0" w:color="auto"/>
            <w:bottom w:val="none" w:sz="0" w:space="0" w:color="auto"/>
            <w:right w:val="none" w:sz="0" w:space="0" w:color="auto"/>
          </w:divBdr>
        </w:div>
        <w:div w:id="1906255657">
          <w:marLeft w:val="480"/>
          <w:marRight w:val="0"/>
          <w:marTop w:val="0"/>
          <w:marBottom w:val="0"/>
          <w:divBdr>
            <w:top w:val="none" w:sz="0" w:space="0" w:color="auto"/>
            <w:left w:val="none" w:sz="0" w:space="0" w:color="auto"/>
            <w:bottom w:val="none" w:sz="0" w:space="0" w:color="auto"/>
            <w:right w:val="none" w:sz="0" w:space="0" w:color="auto"/>
          </w:divBdr>
        </w:div>
        <w:div w:id="1919561405">
          <w:marLeft w:val="480"/>
          <w:marRight w:val="0"/>
          <w:marTop w:val="0"/>
          <w:marBottom w:val="0"/>
          <w:divBdr>
            <w:top w:val="none" w:sz="0" w:space="0" w:color="auto"/>
            <w:left w:val="none" w:sz="0" w:space="0" w:color="auto"/>
            <w:bottom w:val="none" w:sz="0" w:space="0" w:color="auto"/>
            <w:right w:val="none" w:sz="0" w:space="0" w:color="auto"/>
          </w:divBdr>
        </w:div>
        <w:div w:id="1936202714">
          <w:marLeft w:val="480"/>
          <w:marRight w:val="0"/>
          <w:marTop w:val="0"/>
          <w:marBottom w:val="0"/>
          <w:divBdr>
            <w:top w:val="none" w:sz="0" w:space="0" w:color="auto"/>
            <w:left w:val="none" w:sz="0" w:space="0" w:color="auto"/>
            <w:bottom w:val="none" w:sz="0" w:space="0" w:color="auto"/>
            <w:right w:val="none" w:sz="0" w:space="0" w:color="auto"/>
          </w:divBdr>
        </w:div>
        <w:div w:id="1960991540">
          <w:marLeft w:val="480"/>
          <w:marRight w:val="0"/>
          <w:marTop w:val="0"/>
          <w:marBottom w:val="0"/>
          <w:divBdr>
            <w:top w:val="none" w:sz="0" w:space="0" w:color="auto"/>
            <w:left w:val="none" w:sz="0" w:space="0" w:color="auto"/>
            <w:bottom w:val="none" w:sz="0" w:space="0" w:color="auto"/>
            <w:right w:val="none" w:sz="0" w:space="0" w:color="auto"/>
          </w:divBdr>
        </w:div>
        <w:div w:id="1975283936">
          <w:marLeft w:val="480"/>
          <w:marRight w:val="0"/>
          <w:marTop w:val="0"/>
          <w:marBottom w:val="0"/>
          <w:divBdr>
            <w:top w:val="none" w:sz="0" w:space="0" w:color="auto"/>
            <w:left w:val="none" w:sz="0" w:space="0" w:color="auto"/>
            <w:bottom w:val="none" w:sz="0" w:space="0" w:color="auto"/>
            <w:right w:val="none" w:sz="0" w:space="0" w:color="auto"/>
          </w:divBdr>
        </w:div>
        <w:div w:id="1986661026">
          <w:marLeft w:val="480"/>
          <w:marRight w:val="0"/>
          <w:marTop w:val="0"/>
          <w:marBottom w:val="0"/>
          <w:divBdr>
            <w:top w:val="none" w:sz="0" w:space="0" w:color="auto"/>
            <w:left w:val="none" w:sz="0" w:space="0" w:color="auto"/>
            <w:bottom w:val="none" w:sz="0" w:space="0" w:color="auto"/>
            <w:right w:val="none" w:sz="0" w:space="0" w:color="auto"/>
          </w:divBdr>
        </w:div>
        <w:div w:id="2087145478">
          <w:marLeft w:val="480"/>
          <w:marRight w:val="0"/>
          <w:marTop w:val="0"/>
          <w:marBottom w:val="0"/>
          <w:divBdr>
            <w:top w:val="none" w:sz="0" w:space="0" w:color="auto"/>
            <w:left w:val="none" w:sz="0" w:space="0" w:color="auto"/>
            <w:bottom w:val="none" w:sz="0" w:space="0" w:color="auto"/>
            <w:right w:val="none" w:sz="0" w:space="0" w:color="auto"/>
          </w:divBdr>
        </w:div>
        <w:div w:id="2107726232">
          <w:marLeft w:val="480"/>
          <w:marRight w:val="0"/>
          <w:marTop w:val="0"/>
          <w:marBottom w:val="0"/>
          <w:divBdr>
            <w:top w:val="none" w:sz="0" w:space="0" w:color="auto"/>
            <w:left w:val="none" w:sz="0" w:space="0" w:color="auto"/>
            <w:bottom w:val="none" w:sz="0" w:space="0" w:color="auto"/>
            <w:right w:val="none" w:sz="0" w:space="0" w:color="auto"/>
          </w:divBdr>
        </w:div>
        <w:div w:id="2122335340">
          <w:marLeft w:val="480"/>
          <w:marRight w:val="0"/>
          <w:marTop w:val="0"/>
          <w:marBottom w:val="0"/>
          <w:divBdr>
            <w:top w:val="none" w:sz="0" w:space="0" w:color="auto"/>
            <w:left w:val="none" w:sz="0" w:space="0" w:color="auto"/>
            <w:bottom w:val="none" w:sz="0" w:space="0" w:color="auto"/>
            <w:right w:val="none" w:sz="0" w:space="0" w:color="auto"/>
          </w:divBdr>
        </w:div>
        <w:div w:id="2131893473">
          <w:marLeft w:val="480"/>
          <w:marRight w:val="0"/>
          <w:marTop w:val="0"/>
          <w:marBottom w:val="0"/>
          <w:divBdr>
            <w:top w:val="none" w:sz="0" w:space="0" w:color="auto"/>
            <w:left w:val="none" w:sz="0" w:space="0" w:color="auto"/>
            <w:bottom w:val="none" w:sz="0" w:space="0" w:color="auto"/>
            <w:right w:val="none" w:sz="0" w:space="0" w:color="auto"/>
          </w:divBdr>
        </w:div>
        <w:div w:id="2138451798">
          <w:marLeft w:val="480"/>
          <w:marRight w:val="0"/>
          <w:marTop w:val="0"/>
          <w:marBottom w:val="0"/>
          <w:divBdr>
            <w:top w:val="none" w:sz="0" w:space="0" w:color="auto"/>
            <w:left w:val="none" w:sz="0" w:space="0" w:color="auto"/>
            <w:bottom w:val="none" w:sz="0" w:space="0" w:color="auto"/>
            <w:right w:val="none" w:sz="0" w:space="0" w:color="auto"/>
          </w:divBdr>
        </w:div>
      </w:divsChild>
    </w:div>
    <w:div w:id="453672493">
      <w:bodyDiv w:val="1"/>
      <w:marLeft w:val="0"/>
      <w:marRight w:val="0"/>
      <w:marTop w:val="0"/>
      <w:marBottom w:val="0"/>
      <w:divBdr>
        <w:top w:val="none" w:sz="0" w:space="0" w:color="auto"/>
        <w:left w:val="none" w:sz="0" w:space="0" w:color="auto"/>
        <w:bottom w:val="none" w:sz="0" w:space="0" w:color="auto"/>
        <w:right w:val="none" w:sz="0" w:space="0" w:color="auto"/>
      </w:divBdr>
      <w:divsChild>
        <w:div w:id="70585093">
          <w:marLeft w:val="480"/>
          <w:marRight w:val="0"/>
          <w:marTop w:val="0"/>
          <w:marBottom w:val="0"/>
          <w:divBdr>
            <w:top w:val="none" w:sz="0" w:space="0" w:color="auto"/>
            <w:left w:val="none" w:sz="0" w:space="0" w:color="auto"/>
            <w:bottom w:val="none" w:sz="0" w:space="0" w:color="auto"/>
            <w:right w:val="none" w:sz="0" w:space="0" w:color="auto"/>
          </w:divBdr>
        </w:div>
        <w:div w:id="76368480">
          <w:marLeft w:val="480"/>
          <w:marRight w:val="0"/>
          <w:marTop w:val="0"/>
          <w:marBottom w:val="0"/>
          <w:divBdr>
            <w:top w:val="none" w:sz="0" w:space="0" w:color="auto"/>
            <w:left w:val="none" w:sz="0" w:space="0" w:color="auto"/>
            <w:bottom w:val="none" w:sz="0" w:space="0" w:color="auto"/>
            <w:right w:val="none" w:sz="0" w:space="0" w:color="auto"/>
          </w:divBdr>
        </w:div>
        <w:div w:id="116723579">
          <w:marLeft w:val="480"/>
          <w:marRight w:val="0"/>
          <w:marTop w:val="0"/>
          <w:marBottom w:val="0"/>
          <w:divBdr>
            <w:top w:val="none" w:sz="0" w:space="0" w:color="auto"/>
            <w:left w:val="none" w:sz="0" w:space="0" w:color="auto"/>
            <w:bottom w:val="none" w:sz="0" w:space="0" w:color="auto"/>
            <w:right w:val="none" w:sz="0" w:space="0" w:color="auto"/>
          </w:divBdr>
        </w:div>
        <w:div w:id="165437485">
          <w:marLeft w:val="480"/>
          <w:marRight w:val="0"/>
          <w:marTop w:val="0"/>
          <w:marBottom w:val="0"/>
          <w:divBdr>
            <w:top w:val="none" w:sz="0" w:space="0" w:color="auto"/>
            <w:left w:val="none" w:sz="0" w:space="0" w:color="auto"/>
            <w:bottom w:val="none" w:sz="0" w:space="0" w:color="auto"/>
            <w:right w:val="none" w:sz="0" w:space="0" w:color="auto"/>
          </w:divBdr>
        </w:div>
        <w:div w:id="311910895">
          <w:marLeft w:val="480"/>
          <w:marRight w:val="0"/>
          <w:marTop w:val="0"/>
          <w:marBottom w:val="0"/>
          <w:divBdr>
            <w:top w:val="none" w:sz="0" w:space="0" w:color="auto"/>
            <w:left w:val="none" w:sz="0" w:space="0" w:color="auto"/>
            <w:bottom w:val="none" w:sz="0" w:space="0" w:color="auto"/>
            <w:right w:val="none" w:sz="0" w:space="0" w:color="auto"/>
          </w:divBdr>
        </w:div>
        <w:div w:id="384642727">
          <w:marLeft w:val="480"/>
          <w:marRight w:val="0"/>
          <w:marTop w:val="0"/>
          <w:marBottom w:val="0"/>
          <w:divBdr>
            <w:top w:val="none" w:sz="0" w:space="0" w:color="auto"/>
            <w:left w:val="none" w:sz="0" w:space="0" w:color="auto"/>
            <w:bottom w:val="none" w:sz="0" w:space="0" w:color="auto"/>
            <w:right w:val="none" w:sz="0" w:space="0" w:color="auto"/>
          </w:divBdr>
        </w:div>
        <w:div w:id="434132747">
          <w:marLeft w:val="480"/>
          <w:marRight w:val="0"/>
          <w:marTop w:val="0"/>
          <w:marBottom w:val="0"/>
          <w:divBdr>
            <w:top w:val="none" w:sz="0" w:space="0" w:color="auto"/>
            <w:left w:val="none" w:sz="0" w:space="0" w:color="auto"/>
            <w:bottom w:val="none" w:sz="0" w:space="0" w:color="auto"/>
            <w:right w:val="none" w:sz="0" w:space="0" w:color="auto"/>
          </w:divBdr>
        </w:div>
        <w:div w:id="462162861">
          <w:marLeft w:val="480"/>
          <w:marRight w:val="0"/>
          <w:marTop w:val="0"/>
          <w:marBottom w:val="0"/>
          <w:divBdr>
            <w:top w:val="none" w:sz="0" w:space="0" w:color="auto"/>
            <w:left w:val="none" w:sz="0" w:space="0" w:color="auto"/>
            <w:bottom w:val="none" w:sz="0" w:space="0" w:color="auto"/>
            <w:right w:val="none" w:sz="0" w:space="0" w:color="auto"/>
          </w:divBdr>
        </w:div>
        <w:div w:id="496652128">
          <w:marLeft w:val="480"/>
          <w:marRight w:val="0"/>
          <w:marTop w:val="0"/>
          <w:marBottom w:val="0"/>
          <w:divBdr>
            <w:top w:val="none" w:sz="0" w:space="0" w:color="auto"/>
            <w:left w:val="none" w:sz="0" w:space="0" w:color="auto"/>
            <w:bottom w:val="none" w:sz="0" w:space="0" w:color="auto"/>
            <w:right w:val="none" w:sz="0" w:space="0" w:color="auto"/>
          </w:divBdr>
        </w:div>
        <w:div w:id="500244990">
          <w:marLeft w:val="480"/>
          <w:marRight w:val="0"/>
          <w:marTop w:val="0"/>
          <w:marBottom w:val="0"/>
          <w:divBdr>
            <w:top w:val="none" w:sz="0" w:space="0" w:color="auto"/>
            <w:left w:val="none" w:sz="0" w:space="0" w:color="auto"/>
            <w:bottom w:val="none" w:sz="0" w:space="0" w:color="auto"/>
            <w:right w:val="none" w:sz="0" w:space="0" w:color="auto"/>
          </w:divBdr>
        </w:div>
        <w:div w:id="502479120">
          <w:marLeft w:val="480"/>
          <w:marRight w:val="0"/>
          <w:marTop w:val="0"/>
          <w:marBottom w:val="0"/>
          <w:divBdr>
            <w:top w:val="none" w:sz="0" w:space="0" w:color="auto"/>
            <w:left w:val="none" w:sz="0" w:space="0" w:color="auto"/>
            <w:bottom w:val="none" w:sz="0" w:space="0" w:color="auto"/>
            <w:right w:val="none" w:sz="0" w:space="0" w:color="auto"/>
          </w:divBdr>
        </w:div>
        <w:div w:id="520704482">
          <w:marLeft w:val="480"/>
          <w:marRight w:val="0"/>
          <w:marTop w:val="0"/>
          <w:marBottom w:val="0"/>
          <w:divBdr>
            <w:top w:val="none" w:sz="0" w:space="0" w:color="auto"/>
            <w:left w:val="none" w:sz="0" w:space="0" w:color="auto"/>
            <w:bottom w:val="none" w:sz="0" w:space="0" w:color="auto"/>
            <w:right w:val="none" w:sz="0" w:space="0" w:color="auto"/>
          </w:divBdr>
        </w:div>
        <w:div w:id="546915081">
          <w:marLeft w:val="480"/>
          <w:marRight w:val="0"/>
          <w:marTop w:val="0"/>
          <w:marBottom w:val="0"/>
          <w:divBdr>
            <w:top w:val="none" w:sz="0" w:space="0" w:color="auto"/>
            <w:left w:val="none" w:sz="0" w:space="0" w:color="auto"/>
            <w:bottom w:val="none" w:sz="0" w:space="0" w:color="auto"/>
            <w:right w:val="none" w:sz="0" w:space="0" w:color="auto"/>
          </w:divBdr>
        </w:div>
        <w:div w:id="568074441">
          <w:marLeft w:val="480"/>
          <w:marRight w:val="0"/>
          <w:marTop w:val="0"/>
          <w:marBottom w:val="0"/>
          <w:divBdr>
            <w:top w:val="none" w:sz="0" w:space="0" w:color="auto"/>
            <w:left w:val="none" w:sz="0" w:space="0" w:color="auto"/>
            <w:bottom w:val="none" w:sz="0" w:space="0" w:color="auto"/>
            <w:right w:val="none" w:sz="0" w:space="0" w:color="auto"/>
          </w:divBdr>
        </w:div>
        <w:div w:id="598099080">
          <w:marLeft w:val="480"/>
          <w:marRight w:val="0"/>
          <w:marTop w:val="0"/>
          <w:marBottom w:val="0"/>
          <w:divBdr>
            <w:top w:val="none" w:sz="0" w:space="0" w:color="auto"/>
            <w:left w:val="none" w:sz="0" w:space="0" w:color="auto"/>
            <w:bottom w:val="none" w:sz="0" w:space="0" w:color="auto"/>
            <w:right w:val="none" w:sz="0" w:space="0" w:color="auto"/>
          </w:divBdr>
        </w:div>
        <w:div w:id="611401897">
          <w:marLeft w:val="480"/>
          <w:marRight w:val="0"/>
          <w:marTop w:val="0"/>
          <w:marBottom w:val="0"/>
          <w:divBdr>
            <w:top w:val="none" w:sz="0" w:space="0" w:color="auto"/>
            <w:left w:val="none" w:sz="0" w:space="0" w:color="auto"/>
            <w:bottom w:val="none" w:sz="0" w:space="0" w:color="auto"/>
            <w:right w:val="none" w:sz="0" w:space="0" w:color="auto"/>
          </w:divBdr>
        </w:div>
        <w:div w:id="664012053">
          <w:marLeft w:val="480"/>
          <w:marRight w:val="0"/>
          <w:marTop w:val="0"/>
          <w:marBottom w:val="0"/>
          <w:divBdr>
            <w:top w:val="none" w:sz="0" w:space="0" w:color="auto"/>
            <w:left w:val="none" w:sz="0" w:space="0" w:color="auto"/>
            <w:bottom w:val="none" w:sz="0" w:space="0" w:color="auto"/>
            <w:right w:val="none" w:sz="0" w:space="0" w:color="auto"/>
          </w:divBdr>
        </w:div>
        <w:div w:id="695159651">
          <w:marLeft w:val="480"/>
          <w:marRight w:val="0"/>
          <w:marTop w:val="0"/>
          <w:marBottom w:val="0"/>
          <w:divBdr>
            <w:top w:val="none" w:sz="0" w:space="0" w:color="auto"/>
            <w:left w:val="none" w:sz="0" w:space="0" w:color="auto"/>
            <w:bottom w:val="none" w:sz="0" w:space="0" w:color="auto"/>
            <w:right w:val="none" w:sz="0" w:space="0" w:color="auto"/>
          </w:divBdr>
        </w:div>
        <w:div w:id="698898815">
          <w:marLeft w:val="480"/>
          <w:marRight w:val="0"/>
          <w:marTop w:val="0"/>
          <w:marBottom w:val="0"/>
          <w:divBdr>
            <w:top w:val="none" w:sz="0" w:space="0" w:color="auto"/>
            <w:left w:val="none" w:sz="0" w:space="0" w:color="auto"/>
            <w:bottom w:val="none" w:sz="0" w:space="0" w:color="auto"/>
            <w:right w:val="none" w:sz="0" w:space="0" w:color="auto"/>
          </w:divBdr>
        </w:div>
        <w:div w:id="730888248">
          <w:marLeft w:val="480"/>
          <w:marRight w:val="0"/>
          <w:marTop w:val="0"/>
          <w:marBottom w:val="0"/>
          <w:divBdr>
            <w:top w:val="none" w:sz="0" w:space="0" w:color="auto"/>
            <w:left w:val="none" w:sz="0" w:space="0" w:color="auto"/>
            <w:bottom w:val="none" w:sz="0" w:space="0" w:color="auto"/>
            <w:right w:val="none" w:sz="0" w:space="0" w:color="auto"/>
          </w:divBdr>
        </w:div>
        <w:div w:id="735515793">
          <w:marLeft w:val="480"/>
          <w:marRight w:val="0"/>
          <w:marTop w:val="0"/>
          <w:marBottom w:val="0"/>
          <w:divBdr>
            <w:top w:val="none" w:sz="0" w:space="0" w:color="auto"/>
            <w:left w:val="none" w:sz="0" w:space="0" w:color="auto"/>
            <w:bottom w:val="none" w:sz="0" w:space="0" w:color="auto"/>
            <w:right w:val="none" w:sz="0" w:space="0" w:color="auto"/>
          </w:divBdr>
        </w:div>
        <w:div w:id="853113547">
          <w:marLeft w:val="480"/>
          <w:marRight w:val="0"/>
          <w:marTop w:val="0"/>
          <w:marBottom w:val="0"/>
          <w:divBdr>
            <w:top w:val="none" w:sz="0" w:space="0" w:color="auto"/>
            <w:left w:val="none" w:sz="0" w:space="0" w:color="auto"/>
            <w:bottom w:val="none" w:sz="0" w:space="0" w:color="auto"/>
            <w:right w:val="none" w:sz="0" w:space="0" w:color="auto"/>
          </w:divBdr>
        </w:div>
        <w:div w:id="1016730413">
          <w:marLeft w:val="480"/>
          <w:marRight w:val="0"/>
          <w:marTop w:val="0"/>
          <w:marBottom w:val="0"/>
          <w:divBdr>
            <w:top w:val="none" w:sz="0" w:space="0" w:color="auto"/>
            <w:left w:val="none" w:sz="0" w:space="0" w:color="auto"/>
            <w:bottom w:val="none" w:sz="0" w:space="0" w:color="auto"/>
            <w:right w:val="none" w:sz="0" w:space="0" w:color="auto"/>
          </w:divBdr>
        </w:div>
        <w:div w:id="1020737997">
          <w:marLeft w:val="480"/>
          <w:marRight w:val="0"/>
          <w:marTop w:val="0"/>
          <w:marBottom w:val="0"/>
          <w:divBdr>
            <w:top w:val="none" w:sz="0" w:space="0" w:color="auto"/>
            <w:left w:val="none" w:sz="0" w:space="0" w:color="auto"/>
            <w:bottom w:val="none" w:sz="0" w:space="0" w:color="auto"/>
            <w:right w:val="none" w:sz="0" w:space="0" w:color="auto"/>
          </w:divBdr>
        </w:div>
        <w:div w:id="1040521486">
          <w:marLeft w:val="480"/>
          <w:marRight w:val="0"/>
          <w:marTop w:val="0"/>
          <w:marBottom w:val="0"/>
          <w:divBdr>
            <w:top w:val="none" w:sz="0" w:space="0" w:color="auto"/>
            <w:left w:val="none" w:sz="0" w:space="0" w:color="auto"/>
            <w:bottom w:val="none" w:sz="0" w:space="0" w:color="auto"/>
            <w:right w:val="none" w:sz="0" w:space="0" w:color="auto"/>
          </w:divBdr>
        </w:div>
        <w:div w:id="1067068538">
          <w:marLeft w:val="480"/>
          <w:marRight w:val="0"/>
          <w:marTop w:val="0"/>
          <w:marBottom w:val="0"/>
          <w:divBdr>
            <w:top w:val="none" w:sz="0" w:space="0" w:color="auto"/>
            <w:left w:val="none" w:sz="0" w:space="0" w:color="auto"/>
            <w:bottom w:val="none" w:sz="0" w:space="0" w:color="auto"/>
            <w:right w:val="none" w:sz="0" w:space="0" w:color="auto"/>
          </w:divBdr>
        </w:div>
        <w:div w:id="1074206077">
          <w:marLeft w:val="480"/>
          <w:marRight w:val="0"/>
          <w:marTop w:val="0"/>
          <w:marBottom w:val="0"/>
          <w:divBdr>
            <w:top w:val="none" w:sz="0" w:space="0" w:color="auto"/>
            <w:left w:val="none" w:sz="0" w:space="0" w:color="auto"/>
            <w:bottom w:val="none" w:sz="0" w:space="0" w:color="auto"/>
            <w:right w:val="none" w:sz="0" w:space="0" w:color="auto"/>
          </w:divBdr>
        </w:div>
        <w:div w:id="1088620392">
          <w:marLeft w:val="480"/>
          <w:marRight w:val="0"/>
          <w:marTop w:val="0"/>
          <w:marBottom w:val="0"/>
          <w:divBdr>
            <w:top w:val="none" w:sz="0" w:space="0" w:color="auto"/>
            <w:left w:val="none" w:sz="0" w:space="0" w:color="auto"/>
            <w:bottom w:val="none" w:sz="0" w:space="0" w:color="auto"/>
            <w:right w:val="none" w:sz="0" w:space="0" w:color="auto"/>
          </w:divBdr>
        </w:div>
        <w:div w:id="1097600375">
          <w:marLeft w:val="480"/>
          <w:marRight w:val="0"/>
          <w:marTop w:val="0"/>
          <w:marBottom w:val="0"/>
          <w:divBdr>
            <w:top w:val="none" w:sz="0" w:space="0" w:color="auto"/>
            <w:left w:val="none" w:sz="0" w:space="0" w:color="auto"/>
            <w:bottom w:val="none" w:sz="0" w:space="0" w:color="auto"/>
            <w:right w:val="none" w:sz="0" w:space="0" w:color="auto"/>
          </w:divBdr>
        </w:div>
        <w:div w:id="1135025536">
          <w:marLeft w:val="480"/>
          <w:marRight w:val="0"/>
          <w:marTop w:val="0"/>
          <w:marBottom w:val="0"/>
          <w:divBdr>
            <w:top w:val="none" w:sz="0" w:space="0" w:color="auto"/>
            <w:left w:val="none" w:sz="0" w:space="0" w:color="auto"/>
            <w:bottom w:val="none" w:sz="0" w:space="0" w:color="auto"/>
            <w:right w:val="none" w:sz="0" w:space="0" w:color="auto"/>
          </w:divBdr>
        </w:div>
        <w:div w:id="1210340262">
          <w:marLeft w:val="480"/>
          <w:marRight w:val="0"/>
          <w:marTop w:val="0"/>
          <w:marBottom w:val="0"/>
          <w:divBdr>
            <w:top w:val="none" w:sz="0" w:space="0" w:color="auto"/>
            <w:left w:val="none" w:sz="0" w:space="0" w:color="auto"/>
            <w:bottom w:val="none" w:sz="0" w:space="0" w:color="auto"/>
            <w:right w:val="none" w:sz="0" w:space="0" w:color="auto"/>
          </w:divBdr>
        </w:div>
        <w:div w:id="1212645009">
          <w:marLeft w:val="480"/>
          <w:marRight w:val="0"/>
          <w:marTop w:val="0"/>
          <w:marBottom w:val="0"/>
          <w:divBdr>
            <w:top w:val="none" w:sz="0" w:space="0" w:color="auto"/>
            <w:left w:val="none" w:sz="0" w:space="0" w:color="auto"/>
            <w:bottom w:val="none" w:sz="0" w:space="0" w:color="auto"/>
            <w:right w:val="none" w:sz="0" w:space="0" w:color="auto"/>
          </w:divBdr>
        </w:div>
        <w:div w:id="1225801044">
          <w:marLeft w:val="480"/>
          <w:marRight w:val="0"/>
          <w:marTop w:val="0"/>
          <w:marBottom w:val="0"/>
          <w:divBdr>
            <w:top w:val="none" w:sz="0" w:space="0" w:color="auto"/>
            <w:left w:val="none" w:sz="0" w:space="0" w:color="auto"/>
            <w:bottom w:val="none" w:sz="0" w:space="0" w:color="auto"/>
            <w:right w:val="none" w:sz="0" w:space="0" w:color="auto"/>
          </w:divBdr>
        </w:div>
        <w:div w:id="1242565318">
          <w:marLeft w:val="480"/>
          <w:marRight w:val="0"/>
          <w:marTop w:val="0"/>
          <w:marBottom w:val="0"/>
          <w:divBdr>
            <w:top w:val="none" w:sz="0" w:space="0" w:color="auto"/>
            <w:left w:val="none" w:sz="0" w:space="0" w:color="auto"/>
            <w:bottom w:val="none" w:sz="0" w:space="0" w:color="auto"/>
            <w:right w:val="none" w:sz="0" w:space="0" w:color="auto"/>
          </w:divBdr>
        </w:div>
        <w:div w:id="1262881005">
          <w:marLeft w:val="480"/>
          <w:marRight w:val="0"/>
          <w:marTop w:val="0"/>
          <w:marBottom w:val="0"/>
          <w:divBdr>
            <w:top w:val="none" w:sz="0" w:space="0" w:color="auto"/>
            <w:left w:val="none" w:sz="0" w:space="0" w:color="auto"/>
            <w:bottom w:val="none" w:sz="0" w:space="0" w:color="auto"/>
            <w:right w:val="none" w:sz="0" w:space="0" w:color="auto"/>
          </w:divBdr>
        </w:div>
        <w:div w:id="1307777795">
          <w:marLeft w:val="480"/>
          <w:marRight w:val="0"/>
          <w:marTop w:val="0"/>
          <w:marBottom w:val="0"/>
          <w:divBdr>
            <w:top w:val="none" w:sz="0" w:space="0" w:color="auto"/>
            <w:left w:val="none" w:sz="0" w:space="0" w:color="auto"/>
            <w:bottom w:val="none" w:sz="0" w:space="0" w:color="auto"/>
            <w:right w:val="none" w:sz="0" w:space="0" w:color="auto"/>
          </w:divBdr>
        </w:div>
        <w:div w:id="1311448232">
          <w:marLeft w:val="480"/>
          <w:marRight w:val="0"/>
          <w:marTop w:val="0"/>
          <w:marBottom w:val="0"/>
          <w:divBdr>
            <w:top w:val="none" w:sz="0" w:space="0" w:color="auto"/>
            <w:left w:val="none" w:sz="0" w:space="0" w:color="auto"/>
            <w:bottom w:val="none" w:sz="0" w:space="0" w:color="auto"/>
            <w:right w:val="none" w:sz="0" w:space="0" w:color="auto"/>
          </w:divBdr>
        </w:div>
        <w:div w:id="1440374921">
          <w:marLeft w:val="480"/>
          <w:marRight w:val="0"/>
          <w:marTop w:val="0"/>
          <w:marBottom w:val="0"/>
          <w:divBdr>
            <w:top w:val="none" w:sz="0" w:space="0" w:color="auto"/>
            <w:left w:val="none" w:sz="0" w:space="0" w:color="auto"/>
            <w:bottom w:val="none" w:sz="0" w:space="0" w:color="auto"/>
            <w:right w:val="none" w:sz="0" w:space="0" w:color="auto"/>
          </w:divBdr>
        </w:div>
        <w:div w:id="1449424914">
          <w:marLeft w:val="480"/>
          <w:marRight w:val="0"/>
          <w:marTop w:val="0"/>
          <w:marBottom w:val="0"/>
          <w:divBdr>
            <w:top w:val="none" w:sz="0" w:space="0" w:color="auto"/>
            <w:left w:val="none" w:sz="0" w:space="0" w:color="auto"/>
            <w:bottom w:val="none" w:sz="0" w:space="0" w:color="auto"/>
            <w:right w:val="none" w:sz="0" w:space="0" w:color="auto"/>
          </w:divBdr>
        </w:div>
        <w:div w:id="1486972928">
          <w:marLeft w:val="480"/>
          <w:marRight w:val="0"/>
          <w:marTop w:val="0"/>
          <w:marBottom w:val="0"/>
          <w:divBdr>
            <w:top w:val="none" w:sz="0" w:space="0" w:color="auto"/>
            <w:left w:val="none" w:sz="0" w:space="0" w:color="auto"/>
            <w:bottom w:val="none" w:sz="0" w:space="0" w:color="auto"/>
            <w:right w:val="none" w:sz="0" w:space="0" w:color="auto"/>
          </w:divBdr>
        </w:div>
        <w:div w:id="1546406439">
          <w:marLeft w:val="480"/>
          <w:marRight w:val="0"/>
          <w:marTop w:val="0"/>
          <w:marBottom w:val="0"/>
          <w:divBdr>
            <w:top w:val="none" w:sz="0" w:space="0" w:color="auto"/>
            <w:left w:val="none" w:sz="0" w:space="0" w:color="auto"/>
            <w:bottom w:val="none" w:sz="0" w:space="0" w:color="auto"/>
            <w:right w:val="none" w:sz="0" w:space="0" w:color="auto"/>
          </w:divBdr>
        </w:div>
        <w:div w:id="1593321330">
          <w:marLeft w:val="480"/>
          <w:marRight w:val="0"/>
          <w:marTop w:val="0"/>
          <w:marBottom w:val="0"/>
          <w:divBdr>
            <w:top w:val="none" w:sz="0" w:space="0" w:color="auto"/>
            <w:left w:val="none" w:sz="0" w:space="0" w:color="auto"/>
            <w:bottom w:val="none" w:sz="0" w:space="0" w:color="auto"/>
            <w:right w:val="none" w:sz="0" w:space="0" w:color="auto"/>
          </w:divBdr>
        </w:div>
        <w:div w:id="1641034552">
          <w:marLeft w:val="480"/>
          <w:marRight w:val="0"/>
          <w:marTop w:val="0"/>
          <w:marBottom w:val="0"/>
          <w:divBdr>
            <w:top w:val="none" w:sz="0" w:space="0" w:color="auto"/>
            <w:left w:val="none" w:sz="0" w:space="0" w:color="auto"/>
            <w:bottom w:val="none" w:sz="0" w:space="0" w:color="auto"/>
            <w:right w:val="none" w:sz="0" w:space="0" w:color="auto"/>
          </w:divBdr>
        </w:div>
        <w:div w:id="1643386150">
          <w:marLeft w:val="480"/>
          <w:marRight w:val="0"/>
          <w:marTop w:val="0"/>
          <w:marBottom w:val="0"/>
          <w:divBdr>
            <w:top w:val="none" w:sz="0" w:space="0" w:color="auto"/>
            <w:left w:val="none" w:sz="0" w:space="0" w:color="auto"/>
            <w:bottom w:val="none" w:sz="0" w:space="0" w:color="auto"/>
            <w:right w:val="none" w:sz="0" w:space="0" w:color="auto"/>
          </w:divBdr>
        </w:div>
        <w:div w:id="1645619264">
          <w:marLeft w:val="480"/>
          <w:marRight w:val="0"/>
          <w:marTop w:val="0"/>
          <w:marBottom w:val="0"/>
          <w:divBdr>
            <w:top w:val="none" w:sz="0" w:space="0" w:color="auto"/>
            <w:left w:val="none" w:sz="0" w:space="0" w:color="auto"/>
            <w:bottom w:val="none" w:sz="0" w:space="0" w:color="auto"/>
            <w:right w:val="none" w:sz="0" w:space="0" w:color="auto"/>
          </w:divBdr>
        </w:div>
        <w:div w:id="1662654919">
          <w:marLeft w:val="480"/>
          <w:marRight w:val="0"/>
          <w:marTop w:val="0"/>
          <w:marBottom w:val="0"/>
          <w:divBdr>
            <w:top w:val="none" w:sz="0" w:space="0" w:color="auto"/>
            <w:left w:val="none" w:sz="0" w:space="0" w:color="auto"/>
            <w:bottom w:val="none" w:sz="0" w:space="0" w:color="auto"/>
            <w:right w:val="none" w:sz="0" w:space="0" w:color="auto"/>
          </w:divBdr>
        </w:div>
        <w:div w:id="1713111469">
          <w:marLeft w:val="480"/>
          <w:marRight w:val="0"/>
          <w:marTop w:val="0"/>
          <w:marBottom w:val="0"/>
          <w:divBdr>
            <w:top w:val="none" w:sz="0" w:space="0" w:color="auto"/>
            <w:left w:val="none" w:sz="0" w:space="0" w:color="auto"/>
            <w:bottom w:val="none" w:sz="0" w:space="0" w:color="auto"/>
            <w:right w:val="none" w:sz="0" w:space="0" w:color="auto"/>
          </w:divBdr>
        </w:div>
        <w:div w:id="1737164259">
          <w:marLeft w:val="480"/>
          <w:marRight w:val="0"/>
          <w:marTop w:val="0"/>
          <w:marBottom w:val="0"/>
          <w:divBdr>
            <w:top w:val="none" w:sz="0" w:space="0" w:color="auto"/>
            <w:left w:val="none" w:sz="0" w:space="0" w:color="auto"/>
            <w:bottom w:val="none" w:sz="0" w:space="0" w:color="auto"/>
            <w:right w:val="none" w:sz="0" w:space="0" w:color="auto"/>
          </w:divBdr>
        </w:div>
        <w:div w:id="1762489561">
          <w:marLeft w:val="480"/>
          <w:marRight w:val="0"/>
          <w:marTop w:val="0"/>
          <w:marBottom w:val="0"/>
          <w:divBdr>
            <w:top w:val="none" w:sz="0" w:space="0" w:color="auto"/>
            <w:left w:val="none" w:sz="0" w:space="0" w:color="auto"/>
            <w:bottom w:val="none" w:sz="0" w:space="0" w:color="auto"/>
            <w:right w:val="none" w:sz="0" w:space="0" w:color="auto"/>
          </w:divBdr>
        </w:div>
        <w:div w:id="1824277465">
          <w:marLeft w:val="480"/>
          <w:marRight w:val="0"/>
          <w:marTop w:val="0"/>
          <w:marBottom w:val="0"/>
          <w:divBdr>
            <w:top w:val="none" w:sz="0" w:space="0" w:color="auto"/>
            <w:left w:val="none" w:sz="0" w:space="0" w:color="auto"/>
            <w:bottom w:val="none" w:sz="0" w:space="0" w:color="auto"/>
            <w:right w:val="none" w:sz="0" w:space="0" w:color="auto"/>
          </w:divBdr>
        </w:div>
        <w:div w:id="1899896046">
          <w:marLeft w:val="480"/>
          <w:marRight w:val="0"/>
          <w:marTop w:val="0"/>
          <w:marBottom w:val="0"/>
          <w:divBdr>
            <w:top w:val="none" w:sz="0" w:space="0" w:color="auto"/>
            <w:left w:val="none" w:sz="0" w:space="0" w:color="auto"/>
            <w:bottom w:val="none" w:sz="0" w:space="0" w:color="auto"/>
            <w:right w:val="none" w:sz="0" w:space="0" w:color="auto"/>
          </w:divBdr>
        </w:div>
        <w:div w:id="1913657289">
          <w:marLeft w:val="480"/>
          <w:marRight w:val="0"/>
          <w:marTop w:val="0"/>
          <w:marBottom w:val="0"/>
          <w:divBdr>
            <w:top w:val="none" w:sz="0" w:space="0" w:color="auto"/>
            <w:left w:val="none" w:sz="0" w:space="0" w:color="auto"/>
            <w:bottom w:val="none" w:sz="0" w:space="0" w:color="auto"/>
            <w:right w:val="none" w:sz="0" w:space="0" w:color="auto"/>
          </w:divBdr>
        </w:div>
        <w:div w:id="1942685214">
          <w:marLeft w:val="480"/>
          <w:marRight w:val="0"/>
          <w:marTop w:val="0"/>
          <w:marBottom w:val="0"/>
          <w:divBdr>
            <w:top w:val="none" w:sz="0" w:space="0" w:color="auto"/>
            <w:left w:val="none" w:sz="0" w:space="0" w:color="auto"/>
            <w:bottom w:val="none" w:sz="0" w:space="0" w:color="auto"/>
            <w:right w:val="none" w:sz="0" w:space="0" w:color="auto"/>
          </w:divBdr>
        </w:div>
        <w:div w:id="2012566626">
          <w:marLeft w:val="480"/>
          <w:marRight w:val="0"/>
          <w:marTop w:val="0"/>
          <w:marBottom w:val="0"/>
          <w:divBdr>
            <w:top w:val="none" w:sz="0" w:space="0" w:color="auto"/>
            <w:left w:val="none" w:sz="0" w:space="0" w:color="auto"/>
            <w:bottom w:val="none" w:sz="0" w:space="0" w:color="auto"/>
            <w:right w:val="none" w:sz="0" w:space="0" w:color="auto"/>
          </w:divBdr>
        </w:div>
        <w:div w:id="2043355567">
          <w:marLeft w:val="480"/>
          <w:marRight w:val="0"/>
          <w:marTop w:val="0"/>
          <w:marBottom w:val="0"/>
          <w:divBdr>
            <w:top w:val="none" w:sz="0" w:space="0" w:color="auto"/>
            <w:left w:val="none" w:sz="0" w:space="0" w:color="auto"/>
            <w:bottom w:val="none" w:sz="0" w:space="0" w:color="auto"/>
            <w:right w:val="none" w:sz="0" w:space="0" w:color="auto"/>
          </w:divBdr>
        </w:div>
      </w:divsChild>
    </w:div>
    <w:div w:id="467817763">
      <w:bodyDiv w:val="1"/>
      <w:marLeft w:val="0"/>
      <w:marRight w:val="0"/>
      <w:marTop w:val="0"/>
      <w:marBottom w:val="0"/>
      <w:divBdr>
        <w:top w:val="none" w:sz="0" w:space="0" w:color="auto"/>
        <w:left w:val="none" w:sz="0" w:space="0" w:color="auto"/>
        <w:bottom w:val="none" w:sz="0" w:space="0" w:color="auto"/>
        <w:right w:val="none" w:sz="0" w:space="0" w:color="auto"/>
      </w:divBdr>
    </w:div>
    <w:div w:id="474757948">
      <w:bodyDiv w:val="1"/>
      <w:marLeft w:val="0"/>
      <w:marRight w:val="0"/>
      <w:marTop w:val="0"/>
      <w:marBottom w:val="0"/>
      <w:divBdr>
        <w:top w:val="none" w:sz="0" w:space="0" w:color="auto"/>
        <w:left w:val="none" w:sz="0" w:space="0" w:color="auto"/>
        <w:bottom w:val="none" w:sz="0" w:space="0" w:color="auto"/>
        <w:right w:val="none" w:sz="0" w:space="0" w:color="auto"/>
      </w:divBdr>
    </w:div>
    <w:div w:id="475805334">
      <w:bodyDiv w:val="1"/>
      <w:marLeft w:val="0"/>
      <w:marRight w:val="0"/>
      <w:marTop w:val="0"/>
      <w:marBottom w:val="0"/>
      <w:divBdr>
        <w:top w:val="none" w:sz="0" w:space="0" w:color="auto"/>
        <w:left w:val="none" w:sz="0" w:space="0" w:color="auto"/>
        <w:bottom w:val="none" w:sz="0" w:space="0" w:color="auto"/>
        <w:right w:val="none" w:sz="0" w:space="0" w:color="auto"/>
      </w:divBdr>
    </w:div>
    <w:div w:id="476801871">
      <w:bodyDiv w:val="1"/>
      <w:marLeft w:val="0"/>
      <w:marRight w:val="0"/>
      <w:marTop w:val="0"/>
      <w:marBottom w:val="0"/>
      <w:divBdr>
        <w:top w:val="none" w:sz="0" w:space="0" w:color="auto"/>
        <w:left w:val="none" w:sz="0" w:space="0" w:color="auto"/>
        <w:bottom w:val="none" w:sz="0" w:space="0" w:color="auto"/>
        <w:right w:val="none" w:sz="0" w:space="0" w:color="auto"/>
      </w:divBdr>
      <w:divsChild>
        <w:div w:id="112671814">
          <w:marLeft w:val="480"/>
          <w:marRight w:val="0"/>
          <w:marTop w:val="0"/>
          <w:marBottom w:val="0"/>
          <w:divBdr>
            <w:top w:val="none" w:sz="0" w:space="0" w:color="auto"/>
            <w:left w:val="none" w:sz="0" w:space="0" w:color="auto"/>
            <w:bottom w:val="none" w:sz="0" w:space="0" w:color="auto"/>
            <w:right w:val="none" w:sz="0" w:space="0" w:color="auto"/>
          </w:divBdr>
        </w:div>
        <w:div w:id="138965973">
          <w:marLeft w:val="480"/>
          <w:marRight w:val="0"/>
          <w:marTop w:val="0"/>
          <w:marBottom w:val="0"/>
          <w:divBdr>
            <w:top w:val="none" w:sz="0" w:space="0" w:color="auto"/>
            <w:left w:val="none" w:sz="0" w:space="0" w:color="auto"/>
            <w:bottom w:val="none" w:sz="0" w:space="0" w:color="auto"/>
            <w:right w:val="none" w:sz="0" w:space="0" w:color="auto"/>
          </w:divBdr>
        </w:div>
        <w:div w:id="139999323">
          <w:marLeft w:val="480"/>
          <w:marRight w:val="0"/>
          <w:marTop w:val="0"/>
          <w:marBottom w:val="0"/>
          <w:divBdr>
            <w:top w:val="none" w:sz="0" w:space="0" w:color="auto"/>
            <w:left w:val="none" w:sz="0" w:space="0" w:color="auto"/>
            <w:bottom w:val="none" w:sz="0" w:space="0" w:color="auto"/>
            <w:right w:val="none" w:sz="0" w:space="0" w:color="auto"/>
          </w:divBdr>
        </w:div>
        <w:div w:id="224294070">
          <w:marLeft w:val="480"/>
          <w:marRight w:val="0"/>
          <w:marTop w:val="0"/>
          <w:marBottom w:val="0"/>
          <w:divBdr>
            <w:top w:val="none" w:sz="0" w:space="0" w:color="auto"/>
            <w:left w:val="none" w:sz="0" w:space="0" w:color="auto"/>
            <w:bottom w:val="none" w:sz="0" w:space="0" w:color="auto"/>
            <w:right w:val="none" w:sz="0" w:space="0" w:color="auto"/>
          </w:divBdr>
        </w:div>
        <w:div w:id="243880487">
          <w:marLeft w:val="480"/>
          <w:marRight w:val="0"/>
          <w:marTop w:val="0"/>
          <w:marBottom w:val="0"/>
          <w:divBdr>
            <w:top w:val="none" w:sz="0" w:space="0" w:color="auto"/>
            <w:left w:val="none" w:sz="0" w:space="0" w:color="auto"/>
            <w:bottom w:val="none" w:sz="0" w:space="0" w:color="auto"/>
            <w:right w:val="none" w:sz="0" w:space="0" w:color="auto"/>
          </w:divBdr>
        </w:div>
        <w:div w:id="244386997">
          <w:marLeft w:val="480"/>
          <w:marRight w:val="0"/>
          <w:marTop w:val="0"/>
          <w:marBottom w:val="0"/>
          <w:divBdr>
            <w:top w:val="none" w:sz="0" w:space="0" w:color="auto"/>
            <w:left w:val="none" w:sz="0" w:space="0" w:color="auto"/>
            <w:bottom w:val="none" w:sz="0" w:space="0" w:color="auto"/>
            <w:right w:val="none" w:sz="0" w:space="0" w:color="auto"/>
          </w:divBdr>
        </w:div>
        <w:div w:id="276181131">
          <w:marLeft w:val="480"/>
          <w:marRight w:val="0"/>
          <w:marTop w:val="0"/>
          <w:marBottom w:val="0"/>
          <w:divBdr>
            <w:top w:val="none" w:sz="0" w:space="0" w:color="auto"/>
            <w:left w:val="none" w:sz="0" w:space="0" w:color="auto"/>
            <w:bottom w:val="none" w:sz="0" w:space="0" w:color="auto"/>
            <w:right w:val="none" w:sz="0" w:space="0" w:color="auto"/>
          </w:divBdr>
        </w:div>
        <w:div w:id="296227003">
          <w:marLeft w:val="480"/>
          <w:marRight w:val="0"/>
          <w:marTop w:val="0"/>
          <w:marBottom w:val="0"/>
          <w:divBdr>
            <w:top w:val="none" w:sz="0" w:space="0" w:color="auto"/>
            <w:left w:val="none" w:sz="0" w:space="0" w:color="auto"/>
            <w:bottom w:val="none" w:sz="0" w:space="0" w:color="auto"/>
            <w:right w:val="none" w:sz="0" w:space="0" w:color="auto"/>
          </w:divBdr>
        </w:div>
        <w:div w:id="296449183">
          <w:marLeft w:val="480"/>
          <w:marRight w:val="0"/>
          <w:marTop w:val="0"/>
          <w:marBottom w:val="0"/>
          <w:divBdr>
            <w:top w:val="none" w:sz="0" w:space="0" w:color="auto"/>
            <w:left w:val="none" w:sz="0" w:space="0" w:color="auto"/>
            <w:bottom w:val="none" w:sz="0" w:space="0" w:color="auto"/>
            <w:right w:val="none" w:sz="0" w:space="0" w:color="auto"/>
          </w:divBdr>
        </w:div>
        <w:div w:id="309477429">
          <w:marLeft w:val="480"/>
          <w:marRight w:val="0"/>
          <w:marTop w:val="0"/>
          <w:marBottom w:val="0"/>
          <w:divBdr>
            <w:top w:val="none" w:sz="0" w:space="0" w:color="auto"/>
            <w:left w:val="none" w:sz="0" w:space="0" w:color="auto"/>
            <w:bottom w:val="none" w:sz="0" w:space="0" w:color="auto"/>
            <w:right w:val="none" w:sz="0" w:space="0" w:color="auto"/>
          </w:divBdr>
        </w:div>
        <w:div w:id="333149943">
          <w:marLeft w:val="480"/>
          <w:marRight w:val="0"/>
          <w:marTop w:val="0"/>
          <w:marBottom w:val="0"/>
          <w:divBdr>
            <w:top w:val="none" w:sz="0" w:space="0" w:color="auto"/>
            <w:left w:val="none" w:sz="0" w:space="0" w:color="auto"/>
            <w:bottom w:val="none" w:sz="0" w:space="0" w:color="auto"/>
            <w:right w:val="none" w:sz="0" w:space="0" w:color="auto"/>
          </w:divBdr>
        </w:div>
        <w:div w:id="376514456">
          <w:marLeft w:val="480"/>
          <w:marRight w:val="0"/>
          <w:marTop w:val="0"/>
          <w:marBottom w:val="0"/>
          <w:divBdr>
            <w:top w:val="none" w:sz="0" w:space="0" w:color="auto"/>
            <w:left w:val="none" w:sz="0" w:space="0" w:color="auto"/>
            <w:bottom w:val="none" w:sz="0" w:space="0" w:color="auto"/>
            <w:right w:val="none" w:sz="0" w:space="0" w:color="auto"/>
          </w:divBdr>
        </w:div>
        <w:div w:id="415130867">
          <w:marLeft w:val="480"/>
          <w:marRight w:val="0"/>
          <w:marTop w:val="0"/>
          <w:marBottom w:val="0"/>
          <w:divBdr>
            <w:top w:val="none" w:sz="0" w:space="0" w:color="auto"/>
            <w:left w:val="none" w:sz="0" w:space="0" w:color="auto"/>
            <w:bottom w:val="none" w:sz="0" w:space="0" w:color="auto"/>
            <w:right w:val="none" w:sz="0" w:space="0" w:color="auto"/>
          </w:divBdr>
        </w:div>
        <w:div w:id="430976371">
          <w:marLeft w:val="480"/>
          <w:marRight w:val="0"/>
          <w:marTop w:val="0"/>
          <w:marBottom w:val="0"/>
          <w:divBdr>
            <w:top w:val="none" w:sz="0" w:space="0" w:color="auto"/>
            <w:left w:val="none" w:sz="0" w:space="0" w:color="auto"/>
            <w:bottom w:val="none" w:sz="0" w:space="0" w:color="auto"/>
            <w:right w:val="none" w:sz="0" w:space="0" w:color="auto"/>
          </w:divBdr>
        </w:div>
        <w:div w:id="489294387">
          <w:marLeft w:val="480"/>
          <w:marRight w:val="0"/>
          <w:marTop w:val="0"/>
          <w:marBottom w:val="0"/>
          <w:divBdr>
            <w:top w:val="none" w:sz="0" w:space="0" w:color="auto"/>
            <w:left w:val="none" w:sz="0" w:space="0" w:color="auto"/>
            <w:bottom w:val="none" w:sz="0" w:space="0" w:color="auto"/>
            <w:right w:val="none" w:sz="0" w:space="0" w:color="auto"/>
          </w:divBdr>
        </w:div>
        <w:div w:id="510220759">
          <w:marLeft w:val="480"/>
          <w:marRight w:val="0"/>
          <w:marTop w:val="0"/>
          <w:marBottom w:val="0"/>
          <w:divBdr>
            <w:top w:val="none" w:sz="0" w:space="0" w:color="auto"/>
            <w:left w:val="none" w:sz="0" w:space="0" w:color="auto"/>
            <w:bottom w:val="none" w:sz="0" w:space="0" w:color="auto"/>
            <w:right w:val="none" w:sz="0" w:space="0" w:color="auto"/>
          </w:divBdr>
        </w:div>
        <w:div w:id="542521567">
          <w:marLeft w:val="480"/>
          <w:marRight w:val="0"/>
          <w:marTop w:val="0"/>
          <w:marBottom w:val="0"/>
          <w:divBdr>
            <w:top w:val="none" w:sz="0" w:space="0" w:color="auto"/>
            <w:left w:val="none" w:sz="0" w:space="0" w:color="auto"/>
            <w:bottom w:val="none" w:sz="0" w:space="0" w:color="auto"/>
            <w:right w:val="none" w:sz="0" w:space="0" w:color="auto"/>
          </w:divBdr>
        </w:div>
        <w:div w:id="601957776">
          <w:marLeft w:val="480"/>
          <w:marRight w:val="0"/>
          <w:marTop w:val="0"/>
          <w:marBottom w:val="0"/>
          <w:divBdr>
            <w:top w:val="none" w:sz="0" w:space="0" w:color="auto"/>
            <w:left w:val="none" w:sz="0" w:space="0" w:color="auto"/>
            <w:bottom w:val="none" w:sz="0" w:space="0" w:color="auto"/>
            <w:right w:val="none" w:sz="0" w:space="0" w:color="auto"/>
          </w:divBdr>
        </w:div>
        <w:div w:id="640965298">
          <w:marLeft w:val="480"/>
          <w:marRight w:val="0"/>
          <w:marTop w:val="0"/>
          <w:marBottom w:val="0"/>
          <w:divBdr>
            <w:top w:val="none" w:sz="0" w:space="0" w:color="auto"/>
            <w:left w:val="none" w:sz="0" w:space="0" w:color="auto"/>
            <w:bottom w:val="none" w:sz="0" w:space="0" w:color="auto"/>
            <w:right w:val="none" w:sz="0" w:space="0" w:color="auto"/>
          </w:divBdr>
        </w:div>
        <w:div w:id="660544307">
          <w:marLeft w:val="480"/>
          <w:marRight w:val="0"/>
          <w:marTop w:val="0"/>
          <w:marBottom w:val="0"/>
          <w:divBdr>
            <w:top w:val="none" w:sz="0" w:space="0" w:color="auto"/>
            <w:left w:val="none" w:sz="0" w:space="0" w:color="auto"/>
            <w:bottom w:val="none" w:sz="0" w:space="0" w:color="auto"/>
            <w:right w:val="none" w:sz="0" w:space="0" w:color="auto"/>
          </w:divBdr>
        </w:div>
        <w:div w:id="754088452">
          <w:marLeft w:val="480"/>
          <w:marRight w:val="0"/>
          <w:marTop w:val="0"/>
          <w:marBottom w:val="0"/>
          <w:divBdr>
            <w:top w:val="none" w:sz="0" w:space="0" w:color="auto"/>
            <w:left w:val="none" w:sz="0" w:space="0" w:color="auto"/>
            <w:bottom w:val="none" w:sz="0" w:space="0" w:color="auto"/>
            <w:right w:val="none" w:sz="0" w:space="0" w:color="auto"/>
          </w:divBdr>
        </w:div>
        <w:div w:id="784813472">
          <w:marLeft w:val="480"/>
          <w:marRight w:val="0"/>
          <w:marTop w:val="0"/>
          <w:marBottom w:val="0"/>
          <w:divBdr>
            <w:top w:val="none" w:sz="0" w:space="0" w:color="auto"/>
            <w:left w:val="none" w:sz="0" w:space="0" w:color="auto"/>
            <w:bottom w:val="none" w:sz="0" w:space="0" w:color="auto"/>
            <w:right w:val="none" w:sz="0" w:space="0" w:color="auto"/>
          </w:divBdr>
        </w:div>
        <w:div w:id="823620107">
          <w:marLeft w:val="480"/>
          <w:marRight w:val="0"/>
          <w:marTop w:val="0"/>
          <w:marBottom w:val="0"/>
          <w:divBdr>
            <w:top w:val="none" w:sz="0" w:space="0" w:color="auto"/>
            <w:left w:val="none" w:sz="0" w:space="0" w:color="auto"/>
            <w:bottom w:val="none" w:sz="0" w:space="0" w:color="auto"/>
            <w:right w:val="none" w:sz="0" w:space="0" w:color="auto"/>
          </w:divBdr>
        </w:div>
        <w:div w:id="853617191">
          <w:marLeft w:val="480"/>
          <w:marRight w:val="0"/>
          <w:marTop w:val="0"/>
          <w:marBottom w:val="0"/>
          <w:divBdr>
            <w:top w:val="none" w:sz="0" w:space="0" w:color="auto"/>
            <w:left w:val="none" w:sz="0" w:space="0" w:color="auto"/>
            <w:bottom w:val="none" w:sz="0" w:space="0" w:color="auto"/>
            <w:right w:val="none" w:sz="0" w:space="0" w:color="auto"/>
          </w:divBdr>
        </w:div>
        <w:div w:id="883253210">
          <w:marLeft w:val="480"/>
          <w:marRight w:val="0"/>
          <w:marTop w:val="0"/>
          <w:marBottom w:val="0"/>
          <w:divBdr>
            <w:top w:val="none" w:sz="0" w:space="0" w:color="auto"/>
            <w:left w:val="none" w:sz="0" w:space="0" w:color="auto"/>
            <w:bottom w:val="none" w:sz="0" w:space="0" w:color="auto"/>
            <w:right w:val="none" w:sz="0" w:space="0" w:color="auto"/>
          </w:divBdr>
        </w:div>
        <w:div w:id="890189449">
          <w:marLeft w:val="480"/>
          <w:marRight w:val="0"/>
          <w:marTop w:val="0"/>
          <w:marBottom w:val="0"/>
          <w:divBdr>
            <w:top w:val="none" w:sz="0" w:space="0" w:color="auto"/>
            <w:left w:val="none" w:sz="0" w:space="0" w:color="auto"/>
            <w:bottom w:val="none" w:sz="0" w:space="0" w:color="auto"/>
            <w:right w:val="none" w:sz="0" w:space="0" w:color="auto"/>
          </w:divBdr>
        </w:div>
        <w:div w:id="905460307">
          <w:marLeft w:val="480"/>
          <w:marRight w:val="0"/>
          <w:marTop w:val="0"/>
          <w:marBottom w:val="0"/>
          <w:divBdr>
            <w:top w:val="none" w:sz="0" w:space="0" w:color="auto"/>
            <w:left w:val="none" w:sz="0" w:space="0" w:color="auto"/>
            <w:bottom w:val="none" w:sz="0" w:space="0" w:color="auto"/>
            <w:right w:val="none" w:sz="0" w:space="0" w:color="auto"/>
          </w:divBdr>
        </w:div>
        <w:div w:id="1049112782">
          <w:marLeft w:val="480"/>
          <w:marRight w:val="0"/>
          <w:marTop w:val="0"/>
          <w:marBottom w:val="0"/>
          <w:divBdr>
            <w:top w:val="none" w:sz="0" w:space="0" w:color="auto"/>
            <w:left w:val="none" w:sz="0" w:space="0" w:color="auto"/>
            <w:bottom w:val="none" w:sz="0" w:space="0" w:color="auto"/>
            <w:right w:val="none" w:sz="0" w:space="0" w:color="auto"/>
          </w:divBdr>
        </w:div>
        <w:div w:id="1111436135">
          <w:marLeft w:val="480"/>
          <w:marRight w:val="0"/>
          <w:marTop w:val="0"/>
          <w:marBottom w:val="0"/>
          <w:divBdr>
            <w:top w:val="none" w:sz="0" w:space="0" w:color="auto"/>
            <w:left w:val="none" w:sz="0" w:space="0" w:color="auto"/>
            <w:bottom w:val="none" w:sz="0" w:space="0" w:color="auto"/>
            <w:right w:val="none" w:sz="0" w:space="0" w:color="auto"/>
          </w:divBdr>
        </w:div>
        <w:div w:id="1123228413">
          <w:marLeft w:val="480"/>
          <w:marRight w:val="0"/>
          <w:marTop w:val="0"/>
          <w:marBottom w:val="0"/>
          <w:divBdr>
            <w:top w:val="none" w:sz="0" w:space="0" w:color="auto"/>
            <w:left w:val="none" w:sz="0" w:space="0" w:color="auto"/>
            <w:bottom w:val="none" w:sz="0" w:space="0" w:color="auto"/>
            <w:right w:val="none" w:sz="0" w:space="0" w:color="auto"/>
          </w:divBdr>
        </w:div>
        <w:div w:id="1155217710">
          <w:marLeft w:val="480"/>
          <w:marRight w:val="0"/>
          <w:marTop w:val="0"/>
          <w:marBottom w:val="0"/>
          <w:divBdr>
            <w:top w:val="none" w:sz="0" w:space="0" w:color="auto"/>
            <w:left w:val="none" w:sz="0" w:space="0" w:color="auto"/>
            <w:bottom w:val="none" w:sz="0" w:space="0" w:color="auto"/>
            <w:right w:val="none" w:sz="0" w:space="0" w:color="auto"/>
          </w:divBdr>
        </w:div>
        <w:div w:id="1188714114">
          <w:marLeft w:val="480"/>
          <w:marRight w:val="0"/>
          <w:marTop w:val="0"/>
          <w:marBottom w:val="0"/>
          <w:divBdr>
            <w:top w:val="none" w:sz="0" w:space="0" w:color="auto"/>
            <w:left w:val="none" w:sz="0" w:space="0" w:color="auto"/>
            <w:bottom w:val="none" w:sz="0" w:space="0" w:color="auto"/>
            <w:right w:val="none" w:sz="0" w:space="0" w:color="auto"/>
          </w:divBdr>
        </w:div>
        <w:div w:id="1210192285">
          <w:marLeft w:val="480"/>
          <w:marRight w:val="0"/>
          <w:marTop w:val="0"/>
          <w:marBottom w:val="0"/>
          <w:divBdr>
            <w:top w:val="none" w:sz="0" w:space="0" w:color="auto"/>
            <w:left w:val="none" w:sz="0" w:space="0" w:color="auto"/>
            <w:bottom w:val="none" w:sz="0" w:space="0" w:color="auto"/>
            <w:right w:val="none" w:sz="0" w:space="0" w:color="auto"/>
          </w:divBdr>
        </w:div>
        <w:div w:id="1219898974">
          <w:marLeft w:val="480"/>
          <w:marRight w:val="0"/>
          <w:marTop w:val="0"/>
          <w:marBottom w:val="0"/>
          <w:divBdr>
            <w:top w:val="none" w:sz="0" w:space="0" w:color="auto"/>
            <w:left w:val="none" w:sz="0" w:space="0" w:color="auto"/>
            <w:bottom w:val="none" w:sz="0" w:space="0" w:color="auto"/>
            <w:right w:val="none" w:sz="0" w:space="0" w:color="auto"/>
          </w:divBdr>
        </w:div>
        <w:div w:id="1234774337">
          <w:marLeft w:val="480"/>
          <w:marRight w:val="0"/>
          <w:marTop w:val="0"/>
          <w:marBottom w:val="0"/>
          <w:divBdr>
            <w:top w:val="none" w:sz="0" w:space="0" w:color="auto"/>
            <w:left w:val="none" w:sz="0" w:space="0" w:color="auto"/>
            <w:bottom w:val="none" w:sz="0" w:space="0" w:color="auto"/>
            <w:right w:val="none" w:sz="0" w:space="0" w:color="auto"/>
          </w:divBdr>
        </w:div>
        <w:div w:id="1260943112">
          <w:marLeft w:val="480"/>
          <w:marRight w:val="0"/>
          <w:marTop w:val="0"/>
          <w:marBottom w:val="0"/>
          <w:divBdr>
            <w:top w:val="none" w:sz="0" w:space="0" w:color="auto"/>
            <w:left w:val="none" w:sz="0" w:space="0" w:color="auto"/>
            <w:bottom w:val="none" w:sz="0" w:space="0" w:color="auto"/>
            <w:right w:val="none" w:sz="0" w:space="0" w:color="auto"/>
          </w:divBdr>
        </w:div>
        <w:div w:id="1288850698">
          <w:marLeft w:val="480"/>
          <w:marRight w:val="0"/>
          <w:marTop w:val="0"/>
          <w:marBottom w:val="0"/>
          <w:divBdr>
            <w:top w:val="none" w:sz="0" w:space="0" w:color="auto"/>
            <w:left w:val="none" w:sz="0" w:space="0" w:color="auto"/>
            <w:bottom w:val="none" w:sz="0" w:space="0" w:color="auto"/>
            <w:right w:val="none" w:sz="0" w:space="0" w:color="auto"/>
          </w:divBdr>
        </w:div>
        <w:div w:id="1289166280">
          <w:marLeft w:val="480"/>
          <w:marRight w:val="0"/>
          <w:marTop w:val="0"/>
          <w:marBottom w:val="0"/>
          <w:divBdr>
            <w:top w:val="none" w:sz="0" w:space="0" w:color="auto"/>
            <w:left w:val="none" w:sz="0" w:space="0" w:color="auto"/>
            <w:bottom w:val="none" w:sz="0" w:space="0" w:color="auto"/>
            <w:right w:val="none" w:sz="0" w:space="0" w:color="auto"/>
          </w:divBdr>
        </w:div>
        <w:div w:id="1418018831">
          <w:marLeft w:val="480"/>
          <w:marRight w:val="0"/>
          <w:marTop w:val="0"/>
          <w:marBottom w:val="0"/>
          <w:divBdr>
            <w:top w:val="none" w:sz="0" w:space="0" w:color="auto"/>
            <w:left w:val="none" w:sz="0" w:space="0" w:color="auto"/>
            <w:bottom w:val="none" w:sz="0" w:space="0" w:color="auto"/>
            <w:right w:val="none" w:sz="0" w:space="0" w:color="auto"/>
          </w:divBdr>
        </w:div>
        <w:div w:id="1499075986">
          <w:marLeft w:val="480"/>
          <w:marRight w:val="0"/>
          <w:marTop w:val="0"/>
          <w:marBottom w:val="0"/>
          <w:divBdr>
            <w:top w:val="none" w:sz="0" w:space="0" w:color="auto"/>
            <w:left w:val="none" w:sz="0" w:space="0" w:color="auto"/>
            <w:bottom w:val="none" w:sz="0" w:space="0" w:color="auto"/>
            <w:right w:val="none" w:sz="0" w:space="0" w:color="auto"/>
          </w:divBdr>
        </w:div>
        <w:div w:id="1507749976">
          <w:marLeft w:val="480"/>
          <w:marRight w:val="0"/>
          <w:marTop w:val="0"/>
          <w:marBottom w:val="0"/>
          <w:divBdr>
            <w:top w:val="none" w:sz="0" w:space="0" w:color="auto"/>
            <w:left w:val="none" w:sz="0" w:space="0" w:color="auto"/>
            <w:bottom w:val="none" w:sz="0" w:space="0" w:color="auto"/>
            <w:right w:val="none" w:sz="0" w:space="0" w:color="auto"/>
          </w:divBdr>
        </w:div>
        <w:div w:id="1508211922">
          <w:marLeft w:val="480"/>
          <w:marRight w:val="0"/>
          <w:marTop w:val="0"/>
          <w:marBottom w:val="0"/>
          <w:divBdr>
            <w:top w:val="none" w:sz="0" w:space="0" w:color="auto"/>
            <w:left w:val="none" w:sz="0" w:space="0" w:color="auto"/>
            <w:bottom w:val="none" w:sz="0" w:space="0" w:color="auto"/>
            <w:right w:val="none" w:sz="0" w:space="0" w:color="auto"/>
          </w:divBdr>
        </w:div>
        <w:div w:id="1541280793">
          <w:marLeft w:val="480"/>
          <w:marRight w:val="0"/>
          <w:marTop w:val="0"/>
          <w:marBottom w:val="0"/>
          <w:divBdr>
            <w:top w:val="none" w:sz="0" w:space="0" w:color="auto"/>
            <w:left w:val="none" w:sz="0" w:space="0" w:color="auto"/>
            <w:bottom w:val="none" w:sz="0" w:space="0" w:color="auto"/>
            <w:right w:val="none" w:sz="0" w:space="0" w:color="auto"/>
          </w:divBdr>
        </w:div>
        <w:div w:id="1588617614">
          <w:marLeft w:val="480"/>
          <w:marRight w:val="0"/>
          <w:marTop w:val="0"/>
          <w:marBottom w:val="0"/>
          <w:divBdr>
            <w:top w:val="none" w:sz="0" w:space="0" w:color="auto"/>
            <w:left w:val="none" w:sz="0" w:space="0" w:color="auto"/>
            <w:bottom w:val="none" w:sz="0" w:space="0" w:color="auto"/>
            <w:right w:val="none" w:sz="0" w:space="0" w:color="auto"/>
          </w:divBdr>
        </w:div>
        <w:div w:id="1590389503">
          <w:marLeft w:val="480"/>
          <w:marRight w:val="0"/>
          <w:marTop w:val="0"/>
          <w:marBottom w:val="0"/>
          <w:divBdr>
            <w:top w:val="none" w:sz="0" w:space="0" w:color="auto"/>
            <w:left w:val="none" w:sz="0" w:space="0" w:color="auto"/>
            <w:bottom w:val="none" w:sz="0" w:space="0" w:color="auto"/>
            <w:right w:val="none" w:sz="0" w:space="0" w:color="auto"/>
          </w:divBdr>
        </w:div>
        <w:div w:id="1640498371">
          <w:marLeft w:val="480"/>
          <w:marRight w:val="0"/>
          <w:marTop w:val="0"/>
          <w:marBottom w:val="0"/>
          <w:divBdr>
            <w:top w:val="none" w:sz="0" w:space="0" w:color="auto"/>
            <w:left w:val="none" w:sz="0" w:space="0" w:color="auto"/>
            <w:bottom w:val="none" w:sz="0" w:space="0" w:color="auto"/>
            <w:right w:val="none" w:sz="0" w:space="0" w:color="auto"/>
          </w:divBdr>
        </w:div>
        <w:div w:id="1654719643">
          <w:marLeft w:val="480"/>
          <w:marRight w:val="0"/>
          <w:marTop w:val="0"/>
          <w:marBottom w:val="0"/>
          <w:divBdr>
            <w:top w:val="none" w:sz="0" w:space="0" w:color="auto"/>
            <w:left w:val="none" w:sz="0" w:space="0" w:color="auto"/>
            <w:bottom w:val="none" w:sz="0" w:space="0" w:color="auto"/>
            <w:right w:val="none" w:sz="0" w:space="0" w:color="auto"/>
          </w:divBdr>
        </w:div>
        <w:div w:id="1708097202">
          <w:marLeft w:val="480"/>
          <w:marRight w:val="0"/>
          <w:marTop w:val="0"/>
          <w:marBottom w:val="0"/>
          <w:divBdr>
            <w:top w:val="none" w:sz="0" w:space="0" w:color="auto"/>
            <w:left w:val="none" w:sz="0" w:space="0" w:color="auto"/>
            <w:bottom w:val="none" w:sz="0" w:space="0" w:color="auto"/>
            <w:right w:val="none" w:sz="0" w:space="0" w:color="auto"/>
          </w:divBdr>
        </w:div>
        <w:div w:id="1854807802">
          <w:marLeft w:val="480"/>
          <w:marRight w:val="0"/>
          <w:marTop w:val="0"/>
          <w:marBottom w:val="0"/>
          <w:divBdr>
            <w:top w:val="none" w:sz="0" w:space="0" w:color="auto"/>
            <w:left w:val="none" w:sz="0" w:space="0" w:color="auto"/>
            <w:bottom w:val="none" w:sz="0" w:space="0" w:color="auto"/>
            <w:right w:val="none" w:sz="0" w:space="0" w:color="auto"/>
          </w:divBdr>
        </w:div>
        <w:div w:id="1888251929">
          <w:marLeft w:val="480"/>
          <w:marRight w:val="0"/>
          <w:marTop w:val="0"/>
          <w:marBottom w:val="0"/>
          <w:divBdr>
            <w:top w:val="none" w:sz="0" w:space="0" w:color="auto"/>
            <w:left w:val="none" w:sz="0" w:space="0" w:color="auto"/>
            <w:bottom w:val="none" w:sz="0" w:space="0" w:color="auto"/>
            <w:right w:val="none" w:sz="0" w:space="0" w:color="auto"/>
          </w:divBdr>
        </w:div>
        <w:div w:id="1953172580">
          <w:marLeft w:val="480"/>
          <w:marRight w:val="0"/>
          <w:marTop w:val="0"/>
          <w:marBottom w:val="0"/>
          <w:divBdr>
            <w:top w:val="none" w:sz="0" w:space="0" w:color="auto"/>
            <w:left w:val="none" w:sz="0" w:space="0" w:color="auto"/>
            <w:bottom w:val="none" w:sz="0" w:space="0" w:color="auto"/>
            <w:right w:val="none" w:sz="0" w:space="0" w:color="auto"/>
          </w:divBdr>
        </w:div>
        <w:div w:id="2021856697">
          <w:marLeft w:val="480"/>
          <w:marRight w:val="0"/>
          <w:marTop w:val="0"/>
          <w:marBottom w:val="0"/>
          <w:divBdr>
            <w:top w:val="none" w:sz="0" w:space="0" w:color="auto"/>
            <w:left w:val="none" w:sz="0" w:space="0" w:color="auto"/>
            <w:bottom w:val="none" w:sz="0" w:space="0" w:color="auto"/>
            <w:right w:val="none" w:sz="0" w:space="0" w:color="auto"/>
          </w:divBdr>
        </w:div>
        <w:div w:id="2050497049">
          <w:marLeft w:val="480"/>
          <w:marRight w:val="0"/>
          <w:marTop w:val="0"/>
          <w:marBottom w:val="0"/>
          <w:divBdr>
            <w:top w:val="none" w:sz="0" w:space="0" w:color="auto"/>
            <w:left w:val="none" w:sz="0" w:space="0" w:color="auto"/>
            <w:bottom w:val="none" w:sz="0" w:space="0" w:color="auto"/>
            <w:right w:val="none" w:sz="0" w:space="0" w:color="auto"/>
          </w:divBdr>
        </w:div>
        <w:div w:id="2061051688">
          <w:marLeft w:val="480"/>
          <w:marRight w:val="0"/>
          <w:marTop w:val="0"/>
          <w:marBottom w:val="0"/>
          <w:divBdr>
            <w:top w:val="none" w:sz="0" w:space="0" w:color="auto"/>
            <w:left w:val="none" w:sz="0" w:space="0" w:color="auto"/>
            <w:bottom w:val="none" w:sz="0" w:space="0" w:color="auto"/>
            <w:right w:val="none" w:sz="0" w:space="0" w:color="auto"/>
          </w:divBdr>
        </w:div>
      </w:divsChild>
    </w:div>
    <w:div w:id="476992914">
      <w:bodyDiv w:val="1"/>
      <w:marLeft w:val="0"/>
      <w:marRight w:val="0"/>
      <w:marTop w:val="0"/>
      <w:marBottom w:val="0"/>
      <w:divBdr>
        <w:top w:val="none" w:sz="0" w:space="0" w:color="auto"/>
        <w:left w:val="none" w:sz="0" w:space="0" w:color="auto"/>
        <w:bottom w:val="none" w:sz="0" w:space="0" w:color="auto"/>
        <w:right w:val="none" w:sz="0" w:space="0" w:color="auto"/>
      </w:divBdr>
    </w:div>
    <w:div w:id="482047082">
      <w:bodyDiv w:val="1"/>
      <w:marLeft w:val="0"/>
      <w:marRight w:val="0"/>
      <w:marTop w:val="0"/>
      <w:marBottom w:val="0"/>
      <w:divBdr>
        <w:top w:val="none" w:sz="0" w:space="0" w:color="auto"/>
        <w:left w:val="none" w:sz="0" w:space="0" w:color="auto"/>
        <w:bottom w:val="none" w:sz="0" w:space="0" w:color="auto"/>
        <w:right w:val="none" w:sz="0" w:space="0" w:color="auto"/>
      </w:divBdr>
    </w:div>
    <w:div w:id="487212949">
      <w:bodyDiv w:val="1"/>
      <w:marLeft w:val="0"/>
      <w:marRight w:val="0"/>
      <w:marTop w:val="0"/>
      <w:marBottom w:val="0"/>
      <w:divBdr>
        <w:top w:val="none" w:sz="0" w:space="0" w:color="auto"/>
        <w:left w:val="none" w:sz="0" w:space="0" w:color="auto"/>
        <w:bottom w:val="none" w:sz="0" w:space="0" w:color="auto"/>
        <w:right w:val="none" w:sz="0" w:space="0" w:color="auto"/>
      </w:divBdr>
    </w:div>
    <w:div w:id="489757675">
      <w:bodyDiv w:val="1"/>
      <w:marLeft w:val="0"/>
      <w:marRight w:val="0"/>
      <w:marTop w:val="0"/>
      <w:marBottom w:val="0"/>
      <w:divBdr>
        <w:top w:val="none" w:sz="0" w:space="0" w:color="auto"/>
        <w:left w:val="none" w:sz="0" w:space="0" w:color="auto"/>
        <w:bottom w:val="none" w:sz="0" w:space="0" w:color="auto"/>
        <w:right w:val="none" w:sz="0" w:space="0" w:color="auto"/>
      </w:divBdr>
    </w:div>
    <w:div w:id="492599233">
      <w:bodyDiv w:val="1"/>
      <w:marLeft w:val="0"/>
      <w:marRight w:val="0"/>
      <w:marTop w:val="0"/>
      <w:marBottom w:val="0"/>
      <w:divBdr>
        <w:top w:val="none" w:sz="0" w:space="0" w:color="auto"/>
        <w:left w:val="none" w:sz="0" w:space="0" w:color="auto"/>
        <w:bottom w:val="none" w:sz="0" w:space="0" w:color="auto"/>
        <w:right w:val="none" w:sz="0" w:space="0" w:color="auto"/>
      </w:divBdr>
    </w:div>
    <w:div w:id="500857802">
      <w:bodyDiv w:val="1"/>
      <w:marLeft w:val="0"/>
      <w:marRight w:val="0"/>
      <w:marTop w:val="0"/>
      <w:marBottom w:val="0"/>
      <w:divBdr>
        <w:top w:val="none" w:sz="0" w:space="0" w:color="auto"/>
        <w:left w:val="none" w:sz="0" w:space="0" w:color="auto"/>
        <w:bottom w:val="none" w:sz="0" w:space="0" w:color="auto"/>
        <w:right w:val="none" w:sz="0" w:space="0" w:color="auto"/>
      </w:divBdr>
    </w:div>
    <w:div w:id="503671860">
      <w:bodyDiv w:val="1"/>
      <w:marLeft w:val="0"/>
      <w:marRight w:val="0"/>
      <w:marTop w:val="0"/>
      <w:marBottom w:val="0"/>
      <w:divBdr>
        <w:top w:val="none" w:sz="0" w:space="0" w:color="auto"/>
        <w:left w:val="none" w:sz="0" w:space="0" w:color="auto"/>
        <w:bottom w:val="none" w:sz="0" w:space="0" w:color="auto"/>
        <w:right w:val="none" w:sz="0" w:space="0" w:color="auto"/>
      </w:divBdr>
    </w:div>
    <w:div w:id="510410150">
      <w:bodyDiv w:val="1"/>
      <w:marLeft w:val="0"/>
      <w:marRight w:val="0"/>
      <w:marTop w:val="0"/>
      <w:marBottom w:val="0"/>
      <w:divBdr>
        <w:top w:val="none" w:sz="0" w:space="0" w:color="auto"/>
        <w:left w:val="none" w:sz="0" w:space="0" w:color="auto"/>
        <w:bottom w:val="none" w:sz="0" w:space="0" w:color="auto"/>
        <w:right w:val="none" w:sz="0" w:space="0" w:color="auto"/>
      </w:divBdr>
    </w:div>
    <w:div w:id="510489062">
      <w:bodyDiv w:val="1"/>
      <w:marLeft w:val="0"/>
      <w:marRight w:val="0"/>
      <w:marTop w:val="0"/>
      <w:marBottom w:val="0"/>
      <w:divBdr>
        <w:top w:val="none" w:sz="0" w:space="0" w:color="auto"/>
        <w:left w:val="none" w:sz="0" w:space="0" w:color="auto"/>
        <w:bottom w:val="none" w:sz="0" w:space="0" w:color="auto"/>
        <w:right w:val="none" w:sz="0" w:space="0" w:color="auto"/>
      </w:divBdr>
      <w:divsChild>
        <w:div w:id="29571190">
          <w:marLeft w:val="480"/>
          <w:marRight w:val="0"/>
          <w:marTop w:val="0"/>
          <w:marBottom w:val="0"/>
          <w:divBdr>
            <w:top w:val="none" w:sz="0" w:space="0" w:color="auto"/>
            <w:left w:val="none" w:sz="0" w:space="0" w:color="auto"/>
            <w:bottom w:val="none" w:sz="0" w:space="0" w:color="auto"/>
            <w:right w:val="none" w:sz="0" w:space="0" w:color="auto"/>
          </w:divBdr>
        </w:div>
        <w:div w:id="68618413">
          <w:marLeft w:val="480"/>
          <w:marRight w:val="0"/>
          <w:marTop w:val="0"/>
          <w:marBottom w:val="0"/>
          <w:divBdr>
            <w:top w:val="none" w:sz="0" w:space="0" w:color="auto"/>
            <w:left w:val="none" w:sz="0" w:space="0" w:color="auto"/>
            <w:bottom w:val="none" w:sz="0" w:space="0" w:color="auto"/>
            <w:right w:val="none" w:sz="0" w:space="0" w:color="auto"/>
          </w:divBdr>
        </w:div>
        <w:div w:id="124931672">
          <w:marLeft w:val="480"/>
          <w:marRight w:val="0"/>
          <w:marTop w:val="0"/>
          <w:marBottom w:val="0"/>
          <w:divBdr>
            <w:top w:val="none" w:sz="0" w:space="0" w:color="auto"/>
            <w:left w:val="none" w:sz="0" w:space="0" w:color="auto"/>
            <w:bottom w:val="none" w:sz="0" w:space="0" w:color="auto"/>
            <w:right w:val="none" w:sz="0" w:space="0" w:color="auto"/>
          </w:divBdr>
        </w:div>
        <w:div w:id="171721289">
          <w:marLeft w:val="480"/>
          <w:marRight w:val="0"/>
          <w:marTop w:val="0"/>
          <w:marBottom w:val="0"/>
          <w:divBdr>
            <w:top w:val="none" w:sz="0" w:space="0" w:color="auto"/>
            <w:left w:val="none" w:sz="0" w:space="0" w:color="auto"/>
            <w:bottom w:val="none" w:sz="0" w:space="0" w:color="auto"/>
            <w:right w:val="none" w:sz="0" w:space="0" w:color="auto"/>
          </w:divBdr>
        </w:div>
        <w:div w:id="209078754">
          <w:marLeft w:val="480"/>
          <w:marRight w:val="0"/>
          <w:marTop w:val="0"/>
          <w:marBottom w:val="0"/>
          <w:divBdr>
            <w:top w:val="none" w:sz="0" w:space="0" w:color="auto"/>
            <w:left w:val="none" w:sz="0" w:space="0" w:color="auto"/>
            <w:bottom w:val="none" w:sz="0" w:space="0" w:color="auto"/>
            <w:right w:val="none" w:sz="0" w:space="0" w:color="auto"/>
          </w:divBdr>
        </w:div>
        <w:div w:id="214900101">
          <w:marLeft w:val="480"/>
          <w:marRight w:val="0"/>
          <w:marTop w:val="0"/>
          <w:marBottom w:val="0"/>
          <w:divBdr>
            <w:top w:val="none" w:sz="0" w:space="0" w:color="auto"/>
            <w:left w:val="none" w:sz="0" w:space="0" w:color="auto"/>
            <w:bottom w:val="none" w:sz="0" w:space="0" w:color="auto"/>
            <w:right w:val="none" w:sz="0" w:space="0" w:color="auto"/>
          </w:divBdr>
        </w:div>
        <w:div w:id="253786605">
          <w:marLeft w:val="480"/>
          <w:marRight w:val="0"/>
          <w:marTop w:val="0"/>
          <w:marBottom w:val="0"/>
          <w:divBdr>
            <w:top w:val="none" w:sz="0" w:space="0" w:color="auto"/>
            <w:left w:val="none" w:sz="0" w:space="0" w:color="auto"/>
            <w:bottom w:val="none" w:sz="0" w:space="0" w:color="auto"/>
            <w:right w:val="none" w:sz="0" w:space="0" w:color="auto"/>
          </w:divBdr>
        </w:div>
        <w:div w:id="333534959">
          <w:marLeft w:val="480"/>
          <w:marRight w:val="0"/>
          <w:marTop w:val="0"/>
          <w:marBottom w:val="0"/>
          <w:divBdr>
            <w:top w:val="none" w:sz="0" w:space="0" w:color="auto"/>
            <w:left w:val="none" w:sz="0" w:space="0" w:color="auto"/>
            <w:bottom w:val="none" w:sz="0" w:space="0" w:color="auto"/>
            <w:right w:val="none" w:sz="0" w:space="0" w:color="auto"/>
          </w:divBdr>
        </w:div>
        <w:div w:id="365830798">
          <w:marLeft w:val="480"/>
          <w:marRight w:val="0"/>
          <w:marTop w:val="0"/>
          <w:marBottom w:val="0"/>
          <w:divBdr>
            <w:top w:val="none" w:sz="0" w:space="0" w:color="auto"/>
            <w:left w:val="none" w:sz="0" w:space="0" w:color="auto"/>
            <w:bottom w:val="none" w:sz="0" w:space="0" w:color="auto"/>
            <w:right w:val="none" w:sz="0" w:space="0" w:color="auto"/>
          </w:divBdr>
        </w:div>
        <w:div w:id="375010508">
          <w:marLeft w:val="480"/>
          <w:marRight w:val="0"/>
          <w:marTop w:val="0"/>
          <w:marBottom w:val="0"/>
          <w:divBdr>
            <w:top w:val="none" w:sz="0" w:space="0" w:color="auto"/>
            <w:left w:val="none" w:sz="0" w:space="0" w:color="auto"/>
            <w:bottom w:val="none" w:sz="0" w:space="0" w:color="auto"/>
            <w:right w:val="none" w:sz="0" w:space="0" w:color="auto"/>
          </w:divBdr>
        </w:div>
        <w:div w:id="392432941">
          <w:marLeft w:val="480"/>
          <w:marRight w:val="0"/>
          <w:marTop w:val="0"/>
          <w:marBottom w:val="0"/>
          <w:divBdr>
            <w:top w:val="none" w:sz="0" w:space="0" w:color="auto"/>
            <w:left w:val="none" w:sz="0" w:space="0" w:color="auto"/>
            <w:bottom w:val="none" w:sz="0" w:space="0" w:color="auto"/>
            <w:right w:val="none" w:sz="0" w:space="0" w:color="auto"/>
          </w:divBdr>
        </w:div>
        <w:div w:id="432171731">
          <w:marLeft w:val="480"/>
          <w:marRight w:val="0"/>
          <w:marTop w:val="0"/>
          <w:marBottom w:val="0"/>
          <w:divBdr>
            <w:top w:val="none" w:sz="0" w:space="0" w:color="auto"/>
            <w:left w:val="none" w:sz="0" w:space="0" w:color="auto"/>
            <w:bottom w:val="none" w:sz="0" w:space="0" w:color="auto"/>
            <w:right w:val="none" w:sz="0" w:space="0" w:color="auto"/>
          </w:divBdr>
        </w:div>
        <w:div w:id="513419772">
          <w:marLeft w:val="480"/>
          <w:marRight w:val="0"/>
          <w:marTop w:val="0"/>
          <w:marBottom w:val="0"/>
          <w:divBdr>
            <w:top w:val="none" w:sz="0" w:space="0" w:color="auto"/>
            <w:left w:val="none" w:sz="0" w:space="0" w:color="auto"/>
            <w:bottom w:val="none" w:sz="0" w:space="0" w:color="auto"/>
            <w:right w:val="none" w:sz="0" w:space="0" w:color="auto"/>
          </w:divBdr>
        </w:div>
        <w:div w:id="578443943">
          <w:marLeft w:val="480"/>
          <w:marRight w:val="0"/>
          <w:marTop w:val="0"/>
          <w:marBottom w:val="0"/>
          <w:divBdr>
            <w:top w:val="none" w:sz="0" w:space="0" w:color="auto"/>
            <w:left w:val="none" w:sz="0" w:space="0" w:color="auto"/>
            <w:bottom w:val="none" w:sz="0" w:space="0" w:color="auto"/>
            <w:right w:val="none" w:sz="0" w:space="0" w:color="auto"/>
          </w:divBdr>
        </w:div>
        <w:div w:id="602345562">
          <w:marLeft w:val="480"/>
          <w:marRight w:val="0"/>
          <w:marTop w:val="0"/>
          <w:marBottom w:val="0"/>
          <w:divBdr>
            <w:top w:val="none" w:sz="0" w:space="0" w:color="auto"/>
            <w:left w:val="none" w:sz="0" w:space="0" w:color="auto"/>
            <w:bottom w:val="none" w:sz="0" w:space="0" w:color="auto"/>
            <w:right w:val="none" w:sz="0" w:space="0" w:color="auto"/>
          </w:divBdr>
        </w:div>
        <w:div w:id="626161394">
          <w:marLeft w:val="480"/>
          <w:marRight w:val="0"/>
          <w:marTop w:val="0"/>
          <w:marBottom w:val="0"/>
          <w:divBdr>
            <w:top w:val="none" w:sz="0" w:space="0" w:color="auto"/>
            <w:left w:val="none" w:sz="0" w:space="0" w:color="auto"/>
            <w:bottom w:val="none" w:sz="0" w:space="0" w:color="auto"/>
            <w:right w:val="none" w:sz="0" w:space="0" w:color="auto"/>
          </w:divBdr>
        </w:div>
        <w:div w:id="633485235">
          <w:marLeft w:val="480"/>
          <w:marRight w:val="0"/>
          <w:marTop w:val="0"/>
          <w:marBottom w:val="0"/>
          <w:divBdr>
            <w:top w:val="none" w:sz="0" w:space="0" w:color="auto"/>
            <w:left w:val="none" w:sz="0" w:space="0" w:color="auto"/>
            <w:bottom w:val="none" w:sz="0" w:space="0" w:color="auto"/>
            <w:right w:val="none" w:sz="0" w:space="0" w:color="auto"/>
          </w:divBdr>
        </w:div>
        <w:div w:id="634145315">
          <w:marLeft w:val="480"/>
          <w:marRight w:val="0"/>
          <w:marTop w:val="0"/>
          <w:marBottom w:val="0"/>
          <w:divBdr>
            <w:top w:val="none" w:sz="0" w:space="0" w:color="auto"/>
            <w:left w:val="none" w:sz="0" w:space="0" w:color="auto"/>
            <w:bottom w:val="none" w:sz="0" w:space="0" w:color="auto"/>
            <w:right w:val="none" w:sz="0" w:space="0" w:color="auto"/>
          </w:divBdr>
        </w:div>
        <w:div w:id="796874921">
          <w:marLeft w:val="480"/>
          <w:marRight w:val="0"/>
          <w:marTop w:val="0"/>
          <w:marBottom w:val="0"/>
          <w:divBdr>
            <w:top w:val="none" w:sz="0" w:space="0" w:color="auto"/>
            <w:left w:val="none" w:sz="0" w:space="0" w:color="auto"/>
            <w:bottom w:val="none" w:sz="0" w:space="0" w:color="auto"/>
            <w:right w:val="none" w:sz="0" w:space="0" w:color="auto"/>
          </w:divBdr>
        </w:div>
        <w:div w:id="858659537">
          <w:marLeft w:val="480"/>
          <w:marRight w:val="0"/>
          <w:marTop w:val="0"/>
          <w:marBottom w:val="0"/>
          <w:divBdr>
            <w:top w:val="none" w:sz="0" w:space="0" w:color="auto"/>
            <w:left w:val="none" w:sz="0" w:space="0" w:color="auto"/>
            <w:bottom w:val="none" w:sz="0" w:space="0" w:color="auto"/>
            <w:right w:val="none" w:sz="0" w:space="0" w:color="auto"/>
          </w:divBdr>
        </w:div>
        <w:div w:id="858853885">
          <w:marLeft w:val="480"/>
          <w:marRight w:val="0"/>
          <w:marTop w:val="0"/>
          <w:marBottom w:val="0"/>
          <w:divBdr>
            <w:top w:val="none" w:sz="0" w:space="0" w:color="auto"/>
            <w:left w:val="none" w:sz="0" w:space="0" w:color="auto"/>
            <w:bottom w:val="none" w:sz="0" w:space="0" w:color="auto"/>
            <w:right w:val="none" w:sz="0" w:space="0" w:color="auto"/>
          </w:divBdr>
        </w:div>
        <w:div w:id="1014843979">
          <w:marLeft w:val="480"/>
          <w:marRight w:val="0"/>
          <w:marTop w:val="0"/>
          <w:marBottom w:val="0"/>
          <w:divBdr>
            <w:top w:val="none" w:sz="0" w:space="0" w:color="auto"/>
            <w:left w:val="none" w:sz="0" w:space="0" w:color="auto"/>
            <w:bottom w:val="none" w:sz="0" w:space="0" w:color="auto"/>
            <w:right w:val="none" w:sz="0" w:space="0" w:color="auto"/>
          </w:divBdr>
        </w:div>
        <w:div w:id="1028525271">
          <w:marLeft w:val="480"/>
          <w:marRight w:val="0"/>
          <w:marTop w:val="0"/>
          <w:marBottom w:val="0"/>
          <w:divBdr>
            <w:top w:val="none" w:sz="0" w:space="0" w:color="auto"/>
            <w:left w:val="none" w:sz="0" w:space="0" w:color="auto"/>
            <w:bottom w:val="none" w:sz="0" w:space="0" w:color="auto"/>
            <w:right w:val="none" w:sz="0" w:space="0" w:color="auto"/>
          </w:divBdr>
        </w:div>
        <w:div w:id="1030954393">
          <w:marLeft w:val="480"/>
          <w:marRight w:val="0"/>
          <w:marTop w:val="0"/>
          <w:marBottom w:val="0"/>
          <w:divBdr>
            <w:top w:val="none" w:sz="0" w:space="0" w:color="auto"/>
            <w:left w:val="none" w:sz="0" w:space="0" w:color="auto"/>
            <w:bottom w:val="none" w:sz="0" w:space="0" w:color="auto"/>
            <w:right w:val="none" w:sz="0" w:space="0" w:color="auto"/>
          </w:divBdr>
        </w:div>
        <w:div w:id="1068187722">
          <w:marLeft w:val="480"/>
          <w:marRight w:val="0"/>
          <w:marTop w:val="0"/>
          <w:marBottom w:val="0"/>
          <w:divBdr>
            <w:top w:val="none" w:sz="0" w:space="0" w:color="auto"/>
            <w:left w:val="none" w:sz="0" w:space="0" w:color="auto"/>
            <w:bottom w:val="none" w:sz="0" w:space="0" w:color="auto"/>
            <w:right w:val="none" w:sz="0" w:space="0" w:color="auto"/>
          </w:divBdr>
        </w:div>
        <w:div w:id="1092748403">
          <w:marLeft w:val="480"/>
          <w:marRight w:val="0"/>
          <w:marTop w:val="0"/>
          <w:marBottom w:val="0"/>
          <w:divBdr>
            <w:top w:val="none" w:sz="0" w:space="0" w:color="auto"/>
            <w:left w:val="none" w:sz="0" w:space="0" w:color="auto"/>
            <w:bottom w:val="none" w:sz="0" w:space="0" w:color="auto"/>
            <w:right w:val="none" w:sz="0" w:space="0" w:color="auto"/>
          </w:divBdr>
        </w:div>
        <w:div w:id="1226179513">
          <w:marLeft w:val="480"/>
          <w:marRight w:val="0"/>
          <w:marTop w:val="0"/>
          <w:marBottom w:val="0"/>
          <w:divBdr>
            <w:top w:val="none" w:sz="0" w:space="0" w:color="auto"/>
            <w:left w:val="none" w:sz="0" w:space="0" w:color="auto"/>
            <w:bottom w:val="none" w:sz="0" w:space="0" w:color="auto"/>
            <w:right w:val="none" w:sz="0" w:space="0" w:color="auto"/>
          </w:divBdr>
        </w:div>
        <w:div w:id="1236434927">
          <w:marLeft w:val="480"/>
          <w:marRight w:val="0"/>
          <w:marTop w:val="0"/>
          <w:marBottom w:val="0"/>
          <w:divBdr>
            <w:top w:val="none" w:sz="0" w:space="0" w:color="auto"/>
            <w:left w:val="none" w:sz="0" w:space="0" w:color="auto"/>
            <w:bottom w:val="none" w:sz="0" w:space="0" w:color="auto"/>
            <w:right w:val="none" w:sz="0" w:space="0" w:color="auto"/>
          </w:divBdr>
        </w:div>
        <w:div w:id="1245844955">
          <w:marLeft w:val="480"/>
          <w:marRight w:val="0"/>
          <w:marTop w:val="0"/>
          <w:marBottom w:val="0"/>
          <w:divBdr>
            <w:top w:val="none" w:sz="0" w:space="0" w:color="auto"/>
            <w:left w:val="none" w:sz="0" w:space="0" w:color="auto"/>
            <w:bottom w:val="none" w:sz="0" w:space="0" w:color="auto"/>
            <w:right w:val="none" w:sz="0" w:space="0" w:color="auto"/>
          </w:divBdr>
        </w:div>
        <w:div w:id="1318222816">
          <w:marLeft w:val="480"/>
          <w:marRight w:val="0"/>
          <w:marTop w:val="0"/>
          <w:marBottom w:val="0"/>
          <w:divBdr>
            <w:top w:val="none" w:sz="0" w:space="0" w:color="auto"/>
            <w:left w:val="none" w:sz="0" w:space="0" w:color="auto"/>
            <w:bottom w:val="none" w:sz="0" w:space="0" w:color="auto"/>
            <w:right w:val="none" w:sz="0" w:space="0" w:color="auto"/>
          </w:divBdr>
        </w:div>
        <w:div w:id="1383402187">
          <w:marLeft w:val="480"/>
          <w:marRight w:val="0"/>
          <w:marTop w:val="0"/>
          <w:marBottom w:val="0"/>
          <w:divBdr>
            <w:top w:val="none" w:sz="0" w:space="0" w:color="auto"/>
            <w:left w:val="none" w:sz="0" w:space="0" w:color="auto"/>
            <w:bottom w:val="none" w:sz="0" w:space="0" w:color="auto"/>
            <w:right w:val="none" w:sz="0" w:space="0" w:color="auto"/>
          </w:divBdr>
        </w:div>
        <w:div w:id="1395274979">
          <w:marLeft w:val="480"/>
          <w:marRight w:val="0"/>
          <w:marTop w:val="0"/>
          <w:marBottom w:val="0"/>
          <w:divBdr>
            <w:top w:val="none" w:sz="0" w:space="0" w:color="auto"/>
            <w:left w:val="none" w:sz="0" w:space="0" w:color="auto"/>
            <w:bottom w:val="none" w:sz="0" w:space="0" w:color="auto"/>
            <w:right w:val="none" w:sz="0" w:space="0" w:color="auto"/>
          </w:divBdr>
        </w:div>
        <w:div w:id="1409497803">
          <w:marLeft w:val="480"/>
          <w:marRight w:val="0"/>
          <w:marTop w:val="0"/>
          <w:marBottom w:val="0"/>
          <w:divBdr>
            <w:top w:val="none" w:sz="0" w:space="0" w:color="auto"/>
            <w:left w:val="none" w:sz="0" w:space="0" w:color="auto"/>
            <w:bottom w:val="none" w:sz="0" w:space="0" w:color="auto"/>
            <w:right w:val="none" w:sz="0" w:space="0" w:color="auto"/>
          </w:divBdr>
        </w:div>
        <w:div w:id="1466118618">
          <w:marLeft w:val="480"/>
          <w:marRight w:val="0"/>
          <w:marTop w:val="0"/>
          <w:marBottom w:val="0"/>
          <w:divBdr>
            <w:top w:val="none" w:sz="0" w:space="0" w:color="auto"/>
            <w:left w:val="none" w:sz="0" w:space="0" w:color="auto"/>
            <w:bottom w:val="none" w:sz="0" w:space="0" w:color="auto"/>
            <w:right w:val="none" w:sz="0" w:space="0" w:color="auto"/>
          </w:divBdr>
        </w:div>
        <w:div w:id="1483043802">
          <w:marLeft w:val="480"/>
          <w:marRight w:val="0"/>
          <w:marTop w:val="0"/>
          <w:marBottom w:val="0"/>
          <w:divBdr>
            <w:top w:val="none" w:sz="0" w:space="0" w:color="auto"/>
            <w:left w:val="none" w:sz="0" w:space="0" w:color="auto"/>
            <w:bottom w:val="none" w:sz="0" w:space="0" w:color="auto"/>
            <w:right w:val="none" w:sz="0" w:space="0" w:color="auto"/>
          </w:divBdr>
        </w:div>
        <w:div w:id="1523978599">
          <w:marLeft w:val="480"/>
          <w:marRight w:val="0"/>
          <w:marTop w:val="0"/>
          <w:marBottom w:val="0"/>
          <w:divBdr>
            <w:top w:val="none" w:sz="0" w:space="0" w:color="auto"/>
            <w:left w:val="none" w:sz="0" w:space="0" w:color="auto"/>
            <w:bottom w:val="none" w:sz="0" w:space="0" w:color="auto"/>
            <w:right w:val="none" w:sz="0" w:space="0" w:color="auto"/>
          </w:divBdr>
        </w:div>
        <w:div w:id="1556231917">
          <w:marLeft w:val="480"/>
          <w:marRight w:val="0"/>
          <w:marTop w:val="0"/>
          <w:marBottom w:val="0"/>
          <w:divBdr>
            <w:top w:val="none" w:sz="0" w:space="0" w:color="auto"/>
            <w:left w:val="none" w:sz="0" w:space="0" w:color="auto"/>
            <w:bottom w:val="none" w:sz="0" w:space="0" w:color="auto"/>
            <w:right w:val="none" w:sz="0" w:space="0" w:color="auto"/>
          </w:divBdr>
        </w:div>
        <w:div w:id="1556811588">
          <w:marLeft w:val="480"/>
          <w:marRight w:val="0"/>
          <w:marTop w:val="0"/>
          <w:marBottom w:val="0"/>
          <w:divBdr>
            <w:top w:val="none" w:sz="0" w:space="0" w:color="auto"/>
            <w:left w:val="none" w:sz="0" w:space="0" w:color="auto"/>
            <w:bottom w:val="none" w:sz="0" w:space="0" w:color="auto"/>
            <w:right w:val="none" w:sz="0" w:space="0" w:color="auto"/>
          </w:divBdr>
        </w:div>
        <w:div w:id="1557815034">
          <w:marLeft w:val="480"/>
          <w:marRight w:val="0"/>
          <w:marTop w:val="0"/>
          <w:marBottom w:val="0"/>
          <w:divBdr>
            <w:top w:val="none" w:sz="0" w:space="0" w:color="auto"/>
            <w:left w:val="none" w:sz="0" w:space="0" w:color="auto"/>
            <w:bottom w:val="none" w:sz="0" w:space="0" w:color="auto"/>
            <w:right w:val="none" w:sz="0" w:space="0" w:color="auto"/>
          </w:divBdr>
        </w:div>
        <w:div w:id="1576818681">
          <w:marLeft w:val="480"/>
          <w:marRight w:val="0"/>
          <w:marTop w:val="0"/>
          <w:marBottom w:val="0"/>
          <w:divBdr>
            <w:top w:val="none" w:sz="0" w:space="0" w:color="auto"/>
            <w:left w:val="none" w:sz="0" w:space="0" w:color="auto"/>
            <w:bottom w:val="none" w:sz="0" w:space="0" w:color="auto"/>
            <w:right w:val="none" w:sz="0" w:space="0" w:color="auto"/>
          </w:divBdr>
        </w:div>
        <w:div w:id="1577476030">
          <w:marLeft w:val="480"/>
          <w:marRight w:val="0"/>
          <w:marTop w:val="0"/>
          <w:marBottom w:val="0"/>
          <w:divBdr>
            <w:top w:val="none" w:sz="0" w:space="0" w:color="auto"/>
            <w:left w:val="none" w:sz="0" w:space="0" w:color="auto"/>
            <w:bottom w:val="none" w:sz="0" w:space="0" w:color="auto"/>
            <w:right w:val="none" w:sz="0" w:space="0" w:color="auto"/>
          </w:divBdr>
        </w:div>
        <w:div w:id="1579821392">
          <w:marLeft w:val="480"/>
          <w:marRight w:val="0"/>
          <w:marTop w:val="0"/>
          <w:marBottom w:val="0"/>
          <w:divBdr>
            <w:top w:val="none" w:sz="0" w:space="0" w:color="auto"/>
            <w:left w:val="none" w:sz="0" w:space="0" w:color="auto"/>
            <w:bottom w:val="none" w:sz="0" w:space="0" w:color="auto"/>
            <w:right w:val="none" w:sz="0" w:space="0" w:color="auto"/>
          </w:divBdr>
        </w:div>
        <w:div w:id="1623654800">
          <w:marLeft w:val="480"/>
          <w:marRight w:val="0"/>
          <w:marTop w:val="0"/>
          <w:marBottom w:val="0"/>
          <w:divBdr>
            <w:top w:val="none" w:sz="0" w:space="0" w:color="auto"/>
            <w:left w:val="none" w:sz="0" w:space="0" w:color="auto"/>
            <w:bottom w:val="none" w:sz="0" w:space="0" w:color="auto"/>
            <w:right w:val="none" w:sz="0" w:space="0" w:color="auto"/>
          </w:divBdr>
        </w:div>
        <w:div w:id="1642267070">
          <w:marLeft w:val="480"/>
          <w:marRight w:val="0"/>
          <w:marTop w:val="0"/>
          <w:marBottom w:val="0"/>
          <w:divBdr>
            <w:top w:val="none" w:sz="0" w:space="0" w:color="auto"/>
            <w:left w:val="none" w:sz="0" w:space="0" w:color="auto"/>
            <w:bottom w:val="none" w:sz="0" w:space="0" w:color="auto"/>
            <w:right w:val="none" w:sz="0" w:space="0" w:color="auto"/>
          </w:divBdr>
        </w:div>
        <w:div w:id="1738285363">
          <w:marLeft w:val="480"/>
          <w:marRight w:val="0"/>
          <w:marTop w:val="0"/>
          <w:marBottom w:val="0"/>
          <w:divBdr>
            <w:top w:val="none" w:sz="0" w:space="0" w:color="auto"/>
            <w:left w:val="none" w:sz="0" w:space="0" w:color="auto"/>
            <w:bottom w:val="none" w:sz="0" w:space="0" w:color="auto"/>
            <w:right w:val="none" w:sz="0" w:space="0" w:color="auto"/>
          </w:divBdr>
        </w:div>
        <w:div w:id="1744910023">
          <w:marLeft w:val="480"/>
          <w:marRight w:val="0"/>
          <w:marTop w:val="0"/>
          <w:marBottom w:val="0"/>
          <w:divBdr>
            <w:top w:val="none" w:sz="0" w:space="0" w:color="auto"/>
            <w:left w:val="none" w:sz="0" w:space="0" w:color="auto"/>
            <w:bottom w:val="none" w:sz="0" w:space="0" w:color="auto"/>
            <w:right w:val="none" w:sz="0" w:space="0" w:color="auto"/>
          </w:divBdr>
        </w:div>
        <w:div w:id="1760785854">
          <w:marLeft w:val="480"/>
          <w:marRight w:val="0"/>
          <w:marTop w:val="0"/>
          <w:marBottom w:val="0"/>
          <w:divBdr>
            <w:top w:val="none" w:sz="0" w:space="0" w:color="auto"/>
            <w:left w:val="none" w:sz="0" w:space="0" w:color="auto"/>
            <w:bottom w:val="none" w:sz="0" w:space="0" w:color="auto"/>
            <w:right w:val="none" w:sz="0" w:space="0" w:color="auto"/>
          </w:divBdr>
        </w:div>
        <w:div w:id="1810902753">
          <w:marLeft w:val="480"/>
          <w:marRight w:val="0"/>
          <w:marTop w:val="0"/>
          <w:marBottom w:val="0"/>
          <w:divBdr>
            <w:top w:val="none" w:sz="0" w:space="0" w:color="auto"/>
            <w:left w:val="none" w:sz="0" w:space="0" w:color="auto"/>
            <w:bottom w:val="none" w:sz="0" w:space="0" w:color="auto"/>
            <w:right w:val="none" w:sz="0" w:space="0" w:color="auto"/>
          </w:divBdr>
        </w:div>
        <w:div w:id="1845583796">
          <w:marLeft w:val="480"/>
          <w:marRight w:val="0"/>
          <w:marTop w:val="0"/>
          <w:marBottom w:val="0"/>
          <w:divBdr>
            <w:top w:val="none" w:sz="0" w:space="0" w:color="auto"/>
            <w:left w:val="none" w:sz="0" w:space="0" w:color="auto"/>
            <w:bottom w:val="none" w:sz="0" w:space="0" w:color="auto"/>
            <w:right w:val="none" w:sz="0" w:space="0" w:color="auto"/>
          </w:divBdr>
        </w:div>
        <w:div w:id="1873303976">
          <w:marLeft w:val="480"/>
          <w:marRight w:val="0"/>
          <w:marTop w:val="0"/>
          <w:marBottom w:val="0"/>
          <w:divBdr>
            <w:top w:val="none" w:sz="0" w:space="0" w:color="auto"/>
            <w:left w:val="none" w:sz="0" w:space="0" w:color="auto"/>
            <w:bottom w:val="none" w:sz="0" w:space="0" w:color="auto"/>
            <w:right w:val="none" w:sz="0" w:space="0" w:color="auto"/>
          </w:divBdr>
        </w:div>
        <w:div w:id="1875726905">
          <w:marLeft w:val="480"/>
          <w:marRight w:val="0"/>
          <w:marTop w:val="0"/>
          <w:marBottom w:val="0"/>
          <w:divBdr>
            <w:top w:val="none" w:sz="0" w:space="0" w:color="auto"/>
            <w:left w:val="none" w:sz="0" w:space="0" w:color="auto"/>
            <w:bottom w:val="none" w:sz="0" w:space="0" w:color="auto"/>
            <w:right w:val="none" w:sz="0" w:space="0" w:color="auto"/>
          </w:divBdr>
        </w:div>
        <w:div w:id="1909151371">
          <w:marLeft w:val="480"/>
          <w:marRight w:val="0"/>
          <w:marTop w:val="0"/>
          <w:marBottom w:val="0"/>
          <w:divBdr>
            <w:top w:val="none" w:sz="0" w:space="0" w:color="auto"/>
            <w:left w:val="none" w:sz="0" w:space="0" w:color="auto"/>
            <w:bottom w:val="none" w:sz="0" w:space="0" w:color="auto"/>
            <w:right w:val="none" w:sz="0" w:space="0" w:color="auto"/>
          </w:divBdr>
        </w:div>
        <w:div w:id="1944528176">
          <w:marLeft w:val="480"/>
          <w:marRight w:val="0"/>
          <w:marTop w:val="0"/>
          <w:marBottom w:val="0"/>
          <w:divBdr>
            <w:top w:val="none" w:sz="0" w:space="0" w:color="auto"/>
            <w:left w:val="none" w:sz="0" w:space="0" w:color="auto"/>
            <w:bottom w:val="none" w:sz="0" w:space="0" w:color="auto"/>
            <w:right w:val="none" w:sz="0" w:space="0" w:color="auto"/>
          </w:divBdr>
        </w:div>
        <w:div w:id="2005888081">
          <w:marLeft w:val="480"/>
          <w:marRight w:val="0"/>
          <w:marTop w:val="0"/>
          <w:marBottom w:val="0"/>
          <w:divBdr>
            <w:top w:val="none" w:sz="0" w:space="0" w:color="auto"/>
            <w:left w:val="none" w:sz="0" w:space="0" w:color="auto"/>
            <w:bottom w:val="none" w:sz="0" w:space="0" w:color="auto"/>
            <w:right w:val="none" w:sz="0" w:space="0" w:color="auto"/>
          </w:divBdr>
        </w:div>
        <w:div w:id="2039815873">
          <w:marLeft w:val="480"/>
          <w:marRight w:val="0"/>
          <w:marTop w:val="0"/>
          <w:marBottom w:val="0"/>
          <w:divBdr>
            <w:top w:val="none" w:sz="0" w:space="0" w:color="auto"/>
            <w:left w:val="none" w:sz="0" w:space="0" w:color="auto"/>
            <w:bottom w:val="none" w:sz="0" w:space="0" w:color="auto"/>
            <w:right w:val="none" w:sz="0" w:space="0" w:color="auto"/>
          </w:divBdr>
        </w:div>
        <w:div w:id="2054691659">
          <w:marLeft w:val="480"/>
          <w:marRight w:val="0"/>
          <w:marTop w:val="0"/>
          <w:marBottom w:val="0"/>
          <w:divBdr>
            <w:top w:val="none" w:sz="0" w:space="0" w:color="auto"/>
            <w:left w:val="none" w:sz="0" w:space="0" w:color="auto"/>
            <w:bottom w:val="none" w:sz="0" w:space="0" w:color="auto"/>
            <w:right w:val="none" w:sz="0" w:space="0" w:color="auto"/>
          </w:divBdr>
        </w:div>
        <w:div w:id="2124764788">
          <w:marLeft w:val="480"/>
          <w:marRight w:val="0"/>
          <w:marTop w:val="0"/>
          <w:marBottom w:val="0"/>
          <w:divBdr>
            <w:top w:val="none" w:sz="0" w:space="0" w:color="auto"/>
            <w:left w:val="none" w:sz="0" w:space="0" w:color="auto"/>
            <w:bottom w:val="none" w:sz="0" w:space="0" w:color="auto"/>
            <w:right w:val="none" w:sz="0" w:space="0" w:color="auto"/>
          </w:divBdr>
        </w:div>
      </w:divsChild>
    </w:div>
    <w:div w:id="510802567">
      <w:bodyDiv w:val="1"/>
      <w:marLeft w:val="0"/>
      <w:marRight w:val="0"/>
      <w:marTop w:val="0"/>
      <w:marBottom w:val="0"/>
      <w:divBdr>
        <w:top w:val="none" w:sz="0" w:space="0" w:color="auto"/>
        <w:left w:val="none" w:sz="0" w:space="0" w:color="auto"/>
        <w:bottom w:val="none" w:sz="0" w:space="0" w:color="auto"/>
        <w:right w:val="none" w:sz="0" w:space="0" w:color="auto"/>
      </w:divBdr>
    </w:div>
    <w:div w:id="511146665">
      <w:bodyDiv w:val="1"/>
      <w:marLeft w:val="0"/>
      <w:marRight w:val="0"/>
      <w:marTop w:val="0"/>
      <w:marBottom w:val="0"/>
      <w:divBdr>
        <w:top w:val="none" w:sz="0" w:space="0" w:color="auto"/>
        <w:left w:val="none" w:sz="0" w:space="0" w:color="auto"/>
        <w:bottom w:val="none" w:sz="0" w:space="0" w:color="auto"/>
        <w:right w:val="none" w:sz="0" w:space="0" w:color="auto"/>
      </w:divBdr>
    </w:div>
    <w:div w:id="522673889">
      <w:bodyDiv w:val="1"/>
      <w:marLeft w:val="0"/>
      <w:marRight w:val="0"/>
      <w:marTop w:val="0"/>
      <w:marBottom w:val="0"/>
      <w:divBdr>
        <w:top w:val="none" w:sz="0" w:space="0" w:color="auto"/>
        <w:left w:val="none" w:sz="0" w:space="0" w:color="auto"/>
        <w:bottom w:val="none" w:sz="0" w:space="0" w:color="auto"/>
        <w:right w:val="none" w:sz="0" w:space="0" w:color="auto"/>
      </w:divBdr>
    </w:div>
    <w:div w:id="524515400">
      <w:bodyDiv w:val="1"/>
      <w:marLeft w:val="0"/>
      <w:marRight w:val="0"/>
      <w:marTop w:val="0"/>
      <w:marBottom w:val="0"/>
      <w:divBdr>
        <w:top w:val="none" w:sz="0" w:space="0" w:color="auto"/>
        <w:left w:val="none" w:sz="0" w:space="0" w:color="auto"/>
        <w:bottom w:val="none" w:sz="0" w:space="0" w:color="auto"/>
        <w:right w:val="none" w:sz="0" w:space="0" w:color="auto"/>
      </w:divBdr>
      <w:divsChild>
        <w:div w:id="8874915">
          <w:marLeft w:val="480"/>
          <w:marRight w:val="0"/>
          <w:marTop w:val="0"/>
          <w:marBottom w:val="0"/>
          <w:divBdr>
            <w:top w:val="none" w:sz="0" w:space="0" w:color="auto"/>
            <w:left w:val="none" w:sz="0" w:space="0" w:color="auto"/>
            <w:bottom w:val="none" w:sz="0" w:space="0" w:color="auto"/>
            <w:right w:val="none" w:sz="0" w:space="0" w:color="auto"/>
          </w:divBdr>
        </w:div>
        <w:div w:id="33121447">
          <w:marLeft w:val="480"/>
          <w:marRight w:val="0"/>
          <w:marTop w:val="0"/>
          <w:marBottom w:val="0"/>
          <w:divBdr>
            <w:top w:val="none" w:sz="0" w:space="0" w:color="auto"/>
            <w:left w:val="none" w:sz="0" w:space="0" w:color="auto"/>
            <w:bottom w:val="none" w:sz="0" w:space="0" w:color="auto"/>
            <w:right w:val="none" w:sz="0" w:space="0" w:color="auto"/>
          </w:divBdr>
        </w:div>
        <w:div w:id="107818852">
          <w:marLeft w:val="480"/>
          <w:marRight w:val="0"/>
          <w:marTop w:val="0"/>
          <w:marBottom w:val="0"/>
          <w:divBdr>
            <w:top w:val="none" w:sz="0" w:space="0" w:color="auto"/>
            <w:left w:val="none" w:sz="0" w:space="0" w:color="auto"/>
            <w:bottom w:val="none" w:sz="0" w:space="0" w:color="auto"/>
            <w:right w:val="none" w:sz="0" w:space="0" w:color="auto"/>
          </w:divBdr>
        </w:div>
        <w:div w:id="268197263">
          <w:marLeft w:val="480"/>
          <w:marRight w:val="0"/>
          <w:marTop w:val="0"/>
          <w:marBottom w:val="0"/>
          <w:divBdr>
            <w:top w:val="none" w:sz="0" w:space="0" w:color="auto"/>
            <w:left w:val="none" w:sz="0" w:space="0" w:color="auto"/>
            <w:bottom w:val="none" w:sz="0" w:space="0" w:color="auto"/>
            <w:right w:val="none" w:sz="0" w:space="0" w:color="auto"/>
          </w:divBdr>
        </w:div>
        <w:div w:id="289409499">
          <w:marLeft w:val="480"/>
          <w:marRight w:val="0"/>
          <w:marTop w:val="0"/>
          <w:marBottom w:val="0"/>
          <w:divBdr>
            <w:top w:val="none" w:sz="0" w:space="0" w:color="auto"/>
            <w:left w:val="none" w:sz="0" w:space="0" w:color="auto"/>
            <w:bottom w:val="none" w:sz="0" w:space="0" w:color="auto"/>
            <w:right w:val="none" w:sz="0" w:space="0" w:color="auto"/>
          </w:divBdr>
        </w:div>
        <w:div w:id="332338024">
          <w:marLeft w:val="480"/>
          <w:marRight w:val="0"/>
          <w:marTop w:val="0"/>
          <w:marBottom w:val="0"/>
          <w:divBdr>
            <w:top w:val="none" w:sz="0" w:space="0" w:color="auto"/>
            <w:left w:val="none" w:sz="0" w:space="0" w:color="auto"/>
            <w:bottom w:val="none" w:sz="0" w:space="0" w:color="auto"/>
            <w:right w:val="none" w:sz="0" w:space="0" w:color="auto"/>
          </w:divBdr>
        </w:div>
        <w:div w:id="339551211">
          <w:marLeft w:val="480"/>
          <w:marRight w:val="0"/>
          <w:marTop w:val="0"/>
          <w:marBottom w:val="0"/>
          <w:divBdr>
            <w:top w:val="none" w:sz="0" w:space="0" w:color="auto"/>
            <w:left w:val="none" w:sz="0" w:space="0" w:color="auto"/>
            <w:bottom w:val="none" w:sz="0" w:space="0" w:color="auto"/>
            <w:right w:val="none" w:sz="0" w:space="0" w:color="auto"/>
          </w:divBdr>
        </w:div>
        <w:div w:id="542209435">
          <w:marLeft w:val="480"/>
          <w:marRight w:val="0"/>
          <w:marTop w:val="0"/>
          <w:marBottom w:val="0"/>
          <w:divBdr>
            <w:top w:val="none" w:sz="0" w:space="0" w:color="auto"/>
            <w:left w:val="none" w:sz="0" w:space="0" w:color="auto"/>
            <w:bottom w:val="none" w:sz="0" w:space="0" w:color="auto"/>
            <w:right w:val="none" w:sz="0" w:space="0" w:color="auto"/>
          </w:divBdr>
        </w:div>
        <w:div w:id="547450882">
          <w:marLeft w:val="480"/>
          <w:marRight w:val="0"/>
          <w:marTop w:val="0"/>
          <w:marBottom w:val="0"/>
          <w:divBdr>
            <w:top w:val="none" w:sz="0" w:space="0" w:color="auto"/>
            <w:left w:val="none" w:sz="0" w:space="0" w:color="auto"/>
            <w:bottom w:val="none" w:sz="0" w:space="0" w:color="auto"/>
            <w:right w:val="none" w:sz="0" w:space="0" w:color="auto"/>
          </w:divBdr>
        </w:div>
        <w:div w:id="603807155">
          <w:marLeft w:val="480"/>
          <w:marRight w:val="0"/>
          <w:marTop w:val="0"/>
          <w:marBottom w:val="0"/>
          <w:divBdr>
            <w:top w:val="none" w:sz="0" w:space="0" w:color="auto"/>
            <w:left w:val="none" w:sz="0" w:space="0" w:color="auto"/>
            <w:bottom w:val="none" w:sz="0" w:space="0" w:color="auto"/>
            <w:right w:val="none" w:sz="0" w:space="0" w:color="auto"/>
          </w:divBdr>
        </w:div>
        <w:div w:id="658654805">
          <w:marLeft w:val="480"/>
          <w:marRight w:val="0"/>
          <w:marTop w:val="0"/>
          <w:marBottom w:val="0"/>
          <w:divBdr>
            <w:top w:val="none" w:sz="0" w:space="0" w:color="auto"/>
            <w:left w:val="none" w:sz="0" w:space="0" w:color="auto"/>
            <w:bottom w:val="none" w:sz="0" w:space="0" w:color="auto"/>
            <w:right w:val="none" w:sz="0" w:space="0" w:color="auto"/>
          </w:divBdr>
        </w:div>
        <w:div w:id="679619681">
          <w:marLeft w:val="480"/>
          <w:marRight w:val="0"/>
          <w:marTop w:val="0"/>
          <w:marBottom w:val="0"/>
          <w:divBdr>
            <w:top w:val="none" w:sz="0" w:space="0" w:color="auto"/>
            <w:left w:val="none" w:sz="0" w:space="0" w:color="auto"/>
            <w:bottom w:val="none" w:sz="0" w:space="0" w:color="auto"/>
            <w:right w:val="none" w:sz="0" w:space="0" w:color="auto"/>
          </w:divBdr>
        </w:div>
        <w:div w:id="785537769">
          <w:marLeft w:val="480"/>
          <w:marRight w:val="0"/>
          <w:marTop w:val="0"/>
          <w:marBottom w:val="0"/>
          <w:divBdr>
            <w:top w:val="none" w:sz="0" w:space="0" w:color="auto"/>
            <w:left w:val="none" w:sz="0" w:space="0" w:color="auto"/>
            <w:bottom w:val="none" w:sz="0" w:space="0" w:color="auto"/>
            <w:right w:val="none" w:sz="0" w:space="0" w:color="auto"/>
          </w:divBdr>
        </w:div>
        <w:div w:id="895168548">
          <w:marLeft w:val="480"/>
          <w:marRight w:val="0"/>
          <w:marTop w:val="0"/>
          <w:marBottom w:val="0"/>
          <w:divBdr>
            <w:top w:val="none" w:sz="0" w:space="0" w:color="auto"/>
            <w:left w:val="none" w:sz="0" w:space="0" w:color="auto"/>
            <w:bottom w:val="none" w:sz="0" w:space="0" w:color="auto"/>
            <w:right w:val="none" w:sz="0" w:space="0" w:color="auto"/>
          </w:divBdr>
        </w:div>
        <w:div w:id="1000351219">
          <w:marLeft w:val="480"/>
          <w:marRight w:val="0"/>
          <w:marTop w:val="0"/>
          <w:marBottom w:val="0"/>
          <w:divBdr>
            <w:top w:val="none" w:sz="0" w:space="0" w:color="auto"/>
            <w:left w:val="none" w:sz="0" w:space="0" w:color="auto"/>
            <w:bottom w:val="none" w:sz="0" w:space="0" w:color="auto"/>
            <w:right w:val="none" w:sz="0" w:space="0" w:color="auto"/>
          </w:divBdr>
        </w:div>
        <w:div w:id="1065373026">
          <w:marLeft w:val="480"/>
          <w:marRight w:val="0"/>
          <w:marTop w:val="0"/>
          <w:marBottom w:val="0"/>
          <w:divBdr>
            <w:top w:val="none" w:sz="0" w:space="0" w:color="auto"/>
            <w:left w:val="none" w:sz="0" w:space="0" w:color="auto"/>
            <w:bottom w:val="none" w:sz="0" w:space="0" w:color="auto"/>
            <w:right w:val="none" w:sz="0" w:space="0" w:color="auto"/>
          </w:divBdr>
        </w:div>
        <w:div w:id="1095591115">
          <w:marLeft w:val="480"/>
          <w:marRight w:val="0"/>
          <w:marTop w:val="0"/>
          <w:marBottom w:val="0"/>
          <w:divBdr>
            <w:top w:val="none" w:sz="0" w:space="0" w:color="auto"/>
            <w:left w:val="none" w:sz="0" w:space="0" w:color="auto"/>
            <w:bottom w:val="none" w:sz="0" w:space="0" w:color="auto"/>
            <w:right w:val="none" w:sz="0" w:space="0" w:color="auto"/>
          </w:divBdr>
        </w:div>
        <w:div w:id="1132527719">
          <w:marLeft w:val="480"/>
          <w:marRight w:val="0"/>
          <w:marTop w:val="0"/>
          <w:marBottom w:val="0"/>
          <w:divBdr>
            <w:top w:val="none" w:sz="0" w:space="0" w:color="auto"/>
            <w:left w:val="none" w:sz="0" w:space="0" w:color="auto"/>
            <w:bottom w:val="none" w:sz="0" w:space="0" w:color="auto"/>
            <w:right w:val="none" w:sz="0" w:space="0" w:color="auto"/>
          </w:divBdr>
        </w:div>
        <w:div w:id="1157696671">
          <w:marLeft w:val="480"/>
          <w:marRight w:val="0"/>
          <w:marTop w:val="0"/>
          <w:marBottom w:val="0"/>
          <w:divBdr>
            <w:top w:val="none" w:sz="0" w:space="0" w:color="auto"/>
            <w:left w:val="none" w:sz="0" w:space="0" w:color="auto"/>
            <w:bottom w:val="none" w:sz="0" w:space="0" w:color="auto"/>
            <w:right w:val="none" w:sz="0" w:space="0" w:color="auto"/>
          </w:divBdr>
        </w:div>
        <w:div w:id="1181042001">
          <w:marLeft w:val="480"/>
          <w:marRight w:val="0"/>
          <w:marTop w:val="0"/>
          <w:marBottom w:val="0"/>
          <w:divBdr>
            <w:top w:val="none" w:sz="0" w:space="0" w:color="auto"/>
            <w:left w:val="none" w:sz="0" w:space="0" w:color="auto"/>
            <w:bottom w:val="none" w:sz="0" w:space="0" w:color="auto"/>
            <w:right w:val="none" w:sz="0" w:space="0" w:color="auto"/>
          </w:divBdr>
        </w:div>
        <w:div w:id="1194149408">
          <w:marLeft w:val="480"/>
          <w:marRight w:val="0"/>
          <w:marTop w:val="0"/>
          <w:marBottom w:val="0"/>
          <w:divBdr>
            <w:top w:val="none" w:sz="0" w:space="0" w:color="auto"/>
            <w:left w:val="none" w:sz="0" w:space="0" w:color="auto"/>
            <w:bottom w:val="none" w:sz="0" w:space="0" w:color="auto"/>
            <w:right w:val="none" w:sz="0" w:space="0" w:color="auto"/>
          </w:divBdr>
        </w:div>
        <w:div w:id="1332560180">
          <w:marLeft w:val="480"/>
          <w:marRight w:val="0"/>
          <w:marTop w:val="0"/>
          <w:marBottom w:val="0"/>
          <w:divBdr>
            <w:top w:val="none" w:sz="0" w:space="0" w:color="auto"/>
            <w:left w:val="none" w:sz="0" w:space="0" w:color="auto"/>
            <w:bottom w:val="none" w:sz="0" w:space="0" w:color="auto"/>
            <w:right w:val="none" w:sz="0" w:space="0" w:color="auto"/>
          </w:divBdr>
        </w:div>
        <w:div w:id="1354763716">
          <w:marLeft w:val="480"/>
          <w:marRight w:val="0"/>
          <w:marTop w:val="0"/>
          <w:marBottom w:val="0"/>
          <w:divBdr>
            <w:top w:val="none" w:sz="0" w:space="0" w:color="auto"/>
            <w:left w:val="none" w:sz="0" w:space="0" w:color="auto"/>
            <w:bottom w:val="none" w:sz="0" w:space="0" w:color="auto"/>
            <w:right w:val="none" w:sz="0" w:space="0" w:color="auto"/>
          </w:divBdr>
        </w:div>
        <w:div w:id="1391926798">
          <w:marLeft w:val="480"/>
          <w:marRight w:val="0"/>
          <w:marTop w:val="0"/>
          <w:marBottom w:val="0"/>
          <w:divBdr>
            <w:top w:val="none" w:sz="0" w:space="0" w:color="auto"/>
            <w:left w:val="none" w:sz="0" w:space="0" w:color="auto"/>
            <w:bottom w:val="none" w:sz="0" w:space="0" w:color="auto"/>
            <w:right w:val="none" w:sz="0" w:space="0" w:color="auto"/>
          </w:divBdr>
        </w:div>
        <w:div w:id="1423992374">
          <w:marLeft w:val="480"/>
          <w:marRight w:val="0"/>
          <w:marTop w:val="0"/>
          <w:marBottom w:val="0"/>
          <w:divBdr>
            <w:top w:val="none" w:sz="0" w:space="0" w:color="auto"/>
            <w:left w:val="none" w:sz="0" w:space="0" w:color="auto"/>
            <w:bottom w:val="none" w:sz="0" w:space="0" w:color="auto"/>
            <w:right w:val="none" w:sz="0" w:space="0" w:color="auto"/>
          </w:divBdr>
        </w:div>
        <w:div w:id="1467622378">
          <w:marLeft w:val="480"/>
          <w:marRight w:val="0"/>
          <w:marTop w:val="0"/>
          <w:marBottom w:val="0"/>
          <w:divBdr>
            <w:top w:val="none" w:sz="0" w:space="0" w:color="auto"/>
            <w:left w:val="none" w:sz="0" w:space="0" w:color="auto"/>
            <w:bottom w:val="none" w:sz="0" w:space="0" w:color="auto"/>
            <w:right w:val="none" w:sz="0" w:space="0" w:color="auto"/>
          </w:divBdr>
        </w:div>
        <w:div w:id="1499267325">
          <w:marLeft w:val="480"/>
          <w:marRight w:val="0"/>
          <w:marTop w:val="0"/>
          <w:marBottom w:val="0"/>
          <w:divBdr>
            <w:top w:val="none" w:sz="0" w:space="0" w:color="auto"/>
            <w:left w:val="none" w:sz="0" w:space="0" w:color="auto"/>
            <w:bottom w:val="none" w:sz="0" w:space="0" w:color="auto"/>
            <w:right w:val="none" w:sz="0" w:space="0" w:color="auto"/>
          </w:divBdr>
        </w:div>
        <w:div w:id="1604411515">
          <w:marLeft w:val="480"/>
          <w:marRight w:val="0"/>
          <w:marTop w:val="0"/>
          <w:marBottom w:val="0"/>
          <w:divBdr>
            <w:top w:val="none" w:sz="0" w:space="0" w:color="auto"/>
            <w:left w:val="none" w:sz="0" w:space="0" w:color="auto"/>
            <w:bottom w:val="none" w:sz="0" w:space="0" w:color="auto"/>
            <w:right w:val="none" w:sz="0" w:space="0" w:color="auto"/>
          </w:divBdr>
        </w:div>
        <w:div w:id="1657293943">
          <w:marLeft w:val="480"/>
          <w:marRight w:val="0"/>
          <w:marTop w:val="0"/>
          <w:marBottom w:val="0"/>
          <w:divBdr>
            <w:top w:val="none" w:sz="0" w:space="0" w:color="auto"/>
            <w:left w:val="none" w:sz="0" w:space="0" w:color="auto"/>
            <w:bottom w:val="none" w:sz="0" w:space="0" w:color="auto"/>
            <w:right w:val="none" w:sz="0" w:space="0" w:color="auto"/>
          </w:divBdr>
        </w:div>
        <w:div w:id="1662199367">
          <w:marLeft w:val="480"/>
          <w:marRight w:val="0"/>
          <w:marTop w:val="0"/>
          <w:marBottom w:val="0"/>
          <w:divBdr>
            <w:top w:val="none" w:sz="0" w:space="0" w:color="auto"/>
            <w:left w:val="none" w:sz="0" w:space="0" w:color="auto"/>
            <w:bottom w:val="none" w:sz="0" w:space="0" w:color="auto"/>
            <w:right w:val="none" w:sz="0" w:space="0" w:color="auto"/>
          </w:divBdr>
        </w:div>
        <w:div w:id="1678069676">
          <w:marLeft w:val="480"/>
          <w:marRight w:val="0"/>
          <w:marTop w:val="0"/>
          <w:marBottom w:val="0"/>
          <w:divBdr>
            <w:top w:val="none" w:sz="0" w:space="0" w:color="auto"/>
            <w:left w:val="none" w:sz="0" w:space="0" w:color="auto"/>
            <w:bottom w:val="none" w:sz="0" w:space="0" w:color="auto"/>
            <w:right w:val="none" w:sz="0" w:space="0" w:color="auto"/>
          </w:divBdr>
        </w:div>
        <w:div w:id="1704549394">
          <w:marLeft w:val="480"/>
          <w:marRight w:val="0"/>
          <w:marTop w:val="0"/>
          <w:marBottom w:val="0"/>
          <w:divBdr>
            <w:top w:val="none" w:sz="0" w:space="0" w:color="auto"/>
            <w:left w:val="none" w:sz="0" w:space="0" w:color="auto"/>
            <w:bottom w:val="none" w:sz="0" w:space="0" w:color="auto"/>
            <w:right w:val="none" w:sz="0" w:space="0" w:color="auto"/>
          </w:divBdr>
        </w:div>
        <w:div w:id="1766263091">
          <w:marLeft w:val="480"/>
          <w:marRight w:val="0"/>
          <w:marTop w:val="0"/>
          <w:marBottom w:val="0"/>
          <w:divBdr>
            <w:top w:val="none" w:sz="0" w:space="0" w:color="auto"/>
            <w:left w:val="none" w:sz="0" w:space="0" w:color="auto"/>
            <w:bottom w:val="none" w:sz="0" w:space="0" w:color="auto"/>
            <w:right w:val="none" w:sz="0" w:space="0" w:color="auto"/>
          </w:divBdr>
        </w:div>
        <w:div w:id="1789427101">
          <w:marLeft w:val="480"/>
          <w:marRight w:val="0"/>
          <w:marTop w:val="0"/>
          <w:marBottom w:val="0"/>
          <w:divBdr>
            <w:top w:val="none" w:sz="0" w:space="0" w:color="auto"/>
            <w:left w:val="none" w:sz="0" w:space="0" w:color="auto"/>
            <w:bottom w:val="none" w:sz="0" w:space="0" w:color="auto"/>
            <w:right w:val="none" w:sz="0" w:space="0" w:color="auto"/>
          </w:divBdr>
        </w:div>
        <w:div w:id="1793787334">
          <w:marLeft w:val="480"/>
          <w:marRight w:val="0"/>
          <w:marTop w:val="0"/>
          <w:marBottom w:val="0"/>
          <w:divBdr>
            <w:top w:val="none" w:sz="0" w:space="0" w:color="auto"/>
            <w:left w:val="none" w:sz="0" w:space="0" w:color="auto"/>
            <w:bottom w:val="none" w:sz="0" w:space="0" w:color="auto"/>
            <w:right w:val="none" w:sz="0" w:space="0" w:color="auto"/>
          </w:divBdr>
        </w:div>
        <w:div w:id="1827933767">
          <w:marLeft w:val="480"/>
          <w:marRight w:val="0"/>
          <w:marTop w:val="0"/>
          <w:marBottom w:val="0"/>
          <w:divBdr>
            <w:top w:val="none" w:sz="0" w:space="0" w:color="auto"/>
            <w:left w:val="none" w:sz="0" w:space="0" w:color="auto"/>
            <w:bottom w:val="none" w:sz="0" w:space="0" w:color="auto"/>
            <w:right w:val="none" w:sz="0" w:space="0" w:color="auto"/>
          </w:divBdr>
        </w:div>
        <w:div w:id="1835487600">
          <w:marLeft w:val="480"/>
          <w:marRight w:val="0"/>
          <w:marTop w:val="0"/>
          <w:marBottom w:val="0"/>
          <w:divBdr>
            <w:top w:val="none" w:sz="0" w:space="0" w:color="auto"/>
            <w:left w:val="none" w:sz="0" w:space="0" w:color="auto"/>
            <w:bottom w:val="none" w:sz="0" w:space="0" w:color="auto"/>
            <w:right w:val="none" w:sz="0" w:space="0" w:color="auto"/>
          </w:divBdr>
        </w:div>
        <w:div w:id="1933662326">
          <w:marLeft w:val="480"/>
          <w:marRight w:val="0"/>
          <w:marTop w:val="0"/>
          <w:marBottom w:val="0"/>
          <w:divBdr>
            <w:top w:val="none" w:sz="0" w:space="0" w:color="auto"/>
            <w:left w:val="none" w:sz="0" w:space="0" w:color="auto"/>
            <w:bottom w:val="none" w:sz="0" w:space="0" w:color="auto"/>
            <w:right w:val="none" w:sz="0" w:space="0" w:color="auto"/>
          </w:divBdr>
        </w:div>
        <w:div w:id="2015574141">
          <w:marLeft w:val="480"/>
          <w:marRight w:val="0"/>
          <w:marTop w:val="0"/>
          <w:marBottom w:val="0"/>
          <w:divBdr>
            <w:top w:val="none" w:sz="0" w:space="0" w:color="auto"/>
            <w:left w:val="none" w:sz="0" w:space="0" w:color="auto"/>
            <w:bottom w:val="none" w:sz="0" w:space="0" w:color="auto"/>
            <w:right w:val="none" w:sz="0" w:space="0" w:color="auto"/>
          </w:divBdr>
        </w:div>
        <w:div w:id="2015914290">
          <w:marLeft w:val="480"/>
          <w:marRight w:val="0"/>
          <w:marTop w:val="0"/>
          <w:marBottom w:val="0"/>
          <w:divBdr>
            <w:top w:val="none" w:sz="0" w:space="0" w:color="auto"/>
            <w:left w:val="none" w:sz="0" w:space="0" w:color="auto"/>
            <w:bottom w:val="none" w:sz="0" w:space="0" w:color="auto"/>
            <w:right w:val="none" w:sz="0" w:space="0" w:color="auto"/>
          </w:divBdr>
        </w:div>
        <w:div w:id="2019693029">
          <w:marLeft w:val="480"/>
          <w:marRight w:val="0"/>
          <w:marTop w:val="0"/>
          <w:marBottom w:val="0"/>
          <w:divBdr>
            <w:top w:val="none" w:sz="0" w:space="0" w:color="auto"/>
            <w:left w:val="none" w:sz="0" w:space="0" w:color="auto"/>
            <w:bottom w:val="none" w:sz="0" w:space="0" w:color="auto"/>
            <w:right w:val="none" w:sz="0" w:space="0" w:color="auto"/>
          </w:divBdr>
        </w:div>
        <w:div w:id="2132089379">
          <w:marLeft w:val="480"/>
          <w:marRight w:val="0"/>
          <w:marTop w:val="0"/>
          <w:marBottom w:val="0"/>
          <w:divBdr>
            <w:top w:val="none" w:sz="0" w:space="0" w:color="auto"/>
            <w:left w:val="none" w:sz="0" w:space="0" w:color="auto"/>
            <w:bottom w:val="none" w:sz="0" w:space="0" w:color="auto"/>
            <w:right w:val="none" w:sz="0" w:space="0" w:color="auto"/>
          </w:divBdr>
        </w:div>
      </w:divsChild>
    </w:div>
    <w:div w:id="528643278">
      <w:bodyDiv w:val="1"/>
      <w:marLeft w:val="0"/>
      <w:marRight w:val="0"/>
      <w:marTop w:val="0"/>
      <w:marBottom w:val="0"/>
      <w:divBdr>
        <w:top w:val="none" w:sz="0" w:space="0" w:color="auto"/>
        <w:left w:val="none" w:sz="0" w:space="0" w:color="auto"/>
        <w:bottom w:val="none" w:sz="0" w:space="0" w:color="auto"/>
        <w:right w:val="none" w:sz="0" w:space="0" w:color="auto"/>
      </w:divBdr>
    </w:div>
    <w:div w:id="529728632">
      <w:bodyDiv w:val="1"/>
      <w:marLeft w:val="0"/>
      <w:marRight w:val="0"/>
      <w:marTop w:val="0"/>
      <w:marBottom w:val="0"/>
      <w:divBdr>
        <w:top w:val="none" w:sz="0" w:space="0" w:color="auto"/>
        <w:left w:val="none" w:sz="0" w:space="0" w:color="auto"/>
        <w:bottom w:val="none" w:sz="0" w:space="0" w:color="auto"/>
        <w:right w:val="none" w:sz="0" w:space="0" w:color="auto"/>
      </w:divBdr>
    </w:div>
    <w:div w:id="530345444">
      <w:bodyDiv w:val="1"/>
      <w:marLeft w:val="0"/>
      <w:marRight w:val="0"/>
      <w:marTop w:val="0"/>
      <w:marBottom w:val="0"/>
      <w:divBdr>
        <w:top w:val="none" w:sz="0" w:space="0" w:color="auto"/>
        <w:left w:val="none" w:sz="0" w:space="0" w:color="auto"/>
        <w:bottom w:val="none" w:sz="0" w:space="0" w:color="auto"/>
        <w:right w:val="none" w:sz="0" w:space="0" w:color="auto"/>
      </w:divBdr>
    </w:div>
    <w:div w:id="536895489">
      <w:bodyDiv w:val="1"/>
      <w:marLeft w:val="0"/>
      <w:marRight w:val="0"/>
      <w:marTop w:val="0"/>
      <w:marBottom w:val="0"/>
      <w:divBdr>
        <w:top w:val="none" w:sz="0" w:space="0" w:color="auto"/>
        <w:left w:val="none" w:sz="0" w:space="0" w:color="auto"/>
        <w:bottom w:val="none" w:sz="0" w:space="0" w:color="auto"/>
        <w:right w:val="none" w:sz="0" w:space="0" w:color="auto"/>
      </w:divBdr>
    </w:div>
    <w:div w:id="539901614">
      <w:bodyDiv w:val="1"/>
      <w:marLeft w:val="0"/>
      <w:marRight w:val="0"/>
      <w:marTop w:val="0"/>
      <w:marBottom w:val="0"/>
      <w:divBdr>
        <w:top w:val="none" w:sz="0" w:space="0" w:color="auto"/>
        <w:left w:val="none" w:sz="0" w:space="0" w:color="auto"/>
        <w:bottom w:val="none" w:sz="0" w:space="0" w:color="auto"/>
        <w:right w:val="none" w:sz="0" w:space="0" w:color="auto"/>
      </w:divBdr>
    </w:div>
    <w:div w:id="548684360">
      <w:bodyDiv w:val="1"/>
      <w:marLeft w:val="0"/>
      <w:marRight w:val="0"/>
      <w:marTop w:val="0"/>
      <w:marBottom w:val="0"/>
      <w:divBdr>
        <w:top w:val="none" w:sz="0" w:space="0" w:color="auto"/>
        <w:left w:val="none" w:sz="0" w:space="0" w:color="auto"/>
        <w:bottom w:val="none" w:sz="0" w:space="0" w:color="auto"/>
        <w:right w:val="none" w:sz="0" w:space="0" w:color="auto"/>
      </w:divBdr>
      <w:divsChild>
        <w:div w:id="66925055">
          <w:marLeft w:val="480"/>
          <w:marRight w:val="0"/>
          <w:marTop w:val="0"/>
          <w:marBottom w:val="0"/>
          <w:divBdr>
            <w:top w:val="none" w:sz="0" w:space="0" w:color="auto"/>
            <w:left w:val="none" w:sz="0" w:space="0" w:color="auto"/>
            <w:bottom w:val="none" w:sz="0" w:space="0" w:color="auto"/>
            <w:right w:val="none" w:sz="0" w:space="0" w:color="auto"/>
          </w:divBdr>
        </w:div>
        <w:div w:id="76828484">
          <w:marLeft w:val="480"/>
          <w:marRight w:val="0"/>
          <w:marTop w:val="0"/>
          <w:marBottom w:val="0"/>
          <w:divBdr>
            <w:top w:val="none" w:sz="0" w:space="0" w:color="auto"/>
            <w:left w:val="none" w:sz="0" w:space="0" w:color="auto"/>
            <w:bottom w:val="none" w:sz="0" w:space="0" w:color="auto"/>
            <w:right w:val="none" w:sz="0" w:space="0" w:color="auto"/>
          </w:divBdr>
        </w:div>
        <w:div w:id="85227676">
          <w:marLeft w:val="480"/>
          <w:marRight w:val="0"/>
          <w:marTop w:val="0"/>
          <w:marBottom w:val="0"/>
          <w:divBdr>
            <w:top w:val="none" w:sz="0" w:space="0" w:color="auto"/>
            <w:left w:val="none" w:sz="0" w:space="0" w:color="auto"/>
            <w:bottom w:val="none" w:sz="0" w:space="0" w:color="auto"/>
            <w:right w:val="none" w:sz="0" w:space="0" w:color="auto"/>
          </w:divBdr>
        </w:div>
        <w:div w:id="107897318">
          <w:marLeft w:val="480"/>
          <w:marRight w:val="0"/>
          <w:marTop w:val="0"/>
          <w:marBottom w:val="0"/>
          <w:divBdr>
            <w:top w:val="none" w:sz="0" w:space="0" w:color="auto"/>
            <w:left w:val="none" w:sz="0" w:space="0" w:color="auto"/>
            <w:bottom w:val="none" w:sz="0" w:space="0" w:color="auto"/>
            <w:right w:val="none" w:sz="0" w:space="0" w:color="auto"/>
          </w:divBdr>
        </w:div>
        <w:div w:id="121583002">
          <w:marLeft w:val="480"/>
          <w:marRight w:val="0"/>
          <w:marTop w:val="0"/>
          <w:marBottom w:val="0"/>
          <w:divBdr>
            <w:top w:val="none" w:sz="0" w:space="0" w:color="auto"/>
            <w:left w:val="none" w:sz="0" w:space="0" w:color="auto"/>
            <w:bottom w:val="none" w:sz="0" w:space="0" w:color="auto"/>
            <w:right w:val="none" w:sz="0" w:space="0" w:color="auto"/>
          </w:divBdr>
        </w:div>
        <w:div w:id="203375899">
          <w:marLeft w:val="480"/>
          <w:marRight w:val="0"/>
          <w:marTop w:val="0"/>
          <w:marBottom w:val="0"/>
          <w:divBdr>
            <w:top w:val="none" w:sz="0" w:space="0" w:color="auto"/>
            <w:left w:val="none" w:sz="0" w:space="0" w:color="auto"/>
            <w:bottom w:val="none" w:sz="0" w:space="0" w:color="auto"/>
            <w:right w:val="none" w:sz="0" w:space="0" w:color="auto"/>
          </w:divBdr>
        </w:div>
        <w:div w:id="204292011">
          <w:marLeft w:val="480"/>
          <w:marRight w:val="0"/>
          <w:marTop w:val="0"/>
          <w:marBottom w:val="0"/>
          <w:divBdr>
            <w:top w:val="none" w:sz="0" w:space="0" w:color="auto"/>
            <w:left w:val="none" w:sz="0" w:space="0" w:color="auto"/>
            <w:bottom w:val="none" w:sz="0" w:space="0" w:color="auto"/>
            <w:right w:val="none" w:sz="0" w:space="0" w:color="auto"/>
          </w:divBdr>
        </w:div>
        <w:div w:id="248120271">
          <w:marLeft w:val="480"/>
          <w:marRight w:val="0"/>
          <w:marTop w:val="0"/>
          <w:marBottom w:val="0"/>
          <w:divBdr>
            <w:top w:val="none" w:sz="0" w:space="0" w:color="auto"/>
            <w:left w:val="none" w:sz="0" w:space="0" w:color="auto"/>
            <w:bottom w:val="none" w:sz="0" w:space="0" w:color="auto"/>
            <w:right w:val="none" w:sz="0" w:space="0" w:color="auto"/>
          </w:divBdr>
        </w:div>
        <w:div w:id="267274505">
          <w:marLeft w:val="480"/>
          <w:marRight w:val="0"/>
          <w:marTop w:val="0"/>
          <w:marBottom w:val="0"/>
          <w:divBdr>
            <w:top w:val="none" w:sz="0" w:space="0" w:color="auto"/>
            <w:left w:val="none" w:sz="0" w:space="0" w:color="auto"/>
            <w:bottom w:val="none" w:sz="0" w:space="0" w:color="auto"/>
            <w:right w:val="none" w:sz="0" w:space="0" w:color="auto"/>
          </w:divBdr>
        </w:div>
        <w:div w:id="322004225">
          <w:marLeft w:val="480"/>
          <w:marRight w:val="0"/>
          <w:marTop w:val="0"/>
          <w:marBottom w:val="0"/>
          <w:divBdr>
            <w:top w:val="none" w:sz="0" w:space="0" w:color="auto"/>
            <w:left w:val="none" w:sz="0" w:space="0" w:color="auto"/>
            <w:bottom w:val="none" w:sz="0" w:space="0" w:color="auto"/>
            <w:right w:val="none" w:sz="0" w:space="0" w:color="auto"/>
          </w:divBdr>
        </w:div>
        <w:div w:id="322466537">
          <w:marLeft w:val="480"/>
          <w:marRight w:val="0"/>
          <w:marTop w:val="0"/>
          <w:marBottom w:val="0"/>
          <w:divBdr>
            <w:top w:val="none" w:sz="0" w:space="0" w:color="auto"/>
            <w:left w:val="none" w:sz="0" w:space="0" w:color="auto"/>
            <w:bottom w:val="none" w:sz="0" w:space="0" w:color="auto"/>
            <w:right w:val="none" w:sz="0" w:space="0" w:color="auto"/>
          </w:divBdr>
        </w:div>
        <w:div w:id="347563043">
          <w:marLeft w:val="480"/>
          <w:marRight w:val="0"/>
          <w:marTop w:val="0"/>
          <w:marBottom w:val="0"/>
          <w:divBdr>
            <w:top w:val="none" w:sz="0" w:space="0" w:color="auto"/>
            <w:left w:val="none" w:sz="0" w:space="0" w:color="auto"/>
            <w:bottom w:val="none" w:sz="0" w:space="0" w:color="auto"/>
            <w:right w:val="none" w:sz="0" w:space="0" w:color="auto"/>
          </w:divBdr>
        </w:div>
        <w:div w:id="491993701">
          <w:marLeft w:val="480"/>
          <w:marRight w:val="0"/>
          <w:marTop w:val="0"/>
          <w:marBottom w:val="0"/>
          <w:divBdr>
            <w:top w:val="none" w:sz="0" w:space="0" w:color="auto"/>
            <w:left w:val="none" w:sz="0" w:space="0" w:color="auto"/>
            <w:bottom w:val="none" w:sz="0" w:space="0" w:color="auto"/>
            <w:right w:val="none" w:sz="0" w:space="0" w:color="auto"/>
          </w:divBdr>
        </w:div>
        <w:div w:id="492186653">
          <w:marLeft w:val="480"/>
          <w:marRight w:val="0"/>
          <w:marTop w:val="0"/>
          <w:marBottom w:val="0"/>
          <w:divBdr>
            <w:top w:val="none" w:sz="0" w:space="0" w:color="auto"/>
            <w:left w:val="none" w:sz="0" w:space="0" w:color="auto"/>
            <w:bottom w:val="none" w:sz="0" w:space="0" w:color="auto"/>
            <w:right w:val="none" w:sz="0" w:space="0" w:color="auto"/>
          </w:divBdr>
        </w:div>
        <w:div w:id="498346443">
          <w:marLeft w:val="480"/>
          <w:marRight w:val="0"/>
          <w:marTop w:val="0"/>
          <w:marBottom w:val="0"/>
          <w:divBdr>
            <w:top w:val="none" w:sz="0" w:space="0" w:color="auto"/>
            <w:left w:val="none" w:sz="0" w:space="0" w:color="auto"/>
            <w:bottom w:val="none" w:sz="0" w:space="0" w:color="auto"/>
            <w:right w:val="none" w:sz="0" w:space="0" w:color="auto"/>
          </w:divBdr>
        </w:div>
        <w:div w:id="515389428">
          <w:marLeft w:val="480"/>
          <w:marRight w:val="0"/>
          <w:marTop w:val="0"/>
          <w:marBottom w:val="0"/>
          <w:divBdr>
            <w:top w:val="none" w:sz="0" w:space="0" w:color="auto"/>
            <w:left w:val="none" w:sz="0" w:space="0" w:color="auto"/>
            <w:bottom w:val="none" w:sz="0" w:space="0" w:color="auto"/>
            <w:right w:val="none" w:sz="0" w:space="0" w:color="auto"/>
          </w:divBdr>
        </w:div>
        <w:div w:id="678000031">
          <w:marLeft w:val="480"/>
          <w:marRight w:val="0"/>
          <w:marTop w:val="0"/>
          <w:marBottom w:val="0"/>
          <w:divBdr>
            <w:top w:val="none" w:sz="0" w:space="0" w:color="auto"/>
            <w:left w:val="none" w:sz="0" w:space="0" w:color="auto"/>
            <w:bottom w:val="none" w:sz="0" w:space="0" w:color="auto"/>
            <w:right w:val="none" w:sz="0" w:space="0" w:color="auto"/>
          </w:divBdr>
        </w:div>
        <w:div w:id="729110223">
          <w:marLeft w:val="480"/>
          <w:marRight w:val="0"/>
          <w:marTop w:val="0"/>
          <w:marBottom w:val="0"/>
          <w:divBdr>
            <w:top w:val="none" w:sz="0" w:space="0" w:color="auto"/>
            <w:left w:val="none" w:sz="0" w:space="0" w:color="auto"/>
            <w:bottom w:val="none" w:sz="0" w:space="0" w:color="auto"/>
            <w:right w:val="none" w:sz="0" w:space="0" w:color="auto"/>
          </w:divBdr>
        </w:div>
        <w:div w:id="769163021">
          <w:marLeft w:val="480"/>
          <w:marRight w:val="0"/>
          <w:marTop w:val="0"/>
          <w:marBottom w:val="0"/>
          <w:divBdr>
            <w:top w:val="none" w:sz="0" w:space="0" w:color="auto"/>
            <w:left w:val="none" w:sz="0" w:space="0" w:color="auto"/>
            <w:bottom w:val="none" w:sz="0" w:space="0" w:color="auto"/>
            <w:right w:val="none" w:sz="0" w:space="0" w:color="auto"/>
          </w:divBdr>
        </w:div>
        <w:div w:id="770931886">
          <w:marLeft w:val="480"/>
          <w:marRight w:val="0"/>
          <w:marTop w:val="0"/>
          <w:marBottom w:val="0"/>
          <w:divBdr>
            <w:top w:val="none" w:sz="0" w:space="0" w:color="auto"/>
            <w:left w:val="none" w:sz="0" w:space="0" w:color="auto"/>
            <w:bottom w:val="none" w:sz="0" w:space="0" w:color="auto"/>
            <w:right w:val="none" w:sz="0" w:space="0" w:color="auto"/>
          </w:divBdr>
        </w:div>
        <w:div w:id="867372058">
          <w:marLeft w:val="480"/>
          <w:marRight w:val="0"/>
          <w:marTop w:val="0"/>
          <w:marBottom w:val="0"/>
          <w:divBdr>
            <w:top w:val="none" w:sz="0" w:space="0" w:color="auto"/>
            <w:left w:val="none" w:sz="0" w:space="0" w:color="auto"/>
            <w:bottom w:val="none" w:sz="0" w:space="0" w:color="auto"/>
            <w:right w:val="none" w:sz="0" w:space="0" w:color="auto"/>
          </w:divBdr>
        </w:div>
        <w:div w:id="1028530169">
          <w:marLeft w:val="480"/>
          <w:marRight w:val="0"/>
          <w:marTop w:val="0"/>
          <w:marBottom w:val="0"/>
          <w:divBdr>
            <w:top w:val="none" w:sz="0" w:space="0" w:color="auto"/>
            <w:left w:val="none" w:sz="0" w:space="0" w:color="auto"/>
            <w:bottom w:val="none" w:sz="0" w:space="0" w:color="auto"/>
            <w:right w:val="none" w:sz="0" w:space="0" w:color="auto"/>
          </w:divBdr>
        </w:div>
        <w:div w:id="1057512312">
          <w:marLeft w:val="480"/>
          <w:marRight w:val="0"/>
          <w:marTop w:val="0"/>
          <w:marBottom w:val="0"/>
          <w:divBdr>
            <w:top w:val="none" w:sz="0" w:space="0" w:color="auto"/>
            <w:left w:val="none" w:sz="0" w:space="0" w:color="auto"/>
            <w:bottom w:val="none" w:sz="0" w:space="0" w:color="auto"/>
            <w:right w:val="none" w:sz="0" w:space="0" w:color="auto"/>
          </w:divBdr>
        </w:div>
        <w:div w:id="1104151443">
          <w:marLeft w:val="480"/>
          <w:marRight w:val="0"/>
          <w:marTop w:val="0"/>
          <w:marBottom w:val="0"/>
          <w:divBdr>
            <w:top w:val="none" w:sz="0" w:space="0" w:color="auto"/>
            <w:left w:val="none" w:sz="0" w:space="0" w:color="auto"/>
            <w:bottom w:val="none" w:sz="0" w:space="0" w:color="auto"/>
            <w:right w:val="none" w:sz="0" w:space="0" w:color="auto"/>
          </w:divBdr>
        </w:div>
        <w:div w:id="1114834350">
          <w:marLeft w:val="480"/>
          <w:marRight w:val="0"/>
          <w:marTop w:val="0"/>
          <w:marBottom w:val="0"/>
          <w:divBdr>
            <w:top w:val="none" w:sz="0" w:space="0" w:color="auto"/>
            <w:left w:val="none" w:sz="0" w:space="0" w:color="auto"/>
            <w:bottom w:val="none" w:sz="0" w:space="0" w:color="auto"/>
            <w:right w:val="none" w:sz="0" w:space="0" w:color="auto"/>
          </w:divBdr>
        </w:div>
        <w:div w:id="1118136859">
          <w:marLeft w:val="480"/>
          <w:marRight w:val="0"/>
          <w:marTop w:val="0"/>
          <w:marBottom w:val="0"/>
          <w:divBdr>
            <w:top w:val="none" w:sz="0" w:space="0" w:color="auto"/>
            <w:left w:val="none" w:sz="0" w:space="0" w:color="auto"/>
            <w:bottom w:val="none" w:sz="0" w:space="0" w:color="auto"/>
            <w:right w:val="none" w:sz="0" w:space="0" w:color="auto"/>
          </w:divBdr>
        </w:div>
        <w:div w:id="1327510324">
          <w:marLeft w:val="480"/>
          <w:marRight w:val="0"/>
          <w:marTop w:val="0"/>
          <w:marBottom w:val="0"/>
          <w:divBdr>
            <w:top w:val="none" w:sz="0" w:space="0" w:color="auto"/>
            <w:left w:val="none" w:sz="0" w:space="0" w:color="auto"/>
            <w:bottom w:val="none" w:sz="0" w:space="0" w:color="auto"/>
            <w:right w:val="none" w:sz="0" w:space="0" w:color="auto"/>
          </w:divBdr>
        </w:div>
        <w:div w:id="1332415582">
          <w:marLeft w:val="480"/>
          <w:marRight w:val="0"/>
          <w:marTop w:val="0"/>
          <w:marBottom w:val="0"/>
          <w:divBdr>
            <w:top w:val="none" w:sz="0" w:space="0" w:color="auto"/>
            <w:left w:val="none" w:sz="0" w:space="0" w:color="auto"/>
            <w:bottom w:val="none" w:sz="0" w:space="0" w:color="auto"/>
            <w:right w:val="none" w:sz="0" w:space="0" w:color="auto"/>
          </w:divBdr>
        </w:div>
        <w:div w:id="1357344262">
          <w:marLeft w:val="480"/>
          <w:marRight w:val="0"/>
          <w:marTop w:val="0"/>
          <w:marBottom w:val="0"/>
          <w:divBdr>
            <w:top w:val="none" w:sz="0" w:space="0" w:color="auto"/>
            <w:left w:val="none" w:sz="0" w:space="0" w:color="auto"/>
            <w:bottom w:val="none" w:sz="0" w:space="0" w:color="auto"/>
            <w:right w:val="none" w:sz="0" w:space="0" w:color="auto"/>
          </w:divBdr>
        </w:div>
        <w:div w:id="1361475672">
          <w:marLeft w:val="480"/>
          <w:marRight w:val="0"/>
          <w:marTop w:val="0"/>
          <w:marBottom w:val="0"/>
          <w:divBdr>
            <w:top w:val="none" w:sz="0" w:space="0" w:color="auto"/>
            <w:left w:val="none" w:sz="0" w:space="0" w:color="auto"/>
            <w:bottom w:val="none" w:sz="0" w:space="0" w:color="auto"/>
            <w:right w:val="none" w:sz="0" w:space="0" w:color="auto"/>
          </w:divBdr>
        </w:div>
        <w:div w:id="1722052668">
          <w:marLeft w:val="480"/>
          <w:marRight w:val="0"/>
          <w:marTop w:val="0"/>
          <w:marBottom w:val="0"/>
          <w:divBdr>
            <w:top w:val="none" w:sz="0" w:space="0" w:color="auto"/>
            <w:left w:val="none" w:sz="0" w:space="0" w:color="auto"/>
            <w:bottom w:val="none" w:sz="0" w:space="0" w:color="auto"/>
            <w:right w:val="none" w:sz="0" w:space="0" w:color="auto"/>
          </w:divBdr>
        </w:div>
        <w:div w:id="1776900350">
          <w:marLeft w:val="480"/>
          <w:marRight w:val="0"/>
          <w:marTop w:val="0"/>
          <w:marBottom w:val="0"/>
          <w:divBdr>
            <w:top w:val="none" w:sz="0" w:space="0" w:color="auto"/>
            <w:left w:val="none" w:sz="0" w:space="0" w:color="auto"/>
            <w:bottom w:val="none" w:sz="0" w:space="0" w:color="auto"/>
            <w:right w:val="none" w:sz="0" w:space="0" w:color="auto"/>
          </w:divBdr>
        </w:div>
        <w:div w:id="1824618943">
          <w:marLeft w:val="480"/>
          <w:marRight w:val="0"/>
          <w:marTop w:val="0"/>
          <w:marBottom w:val="0"/>
          <w:divBdr>
            <w:top w:val="none" w:sz="0" w:space="0" w:color="auto"/>
            <w:left w:val="none" w:sz="0" w:space="0" w:color="auto"/>
            <w:bottom w:val="none" w:sz="0" w:space="0" w:color="auto"/>
            <w:right w:val="none" w:sz="0" w:space="0" w:color="auto"/>
          </w:divBdr>
        </w:div>
        <w:div w:id="1857383732">
          <w:marLeft w:val="480"/>
          <w:marRight w:val="0"/>
          <w:marTop w:val="0"/>
          <w:marBottom w:val="0"/>
          <w:divBdr>
            <w:top w:val="none" w:sz="0" w:space="0" w:color="auto"/>
            <w:left w:val="none" w:sz="0" w:space="0" w:color="auto"/>
            <w:bottom w:val="none" w:sz="0" w:space="0" w:color="auto"/>
            <w:right w:val="none" w:sz="0" w:space="0" w:color="auto"/>
          </w:divBdr>
        </w:div>
        <w:div w:id="1857571752">
          <w:marLeft w:val="480"/>
          <w:marRight w:val="0"/>
          <w:marTop w:val="0"/>
          <w:marBottom w:val="0"/>
          <w:divBdr>
            <w:top w:val="none" w:sz="0" w:space="0" w:color="auto"/>
            <w:left w:val="none" w:sz="0" w:space="0" w:color="auto"/>
            <w:bottom w:val="none" w:sz="0" w:space="0" w:color="auto"/>
            <w:right w:val="none" w:sz="0" w:space="0" w:color="auto"/>
          </w:divBdr>
        </w:div>
        <w:div w:id="1890456560">
          <w:marLeft w:val="480"/>
          <w:marRight w:val="0"/>
          <w:marTop w:val="0"/>
          <w:marBottom w:val="0"/>
          <w:divBdr>
            <w:top w:val="none" w:sz="0" w:space="0" w:color="auto"/>
            <w:left w:val="none" w:sz="0" w:space="0" w:color="auto"/>
            <w:bottom w:val="none" w:sz="0" w:space="0" w:color="auto"/>
            <w:right w:val="none" w:sz="0" w:space="0" w:color="auto"/>
          </w:divBdr>
        </w:div>
        <w:div w:id="1920165560">
          <w:marLeft w:val="480"/>
          <w:marRight w:val="0"/>
          <w:marTop w:val="0"/>
          <w:marBottom w:val="0"/>
          <w:divBdr>
            <w:top w:val="none" w:sz="0" w:space="0" w:color="auto"/>
            <w:left w:val="none" w:sz="0" w:space="0" w:color="auto"/>
            <w:bottom w:val="none" w:sz="0" w:space="0" w:color="auto"/>
            <w:right w:val="none" w:sz="0" w:space="0" w:color="auto"/>
          </w:divBdr>
        </w:div>
        <w:div w:id="1989354928">
          <w:marLeft w:val="480"/>
          <w:marRight w:val="0"/>
          <w:marTop w:val="0"/>
          <w:marBottom w:val="0"/>
          <w:divBdr>
            <w:top w:val="none" w:sz="0" w:space="0" w:color="auto"/>
            <w:left w:val="none" w:sz="0" w:space="0" w:color="auto"/>
            <w:bottom w:val="none" w:sz="0" w:space="0" w:color="auto"/>
            <w:right w:val="none" w:sz="0" w:space="0" w:color="auto"/>
          </w:divBdr>
        </w:div>
        <w:div w:id="2086225906">
          <w:marLeft w:val="480"/>
          <w:marRight w:val="0"/>
          <w:marTop w:val="0"/>
          <w:marBottom w:val="0"/>
          <w:divBdr>
            <w:top w:val="none" w:sz="0" w:space="0" w:color="auto"/>
            <w:left w:val="none" w:sz="0" w:space="0" w:color="auto"/>
            <w:bottom w:val="none" w:sz="0" w:space="0" w:color="auto"/>
            <w:right w:val="none" w:sz="0" w:space="0" w:color="auto"/>
          </w:divBdr>
        </w:div>
      </w:divsChild>
    </w:div>
    <w:div w:id="551309303">
      <w:bodyDiv w:val="1"/>
      <w:marLeft w:val="0"/>
      <w:marRight w:val="0"/>
      <w:marTop w:val="0"/>
      <w:marBottom w:val="0"/>
      <w:divBdr>
        <w:top w:val="none" w:sz="0" w:space="0" w:color="auto"/>
        <w:left w:val="none" w:sz="0" w:space="0" w:color="auto"/>
        <w:bottom w:val="none" w:sz="0" w:space="0" w:color="auto"/>
        <w:right w:val="none" w:sz="0" w:space="0" w:color="auto"/>
      </w:divBdr>
    </w:div>
    <w:div w:id="556742254">
      <w:bodyDiv w:val="1"/>
      <w:marLeft w:val="0"/>
      <w:marRight w:val="0"/>
      <w:marTop w:val="0"/>
      <w:marBottom w:val="0"/>
      <w:divBdr>
        <w:top w:val="none" w:sz="0" w:space="0" w:color="auto"/>
        <w:left w:val="none" w:sz="0" w:space="0" w:color="auto"/>
        <w:bottom w:val="none" w:sz="0" w:space="0" w:color="auto"/>
        <w:right w:val="none" w:sz="0" w:space="0" w:color="auto"/>
      </w:divBdr>
    </w:div>
    <w:div w:id="559827911">
      <w:bodyDiv w:val="1"/>
      <w:marLeft w:val="0"/>
      <w:marRight w:val="0"/>
      <w:marTop w:val="0"/>
      <w:marBottom w:val="0"/>
      <w:divBdr>
        <w:top w:val="none" w:sz="0" w:space="0" w:color="auto"/>
        <w:left w:val="none" w:sz="0" w:space="0" w:color="auto"/>
        <w:bottom w:val="none" w:sz="0" w:space="0" w:color="auto"/>
        <w:right w:val="none" w:sz="0" w:space="0" w:color="auto"/>
      </w:divBdr>
    </w:div>
    <w:div w:id="562058156">
      <w:bodyDiv w:val="1"/>
      <w:marLeft w:val="0"/>
      <w:marRight w:val="0"/>
      <w:marTop w:val="0"/>
      <w:marBottom w:val="0"/>
      <w:divBdr>
        <w:top w:val="none" w:sz="0" w:space="0" w:color="auto"/>
        <w:left w:val="none" w:sz="0" w:space="0" w:color="auto"/>
        <w:bottom w:val="none" w:sz="0" w:space="0" w:color="auto"/>
        <w:right w:val="none" w:sz="0" w:space="0" w:color="auto"/>
      </w:divBdr>
    </w:div>
    <w:div w:id="562061994">
      <w:bodyDiv w:val="1"/>
      <w:marLeft w:val="0"/>
      <w:marRight w:val="0"/>
      <w:marTop w:val="0"/>
      <w:marBottom w:val="0"/>
      <w:divBdr>
        <w:top w:val="none" w:sz="0" w:space="0" w:color="auto"/>
        <w:left w:val="none" w:sz="0" w:space="0" w:color="auto"/>
        <w:bottom w:val="none" w:sz="0" w:space="0" w:color="auto"/>
        <w:right w:val="none" w:sz="0" w:space="0" w:color="auto"/>
      </w:divBdr>
    </w:div>
    <w:div w:id="566764653">
      <w:bodyDiv w:val="1"/>
      <w:marLeft w:val="0"/>
      <w:marRight w:val="0"/>
      <w:marTop w:val="0"/>
      <w:marBottom w:val="0"/>
      <w:divBdr>
        <w:top w:val="none" w:sz="0" w:space="0" w:color="auto"/>
        <w:left w:val="none" w:sz="0" w:space="0" w:color="auto"/>
        <w:bottom w:val="none" w:sz="0" w:space="0" w:color="auto"/>
        <w:right w:val="none" w:sz="0" w:space="0" w:color="auto"/>
      </w:divBdr>
    </w:div>
    <w:div w:id="566764943">
      <w:bodyDiv w:val="1"/>
      <w:marLeft w:val="0"/>
      <w:marRight w:val="0"/>
      <w:marTop w:val="0"/>
      <w:marBottom w:val="0"/>
      <w:divBdr>
        <w:top w:val="none" w:sz="0" w:space="0" w:color="auto"/>
        <w:left w:val="none" w:sz="0" w:space="0" w:color="auto"/>
        <w:bottom w:val="none" w:sz="0" w:space="0" w:color="auto"/>
        <w:right w:val="none" w:sz="0" w:space="0" w:color="auto"/>
      </w:divBdr>
    </w:div>
    <w:div w:id="572861222">
      <w:bodyDiv w:val="1"/>
      <w:marLeft w:val="0"/>
      <w:marRight w:val="0"/>
      <w:marTop w:val="0"/>
      <w:marBottom w:val="0"/>
      <w:divBdr>
        <w:top w:val="none" w:sz="0" w:space="0" w:color="auto"/>
        <w:left w:val="none" w:sz="0" w:space="0" w:color="auto"/>
        <w:bottom w:val="none" w:sz="0" w:space="0" w:color="auto"/>
        <w:right w:val="none" w:sz="0" w:space="0" w:color="auto"/>
      </w:divBdr>
      <w:divsChild>
        <w:div w:id="90904905">
          <w:marLeft w:val="480"/>
          <w:marRight w:val="0"/>
          <w:marTop w:val="0"/>
          <w:marBottom w:val="0"/>
          <w:divBdr>
            <w:top w:val="none" w:sz="0" w:space="0" w:color="auto"/>
            <w:left w:val="none" w:sz="0" w:space="0" w:color="auto"/>
            <w:bottom w:val="none" w:sz="0" w:space="0" w:color="auto"/>
            <w:right w:val="none" w:sz="0" w:space="0" w:color="auto"/>
          </w:divBdr>
        </w:div>
        <w:div w:id="94176543">
          <w:marLeft w:val="480"/>
          <w:marRight w:val="0"/>
          <w:marTop w:val="0"/>
          <w:marBottom w:val="0"/>
          <w:divBdr>
            <w:top w:val="none" w:sz="0" w:space="0" w:color="auto"/>
            <w:left w:val="none" w:sz="0" w:space="0" w:color="auto"/>
            <w:bottom w:val="none" w:sz="0" w:space="0" w:color="auto"/>
            <w:right w:val="none" w:sz="0" w:space="0" w:color="auto"/>
          </w:divBdr>
        </w:div>
        <w:div w:id="172572464">
          <w:marLeft w:val="480"/>
          <w:marRight w:val="0"/>
          <w:marTop w:val="0"/>
          <w:marBottom w:val="0"/>
          <w:divBdr>
            <w:top w:val="none" w:sz="0" w:space="0" w:color="auto"/>
            <w:left w:val="none" w:sz="0" w:space="0" w:color="auto"/>
            <w:bottom w:val="none" w:sz="0" w:space="0" w:color="auto"/>
            <w:right w:val="none" w:sz="0" w:space="0" w:color="auto"/>
          </w:divBdr>
        </w:div>
        <w:div w:id="372727870">
          <w:marLeft w:val="480"/>
          <w:marRight w:val="0"/>
          <w:marTop w:val="0"/>
          <w:marBottom w:val="0"/>
          <w:divBdr>
            <w:top w:val="none" w:sz="0" w:space="0" w:color="auto"/>
            <w:left w:val="none" w:sz="0" w:space="0" w:color="auto"/>
            <w:bottom w:val="none" w:sz="0" w:space="0" w:color="auto"/>
            <w:right w:val="none" w:sz="0" w:space="0" w:color="auto"/>
          </w:divBdr>
        </w:div>
        <w:div w:id="505217501">
          <w:marLeft w:val="480"/>
          <w:marRight w:val="0"/>
          <w:marTop w:val="0"/>
          <w:marBottom w:val="0"/>
          <w:divBdr>
            <w:top w:val="none" w:sz="0" w:space="0" w:color="auto"/>
            <w:left w:val="none" w:sz="0" w:space="0" w:color="auto"/>
            <w:bottom w:val="none" w:sz="0" w:space="0" w:color="auto"/>
            <w:right w:val="none" w:sz="0" w:space="0" w:color="auto"/>
          </w:divBdr>
        </w:div>
        <w:div w:id="518127937">
          <w:marLeft w:val="480"/>
          <w:marRight w:val="0"/>
          <w:marTop w:val="0"/>
          <w:marBottom w:val="0"/>
          <w:divBdr>
            <w:top w:val="none" w:sz="0" w:space="0" w:color="auto"/>
            <w:left w:val="none" w:sz="0" w:space="0" w:color="auto"/>
            <w:bottom w:val="none" w:sz="0" w:space="0" w:color="auto"/>
            <w:right w:val="none" w:sz="0" w:space="0" w:color="auto"/>
          </w:divBdr>
        </w:div>
        <w:div w:id="554202732">
          <w:marLeft w:val="480"/>
          <w:marRight w:val="0"/>
          <w:marTop w:val="0"/>
          <w:marBottom w:val="0"/>
          <w:divBdr>
            <w:top w:val="none" w:sz="0" w:space="0" w:color="auto"/>
            <w:left w:val="none" w:sz="0" w:space="0" w:color="auto"/>
            <w:bottom w:val="none" w:sz="0" w:space="0" w:color="auto"/>
            <w:right w:val="none" w:sz="0" w:space="0" w:color="auto"/>
          </w:divBdr>
        </w:div>
        <w:div w:id="562452784">
          <w:marLeft w:val="480"/>
          <w:marRight w:val="0"/>
          <w:marTop w:val="0"/>
          <w:marBottom w:val="0"/>
          <w:divBdr>
            <w:top w:val="none" w:sz="0" w:space="0" w:color="auto"/>
            <w:left w:val="none" w:sz="0" w:space="0" w:color="auto"/>
            <w:bottom w:val="none" w:sz="0" w:space="0" w:color="auto"/>
            <w:right w:val="none" w:sz="0" w:space="0" w:color="auto"/>
          </w:divBdr>
        </w:div>
        <w:div w:id="696851699">
          <w:marLeft w:val="480"/>
          <w:marRight w:val="0"/>
          <w:marTop w:val="0"/>
          <w:marBottom w:val="0"/>
          <w:divBdr>
            <w:top w:val="none" w:sz="0" w:space="0" w:color="auto"/>
            <w:left w:val="none" w:sz="0" w:space="0" w:color="auto"/>
            <w:bottom w:val="none" w:sz="0" w:space="0" w:color="auto"/>
            <w:right w:val="none" w:sz="0" w:space="0" w:color="auto"/>
          </w:divBdr>
        </w:div>
        <w:div w:id="729381047">
          <w:marLeft w:val="480"/>
          <w:marRight w:val="0"/>
          <w:marTop w:val="0"/>
          <w:marBottom w:val="0"/>
          <w:divBdr>
            <w:top w:val="none" w:sz="0" w:space="0" w:color="auto"/>
            <w:left w:val="none" w:sz="0" w:space="0" w:color="auto"/>
            <w:bottom w:val="none" w:sz="0" w:space="0" w:color="auto"/>
            <w:right w:val="none" w:sz="0" w:space="0" w:color="auto"/>
          </w:divBdr>
        </w:div>
        <w:div w:id="799229047">
          <w:marLeft w:val="480"/>
          <w:marRight w:val="0"/>
          <w:marTop w:val="0"/>
          <w:marBottom w:val="0"/>
          <w:divBdr>
            <w:top w:val="none" w:sz="0" w:space="0" w:color="auto"/>
            <w:left w:val="none" w:sz="0" w:space="0" w:color="auto"/>
            <w:bottom w:val="none" w:sz="0" w:space="0" w:color="auto"/>
            <w:right w:val="none" w:sz="0" w:space="0" w:color="auto"/>
          </w:divBdr>
        </w:div>
        <w:div w:id="912589913">
          <w:marLeft w:val="480"/>
          <w:marRight w:val="0"/>
          <w:marTop w:val="0"/>
          <w:marBottom w:val="0"/>
          <w:divBdr>
            <w:top w:val="none" w:sz="0" w:space="0" w:color="auto"/>
            <w:left w:val="none" w:sz="0" w:space="0" w:color="auto"/>
            <w:bottom w:val="none" w:sz="0" w:space="0" w:color="auto"/>
            <w:right w:val="none" w:sz="0" w:space="0" w:color="auto"/>
          </w:divBdr>
        </w:div>
        <w:div w:id="927543746">
          <w:marLeft w:val="480"/>
          <w:marRight w:val="0"/>
          <w:marTop w:val="0"/>
          <w:marBottom w:val="0"/>
          <w:divBdr>
            <w:top w:val="none" w:sz="0" w:space="0" w:color="auto"/>
            <w:left w:val="none" w:sz="0" w:space="0" w:color="auto"/>
            <w:bottom w:val="none" w:sz="0" w:space="0" w:color="auto"/>
            <w:right w:val="none" w:sz="0" w:space="0" w:color="auto"/>
          </w:divBdr>
        </w:div>
        <w:div w:id="1029381610">
          <w:marLeft w:val="480"/>
          <w:marRight w:val="0"/>
          <w:marTop w:val="0"/>
          <w:marBottom w:val="0"/>
          <w:divBdr>
            <w:top w:val="none" w:sz="0" w:space="0" w:color="auto"/>
            <w:left w:val="none" w:sz="0" w:space="0" w:color="auto"/>
            <w:bottom w:val="none" w:sz="0" w:space="0" w:color="auto"/>
            <w:right w:val="none" w:sz="0" w:space="0" w:color="auto"/>
          </w:divBdr>
        </w:div>
        <w:div w:id="1062564531">
          <w:marLeft w:val="480"/>
          <w:marRight w:val="0"/>
          <w:marTop w:val="0"/>
          <w:marBottom w:val="0"/>
          <w:divBdr>
            <w:top w:val="none" w:sz="0" w:space="0" w:color="auto"/>
            <w:left w:val="none" w:sz="0" w:space="0" w:color="auto"/>
            <w:bottom w:val="none" w:sz="0" w:space="0" w:color="auto"/>
            <w:right w:val="none" w:sz="0" w:space="0" w:color="auto"/>
          </w:divBdr>
        </w:div>
        <w:div w:id="1062866808">
          <w:marLeft w:val="480"/>
          <w:marRight w:val="0"/>
          <w:marTop w:val="0"/>
          <w:marBottom w:val="0"/>
          <w:divBdr>
            <w:top w:val="none" w:sz="0" w:space="0" w:color="auto"/>
            <w:left w:val="none" w:sz="0" w:space="0" w:color="auto"/>
            <w:bottom w:val="none" w:sz="0" w:space="0" w:color="auto"/>
            <w:right w:val="none" w:sz="0" w:space="0" w:color="auto"/>
          </w:divBdr>
        </w:div>
        <w:div w:id="1154295926">
          <w:marLeft w:val="480"/>
          <w:marRight w:val="0"/>
          <w:marTop w:val="0"/>
          <w:marBottom w:val="0"/>
          <w:divBdr>
            <w:top w:val="none" w:sz="0" w:space="0" w:color="auto"/>
            <w:left w:val="none" w:sz="0" w:space="0" w:color="auto"/>
            <w:bottom w:val="none" w:sz="0" w:space="0" w:color="auto"/>
            <w:right w:val="none" w:sz="0" w:space="0" w:color="auto"/>
          </w:divBdr>
        </w:div>
        <w:div w:id="1164586932">
          <w:marLeft w:val="480"/>
          <w:marRight w:val="0"/>
          <w:marTop w:val="0"/>
          <w:marBottom w:val="0"/>
          <w:divBdr>
            <w:top w:val="none" w:sz="0" w:space="0" w:color="auto"/>
            <w:left w:val="none" w:sz="0" w:space="0" w:color="auto"/>
            <w:bottom w:val="none" w:sz="0" w:space="0" w:color="auto"/>
            <w:right w:val="none" w:sz="0" w:space="0" w:color="auto"/>
          </w:divBdr>
        </w:div>
        <w:div w:id="1175071126">
          <w:marLeft w:val="480"/>
          <w:marRight w:val="0"/>
          <w:marTop w:val="0"/>
          <w:marBottom w:val="0"/>
          <w:divBdr>
            <w:top w:val="none" w:sz="0" w:space="0" w:color="auto"/>
            <w:left w:val="none" w:sz="0" w:space="0" w:color="auto"/>
            <w:bottom w:val="none" w:sz="0" w:space="0" w:color="auto"/>
            <w:right w:val="none" w:sz="0" w:space="0" w:color="auto"/>
          </w:divBdr>
        </w:div>
        <w:div w:id="1194271326">
          <w:marLeft w:val="480"/>
          <w:marRight w:val="0"/>
          <w:marTop w:val="0"/>
          <w:marBottom w:val="0"/>
          <w:divBdr>
            <w:top w:val="none" w:sz="0" w:space="0" w:color="auto"/>
            <w:left w:val="none" w:sz="0" w:space="0" w:color="auto"/>
            <w:bottom w:val="none" w:sz="0" w:space="0" w:color="auto"/>
            <w:right w:val="none" w:sz="0" w:space="0" w:color="auto"/>
          </w:divBdr>
        </w:div>
        <w:div w:id="1211572505">
          <w:marLeft w:val="480"/>
          <w:marRight w:val="0"/>
          <w:marTop w:val="0"/>
          <w:marBottom w:val="0"/>
          <w:divBdr>
            <w:top w:val="none" w:sz="0" w:space="0" w:color="auto"/>
            <w:left w:val="none" w:sz="0" w:space="0" w:color="auto"/>
            <w:bottom w:val="none" w:sz="0" w:space="0" w:color="auto"/>
            <w:right w:val="none" w:sz="0" w:space="0" w:color="auto"/>
          </w:divBdr>
        </w:div>
        <w:div w:id="1211846017">
          <w:marLeft w:val="480"/>
          <w:marRight w:val="0"/>
          <w:marTop w:val="0"/>
          <w:marBottom w:val="0"/>
          <w:divBdr>
            <w:top w:val="none" w:sz="0" w:space="0" w:color="auto"/>
            <w:left w:val="none" w:sz="0" w:space="0" w:color="auto"/>
            <w:bottom w:val="none" w:sz="0" w:space="0" w:color="auto"/>
            <w:right w:val="none" w:sz="0" w:space="0" w:color="auto"/>
          </w:divBdr>
        </w:div>
        <w:div w:id="1329014151">
          <w:marLeft w:val="480"/>
          <w:marRight w:val="0"/>
          <w:marTop w:val="0"/>
          <w:marBottom w:val="0"/>
          <w:divBdr>
            <w:top w:val="none" w:sz="0" w:space="0" w:color="auto"/>
            <w:left w:val="none" w:sz="0" w:space="0" w:color="auto"/>
            <w:bottom w:val="none" w:sz="0" w:space="0" w:color="auto"/>
            <w:right w:val="none" w:sz="0" w:space="0" w:color="auto"/>
          </w:divBdr>
        </w:div>
        <w:div w:id="1418791540">
          <w:marLeft w:val="480"/>
          <w:marRight w:val="0"/>
          <w:marTop w:val="0"/>
          <w:marBottom w:val="0"/>
          <w:divBdr>
            <w:top w:val="none" w:sz="0" w:space="0" w:color="auto"/>
            <w:left w:val="none" w:sz="0" w:space="0" w:color="auto"/>
            <w:bottom w:val="none" w:sz="0" w:space="0" w:color="auto"/>
            <w:right w:val="none" w:sz="0" w:space="0" w:color="auto"/>
          </w:divBdr>
        </w:div>
        <w:div w:id="1647205698">
          <w:marLeft w:val="480"/>
          <w:marRight w:val="0"/>
          <w:marTop w:val="0"/>
          <w:marBottom w:val="0"/>
          <w:divBdr>
            <w:top w:val="none" w:sz="0" w:space="0" w:color="auto"/>
            <w:left w:val="none" w:sz="0" w:space="0" w:color="auto"/>
            <w:bottom w:val="none" w:sz="0" w:space="0" w:color="auto"/>
            <w:right w:val="none" w:sz="0" w:space="0" w:color="auto"/>
          </w:divBdr>
        </w:div>
        <w:div w:id="1681543771">
          <w:marLeft w:val="480"/>
          <w:marRight w:val="0"/>
          <w:marTop w:val="0"/>
          <w:marBottom w:val="0"/>
          <w:divBdr>
            <w:top w:val="none" w:sz="0" w:space="0" w:color="auto"/>
            <w:left w:val="none" w:sz="0" w:space="0" w:color="auto"/>
            <w:bottom w:val="none" w:sz="0" w:space="0" w:color="auto"/>
            <w:right w:val="none" w:sz="0" w:space="0" w:color="auto"/>
          </w:divBdr>
        </w:div>
        <w:div w:id="1770078471">
          <w:marLeft w:val="480"/>
          <w:marRight w:val="0"/>
          <w:marTop w:val="0"/>
          <w:marBottom w:val="0"/>
          <w:divBdr>
            <w:top w:val="none" w:sz="0" w:space="0" w:color="auto"/>
            <w:left w:val="none" w:sz="0" w:space="0" w:color="auto"/>
            <w:bottom w:val="none" w:sz="0" w:space="0" w:color="auto"/>
            <w:right w:val="none" w:sz="0" w:space="0" w:color="auto"/>
          </w:divBdr>
        </w:div>
        <w:div w:id="1938244836">
          <w:marLeft w:val="480"/>
          <w:marRight w:val="0"/>
          <w:marTop w:val="0"/>
          <w:marBottom w:val="0"/>
          <w:divBdr>
            <w:top w:val="none" w:sz="0" w:space="0" w:color="auto"/>
            <w:left w:val="none" w:sz="0" w:space="0" w:color="auto"/>
            <w:bottom w:val="none" w:sz="0" w:space="0" w:color="auto"/>
            <w:right w:val="none" w:sz="0" w:space="0" w:color="auto"/>
          </w:divBdr>
        </w:div>
        <w:div w:id="1941601379">
          <w:marLeft w:val="480"/>
          <w:marRight w:val="0"/>
          <w:marTop w:val="0"/>
          <w:marBottom w:val="0"/>
          <w:divBdr>
            <w:top w:val="none" w:sz="0" w:space="0" w:color="auto"/>
            <w:left w:val="none" w:sz="0" w:space="0" w:color="auto"/>
            <w:bottom w:val="none" w:sz="0" w:space="0" w:color="auto"/>
            <w:right w:val="none" w:sz="0" w:space="0" w:color="auto"/>
          </w:divBdr>
        </w:div>
        <w:div w:id="1985691613">
          <w:marLeft w:val="480"/>
          <w:marRight w:val="0"/>
          <w:marTop w:val="0"/>
          <w:marBottom w:val="0"/>
          <w:divBdr>
            <w:top w:val="none" w:sz="0" w:space="0" w:color="auto"/>
            <w:left w:val="none" w:sz="0" w:space="0" w:color="auto"/>
            <w:bottom w:val="none" w:sz="0" w:space="0" w:color="auto"/>
            <w:right w:val="none" w:sz="0" w:space="0" w:color="auto"/>
          </w:divBdr>
        </w:div>
        <w:div w:id="2022079729">
          <w:marLeft w:val="480"/>
          <w:marRight w:val="0"/>
          <w:marTop w:val="0"/>
          <w:marBottom w:val="0"/>
          <w:divBdr>
            <w:top w:val="none" w:sz="0" w:space="0" w:color="auto"/>
            <w:left w:val="none" w:sz="0" w:space="0" w:color="auto"/>
            <w:bottom w:val="none" w:sz="0" w:space="0" w:color="auto"/>
            <w:right w:val="none" w:sz="0" w:space="0" w:color="auto"/>
          </w:divBdr>
        </w:div>
        <w:div w:id="2027704255">
          <w:marLeft w:val="480"/>
          <w:marRight w:val="0"/>
          <w:marTop w:val="0"/>
          <w:marBottom w:val="0"/>
          <w:divBdr>
            <w:top w:val="none" w:sz="0" w:space="0" w:color="auto"/>
            <w:left w:val="none" w:sz="0" w:space="0" w:color="auto"/>
            <w:bottom w:val="none" w:sz="0" w:space="0" w:color="auto"/>
            <w:right w:val="none" w:sz="0" w:space="0" w:color="auto"/>
          </w:divBdr>
        </w:div>
        <w:div w:id="2030713116">
          <w:marLeft w:val="480"/>
          <w:marRight w:val="0"/>
          <w:marTop w:val="0"/>
          <w:marBottom w:val="0"/>
          <w:divBdr>
            <w:top w:val="none" w:sz="0" w:space="0" w:color="auto"/>
            <w:left w:val="none" w:sz="0" w:space="0" w:color="auto"/>
            <w:bottom w:val="none" w:sz="0" w:space="0" w:color="auto"/>
            <w:right w:val="none" w:sz="0" w:space="0" w:color="auto"/>
          </w:divBdr>
        </w:div>
        <w:div w:id="2051414906">
          <w:marLeft w:val="480"/>
          <w:marRight w:val="0"/>
          <w:marTop w:val="0"/>
          <w:marBottom w:val="0"/>
          <w:divBdr>
            <w:top w:val="none" w:sz="0" w:space="0" w:color="auto"/>
            <w:left w:val="none" w:sz="0" w:space="0" w:color="auto"/>
            <w:bottom w:val="none" w:sz="0" w:space="0" w:color="auto"/>
            <w:right w:val="none" w:sz="0" w:space="0" w:color="auto"/>
          </w:divBdr>
        </w:div>
        <w:div w:id="2144886959">
          <w:marLeft w:val="480"/>
          <w:marRight w:val="0"/>
          <w:marTop w:val="0"/>
          <w:marBottom w:val="0"/>
          <w:divBdr>
            <w:top w:val="none" w:sz="0" w:space="0" w:color="auto"/>
            <w:left w:val="none" w:sz="0" w:space="0" w:color="auto"/>
            <w:bottom w:val="none" w:sz="0" w:space="0" w:color="auto"/>
            <w:right w:val="none" w:sz="0" w:space="0" w:color="auto"/>
          </w:divBdr>
        </w:div>
      </w:divsChild>
    </w:div>
    <w:div w:id="575167292">
      <w:bodyDiv w:val="1"/>
      <w:marLeft w:val="0"/>
      <w:marRight w:val="0"/>
      <w:marTop w:val="0"/>
      <w:marBottom w:val="0"/>
      <w:divBdr>
        <w:top w:val="none" w:sz="0" w:space="0" w:color="auto"/>
        <w:left w:val="none" w:sz="0" w:space="0" w:color="auto"/>
        <w:bottom w:val="none" w:sz="0" w:space="0" w:color="auto"/>
        <w:right w:val="none" w:sz="0" w:space="0" w:color="auto"/>
      </w:divBdr>
    </w:div>
    <w:div w:id="575284670">
      <w:bodyDiv w:val="1"/>
      <w:marLeft w:val="0"/>
      <w:marRight w:val="0"/>
      <w:marTop w:val="0"/>
      <w:marBottom w:val="0"/>
      <w:divBdr>
        <w:top w:val="none" w:sz="0" w:space="0" w:color="auto"/>
        <w:left w:val="none" w:sz="0" w:space="0" w:color="auto"/>
        <w:bottom w:val="none" w:sz="0" w:space="0" w:color="auto"/>
        <w:right w:val="none" w:sz="0" w:space="0" w:color="auto"/>
      </w:divBdr>
    </w:div>
    <w:div w:id="588806644">
      <w:bodyDiv w:val="1"/>
      <w:marLeft w:val="0"/>
      <w:marRight w:val="0"/>
      <w:marTop w:val="0"/>
      <w:marBottom w:val="0"/>
      <w:divBdr>
        <w:top w:val="none" w:sz="0" w:space="0" w:color="auto"/>
        <w:left w:val="none" w:sz="0" w:space="0" w:color="auto"/>
        <w:bottom w:val="none" w:sz="0" w:space="0" w:color="auto"/>
        <w:right w:val="none" w:sz="0" w:space="0" w:color="auto"/>
      </w:divBdr>
    </w:div>
    <w:div w:id="589196757">
      <w:bodyDiv w:val="1"/>
      <w:marLeft w:val="0"/>
      <w:marRight w:val="0"/>
      <w:marTop w:val="0"/>
      <w:marBottom w:val="0"/>
      <w:divBdr>
        <w:top w:val="none" w:sz="0" w:space="0" w:color="auto"/>
        <w:left w:val="none" w:sz="0" w:space="0" w:color="auto"/>
        <w:bottom w:val="none" w:sz="0" w:space="0" w:color="auto"/>
        <w:right w:val="none" w:sz="0" w:space="0" w:color="auto"/>
      </w:divBdr>
      <w:divsChild>
        <w:div w:id="52318620">
          <w:marLeft w:val="480"/>
          <w:marRight w:val="0"/>
          <w:marTop w:val="0"/>
          <w:marBottom w:val="0"/>
          <w:divBdr>
            <w:top w:val="none" w:sz="0" w:space="0" w:color="auto"/>
            <w:left w:val="none" w:sz="0" w:space="0" w:color="auto"/>
            <w:bottom w:val="none" w:sz="0" w:space="0" w:color="auto"/>
            <w:right w:val="none" w:sz="0" w:space="0" w:color="auto"/>
          </w:divBdr>
        </w:div>
        <w:div w:id="76025784">
          <w:marLeft w:val="480"/>
          <w:marRight w:val="0"/>
          <w:marTop w:val="0"/>
          <w:marBottom w:val="0"/>
          <w:divBdr>
            <w:top w:val="none" w:sz="0" w:space="0" w:color="auto"/>
            <w:left w:val="none" w:sz="0" w:space="0" w:color="auto"/>
            <w:bottom w:val="none" w:sz="0" w:space="0" w:color="auto"/>
            <w:right w:val="none" w:sz="0" w:space="0" w:color="auto"/>
          </w:divBdr>
        </w:div>
        <w:div w:id="98257509">
          <w:marLeft w:val="480"/>
          <w:marRight w:val="0"/>
          <w:marTop w:val="0"/>
          <w:marBottom w:val="0"/>
          <w:divBdr>
            <w:top w:val="none" w:sz="0" w:space="0" w:color="auto"/>
            <w:left w:val="none" w:sz="0" w:space="0" w:color="auto"/>
            <w:bottom w:val="none" w:sz="0" w:space="0" w:color="auto"/>
            <w:right w:val="none" w:sz="0" w:space="0" w:color="auto"/>
          </w:divBdr>
        </w:div>
        <w:div w:id="148139850">
          <w:marLeft w:val="480"/>
          <w:marRight w:val="0"/>
          <w:marTop w:val="0"/>
          <w:marBottom w:val="0"/>
          <w:divBdr>
            <w:top w:val="none" w:sz="0" w:space="0" w:color="auto"/>
            <w:left w:val="none" w:sz="0" w:space="0" w:color="auto"/>
            <w:bottom w:val="none" w:sz="0" w:space="0" w:color="auto"/>
            <w:right w:val="none" w:sz="0" w:space="0" w:color="auto"/>
          </w:divBdr>
        </w:div>
        <w:div w:id="223369978">
          <w:marLeft w:val="480"/>
          <w:marRight w:val="0"/>
          <w:marTop w:val="0"/>
          <w:marBottom w:val="0"/>
          <w:divBdr>
            <w:top w:val="none" w:sz="0" w:space="0" w:color="auto"/>
            <w:left w:val="none" w:sz="0" w:space="0" w:color="auto"/>
            <w:bottom w:val="none" w:sz="0" w:space="0" w:color="auto"/>
            <w:right w:val="none" w:sz="0" w:space="0" w:color="auto"/>
          </w:divBdr>
        </w:div>
        <w:div w:id="248732955">
          <w:marLeft w:val="480"/>
          <w:marRight w:val="0"/>
          <w:marTop w:val="0"/>
          <w:marBottom w:val="0"/>
          <w:divBdr>
            <w:top w:val="none" w:sz="0" w:space="0" w:color="auto"/>
            <w:left w:val="none" w:sz="0" w:space="0" w:color="auto"/>
            <w:bottom w:val="none" w:sz="0" w:space="0" w:color="auto"/>
            <w:right w:val="none" w:sz="0" w:space="0" w:color="auto"/>
          </w:divBdr>
        </w:div>
        <w:div w:id="254478815">
          <w:marLeft w:val="480"/>
          <w:marRight w:val="0"/>
          <w:marTop w:val="0"/>
          <w:marBottom w:val="0"/>
          <w:divBdr>
            <w:top w:val="none" w:sz="0" w:space="0" w:color="auto"/>
            <w:left w:val="none" w:sz="0" w:space="0" w:color="auto"/>
            <w:bottom w:val="none" w:sz="0" w:space="0" w:color="auto"/>
            <w:right w:val="none" w:sz="0" w:space="0" w:color="auto"/>
          </w:divBdr>
        </w:div>
        <w:div w:id="444035469">
          <w:marLeft w:val="480"/>
          <w:marRight w:val="0"/>
          <w:marTop w:val="0"/>
          <w:marBottom w:val="0"/>
          <w:divBdr>
            <w:top w:val="none" w:sz="0" w:space="0" w:color="auto"/>
            <w:left w:val="none" w:sz="0" w:space="0" w:color="auto"/>
            <w:bottom w:val="none" w:sz="0" w:space="0" w:color="auto"/>
            <w:right w:val="none" w:sz="0" w:space="0" w:color="auto"/>
          </w:divBdr>
        </w:div>
        <w:div w:id="466167302">
          <w:marLeft w:val="480"/>
          <w:marRight w:val="0"/>
          <w:marTop w:val="0"/>
          <w:marBottom w:val="0"/>
          <w:divBdr>
            <w:top w:val="none" w:sz="0" w:space="0" w:color="auto"/>
            <w:left w:val="none" w:sz="0" w:space="0" w:color="auto"/>
            <w:bottom w:val="none" w:sz="0" w:space="0" w:color="auto"/>
            <w:right w:val="none" w:sz="0" w:space="0" w:color="auto"/>
          </w:divBdr>
        </w:div>
        <w:div w:id="508956598">
          <w:marLeft w:val="480"/>
          <w:marRight w:val="0"/>
          <w:marTop w:val="0"/>
          <w:marBottom w:val="0"/>
          <w:divBdr>
            <w:top w:val="none" w:sz="0" w:space="0" w:color="auto"/>
            <w:left w:val="none" w:sz="0" w:space="0" w:color="auto"/>
            <w:bottom w:val="none" w:sz="0" w:space="0" w:color="auto"/>
            <w:right w:val="none" w:sz="0" w:space="0" w:color="auto"/>
          </w:divBdr>
        </w:div>
        <w:div w:id="577904357">
          <w:marLeft w:val="480"/>
          <w:marRight w:val="0"/>
          <w:marTop w:val="0"/>
          <w:marBottom w:val="0"/>
          <w:divBdr>
            <w:top w:val="none" w:sz="0" w:space="0" w:color="auto"/>
            <w:left w:val="none" w:sz="0" w:space="0" w:color="auto"/>
            <w:bottom w:val="none" w:sz="0" w:space="0" w:color="auto"/>
            <w:right w:val="none" w:sz="0" w:space="0" w:color="auto"/>
          </w:divBdr>
        </w:div>
        <w:div w:id="612175474">
          <w:marLeft w:val="480"/>
          <w:marRight w:val="0"/>
          <w:marTop w:val="0"/>
          <w:marBottom w:val="0"/>
          <w:divBdr>
            <w:top w:val="none" w:sz="0" w:space="0" w:color="auto"/>
            <w:left w:val="none" w:sz="0" w:space="0" w:color="auto"/>
            <w:bottom w:val="none" w:sz="0" w:space="0" w:color="auto"/>
            <w:right w:val="none" w:sz="0" w:space="0" w:color="auto"/>
          </w:divBdr>
        </w:div>
        <w:div w:id="673656143">
          <w:marLeft w:val="480"/>
          <w:marRight w:val="0"/>
          <w:marTop w:val="0"/>
          <w:marBottom w:val="0"/>
          <w:divBdr>
            <w:top w:val="none" w:sz="0" w:space="0" w:color="auto"/>
            <w:left w:val="none" w:sz="0" w:space="0" w:color="auto"/>
            <w:bottom w:val="none" w:sz="0" w:space="0" w:color="auto"/>
            <w:right w:val="none" w:sz="0" w:space="0" w:color="auto"/>
          </w:divBdr>
        </w:div>
        <w:div w:id="673725226">
          <w:marLeft w:val="480"/>
          <w:marRight w:val="0"/>
          <w:marTop w:val="0"/>
          <w:marBottom w:val="0"/>
          <w:divBdr>
            <w:top w:val="none" w:sz="0" w:space="0" w:color="auto"/>
            <w:left w:val="none" w:sz="0" w:space="0" w:color="auto"/>
            <w:bottom w:val="none" w:sz="0" w:space="0" w:color="auto"/>
            <w:right w:val="none" w:sz="0" w:space="0" w:color="auto"/>
          </w:divBdr>
        </w:div>
        <w:div w:id="682363622">
          <w:marLeft w:val="480"/>
          <w:marRight w:val="0"/>
          <w:marTop w:val="0"/>
          <w:marBottom w:val="0"/>
          <w:divBdr>
            <w:top w:val="none" w:sz="0" w:space="0" w:color="auto"/>
            <w:left w:val="none" w:sz="0" w:space="0" w:color="auto"/>
            <w:bottom w:val="none" w:sz="0" w:space="0" w:color="auto"/>
            <w:right w:val="none" w:sz="0" w:space="0" w:color="auto"/>
          </w:divBdr>
        </w:div>
        <w:div w:id="709843908">
          <w:marLeft w:val="480"/>
          <w:marRight w:val="0"/>
          <w:marTop w:val="0"/>
          <w:marBottom w:val="0"/>
          <w:divBdr>
            <w:top w:val="none" w:sz="0" w:space="0" w:color="auto"/>
            <w:left w:val="none" w:sz="0" w:space="0" w:color="auto"/>
            <w:bottom w:val="none" w:sz="0" w:space="0" w:color="auto"/>
            <w:right w:val="none" w:sz="0" w:space="0" w:color="auto"/>
          </w:divBdr>
        </w:div>
        <w:div w:id="733357597">
          <w:marLeft w:val="480"/>
          <w:marRight w:val="0"/>
          <w:marTop w:val="0"/>
          <w:marBottom w:val="0"/>
          <w:divBdr>
            <w:top w:val="none" w:sz="0" w:space="0" w:color="auto"/>
            <w:left w:val="none" w:sz="0" w:space="0" w:color="auto"/>
            <w:bottom w:val="none" w:sz="0" w:space="0" w:color="auto"/>
            <w:right w:val="none" w:sz="0" w:space="0" w:color="auto"/>
          </w:divBdr>
        </w:div>
        <w:div w:id="739911994">
          <w:marLeft w:val="480"/>
          <w:marRight w:val="0"/>
          <w:marTop w:val="0"/>
          <w:marBottom w:val="0"/>
          <w:divBdr>
            <w:top w:val="none" w:sz="0" w:space="0" w:color="auto"/>
            <w:left w:val="none" w:sz="0" w:space="0" w:color="auto"/>
            <w:bottom w:val="none" w:sz="0" w:space="0" w:color="auto"/>
            <w:right w:val="none" w:sz="0" w:space="0" w:color="auto"/>
          </w:divBdr>
        </w:div>
        <w:div w:id="780993513">
          <w:marLeft w:val="480"/>
          <w:marRight w:val="0"/>
          <w:marTop w:val="0"/>
          <w:marBottom w:val="0"/>
          <w:divBdr>
            <w:top w:val="none" w:sz="0" w:space="0" w:color="auto"/>
            <w:left w:val="none" w:sz="0" w:space="0" w:color="auto"/>
            <w:bottom w:val="none" w:sz="0" w:space="0" w:color="auto"/>
            <w:right w:val="none" w:sz="0" w:space="0" w:color="auto"/>
          </w:divBdr>
        </w:div>
        <w:div w:id="809640708">
          <w:marLeft w:val="480"/>
          <w:marRight w:val="0"/>
          <w:marTop w:val="0"/>
          <w:marBottom w:val="0"/>
          <w:divBdr>
            <w:top w:val="none" w:sz="0" w:space="0" w:color="auto"/>
            <w:left w:val="none" w:sz="0" w:space="0" w:color="auto"/>
            <w:bottom w:val="none" w:sz="0" w:space="0" w:color="auto"/>
            <w:right w:val="none" w:sz="0" w:space="0" w:color="auto"/>
          </w:divBdr>
        </w:div>
        <w:div w:id="885217166">
          <w:marLeft w:val="480"/>
          <w:marRight w:val="0"/>
          <w:marTop w:val="0"/>
          <w:marBottom w:val="0"/>
          <w:divBdr>
            <w:top w:val="none" w:sz="0" w:space="0" w:color="auto"/>
            <w:left w:val="none" w:sz="0" w:space="0" w:color="auto"/>
            <w:bottom w:val="none" w:sz="0" w:space="0" w:color="auto"/>
            <w:right w:val="none" w:sz="0" w:space="0" w:color="auto"/>
          </w:divBdr>
        </w:div>
        <w:div w:id="911085966">
          <w:marLeft w:val="480"/>
          <w:marRight w:val="0"/>
          <w:marTop w:val="0"/>
          <w:marBottom w:val="0"/>
          <w:divBdr>
            <w:top w:val="none" w:sz="0" w:space="0" w:color="auto"/>
            <w:left w:val="none" w:sz="0" w:space="0" w:color="auto"/>
            <w:bottom w:val="none" w:sz="0" w:space="0" w:color="auto"/>
            <w:right w:val="none" w:sz="0" w:space="0" w:color="auto"/>
          </w:divBdr>
        </w:div>
        <w:div w:id="971911209">
          <w:marLeft w:val="480"/>
          <w:marRight w:val="0"/>
          <w:marTop w:val="0"/>
          <w:marBottom w:val="0"/>
          <w:divBdr>
            <w:top w:val="none" w:sz="0" w:space="0" w:color="auto"/>
            <w:left w:val="none" w:sz="0" w:space="0" w:color="auto"/>
            <w:bottom w:val="none" w:sz="0" w:space="0" w:color="auto"/>
            <w:right w:val="none" w:sz="0" w:space="0" w:color="auto"/>
          </w:divBdr>
        </w:div>
        <w:div w:id="972323047">
          <w:marLeft w:val="480"/>
          <w:marRight w:val="0"/>
          <w:marTop w:val="0"/>
          <w:marBottom w:val="0"/>
          <w:divBdr>
            <w:top w:val="none" w:sz="0" w:space="0" w:color="auto"/>
            <w:left w:val="none" w:sz="0" w:space="0" w:color="auto"/>
            <w:bottom w:val="none" w:sz="0" w:space="0" w:color="auto"/>
            <w:right w:val="none" w:sz="0" w:space="0" w:color="auto"/>
          </w:divBdr>
        </w:div>
        <w:div w:id="980037849">
          <w:marLeft w:val="480"/>
          <w:marRight w:val="0"/>
          <w:marTop w:val="0"/>
          <w:marBottom w:val="0"/>
          <w:divBdr>
            <w:top w:val="none" w:sz="0" w:space="0" w:color="auto"/>
            <w:left w:val="none" w:sz="0" w:space="0" w:color="auto"/>
            <w:bottom w:val="none" w:sz="0" w:space="0" w:color="auto"/>
            <w:right w:val="none" w:sz="0" w:space="0" w:color="auto"/>
          </w:divBdr>
        </w:div>
        <w:div w:id="1093352842">
          <w:marLeft w:val="480"/>
          <w:marRight w:val="0"/>
          <w:marTop w:val="0"/>
          <w:marBottom w:val="0"/>
          <w:divBdr>
            <w:top w:val="none" w:sz="0" w:space="0" w:color="auto"/>
            <w:left w:val="none" w:sz="0" w:space="0" w:color="auto"/>
            <w:bottom w:val="none" w:sz="0" w:space="0" w:color="auto"/>
            <w:right w:val="none" w:sz="0" w:space="0" w:color="auto"/>
          </w:divBdr>
        </w:div>
        <w:div w:id="1119449826">
          <w:marLeft w:val="480"/>
          <w:marRight w:val="0"/>
          <w:marTop w:val="0"/>
          <w:marBottom w:val="0"/>
          <w:divBdr>
            <w:top w:val="none" w:sz="0" w:space="0" w:color="auto"/>
            <w:left w:val="none" w:sz="0" w:space="0" w:color="auto"/>
            <w:bottom w:val="none" w:sz="0" w:space="0" w:color="auto"/>
            <w:right w:val="none" w:sz="0" w:space="0" w:color="auto"/>
          </w:divBdr>
        </w:div>
        <w:div w:id="1152716169">
          <w:marLeft w:val="480"/>
          <w:marRight w:val="0"/>
          <w:marTop w:val="0"/>
          <w:marBottom w:val="0"/>
          <w:divBdr>
            <w:top w:val="none" w:sz="0" w:space="0" w:color="auto"/>
            <w:left w:val="none" w:sz="0" w:space="0" w:color="auto"/>
            <w:bottom w:val="none" w:sz="0" w:space="0" w:color="auto"/>
            <w:right w:val="none" w:sz="0" w:space="0" w:color="auto"/>
          </w:divBdr>
        </w:div>
        <w:div w:id="1286622117">
          <w:marLeft w:val="480"/>
          <w:marRight w:val="0"/>
          <w:marTop w:val="0"/>
          <w:marBottom w:val="0"/>
          <w:divBdr>
            <w:top w:val="none" w:sz="0" w:space="0" w:color="auto"/>
            <w:left w:val="none" w:sz="0" w:space="0" w:color="auto"/>
            <w:bottom w:val="none" w:sz="0" w:space="0" w:color="auto"/>
            <w:right w:val="none" w:sz="0" w:space="0" w:color="auto"/>
          </w:divBdr>
        </w:div>
        <w:div w:id="1322928697">
          <w:marLeft w:val="480"/>
          <w:marRight w:val="0"/>
          <w:marTop w:val="0"/>
          <w:marBottom w:val="0"/>
          <w:divBdr>
            <w:top w:val="none" w:sz="0" w:space="0" w:color="auto"/>
            <w:left w:val="none" w:sz="0" w:space="0" w:color="auto"/>
            <w:bottom w:val="none" w:sz="0" w:space="0" w:color="auto"/>
            <w:right w:val="none" w:sz="0" w:space="0" w:color="auto"/>
          </w:divBdr>
        </w:div>
        <w:div w:id="1329410101">
          <w:marLeft w:val="480"/>
          <w:marRight w:val="0"/>
          <w:marTop w:val="0"/>
          <w:marBottom w:val="0"/>
          <w:divBdr>
            <w:top w:val="none" w:sz="0" w:space="0" w:color="auto"/>
            <w:left w:val="none" w:sz="0" w:space="0" w:color="auto"/>
            <w:bottom w:val="none" w:sz="0" w:space="0" w:color="auto"/>
            <w:right w:val="none" w:sz="0" w:space="0" w:color="auto"/>
          </w:divBdr>
        </w:div>
        <w:div w:id="1457869398">
          <w:marLeft w:val="480"/>
          <w:marRight w:val="0"/>
          <w:marTop w:val="0"/>
          <w:marBottom w:val="0"/>
          <w:divBdr>
            <w:top w:val="none" w:sz="0" w:space="0" w:color="auto"/>
            <w:left w:val="none" w:sz="0" w:space="0" w:color="auto"/>
            <w:bottom w:val="none" w:sz="0" w:space="0" w:color="auto"/>
            <w:right w:val="none" w:sz="0" w:space="0" w:color="auto"/>
          </w:divBdr>
        </w:div>
        <w:div w:id="1471248128">
          <w:marLeft w:val="480"/>
          <w:marRight w:val="0"/>
          <w:marTop w:val="0"/>
          <w:marBottom w:val="0"/>
          <w:divBdr>
            <w:top w:val="none" w:sz="0" w:space="0" w:color="auto"/>
            <w:left w:val="none" w:sz="0" w:space="0" w:color="auto"/>
            <w:bottom w:val="none" w:sz="0" w:space="0" w:color="auto"/>
            <w:right w:val="none" w:sz="0" w:space="0" w:color="auto"/>
          </w:divBdr>
        </w:div>
        <w:div w:id="1484855050">
          <w:marLeft w:val="480"/>
          <w:marRight w:val="0"/>
          <w:marTop w:val="0"/>
          <w:marBottom w:val="0"/>
          <w:divBdr>
            <w:top w:val="none" w:sz="0" w:space="0" w:color="auto"/>
            <w:left w:val="none" w:sz="0" w:space="0" w:color="auto"/>
            <w:bottom w:val="none" w:sz="0" w:space="0" w:color="auto"/>
            <w:right w:val="none" w:sz="0" w:space="0" w:color="auto"/>
          </w:divBdr>
        </w:div>
        <w:div w:id="1535264370">
          <w:marLeft w:val="480"/>
          <w:marRight w:val="0"/>
          <w:marTop w:val="0"/>
          <w:marBottom w:val="0"/>
          <w:divBdr>
            <w:top w:val="none" w:sz="0" w:space="0" w:color="auto"/>
            <w:left w:val="none" w:sz="0" w:space="0" w:color="auto"/>
            <w:bottom w:val="none" w:sz="0" w:space="0" w:color="auto"/>
            <w:right w:val="none" w:sz="0" w:space="0" w:color="auto"/>
          </w:divBdr>
        </w:div>
        <w:div w:id="1541434611">
          <w:marLeft w:val="480"/>
          <w:marRight w:val="0"/>
          <w:marTop w:val="0"/>
          <w:marBottom w:val="0"/>
          <w:divBdr>
            <w:top w:val="none" w:sz="0" w:space="0" w:color="auto"/>
            <w:left w:val="none" w:sz="0" w:space="0" w:color="auto"/>
            <w:bottom w:val="none" w:sz="0" w:space="0" w:color="auto"/>
            <w:right w:val="none" w:sz="0" w:space="0" w:color="auto"/>
          </w:divBdr>
        </w:div>
        <w:div w:id="1560051471">
          <w:marLeft w:val="480"/>
          <w:marRight w:val="0"/>
          <w:marTop w:val="0"/>
          <w:marBottom w:val="0"/>
          <w:divBdr>
            <w:top w:val="none" w:sz="0" w:space="0" w:color="auto"/>
            <w:left w:val="none" w:sz="0" w:space="0" w:color="auto"/>
            <w:bottom w:val="none" w:sz="0" w:space="0" w:color="auto"/>
            <w:right w:val="none" w:sz="0" w:space="0" w:color="auto"/>
          </w:divBdr>
        </w:div>
        <w:div w:id="1567295725">
          <w:marLeft w:val="480"/>
          <w:marRight w:val="0"/>
          <w:marTop w:val="0"/>
          <w:marBottom w:val="0"/>
          <w:divBdr>
            <w:top w:val="none" w:sz="0" w:space="0" w:color="auto"/>
            <w:left w:val="none" w:sz="0" w:space="0" w:color="auto"/>
            <w:bottom w:val="none" w:sz="0" w:space="0" w:color="auto"/>
            <w:right w:val="none" w:sz="0" w:space="0" w:color="auto"/>
          </w:divBdr>
        </w:div>
        <w:div w:id="1594238172">
          <w:marLeft w:val="480"/>
          <w:marRight w:val="0"/>
          <w:marTop w:val="0"/>
          <w:marBottom w:val="0"/>
          <w:divBdr>
            <w:top w:val="none" w:sz="0" w:space="0" w:color="auto"/>
            <w:left w:val="none" w:sz="0" w:space="0" w:color="auto"/>
            <w:bottom w:val="none" w:sz="0" w:space="0" w:color="auto"/>
            <w:right w:val="none" w:sz="0" w:space="0" w:color="auto"/>
          </w:divBdr>
        </w:div>
        <w:div w:id="1599095630">
          <w:marLeft w:val="480"/>
          <w:marRight w:val="0"/>
          <w:marTop w:val="0"/>
          <w:marBottom w:val="0"/>
          <w:divBdr>
            <w:top w:val="none" w:sz="0" w:space="0" w:color="auto"/>
            <w:left w:val="none" w:sz="0" w:space="0" w:color="auto"/>
            <w:bottom w:val="none" w:sz="0" w:space="0" w:color="auto"/>
            <w:right w:val="none" w:sz="0" w:space="0" w:color="auto"/>
          </w:divBdr>
        </w:div>
        <w:div w:id="1644307964">
          <w:marLeft w:val="480"/>
          <w:marRight w:val="0"/>
          <w:marTop w:val="0"/>
          <w:marBottom w:val="0"/>
          <w:divBdr>
            <w:top w:val="none" w:sz="0" w:space="0" w:color="auto"/>
            <w:left w:val="none" w:sz="0" w:space="0" w:color="auto"/>
            <w:bottom w:val="none" w:sz="0" w:space="0" w:color="auto"/>
            <w:right w:val="none" w:sz="0" w:space="0" w:color="auto"/>
          </w:divBdr>
        </w:div>
        <w:div w:id="1688680569">
          <w:marLeft w:val="480"/>
          <w:marRight w:val="0"/>
          <w:marTop w:val="0"/>
          <w:marBottom w:val="0"/>
          <w:divBdr>
            <w:top w:val="none" w:sz="0" w:space="0" w:color="auto"/>
            <w:left w:val="none" w:sz="0" w:space="0" w:color="auto"/>
            <w:bottom w:val="none" w:sz="0" w:space="0" w:color="auto"/>
            <w:right w:val="none" w:sz="0" w:space="0" w:color="auto"/>
          </w:divBdr>
        </w:div>
        <w:div w:id="1695304497">
          <w:marLeft w:val="480"/>
          <w:marRight w:val="0"/>
          <w:marTop w:val="0"/>
          <w:marBottom w:val="0"/>
          <w:divBdr>
            <w:top w:val="none" w:sz="0" w:space="0" w:color="auto"/>
            <w:left w:val="none" w:sz="0" w:space="0" w:color="auto"/>
            <w:bottom w:val="none" w:sz="0" w:space="0" w:color="auto"/>
            <w:right w:val="none" w:sz="0" w:space="0" w:color="auto"/>
          </w:divBdr>
        </w:div>
        <w:div w:id="1699771560">
          <w:marLeft w:val="480"/>
          <w:marRight w:val="0"/>
          <w:marTop w:val="0"/>
          <w:marBottom w:val="0"/>
          <w:divBdr>
            <w:top w:val="none" w:sz="0" w:space="0" w:color="auto"/>
            <w:left w:val="none" w:sz="0" w:space="0" w:color="auto"/>
            <w:bottom w:val="none" w:sz="0" w:space="0" w:color="auto"/>
            <w:right w:val="none" w:sz="0" w:space="0" w:color="auto"/>
          </w:divBdr>
        </w:div>
        <w:div w:id="1729573694">
          <w:marLeft w:val="480"/>
          <w:marRight w:val="0"/>
          <w:marTop w:val="0"/>
          <w:marBottom w:val="0"/>
          <w:divBdr>
            <w:top w:val="none" w:sz="0" w:space="0" w:color="auto"/>
            <w:left w:val="none" w:sz="0" w:space="0" w:color="auto"/>
            <w:bottom w:val="none" w:sz="0" w:space="0" w:color="auto"/>
            <w:right w:val="none" w:sz="0" w:space="0" w:color="auto"/>
          </w:divBdr>
        </w:div>
        <w:div w:id="1781873585">
          <w:marLeft w:val="480"/>
          <w:marRight w:val="0"/>
          <w:marTop w:val="0"/>
          <w:marBottom w:val="0"/>
          <w:divBdr>
            <w:top w:val="none" w:sz="0" w:space="0" w:color="auto"/>
            <w:left w:val="none" w:sz="0" w:space="0" w:color="auto"/>
            <w:bottom w:val="none" w:sz="0" w:space="0" w:color="auto"/>
            <w:right w:val="none" w:sz="0" w:space="0" w:color="auto"/>
          </w:divBdr>
        </w:div>
        <w:div w:id="1785690508">
          <w:marLeft w:val="480"/>
          <w:marRight w:val="0"/>
          <w:marTop w:val="0"/>
          <w:marBottom w:val="0"/>
          <w:divBdr>
            <w:top w:val="none" w:sz="0" w:space="0" w:color="auto"/>
            <w:left w:val="none" w:sz="0" w:space="0" w:color="auto"/>
            <w:bottom w:val="none" w:sz="0" w:space="0" w:color="auto"/>
            <w:right w:val="none" w:sz="0" w:space="0" w:color="auto"/>
          </w:divBdr>
        </w:div>
        <w:div w:id="1795948728">
          <w:marLeft w:val="480"/>
          <w:marRight w:val="0"/>
          <w:marTop w:val="0"/>
          <w:marBottom w:val="0"/>
          <w:divBdr>
            <w:top w:val="none" w:sz="0" w:space="0" w:color="auto"/>
            <w:left w:val="none" w:sz="0" w:space="0" w:color="auto"/>
            <w:bottom w:val="none" w:sz="0" w:space="0" w:color="auto"/>
            <w:right w:val="none" w:sz="0" w:space="0" w:color="auto"/>
          </w:divBdr>
        </w:div>
        <w:div w:id="1835874327">
          <w:marLeft w:val="480"/>
          <w:marRight w:val="0"/>
          <w:marTop w:val="0"/>
          <w:marBottom w:val="0"/>
          <w:divBdr>
            <w:top w:val="none" w:sz="0" w:space="0" w:color="auto"/>
            <w:left w:val="none" w:sz="0" w:space="0" w:color="auto"/>
            <w:bottom w:val="none" w:sz="0" w:space="0" w:color="auto"/>
            <w:right w:val="none" w:sz="0" w:space="0" w:color="auto"/>
          </w:divBdr>
        </w:div>
        <w:div w:id="1854684501">
          <w:marLeft w:val="480"/>
          <w:marRight w:val="0"/>
          <w:marTop w:val="0"/>
          <w:marBottom w:val="0"/>
          <w:divBdr>
            <w:top w:val="none" w:sz="0" w:space="0" w:color="auto"/>
            <w:left w:val="none" w:sz="0" w:space="0" w:color="auto"/>
            <w:bottom w:val="none" w:sz="0" w:space="0" w:color="auto"/>
            <w:right w:val="none" w:sz="0" w:space="0" w:color="auto"/>
          </w:divBdr>
        </w:div>
        <w:div w:id="1880434480">
          <w:marLeft w:val="480"/>
          <w:marRight w:val="0"/>
          <w:marTop w:val="0"/>
          <w:marBottom w:val="0"/>
          <w:divBdr>
            <w:top w:val="none" w:sz="0" w:space="0" w:color="auto"/>
            <w:left w:val="none" w:sz="0" w:space="0" w:color="auto"/>
            <w:bottom w:val="none" w:sz="0" w:space="0" w:color="auto"/>
            <w:right w:val="none" w:sz="0" w:space="0" w:color="auto"/>
          </w:divBdr>
        </w:div>
        <w:div w:id="1901403773">
          <w:marLeft w:val="480"/>
          <w:marRight w:val="0"/>
          <w:marTop w:val="0"/>
          <w:marBottom w:val="0"/>
          <w:divBdr>
            <w:top w:val="none" w:sz="0" w:space="0" w:color="auto"/>
            <w:left w:val="none" w:sz="0" w:space="0" w:color="auto"/>
            <w:bottom w:val="none" w:sz="0" w:space="0" w:color="auto"/>
            <w:right w:val="none" w:sz="0" w:space="0" w:color="auto"/>
          </w:divBdr>
        </w:div>
        <w:div w:id="1937211192">
          <w:marLeft w:val="480"/>
          <w:marRight w:val="0"/>
          <w:marTop w:val="0"/>
          <w:marBottom w:val="0"/>
          <w:divBdr>
            <w:top w:val="none" w:sz="0" w:space="0" w:color="auto"/>
            <w:left w:val="none" w:sz="0" w:space="0" w:color="auto"/>
            <w:bottom w:val="none" w:sz="0" w:space="0" w:color="auto"/>
            <w:right w:val="none" w:sz="0" w:space="0" w:color="auto"/>
          </w:divBdr>
        </w:div>
        <w:div w:id="1966348768">
          <w:marLeft w:val="480"/>
          <w:marRight w:val="0"/>
          <w:marTop w:val="0"/>
          <w:marBottom w:val="0"/>
          <w:divBdr>
            <w:top w:val="none" w:sz="0" w:space="0" w:color="auto"/>
            <w:left w:val="none" w:sz="0" w:space="0" w:color="auto"/>
            <w:bottom w:val="none" w:sz="0" w:space="0" w:color="auto"/>
            <w:right w:val="none" w:sz="0" w:space="0" w:color="auto"/>
          </w:divBdr>
        </w:div>
        <w:div w:id="1996646111">
          <w:marLeft w:val="480"/>
          <w:marRight w:val="0"/>
          <w:marTop w:val="0"/>
          <w:marBottom w:val="0"/>
          <w:divBdr>
            <w:top w:val="none" w:sz="0" w:space="0" w:color="auto"/>
            <w:left w:val="none" w:sz="0" w:space="0" w:color="auto"/>
            <w:bottom w:val="none" w:sz="0" w:space="0" w:color="auto"/>
            <w:right w:val="none" w:sz="0" w:space="0" w:color="auto"/>
          </w:divBdr>
        </w:div>
        <w:div w:id="2011591702">
          <w:marLeft w:val="480"/>
          <w:marRight w:val="0"/>
          <w:marTop w:val="0"/>
          <w:marBottom w:val="0"/>
          <w:divBdr>
            <w:top w:val="none" w:sz="0" w:space="0" w:color="auto"/>
            <w:left w:val="none" w:sz="0" w:space="0" w:color="auto"/>
            <w:bottom w:val="none" w:sz="0" w:space="0" w:color="auto"/>
            <w:right w:val="none" w:sz="0" w:space="0" w:color="auto"/>
          </w:divBdr>
        </w:div>
        <w:div w:id="2016034255">
          <w:marLeft w:val="480"/>
          <w:marRight w:val="0"/>
          <w:marTop w:val="0"/>
          <w:marBottom w:val="0"/>
          <w:divBdr>
            <w:top w:val="none" w:sz="0" w:space="0" w:color="auto"/>
            <w:left w:val="none" w:sz="0" w:space="0" w:color="auto"/>
            <w:bottom w:val="none" w:sz="0" w:space="0" w:color="auto"/>
            <w:right w:val="none" w:sz="0" w:space="0" w:color="auto"/>
          </w:divBdr>
        </w:div>
        <w:div w:id="2039622809">
          <w:marLeft w:val="480"/>
          <w:marRight w:val="0"/>
          <w:marTop w:val="0"/>
          <w:marBottom w:val="0"/>
          <w:divBdr>
            <w:top w:val="none" w:sz="0" w:space="0" w:color="auto"/>
            <w:left w:val="none" w:sz="0" w:space="0" w:color="auto"/>
            <w:bottom w:val="none" w:sz="0" w:space="0" w:color="auto"/>
            <w:right w:val="none" w:sz="0" w:space="0" w:color="auto"/>
          </w:divBdr>
        </w:div>
        <w:div w:id="2044791727">
          <w:marLeft w:val="480"/>
          <w:marRight w:val="0"/>
          <w:marTop w:val="0"/>
          <w:marBottom w:val="0"/>
          <w:divBdr>
            <w:top w:val="none" w:sz="0" w:space="0" w:color="auto"/>
            <w:left w:val="none" w:sz="0" w:space="0" w:color="auto"/>
            <w:bottom w:val="none" w:sz="0" w:space="0" w:color="auto"/>
            <w:right w:val="none" w:sz="0" w:space="0" w:color="auto"/>
          </w:divBdr>
        </w:div>
        <w:div w:id="2055806739">
          <w:marLeft w:val="480"/>
          <w:marRight w:val="0"/>
          <w:marTop w:val="0"/>
          <w:marBottom w:val="0"/>
          <w:divBdr>
            <w:top w:val="none" w:sz="0" w:space="0" w:color="auto"/>
            <w:left w:val="none" w:sz="0" w:space="0" w:color="auto"/>
            <w:bottom w:val="none" w:sz="0" w:space="0" w:color="auto"/>
            <w:right w:val="none" w:sz="0" w:space="0" w:color="auto"/>
          </w:divBdr>
        </w:div>
        <w:div w:id="2063628991">
          <w:marLeft w:val="480"/>
          <w:marRight w:val="0"/>
          <w:marTop w:val="0"/>
          <w:marBottom w:val="0"/>
          <w:divBdr>
            <w:top w:val="none" w:sz="0" w:space="0" w:color="auto"/>
            <w:left w:val="none" w:sz="0" w:space="0" w:color="auto"/>
            <w:bottom w:val="none" w:sz="0" w:space="0" w:color="auto"/>
            <w:right w:val="none" w:sz="0" w:space="0" w:color="auto"/>
          </w:divBdr>
        </w:div>
      </w:divsChild>
    </w:div>
    <w:div w:id="605187445">
      <w:bodyDiv w:val="1"/>
      <w:marLeft w:val="0"/>
      <w:marRight w:val="0"/>
      <w:marTop w:val="0"/>
      <w:marBottom w:val="0"/>
      <w:divBdr>
        <w:top w:val="none" w:sz="0" w:space="0" w:color="auto"/>
        <w:left w:val="none" w:sz="0" w:space="0" w:color="auto"/>
        <w:bottom w:val="none" w:sz="0" w:space="0" w:color="auto"/>
        <w:right w:val="none" w:sz="0" w:space="0" w:color="auto"/>
      </w:divBdr>
    </w:div>
    <w:div w:id="608127808">
      <w:bodyDiv w:val="1"/>
      <w:marLeft w:val="0"/>
      <w:marRight w:val="0"/>
      <w:marTop w:val="0"/>
      <w:marBottom w:val="0"/>
      <w:divBdr>
        <w:top w:val="none" w:sz="0" w:space="0" w:color="auto"/>
        <w:left w:val="none" w:sz="0" w:space="0" w:color="auto"/>
        <w:bottom w:val="none" w:sz="0" w:space="0" w:color="auto"/>
        <w:right w:val="none" w:sz="0" w:space="0" w:color="auto"/>
      </w:divBdr>
    </w:div>
    <w:div w:id="608389224">
      <w:bodyDiv w:val="1"/>
      <w:marLeft w:val="0"/>
      <w:marRight w:val="0"/>
      <w:marTop w:val="0"/>
      <w:marBottom w:val="0"/>
      <w:divBdr>
        <w:top w:val="none" w:sz="0" w:space="0" w:color="auto"/>
        <w:left w:val="none" w:sz="0" w:space="0" w:color="auto"/>
        <w:bottom w:val="none" w:sz="0" w:space="0" w:color="auto"/>
        <w:right w:val="none" w:sz="0" w:space="0" w:color="auto"/>
      </w:divBdr>
    </w:div>
    <w:div w:id="609824594">
      <w:bodyDiv w:val="1"/>
      <w:marLeft w:val="0"/>
      <w:marRight w:val="0"/>
      <w:marTop w:val="0"/>
      <w:marBottom w:val="0"/>
      <w:divBdr>
        <w:top w:val="none" w:sz="0" w:space="0" w:color="auto"/>
        <w:left w:val="none" w:sz="0" w:space="0" w:color="auto"/>
        <w:bottom w:val="none" w:sz="0" w:space="0" w:color="auto"/>
        <w:right w:val="none" w:sz="0" w:space="0" w:color="auto"/>
      </w:divBdr>
    </w:div>
    <w:div w:id="623342712">
      <w:bodyDiv w:val="1"/>
      <w:marLeft w:val="0"/>
      <w:marRight w:val="0"/>
      <w:marTop w:val="0"/>
      <w:marBottom w:val="0"/>
      <w:divBdr>
        <w:top w:val="none" w:sz="0" w:space="0" w:color="auto"/>
        <w:left w:val="none" w:sz="0" w:space="0" w:color="auto"/>
        <w:bottom w:val="none" w:sz="0" w:space="0" w:color="auto"/>
        <w:right w:val="none" w:sz="0" w:space="0" w:color="auto"/>
      </w:divBdr>
    </w:div>
    <w:div w:id="623997159">
      <w:bodyDiv w:val="1"/>
      <w:marLeft w:val="0"/>
      <w:marRight w:val="0"/>
      <w:marTop w:val="0"/>
      <w:marBottom w:val="0"/>
      <w:divBdr>
        <w:top w:val="none" w:sz="0" w:space="0" w:color="auto"/>
        <w:left w:val="none" w:sz="0" w:space="0" w:color="auto"/>
        <w:bottom w:val="none" w:sz="0" w:space="0" w:color="auto"/>
        <w:right w:val="none" w:sz="0" w:space="0" w:color="auto"/>
      </w:divBdr>
    </w:div>
    <w:div w:id="625234552">
      <w:bodyDiv w:val="1"/>
      <w:marLeft w:val="0"/>
      <w:marRight w:val="0"/>
      <w:marTop w:val="0"/>
      <w:marBottom w:val="0"/>
      <w:divBdr>
        <w:top w:val="none" w:sz="0" w:space="0" w:color="auto"/>
        <w:left w:val="none" w:sz="0" w:space="0" w:color="auto"/>
        <w:bottom w:val="none" w:sz="0" w:space="0" w:color="auto"/>
        <w:right w:val="none" w:sz="0" w:space="0" w:color="auto"/>
      </w:divBdr>
    </w:div>
    <w:div w:id="629939678">
      <w:bodyDiv w:val="1"/>
      <w:marLeft w:val="0"/>
      <w:marRight w:val="0"/>
      <w:marTop w:val="0"/>
      <w:marBottom w:val="0"/>
      <w:divBdr>
        <w:top w:val="none" w:sz="0" w:space="0" w:color="auto"/>
        <w:left w:val="none" w:sz="0" w:space="0" w:color="auto"/>
        <w:bottom w:val="none" w:sz="0" w:space="0" w:color="auto"/>
        <w:right w:val="none" w:sz="0" w:space="0" w:color="auto"/>
      </w:divBdr>
    </w:div>
    <w:div w:id="637609828">
      <w:bodyDiv w:val="1"/>
      <w:marLeft w:val="0"/>
      <w:marRight w:val="0"/>
      <w:marTop w:val="0"/>
      <w:marBottom w:val="0"/>
      <w:divBdr>
        <w:top w:val="none" w:sz="0" w:space="0" w:color="auto"/>
        <w:left w:val="none" w:sz="0" w:space="0" w:color="auto"/>
        <w:bottom w:val="none" w:sz="0" w:space="0" w:color="auto"/>
        <w:right w:val="none" w:sz="0" w:space="0" w:color="auto"/>
      </w:divBdr>
    </w:div>
    <w:div w:id="650642182">
      <w:bodyDiv w:val="1"/>
      <w:marLeft w:val="0"/>
      <w:marRight w:val="0"/>
      <w:marTop w:val="0"/>
      <w:marBottom w:val="0"/>
      <w:divBdr>
        <w:top w:val="none" w:sz="0" w:space="0" w:color="auto"/>
        <w:left w:val="none" w:sz="0" w:space="0" w:color="auto"/>
        <w:bottom w:val="none" w:sz="0" w:space="0" w:color="auto"/>
        <w:right w:val="none" w:sz="0" w:space="0" w:color="auto"/>
      </w:divBdr>
    </w:div>
    <w:div w:id="655454712">
      <w:bodyDiv w:val="1"/>
      <w:marLeft w:val="0"/>
      <w:marRight w:val="0"/>
      <w:marTop w:val="0"/>
      <w:marBottom w:val="0"/>
      <w:divBdr>
        <w:top w:val="none" w:sz="0" w:space="0" w:color="auto"/>
        <w:left w:val="none" w:sz="0" w:space="0" w:color="auto"/>
        <w:bottom w:val="none" w:sz="0" w:space="0" w:color="auto"/>
        <w:right w:val="none" w:sz="0" w:space="0" w:color="auto"/>
      </w:divBdr>
    </w:div>
    <w:div w:id="655688974">
      <w:bodyDiv w:val="1"/>
      <w:marLeft w:val="0"/>
      <w:marRight w:val="0"/>
      <w:marTop w:val="0"/>
      <w:marBottom w:val="0"/>
      <w:divBdr>
        <w:top w:val="none" w:sz="0" w:space="0" w:color="auto"/>
        <w:left w:val="none" w:sz="0" w:space="0" w:color="auto"/>
        <w:bottom w:val="none" w:sz="0" w:space="0" w:color="auto"/>
        <w:right w:val="none" w:sz="0" w:space="0" w:color="auto"/>
      </w:divBdr>
      <w:divsChild>
        <w:div w:id="18506094">
          <w:marLeft w:val="480"/>
          <w:marRight w:val="0"/>
          <w:marTop w:val="0"/>
          <w:marBottom w:val="0"/>
          <w:divBdr>
            <w:top w:val="none" w:sz="0" w:space="0" w:color="auto"/>
            <w:left w:val="none" w:sz="0" w:space="0" w:color="auto"/>
            <w:bottom w:val="none" w:sz="0" w:space="0" w:color="auto"/>
            <w:right w:val="none" w:sz="0" w:space="0" w:color="auto"/>
          </w:divBdr>
        </w:div>
        <w:div w:id="22638054">
          <w:marLeft w:val="480"/>
          <w:marRight w:val="0"/>
          <w:marTop w:val="0"/>
          <w:marBottom w:val="0"/>
          <w:divBdr>
            <w:top w:val="none" w:sz="0" w:space="0" w:color="auto"/>
            <w:left w:val="none" w:sz="0" w:space="0" w:color="auto"/>
            <w:bottom w:val="none" w:sz="0" w:space="0" w:color="auto"/>
            <w:right w:val="none" w:sz="0" w:space="0" w:color="auto"/>
          </w:divBdr>
        </w:div>
        <w:div w:id="39210091">
          <w:marLeft w:val="480"/>
          <w:marRight w:val="0"/>
          <w:marTop w:val="0"/>
          <w:marBottom w:val="0"/>
          <w:divBdr>
            <w:top w:val="none" w:sz="0" w:space="0" w:color="auto"/>
            <w:left w:val="none" w:sz="0" w:space="0" w:color="auto"/>
            <w:bottom w:val="none" w:sz="0" w:space="0" w:color="auto"/>
            <w:right w:val="none" w:sz="0" w:space="0" w:color="auto"/>
          </w:divBdr>
        </w:div>
        <w:div w:id="67382947">
          <w:marLeft w:val="480"/>
          <w:marRight w:val="0"/>
          <w:marTop w:val="0"/>
          <w:marBottom w:val="0"/>
          <w:divBdr>
            <w:top w:val="none" w:sz="0" w:space="0" w:color="auto"/>
            <w:left w:val="none" w:sz="0" w:space="0" w:color="auto"/>
            <w:bottom w:val="none" w:sz="0" w:space="0" w:color="auto"/>
            <w:right w:val="none" w:sz="0" w:space="0" w:color="auto"/>
          </w:divBdr>
        </w:div>
        <w:div w:id="229190908">
          <w:marLeft w:val="480"/>
          <w:marRight w:val="0"/>
          <w:marTop w:val="0"/>
          <w:marBottom w:val="0"/>
          <w:divBdr>
            <w:top w:val="none" w:sz="0" w:space="0" w:color="auto"/>
            <w:left w:val="none" w:sz="0" w:space="0" w:color="auto"/>
            <w:bottom w:val="none" w:sz="0" w:space="0" w:color="auto"/>
            <w:right w:val="none" w:sz="0" w:space="0" w:color="auto"/>
          </w:divBdr>
        </w:div>
        <w:div w:id="289944521">
          <w:marLeft w:val="480"/>
          <w:marRight w:val="0"/>
          <w:marTop w:val="0"/>
          <w:marBottom w:val="0"/>
          <w:divBdr>
            <w:top w:val="none" w:sz="0" w:space="0" w:color="auto"/>
            <w:left w:val="none" w:sz="0" w:space="0" w:color="auto"/>
            <w:bottom w:val="none" w:sz="0" w:space="0" w:color="auto"/>
            <w:right w:val="none" w:sz="0" w:space="0" w:color="auto"/>
          </w:divBdr>
        </w:div>
        <w:div w:id="349066547">
          <w:marLeft w:val="480"/>
          <w:marRight w:val="0"/>
          <w:marTop w:val="0"/>
          <w:marBottom w:val="0"/>
          <w:divBdr>
            <w:top w:val="none" w:sz="0" w:space="0" w:color="auto"/>
            <w:left w:val="none" w:sz="0" w:space="0" w:color="auto"/>
            <w:bottom w:val="none" w:sz="0" w:space="0" w:color="auto"/>
            <w:right w:val="none" w:sz="0" w:space="0" w:color="auto"/>
          </w:divBdr>
        </w:div>
        <w:div w:id="384597835">
          <w:marLeft w:val="480"/>
          <w:marRight w:val="0"/>
          <w:marTop w:val="0"/>
          <w:marBottom w:val="0"/>
          <w:divBdr>
            <w:top w:val="none" w:sz="0" w:space="0" w:color="auto"/>
            <w:left w:val="none" w:sz="0" w:space="0" w:color="auto"/>
            <w:bottom w:val="none" w:sz="0" w:space="0" w:color="auto"/>
            <w:right w:val="none" w:sz="0" w:space="0" w:color="auto"/>
          </w:divBdr>
        </w:div>
        <w:div w:id="395904258">
          <w:marLeft w:val="480"/>
          <w:marRight w:val="0"/>
          <w:marTop w:val="0"/>
          <w:marBottom w:val="0"/>
          <w:divBdr>
            <w:top w:val="none" w:sz="0" w:space="0" w:color="auto"/>
            <w:left w:val="none" w:sz="0" w:space="0" w:color="auto"/>
            <w:bottom w:val="none" w:sz="0" w:space="0" w:color="auto"/>
            <w:right w:val="none" w:sz="0" w:space="0" w:color="auto"/>
          </w:divBdr>
        </w:div>
        <w:div w:id="419108967">
          <w:marLeft w:val="480"/>
          <w:marRight w:val="0"/>
          <w:marTop w:val="0"/>
          <w:marBottom w:val="0"/>
          <w:divBdr>
            <w:top w:val="none" w:sz="0" w:space="0" w:color="auto"/>
            <w:left w:val="none" w:sz="0" w:space="0" w:color="auto"/>
            <w:bottom w:val="none" w:sz="0" w:space="0" w:color="auto"/>
            <w:right w:val="none" w:sz="0" w:space="0" w:color="auto"/>
          </w:divBdr>
        </w:div>
        <w:div w:id="490675717">
          <w:marLeft w:val="480"/>
          <w:marRight w:val="0"/>
          <w:marTop w:val="0"/>
          <w:marBottom w:val="0"/>
          <w:divBdr>
            <w:top w:val="none" w:sz="0" w:space="0" w:color="auto"/>
            <w:left w:val="none" w:sz="0" w:space="0" w:color="auto"/>
            <w:bottom w:val="none" w:sz="0" w:space="0" w:color="auto"/>
            <w:right w:val="none" w:sz="0" w:space="0" w:color="auto"/>
          </w:divBdr>
        </w:div>
        <w:div w:id="560748342">
          <w:marLeft w:val="480"/>
          <w:marRight w:val="0"/>
          <w:marTop w:val="0"/>
          <w:marBottom w:val="0"/>
          <w:divBdr>
            <w:top w:val="none" w:sz="0" w:space="0" w:color="auto"/>
            <w:left w:val="none" w:sz="0" w:space="0" w:color="auto"/>
            <w:bottom w:val="none" w:sz="0" w:space="0" w:color="auto"/>
            <w:right w:val="none" w:sz="0" w:space="0" w:color="auto"/>
          </w:divBdr>
        </w:div>
        <w:div w:id="597712932">
          <w:marLeft w:val="480"/>
          <w:marRight w:val="0"/>
          <w:marTop w:val="0"/>
          <w:marBottom w:val="0"/>
          <w:divBdr>
            <w:top w:val="none" w:sz="0" w:space="0" w:color="auto"/>
            <w:left w:val="none" w:sz="0" w:space="0" w:color="auto"/>
            <w:bottom w:val="none" w:sz="0" w:space="0" w:color="auto"/>
            <w:right w:val="none" w:sz="0" w:space="0" w:color="auto"/>
          </w:divBdr>
        </w:div>
        <w:div w:id="638925596">
          <w:marLeft w:val="480"/>
          <w:marRight w:val="0"/>
          <w:marTop w:val="0"/>
          <w:marBottom w:val="0"/>
          <w:divBdr>
            <w:top w:val="none" w:sz="0" w:space="0" w:color="auto"/>
            <w:left w:val="none" w:sz="0" w:space="0" w:color="auto"/>
            <w:bottom w:val="none" w:sz="0" w:space="0" w:color="auto"/>
            <w:right w:val="none" w:sz="0" w:space="0" w:color="auto"/>
          </w:divBdr>
        </w:div>
        <w:div w:id="671639069">
          <w:marLeft w:val="480"/>
          <w:marRight w:val="0"/>
          <w:marTop w:val="0"/>
          <w:marBottom w:val="0"/>
          <w:divBdr>
            <w:top w:val="none" w:sz="0" w:space="0" w:color="auto"/>
            <w:left w:val="none" w:sz="0" w:space="0" w:color="auto"/>
            <w:bottom w:val="none" w:sz="0" w:space="0" w:color="auto"/>
            <w:right w:val="none" w:sz="0" w:space="0" w:color="auto"/>
          </w:divBdr>
        </w:div>
        <w:div w:id="747772652">
          <w:marLeft w:val="480"/>
          <w:marRight w:val="0"/>
          <w:marTop w:val="0"/>
          <w:marBottom w:val="0"/>
          <w:divBdr>
            <w:top w:val="none" w:sz="0" w:space="0" w:color="auto"/>
            <w:left w:val="none" w:sz="0" w:space="0" w:color="auto"/>
            <w:bottom w:val="none" w:sz="0" w:space="0" w:color="auto"/>
            <w:right w:val="none" w:sz="0" w:space="0" w:color="auto"/>
          </w:divBdr>
        </w:div>
        <w:div w:id="752824372">
          <w:marLeft w:val="480"/>
          <w:marRight w:val="0"/>
          <w:marTop w:val="0"/>
          <w:marBottom w:val="0"/>
          <w:divBdr>
            <w:top w:val="none" w:sz="0" w:space="0" w:color="auto"/>
            <w:left w:val="none" w:sz="0" w:space="0" w:color="auto"/>
            <w:bottom w:val="none" w:sz="0" w:space="0" w:color="auto"/>
            <w:right w:val="none" w:sz="0" w:space="0" w:color="auto"/>
          </w:divBdr>
        </w:div>
        <w:div w:id="756749609">
          <w:marLeft w:val="480"/>
          <w:marRight w:val="0"/>
          <w:marTop w:val="0"/>
          <w:marBottom w:val="0"/>
          <w:divBdr>
            <w:top w:val="none" w:sz="0" w:space="0" w:color="auto"/>
            <w:left w:val="none" w:sz="0" w:space="0" w:color="auto"/>
            <w:bottom w:val="none" w:sz="0" w:space="0" w:color="auto"/>
            <w:right w:val="none" w:sz="0" w:space="0" w:color="auto"/>
          </w:divBdr>
        </w:div>
        <w:div w:id="814687511">
          <w:marLeft w:val="480"/>
          <w:marRight w:val="0"/>
          <w:marTop w:val="0"/>
          <w:marBottom w:val="0"/>
          <w:divBdr>
            <w:top w:val="none" w:sz="0" w:space="0" w:color="auto"/>
            <w:left w:val="none" w:sz="0" w:space="0" w:color="auto"/>
            <w:bottom w:val="none" w:sz="0" w:space="0" w:color="auto"/>
            <w:right w:val="none" w:sz="0" w:space="0" w:color="auto"/>
          </w:divBdr>
        </w:div>
        <w:div w:id="951087192">
          <w:marLeft w:val="480"/>
          <w:marRight w:val="0"/>
          <w:marTop w:val="0"/>
          <w:marBottom w:val="0"/>
          <w:divBdr>
            <w:top w:val="none" w:sz="0" w:space="0" w:color="auto"/>
            <w:left w:val="none" w:sz="0" w:space="0" w:color="auto"/>
            <w:bottom w:val="none" w:sz="0" w:space="0" w:color="auto"/>
            <w:right w:val="none" w:sz="0" w:space="0" w:color="auto"/>
          </w:divBdr>
        </w:div>
        <w:div w:id="1020937063">
          <w:marLeft w:val="480"/>
          <w:marRight w:val="0"/>
          <w:marTop w:val="0"/>
          <w:marBottom w:val="0"/>
          <w:divBdr>
            <w:top w:val="none" w:sz="0" w:space="0" w:color="auto"/>
            <w:left w:val="none" w:sz="0" w:space="0" w:color="auto"/>
            <w:bottom w:val="none" w:sz="0" w:space="0" w:color="auto"/>
            <w:right w:val="none" w:sz="0" w:space="0" w:color="auto"/>
          </w:divBdr>
        </w:div>
        <w:div w:id="1111242076">
          <w:marLeft w:val="480"/>
          <w:marRight w:val="0"/>
          <w:marTop w:val="0"/>
          <w:marBottom w:val="0"/>
          <w:divBdr>
            <w:top w:val="none" w:sz="0" w:space="0" w:color="auto"/>
            <w:left w:val="none" w:sz="0" w:space="0" w:color="auto"/>
            <w:bottom w:val="none" w:sz="0" w:space="0" w:color="auto"/>
            <w:right w:val="none" w:sz="0" w:space="0" w:color="auto"/>
          </w:divBdr>
        </w:div>
        <w:div w:id="1249775466">
          <w:marLeft w:val="480"/>
          <w:marRight w:val="0"/>
          <w:marTop w:val="0"/>
          <w:marBottom w:val="0"/>
          <w:divBdr>
            <w:top w:val="none" w:sz="0" w:space="0" w:color="auto"/>
            <w:left w:val="none" w:sz="0" w:space="0" w:color="auto"/>
            <w:bottom w:val="none" w:sz="0" w:space="0" w:color="auto"/>
            <w:right w:val="none" w:sz="0" w:space="0" w:color="auto"/>
          </w:divBdr>
        </w:div>
        <w:div w:id="1255671007">
          <w:marLeft w:val="480"/>
          <w:marRight w:val="0"/>
          <w:marTop w:val="0"/>
          <w:marBottom w:val="0"/>
          <w:divBdr>
            <w:top w:val="none" w:sz="0" w:space="0" w:color="auto"/>
            <w:left w:val="none" w:sz="0" w:space="0" w:color="auto"/>
            <w:bottom w:val="none" w:sz="0" w:space="0" w:color="auto"/>
            <w:right w:val="none" w:sz="0" w:space="0" w:color="auto"/>
          </w:divBdr>
        </w:div>
        <w:div w:id="1257516136">
          <w:marLeft w:val="480"/>
          <w:marRight w:val="0"/>
          <w:marTop w:val="0"/>
          <w:marBottom w:val="0"/>
          <w:divBdr>
            <w:top w:val="none" w:sz="0" w:space="0" w:color="auto"/>
            <w:left w:val="none" w:sz="0" w:space="0" w:color="auto"/>
            <w:bottom w:val="none" w:sz="0" w:space="0" w:color="auto"/>
            <w:right w:val="none" w:sz="0" w:space="0" w:color="auto"/>
          </w:divBdr>
        </w:div>
        <w:div w:id="1267888842">
          <w:marLeft w:val="480"/>
          <w:marRight w:val="0"/>
          <w:marTop w:val="0"/>
          <w:marBottom w:val="0"/>
          <w:divBdr>
            <w:top w:val="none" w:sz="0" w:space="0" w:color="auto"/>
            <w:left w:val="none" w:sz="0" w:space="0" w:color="auto"/>
            <w:bottom w:val="none" w:sz="0" w:space="0" w:color="auto"/>
            <w:right w:val="none" w:sz="0" w:space="0" w:color="auto"/>
          </w:divBdr>
        </w:div>
        <w:div w:id="1359313860">
          <w:marLeft w:val="480"/>
          <w:marRight w:val="0"/>
          <w:marTop w:val="0"/>
          <w:marBottom w:val="0"/>
          <w:divBdr>
            <w:top w:val="none" w:sz="0" w:space="0" w:color="auto"/>
            <w:left w:val="none" w:sz="0" w:space="0" w:color="auto"/>
            <w:bottom w:val="none" w:sz="0" w:space="0" w:color="auto"/>
            <w:right w:val="none" w:sz="0" w:space="0" w:color="auto"/>
          </w:divBdr>
        </w:div>
        <w:div w:id="1433429075">
          <w:marLeft w:val="480"/>
          <w:marRight w:val="0"/>
          <w:marTop w:val="0"/>
          <w:marBottom w:val="0"/>
          <w:divBdr>
            <w:top w:val="none" w:sz="0" w:space="0" w:color="auto"/>
            <w:left w:val="none" w:sz="0" w:space="0" w:color="auto"/>
            <w:bottom w:val="none" w:sz="0" w:space="0" w:color="auto"/>
            <w:right w:val="none" w:sz="0" w:space="0" w:color="auto"/>
          </w:divBdr>
        </w:div>
        <w:div w:id="1473983593">
          <w:marLeft w:val="480"/>
          <w:marRight w:val="0"/>
          <w:marTop w:val="0"/>
          <w:marBottom w:val="0"/>
          <w:divBdr>
            <w:top w:val="none" w:sz="0" w:space="0" w:color="auto"/>
            <w:left w:val="none" w:sz="0" w:space="0" w:color="auto"/>
            <w:bottom w:val="none" w:sz="0" w:space="0" w:color="auto"/>
            <w:right w:val="none" w:sz="0" w:space="0" w:color="auto"/>
          </w:divBdr>
        </w:div>
        <w:div w:id="1521160204">
          <w:marLeft w:val="480"/>
          <w:marRight w:val="0"/>
          <w:marTop w:val="0"/>
          <w:marBottom w:val="0"/>
          <w:divBdr>
            <w:top w:val="none" w:sz="0" w:space="0" w:color="auto"/>
            <w:left w:val="none" w:sz="0" w:space="0" w:color="auto"/>
            <w:bottom w:val="none" w:sz="0" w:space="0" w:color="auto"/>
            <w:right w:val="none" w:sz="0" w:space="0" w:color="auto"/>
          </w:divBdr>
        </w:div>
        <w:div w:id="1547792364">
          <w:marLeft w:val="480"/>
          <w:marRight w:val="0"/>
          <w:marTop w:val="0"/>
          <w:marBottom w:val="0"/>
          <w:divBdr>
            <w:top w:val="none" w:sz="0" w:space="0" w:color="auto"/>
            <w:left w:val="none" w:sz="0" w:space="0" w:color="auto"/>
            <w:bottom w:val="none" w:sz="0" w:space="0" w:color="auto"/>
            <w:right w:val="none" w:sz="0" w:space="0" w:color="auto"/>
          </w:divBdr>
        </w:div>
        <w:div w:id="1634407011">
          <w:marLeft w:val="480"/>
          <w:marRight w:val="0"/>
          <w:marTop w:val="0"/>
          <w:marBottom w:val="0"/>
          <w:divBdr>
            <w:top w:val="none" w:sz="0" w:space="0" w:color="auto"/>
            <w:left w:val="none" w:sz="0" w:space="0" w:color="auto"/>
            <w:bottom w:val="none" w:sz="0" w:space="0" w:color="auto"/>
            <w:right w:val="none" w:sz="0" w:space="0" w:color="auto"/>
          </w:divBdr>
        </w:div>
        <w:div w:id="1652513806">
          <w:marLeft w:val="480"/>
          <w:marRight w:val="0"/>
          <w:marTop w:val="0"/>
          <w:marBottom w:val="0"/>
          <w:divBdr>
            <w:top w:val="none" w:sz="0" w:space="0" w:color="auto"/>
            <w:left w:val="none" w:sz="0" w:space="0" w:color="auto"/>
            <w:bottom w:val="none" w:sz="0" w:space="0" w:color="auto"/>
            <w:right w:val="none" w:sz="0" w:space="0" w:color="auto"/>
          </w:divBdr>
        </w:div>
        <w:div w:id="1692416819">
          <w:marLeft w:val="480"/>
          <w:marRight w:val="0"/>
          <w:marTop w:val="0"/>
          <w:marBottom w:val="0"/>
          <w:divBdr>
            <w:top w:val="none" w:sz="0" w:space="0" w:color="auto"/>
            <w:left w:val="none" w:sz="0" w:space="0" w:color="auto"/>
            <w:bottom w:val="none" w:sz="0" w:space="0" w:color="auto"/>
            <w:right w:val="none" w:sz="0" w:space="0" w:color="auto"/>
          </w:divBdr>
        </w:div>
        <w:div w:id="1777942444">
          <w:marLeft w:val="480"/>
          <w:marRight w:val="0"/>
          <w:marTop w:val="0"/>
          <w:marBottom w:val="0"/>
          <w:divBdr>
            <w:top w:val="none" w:sz="0" w:space="0" w:color="auto"/>
            <w:left w:val="none" w:sz="0" w:space="0" w:color="auto"/>
            <w:bottom w:val="none" w:sz="0" w:space="0" w:color="auto"/>
            <w:right w:val="none" w:sz="0" w:space="0" w:color="auto"/>
          </w:divBdr>
        </w:div>
        <w:div w:id="1835216385">
          <w:marLeft w:val="480"/>
          <w:marRight w:val="0"/>
          <w:marTop w:val="0"/>
          <w:marBottom w:val="0"/>
          <w:divBdr>
            <w:top w:val="none" w:sz="0" w:space="0" w:color="auto"/>
            <w:left w:val="none" w:sz="0" w:space="0" w:color="auto"/>
            <w:bottom w:val="none" w:sz="0" w:space="0" w:color="auto"/>
            <w:right w:val="none" w:sz="0" w:space="0" w:color="auto"/>
          </w:divBdr>
        </w:div>
        <w:div w:id="1925063438">
          <w:marLeft w:val="480"/>
          <w:marRight w:val="0"/>
          <w:marTop w:val="0"/>
          <w:marBottom w:val="0"/>
          <w:divBdr>
            <w:top w:val="none" w:sz="0" w:space="0" w:color="auto"/>
            <w:left w:val="none" w:sz="0" w:space="0" w:color="auto"/>
            <w:bottom w:val="none" w:sz="0" w:space="0" w:color="auto"/>
            <w:right w:val="none" w:sz="0" w:space="0" w:color="auto"/>
          </w:divBdr>
        </w:div>
        <w:div w:id="1946885757">
          <w:marLeft w:val="480"/>
          <w:marRight w:val="0"/>
          <w:marTop w:val="0"/>
          <w:marBottom w:val="0"/>
          <w:divBdr>
            <w:top w:val="none" w:sz="0" w:space="0" w:color="auto"/>
            <w:left w:val="none" w:sz="0" w:space="0" w:color="auto"/>
            <w:bottom w:val="none" w:sz="0" w:space="0" w:color="auto"/>
            <w:right w:val="none" w:sz="0" w:space="0" w:color="auto"/>
          </w:divBdr>
        </w:div>
        <w:div w:id="2070566436">
          <w:marLeft w:val="480"/>
          <w:marRight w:val="0"/>
          <w:marTop w:val="0"/>
          <w:marBottom w:val="0"/>
          <w:divBdr>
            <w:top w:val="none" w:sz="0" w:space="0" w:color="auto"/>
            <w:left w:val="none" w:sz="0" w:space="0" w:color="auto"/>
            <w:bottom w:val="none" w:sz="0" w:space="0" w:color="auto"/>
            <w:right w:val="none" w:sz="0" w:space="0" w:color="auto"/>
          </w:divBdr>
        </w:div>
        <w:div w:id="2075155534">
          <w:marLeft w:val="480"/>
          <w:marRight w:val="0"/>
          <w:marTop w:val="0"/>
          <w:marBottom w:val="0"/>
          <w:divBdr>
            <w:top w:val="none" w:sz="0" w:space="0" w:color="auto"/>
            <w:left w:val="none" w:sz="0" w:space="0" w:color="auto"/>
            <w:bottom w:val="none" w:sz="0" w:space="0" w:color="auto"/>
            <w:right w:val="none" w:sz="0" w:space="0" w:color="auto"/>
          </w:divBdr>
        </w:div>
      </w:divsChild>
    </w:div>
    <w:div w:id="657538526">
      <w:bodyDiv w:val="1"/>
      <w:marLeft w:val="0"/>
      <w:marRight w:val="0"/>
      <w:marTop w:val="0"/>
      <w:marBottom w:val="0"/>
      <w:divBdr>
        <w:top w:val="none" w:sz="0" w:space="0" w:color="auto"/>
        <w:left w:val="none" w:sz="0" w:space="0" w:color="auto"/>
        <w:bottom w:val="none" w:sz="0" w:space="0" w:color="auto"/>
        <w:right w:val="none" w:sz="0" w:space="0" w:color="auto"/>
      </w:divBdr>
      <w:divsChild>
        <w:div w:id="10113286">
          <w:marLeft w:val="480"/>
          <w:marRight w:val="0"/>
          <w:marTop w:val="0"/>
          <w:marBottom w:val="0"/>
          <w:divBdr>
            <w:top w:val="none" w:sz="0" w:space="0" w:color="auto"/>
            <w:left w:val="none" w:sz="0" w:space="0" w:color="auto"/>
            <w:bottom w:val="none" w:sz="0" w:space="0" w:color="auto"/>
            <w:right w:val="none" w:sz="0" w:space="0" w:color="auto"/>
          </w:divBdr>
        </w:div>
        <w:div w:id="48890563">
          <w:marLeft w:val="480"/>
          <w:marRight w:val="0"/>
          <w:marTop w:val="0"/>
          <w:marBottom w:val="0"/>
          <w:divBdr>
            <w:top w:val="none" w:sz="0" w:space="0" w:color="auto"/>
            <w:left w:val="none" w:sz="0" w:space="0" w:color="auto"/>
            <w:bottom w:val="none" w:sz="0" w:space="0" w:color="auto"/>
            <w:right w:val="none" w:sz="0" w:space="0" w:color="auto"/>
          </w:divBdr>
        </w:div>
        <w:div w:id="118375083">
          <w:marLeft w:val="480"/>
          <w:marRight w:val="0"/>
          <w:marTop w:val="0"/>
          <w:marBottom w:val="0"/>
          <w:divBdr>
            <w:top w:val="none" w:sz="0" w:space="0" w:color="auto"/>
            <w:left w:val="none" w:sz="0" w:space="0" w:color="auto"/>
            <w:bottom w:val="none" w:sz="0" w:space="0" w:color="auto"/>
            <w:right w:val="none" w:sz="0" w:space="0" w:color="auto"/>
          </w:divBdr>
        </w:div>
        <w:div w:id="142166376">
          <w:marLeft w:val="480"/>
          <w:marRight w:val="0"/>
          <w:marTop w:val="0"/>
          <w:marBottom w:val="0"/>
          <w:divBdr>
            <w:top w:val="none" w:sz="0" w:space="0" w:color="auto"/>
            <w:left w:val="none" w:sz="0" w:space="0" w:color="auto"/>
            <w:bottom w:val="none" w:sz="0" w:space="0" w:color="auto"/>
            <w:right w:val="none" w:sz="0" w:space="0" w:color="auto"/>
          </w:divBdr>
        </w:div>
        <w:div w:id="152721188">
          <w:marLeft w:val="480"/>
          <w:marRight w:val="0"/>
          <w:marTop w:val="0"/>
          <w:marBottom w:val="0"/>
          <w:divBdr>
            <w:top w:val="none" w:sz="0" w:space="0" w:color="auto"/>
            <w:left w:val="none" w:sz="0" w:space="0" w:color="auto"/>
            <w:bottom w:val="none" w:sz="0" w:space="0" w:color="auto"/>
            <w:right w:val="none" w:sz="0" w:space="0" w:color="auto"/>
          </w:divBdr>
        </w:div>
        <w:div w:id="190534389">
          <w:marLeft w:val="480"/>
          <w:marRight w:val="0"/>
          <w:marTop w:val="0"/>
          <w:marBottom w:val="0"/>
          <w:divBdr>
            <w:top w:val="none" w:sz="0" w:space="0" w:color="auto"/>
            <w:left w:val="none" w:sz="0" w:space="0" w:color="auto"/>
            <w:bottom w:val="none" w:sz="0" w:space="0" w:color="auto"/>
            <w:right w:val="none" w:sz="0" w:space="0" w:color="auto"/>
          </w:divBdr>
        </w:div>
        <w:div w:id="246310382">
          <w:marLeft w:val="480"/>
          <w:marRight w:val="0"/>
          <w:marTop w:val="0"/>
          <w:marBottom w:val="0"/>
          <w:divBdr>
            <w:top w:val="none" w:sz="0" w:space="0" w:color="auto"/>
            <w:left w:val="none" w:sz="0" w:space="0" w:color="auto"/>
            <w:bottom w:val="none" w:sz="0" w:space="0" w:color="auto"/>
            <w:right w:val="none" w:sz="0" w:space="0" w:color="auto"/>
          </w:divBdr>
        </w:div>
        <w:div w:id="252469692">
          <w:marLeft w:val="480"/>
          <w:marRight w:val="0"/>
          <w:marTop w:val="0"/>
          <w:marBottom w:val="0"/>
          <w:divBdr>
            <w:top w:val="none" w:sz="0" w:space="0" w:color="auto"/>
            <w:left w:val="none" w:sz="0" w:space="0" w:color="auto"/>
            <w:bottom w:val="none" w:sz="0" w:space="0" w:color="auto"/>
            <w:right w:val="none" w:sz="0" w:space="0" w:color="auto"/>
          </w:divBdr>
        </w:div>
        <w:div w:id="267664906">
          <w:marLeft w:val="480"/>
          <w:marRight w:val="0"/>
          <w:marTop w:val="0"/>
          <w:marBottom w:val="0"/>
          <w:divBdr>
            <w:top w:val="none" w:sz="0" w:space="0" w:color="auto"/>
            <w:left w:val="none" w:sz="0" w:space="0" w:color="auto"/>
            <w:bottom w:val="none" w:sz="0" w:space="0" w:color="auto"/>
            <w:right w:val="none" w:sz="0" w:space="0" w:color="auto"/>
          </w:divBdr>
        </w:div>
        <w:div w:id="278417232">
          <w:marLeft w:val="480"/>
          <w:marRight w:val="0"/>
          <w:marTop w:val="0"/>
          <w:marBottom w:val="0"/>
          <w:divBdr>
            <w:top w:val="none" w:sz="0" w:space="0" w:color="auto"/>
            <w:left w:val="none" w:sz="0" w:space="0" w:color="auto"/>
            <w:bottom w:val="none" w:sz="0" w:space="0" w:color="auto"/>
            <w:right w:val="none" w:sz="0" w:space="0" w:color="auto"/>
          </w:divBdr>
        </w:div>
        <w:div w:id="285622541">
          <w:marLeft w:val="480"/>
          <w:marRight w:val="0"/>
          <w:marTop w:val="0"/>
          <w:marBottom w:val="0"/>
          <w:divBdr>
            <w:top w:val="none" w:sz="0" w:space="0" w:color="auto"/>
            <w:left w:val="none" w:sz="0" w:space="0" w:color="auto"/>
            <w:bottom w:val="none" w:sz="0" w:space="0" w:color="auto"/>
            <w:right w:val="none" w:sz="0" w:space="0" w:color="auto"/>
          </w:divBdr>
        </w:div>
        <w:div w:id="633944326">
          <w:marLeft w:val="480"/>
          <w:marRight w:val="0"/>
          <w:marTop w:val="0"/>
          <w:marBottom w:val="0"/>
          <w:divBdr>
            <w:top w:val="none" w:sz="0" w:space="0" w:color="auto"/>
            <w:left w:val="none" w:sz="0" w:space="0" w:color="auto"/>
            <w:bottom w:val="none" w:sz="0" w:space="0" w:color="auto"/>
            <w:right w:val="none" w:sz="0" w:space="0" w:color="auto"/>
          </w:divBdr>
        </w:div>
        <w:div w:id="769544947">
          <w:marLeft w:val="480"/>
          <w:marRight w:val="0"/>
          <w:marTop w:val="0"/>
          <w:marBottom w:val="0"/>
          <w:divBdr>
            <w:top w:val="none" w:sz="0" w:space="0" w:color="auto"/>
            <w:left w:val="none" w:sz="0" w:space="0" w:color="auto"/>
            <w:bottom w:val="none" w:sz="0" w:space="0" w:color="auto"/>
            <w:right w:val="none" w:sz="0" w:space="0" w:color="auto"/>
          </w:divBdr>
        </w:div>
        <w:div w:id="786967356">
          <w:marLeft w:val="480"/>
          <w:marRight w:val="0"/>
          <w:marTop w:val="0"/>
          <w:marBottom w:val="0"/>
          <w:divBdr>
            <w:top w:val="none" w:sz="0" w:space="0" w:color="auto"/>
            <w:left w:val="none" w:sz="0" w:space="0" w:color="auto"/>
            <w:bottom w:val="none" w:sz="0" w:space="0" w:color="auto"/>
            <w:right w:val="none" w:sz="0" w:space="0" w:color="auto"/>
          </w:divBdr>
        </w:div>
        <w:div w:id="842470603">
          <w:marLeft w:val="480"/>
          <w:marRight w:val="0"/>
          <w:marTop w:val="0"/>
          <w:marBottom w:val="0"/>
          <w:divBdr>
            <w:top w:val="none" w:sz="0" w:space="0" w:color="auto"/>
            <w:left w:val="none" w:sz="0" w:space="0" w:color="auto"/>
            <w:bottom w:val="none" w:sz="0" w:space="0" w:color="auto"/>
            <w:right w:val="none" w:sz="0" w:space="0" w:color="auto"/>
          </w:divBdr>
        </w:div>
        <w:div w:id="856889669">
          <w:marLeft w:val="480"/>
          <w:marRight w:val="0"/>
          <w:marTop w:val="0"/>
          <w:marBottom w:val="0"/>
          <w:divBdr>
            <w:top w:val="none" w:sz="0" w:space="0" w:color="auto"/>
            <w:left w:val="none" w:sz="0" w:space="0" w:color="auto"/>
            <w:bottom w:val="none" w:sz="0" w:space="0" w:color="auto"/>
            <w:right w:val="none" w:sz="0" w:space="0" w:color="auto"/>
          </w:divBdr>
        </w:div>
        <w:div w:id="867260492">
          <w:marLeft w:val="480"/>
          <w:marRight w:val="0"/>
          <w:marTop w:val="0"/>
          <w:marBottom w:val="0"/>
          <w:divBdr>
            <w:top w:val="none" w:sz="0" w:space="0" w:color="auto"/>
            <w:left w:val="none" w:sz="0" w:space="0" w:color="auto"/>
            <w:bottom w:val="none" w:sz="0" w:space="0" w:color="auto"/>
            <w:right w:val="none" w:sz="0" w:space="0" w:color="auto"/>
          </w:divBdr>
        </w:div>
        <w:div w:id="871698019">
          <w:marLeft w:val="480"/>
          <w:marRight w:val="0"/>
          <w:marTop w:val="0"/>
          <w:marBottom w:val="0"/>
          <w:divBdr>
            <w:top w:val="none" w:sz="0" w:space="0" w:color="auto"/>
            <w:left w:val="none" w:sz="0" w:space="0" w:color="auto"/>
            <w:bottom w:val="none" w:sz="0" w:space="0" w:color="auto"/>
            <w:right w:val="none" w:sz="0" w:space="0" w:color="auto"/>
          </w:divBdr>
        </w:div>
        <w:div w:id="883758692">
          <w:marLeft w:val="480"/>
          <w:marRight w:val="0"/>
          <w:marTop w:val="0"/>
          <w:marBottom w:val="0"/>
          <w:divBdr>
            <w:top w:val="none" w:sz="0" w:space="0" w:color="auto"/>
            <w:left w:val="none" w:sz="0" w:space="0" w:color="auto"/>
            <w:bottom w:val="none" w:sz="0" w:space="0" w:color="auto"/>
            <w:right w:val="none" w:sz="0" w:space="0" w:color="auto"/>
          </w:divBdr>
        </w:div>
        <w:div w:id="898327591">
          <w:marLeft w:val="480"/>
          <w:marRight w:val="0"/>
          <w:marTop w:val="0"/>
          <w:marBottom w:val="0"/>
          <w:divBdr>
            <w:top w:val="none" w:sz="0" w:space="0" w:color="auto"/>
            <w:left w:val="none" w:sz="0" w:space="0" w:color="auto"/>
            <w:bottom w:val="none" w:sz="0" w:space="0" w:color="auto"/>
            <w:right w:val="none" w:sz="0" w:space="0" w:color="auto"/>
          </w:divBdr>
        </w:div>
        <w:div w:id="953287090">
          <w:marLeft w:val="480"/>
          <w:marRight w:val="0"/>
          <w:marTop w:val="0"/>
          <w:marBottom w:val="0"/>
          <w:divBdr>
            <w:top w:val="none" w:sz="0" w:space="0" w:color="auto"/>
            <w:left w:val="none" w:sz="0" w:space="0" w:color="auto"/>
            <w:bottom w:val="none" w:sz="0" w:space="0" w:color="auto"/>
            <w:right w:val="none" w:sz="0" w:space="0" w:color="auto"/>
          </w:divBdr>
        </w:div>
        <w:div w:id="1053696434">
          <w:marLeft w:val="480"/>
          <w:marRight w:val="0"/>
          <w:marTop w:val="0"/>
          <w:marBottom w:val="0"/>
          <w:divBdr>
            <w:top w:val="none" w:sz="0" w:space="0" w:color="auto"/>
            <w:left w:val="none" w:sz="0" w:space="0" w:color="auto"/>
            <w:bottom w:val="none" w:sz="0" w:space="0" w:color="auto"/>
            <w:right w:val="none" w:sz="0" w:space="0" w:color="auto"/>
          </w:divBdr>
        </w:div>
        <w:div w:id="1103844715">
          <w:marLeft w:val="480"/>
          <w:marRight w:val="0"/>
          <w:marTop w:val="0"/>
          <w:marBottom w:val="0"/>
          <w:divBdr>
            <w:top w:val="none" w:sz="0" w:space="0" w:color="auto"/>
            <w:left w:val="none" w:sz="0" w:space="0" w:color="auto"/>
            <w:bottom w:val="none" w:sz="0" w:space="0" w:color="auto"/>
            <w:right w:val="none" w:sz="0" w:space="0" w:color="auto"/>
          </w:divBdr>
        </w:div>
        <w:div w:id="1121533196">
          <w:marLeft w:val="480"/>
          <w:marRight w:val="0"/>
          <w:marTop w:val="0"/>
          <w:marBottom w:val="0"/>
          <w:divBdr>
            <w:top w:val="none" w:sz="0" w:space="0" w:color="auto"/>
            <w:left w:val="none" w:sz="0" w:space="0" w:color="auto"/>
            <w:bottom w:val="none" w:sz="0" w:space="0" w:color="auto"/>
            <w:right w:val="none" w:sz="0" w:space="0" w:color="auto"/>
          </w:divBdr>
        </w:div>
        <w:div w:id="1209609075">
          <w:marLeft w:val="480"/>
          <w:marRight w:val="0"/>
          <w:marTop w:val="0"/>
          <w:marBottom w:val="0"/>
          <w:divBdr>
            <w:top w:val="none" w:sz="0" w:space="0" w:color="auto"/>
            <w:left w:val="none" w:sz="0" w:space="0" w:color="auto"/>
            <w:bottom w:val="none" w:sz="0" w:space="0" w:color="auto"/>
            <w:right w:val="none" w:sz="0" w:space="0" w:color="auto"/>
          </w:divBdr>
        </w:div>
        <w:div w:id="1368721095">
          <w:marLeft w:val="480"/>
          <w:marRight w:val="0"/>
          <w:marTop w:val="0"/>
          <w:marBottom w:val="0"/>
          <w:divBdr>
            <w:top w:val="none" w:sz="0" w:space="0" w:color="auto"/>
            <w:left w:val="none" w:sz="0" w:space="0" w:color="auto"/>
            <w:bottom w:val="none" w:sz="0" w:space="0" w:color="auto"/>
            <w:right w:val="none" w:sz="0" w:space="0" w:color="auto"/>
          </w:divBdr>
        </w:div>
        <w:div w:id="1425495022">
          <w:marLeft w:val="480"/>
          <w:marRight w:val="0"/>
          <w:marTop w:val="0"/>
          <w:marBottom w:val="0"/>
          <w:divBdr>
            <w:top w:val="none" w:sz="0" w:space="0" w:color="auto"/>
            <w:left w:val="none" w:sz="0" w:space="0" w:color="auto"/>
            <w:bottom w:val="none" w:sz="0" w:space="0" w:color="auto"/>
            <w:right w:val="none" w:sz="0" w:space="0" w:color="auto"/>
          </w:divBdr>
        </w:div>
        <w:div w:id="1459685397">
          <w:marLeft w:val="480"/>
          <w:marRight w:val="0"/>
          <w:marTop w:val="0"/>
          <w:marBottom w:val="0"/>
          <w:divBdr>
            <w:top w:val="none" w:sz="0" w:space="0" w:color="auto"/>
            <w:left w:val="none" w:sz="0" w:space="0" w:color="auto"/>
            <w:bottom w:val="none" w:sz="0" w:space="0" w:color="auto"/>
            <w:right w:val="none" w:sz="0" w:space="0" w:color="auto"/>
          </w:divBdr>
        </w:div>
        <w:div w:id="1496842501">
          <w:marLeft w:val="480"/>
          <w:marRight w:val="0"/>
          <w:marTop w:val="0"/>
          <w:marBottom w:val="0"/>
          <w:divBdr>
            <w:top w:val="none" w:sz="0" w:space="0" w:color="auto"/>
            <w:left w:val="none" w:sz="0" w:space="0" w:color="auto"/>
            <w:bottom w:val="none" w:sz="0" w:space="0" w:color="auto"/>
            <w:right w:val="none" w:sz="0" w:space="0" w:color="auto"/>
          </w:divBdr>
        </w:div>
        <w:div w:id="1518537477">
          <w:marLeft w:val="480"/>
          <w:marRight w:val="0"/>
          <w:marTop w:val="0"/>
          <w:marBottom w:val="0"/>
          <w:divBdr>
            <w:top w:val="none" w:sz="0" w:space="0" w:color="auto"/>
            <w:left w:val="none" w:sz="0" w:space="0" w:color="auto"/>
            <w:bottom w:val="none" w:sz="0" w:space="0" w:color="auto"/>
            <w:right w:val="none" w:sz="0" w:space="0" w:color="auto"/>
          </w:divBdr>
        </w:div>
        <w:div w:id="1566138855">
          <w:marLeft w:val="480"/>
          <w:marRight w:val="0"/>
          <w:marTop w:val="0"/>
          <w:marBottom w:val="0"/>
          <w:divBdr>
            <w:top w:val="none" w:sz="0" w:space="0" w:color="auto"/>
            <w:left w:val="none" w:sz="0" w:space="0" w:color="auto"/>
            <w:bottom w:val="none" w:sz="0" w:space="0" w:color="auto"/>
            <w:right w:val="none" w:sz="0" w:space="0" w:color="auto"/>
          </w:divBdr>
        </w:div>
        <w:div w:id="1614360014">
          <w:marLeft w:val="480"/>
          <w:marRight w:val="0"/>
          <w:marTop w:val="0"/>
          <w:marBottom w:val="0"/>
          <w:divBdr>
            <w:top w:val="none" w:sz="0" w:space="0" w:color="auto"/>
            <w:left w:val="none" w:sz="0" w:space="0" w:color="auto"/>
            <w:bottom w:val="none" w:sz="0" w:space="0" w:color="auto"/>
            <w:right w:val="none" w:sz="0" w:space="0" w:color="auto"/>
          </w:divBdr>
        </w:div>
        <w:div w:id="1692225423">
          <w:marLeft w:val="480"/>
          <w:marRight w:val="0"/>
          <w:marTop w:val="0"/>
          <w:marBottom w:val="0"/>
          <w:divBdr>
            <w:top w:val="none" w:sz="0" w:space="0" w:color="auto"/>
            <w:left w:val="none" w:sz="0" w:space="0" w:color="auto"/>
            <w:bottom w:val="none" w:sz="0" w:space="0" w:color="auto"/>
            <w:right w:val="none" w:sz="0" w:space="0" w:color="auto"/>
          </w:divBdr>
        </w:div>
        <w:div w:id="1771390815">
          <w:marLeft w:val="480"/>
          <w:marRight w:val="0"/>
          <w:marTop w:val="0"/>
          <w:marBottom w:val="0"/>
          <w:divBdr>
            <w:top w:val="none" w:sz="0" w:space="0" w:color="auto"/>
            <w:left w:val="none" w:sz="0" w:space="0" w:color="auto"/>
            <w:bottom w:val="none" w:sz="0" w:space="0" w:color="auto"/>
            <w:right w:val="none" w:sz="0" w:space="0" w:color="auto"/>
          </w:divBdr>
        </w:div>
        <w:div w:id="1991977948">
          <w:marLeft w:val="480"/>
          <w:marRight w:val="0"/>
          <w:marTop w:val="0"/>
          <w:marBottom w:val="0"/>
          <w:divBdr>
            <w:top w:val="none" w:sz="0" w:space="0" w:color="auto"/>
            <w:left w:val="none" w:sz="0" w:space="0" w:color="auto"/>
            <w:bottom w:val="none" w:sz="0" w:space="0" w:color="auto"/>
            <w:right w:val="none" w:sz="0" w:space="0" w:color="auto"/>
          </w:divBdr>
        </w:div>
        <w:div w:id="2008821724">
          <w:marLeft w:val="480"/>
          <w:marRight w:val="0"/>
          <w:marTop w:val="0"/>
          <w:marBottom w:val="0"/>
          <w:divBdr>
            <w:top w:val="none" w:sz="0" w:space="0" w:color="auto"/>
            <w:left w:val="none" w:sz="0" w:space="0" w:color="auto"/>
            <w:bottom w:val="none" w:sz="0" w:space="0" w:color="auto"/>
            <w:right w:val="none" w:sz="0" w:space="0" w:color="auto"/>
          </w:divBdr>
        </w:div>
      </w:divsChild>
    </w:div>
    <w:div w:id="658315511">
      <w:bodyDiv w:val="1"/>
      <w:marLeft w:val="0"/>
      <w:marRight w:val="0"/>
      <w:marTop w:val="0"/>
      <w:marBottom w:val="0"/>
      <w:divBdr>
        <w:top w:val="none" w:sz="0" w:space="0" w:color="auto"/>
        <w:left w:val="none" w:sz="0" w:space="0" w:color="auto"/>
        <w:bottom w:val="none" w:sz="0" w:space="0" w:color="auto"/>
        <w:right w:val="none" w:sz="0" w:space="0" w:color="auto"/>
      </w:divBdr>
    </w:div>
    <w:div w:id="661934282">
      <w:bodyDiv w:val="1"/>
      <w:marLeft w:val="0"/>
      <w:marRight w:val="0"/>
      <w:marTop w:val="0"/>
      <w:marBottom w:val="0"/>
      <w:divBdr>
        <w:top w:val="none" w:sz="0" w:space="0" w:color="auto"/>
        <w:left w:val="none" w:sz="0" w:space="0" w:color="auto"/>
        <w:bottom w:val="none" w:sz="0" w:space="0" w:color="auto"/>
        <w:right w:val="none" w:sz="0" w:space="0" w:color="auto"/>
      </w:divBdr>
      <w:divsChild>
        <w:div w:id="199902762">
          <w:marLeft w:val="480"/>
          <w:marRight w:val="0"/>
          <w:marTop w:val="0"/>
          <w:marBottom w:val="0"/>
          <w:divBdr>
            <w:top w:val="none" w:sz="0" w:space="0" w:color="auto"/>
            <w:left w:val="none" w:sz="0" w:space="0" w:color="auto"/>
            <w:bottom w:val="none" w:sz="0" w:space="0" w:color="auto"/>
            <w:right w:val="none" w:sz="0" w:space="0" w:color="auto"/>
          </w:divBdr>
        </w:div>
        <w:div w:id="219176798">
          <w:marLeft w:val="480"/>
          <w:marRight w:val="0"/>
          <w:marTop w:val="0"/>
          <w:marBottom w:val="0"/>
          <w:divBdr>
            <w:top w:val="none" w:sz="0" w:space="0" w:color="auto"/>
            <w:left w:val="none" w:sz="0" w:space="0" w:color="auto"/>
            <w:bottom w:val="none" w:sz="0" w:space="0" w:color="auto"/>
            <w:right w:val="none" w:sz="0" w:space="0" w:color="auto"/>
          </w:divBdr>
        </w:div>
        <w:div w:id="227806849">
          <w:marLeft w:val="480"/>
          <w:marRight w:val="0"/>
          <w:marTop w:val="0"/>
          <w:marBottom w:val="0"/>
          <w:divBdr>
            <w:top w:val="none" w:sz="0" w:space="0" w:color="auto"/>
            <w:left w:val="none" w:sz="0" w:space="0" w:color="auto"/>
            <w:bottom w:val="none" w:sz="0" w:space="0" w:color="auto"/>
            <w:right w:val="none" w:sz="0" w:space="0" w:color="auto"/>
          </w:divBdr>
        </w:div>
        <w:div w:id="230388736">
          <w:marLeft w:val="480"/>
          <w:marRight w:val="0"/>
          <w:marTop w:val="0"/>
          <w:marBottom w:val="0"/>
          <w:divBdr>
            <w:top w:val="none" w:sz="0" w:space="0" w:color="auto"/>
            <w:left w:val="none" w:sz="0" w:space="0" w:color="auto"/>
            <w:bottom w:val="none" w:sz="0" w:space="0" w:color="auto"/>
            <w:right w:val="none" w:sz="0" w:space="0" w:color="auto"/>
          </w:divBdr>
        </w:div>
        <w:div w:id="309942088">
          <w:marLeft w:val="480"/>
          <w:marRight w:val="0"/>
          <w:marTop w:val="0"/>
          <w:marBottom w:val="0"/>
          <w:divBdr>
            <w:top w:val="none" w:sz="0" w:space="0" w:color="auto"/>
            <w:left w:val="none" w:sz="0" w:space="0" w:color="auto"/>
            <w:bottom w:val="none" w:sz="0" w:space="0" w:color="auto"/>
            <w:right w:val="none" w:sz="0" w:space="0" w:color="auto"/>
          </w:divBdr>
        </w:div>
        <w:div w:id="354311343">
          <w:marLeft w:val="480"/>
          <w:marRight w:val="0"/>
          <w:marTop w:val="0"/>
          <w:marBottom w:val="0"/>
          <w:divBdr>
            <w:top w:val="none" w:sz="0" w:space="0" w:color="auto"/>
            <w:left w:val="none" w:sz="0" w:space="0" w:color="auto"/>
            <w:bottom w:val="none" w:sz="0" w:space="0" w:color="auto"/>
            <w:right w:val="none" w:sz="0" w:space="0" w:color="auto"/>
          </w:divBdr>
        </w:div>
        <w:div w:id="492531328">
          <w:marLeft w:val="480"/>
          <w:marRight w:val="0"/>
          <w:marTop w:val="0"/>
          <w:marBottom w:val="0"/>
          <w:divBdr>
            <w:top w:val="none" w:sz="0" w:space="0" w:color="auto"/>
            <w:left w:val="none" w:sz="0" w:space="0" w:color="auto"/>
            <w:bottom w:val="none" w:sz="0" w:space="0" w:color="auto"/>
            <w:right w:val="none" w:sz="0" w:space="0" w:color="auto"/>
          </w:divBdr>
        </w:div>
        <w:div w:id="503980281">
          <w:marLeft w:val="480"/>
          <w:marRight w:val="0"/>
          <w:marTop w:val="0"/>
          <w:marBottom w:val="0"/>
          <w:divBdr>
            <w:top w:val="none" w:sz="0" w:space="0" w:color="auto"/>
            <w:left w:val="none" w:sz="0" w:space="0" w:color="auto"/>
            <w:bottom w:val="none" w:sz="0" w:space="0" w:color="auto"/>
            <w:right w:val="none" w:sz="0" w:space="0" w:color="auto"/>
          </w:divBdr>
        </w:div>
        <w:div w:id="557088648">
          <w:marLeft w:val="480"/>
          <w:marRight w:val="0"/>
          <w:marTop w:val="0"/>
          <w:marBottom w:val="0"/>
          <w:divBdr>
            <w:top w:val="none" w:sz="0" w:space="0" w:color="auto"/>
            <w:left w:val="none" w:sz="0" w:space="0" w:color="auto"/>
            <w:bottom w:val="none" w:sz="0" w:space="0" w:color="auto"/>
            <w:right w:val="none" w:sz="0" w:space="0" w:color="auto"/>
          </w:divBdr>
        </w:div>
        <w:div w:id="665524179">
          <w:marLeft w:val="480"/>
          <w:marRight w:val="0"/>
          <w:marTop w:val="0"/>
          <w:marBottom w:val="0"/>
          <w:divBdr>
            <w:top w:val="none" w:sz="0" w:space="0" w:color="auto"/>
            <w:left w:val="none" w:sz="0" w:space="0" w:color="auto"/>
            <w:bottom w:val="none" w:sz="0" w:space="0" w:color="auto"/>
            <w:right w:val="none" w:sz="0" w:space="0" w:color="auto"/>
          </w:divBdr>
        </w:div>
        <w:div w:id="810513904">
          <w:marLeft w:val="480"/>
          <w:marRight w:val="0"/>
          <w:marTop w:val="0"/>
          <w:marBottom w:val="0"/>
          <w:divBdr>
            <w:top w:val="none" w:sz="0" w:space="0" w:color="auto"/>
            <w:left w:val="none" w:sz="0" w:space="0" w:color="auto"/>
            <w:bottom w:val="none" w:sz="0" w:space="0" w:color="auto"/>
            <w:right w:val="none" w:sz="0" w:space="0" w:color="auto"/>
          </w:divBdr>
        </w:div>
        <w:div w:id="892665973">
          <w:marLeft w:val="480"/>
          <w:marRight w:val="0"/>
          <w:marTop w:val="0"/>
          <w:marBottom w:val="0"/>
          <w:divBdr>
            <w:top w:val="none" w:sz="0" w:space="0" w:color="auto"/>
            <w:left w:val="none" w:sz="0" w:space="0" w:color="auto"/>
            <w:bottom w:val="none" w:sz="0" w:space="0" w:color="auto"/>
            <w:right w:val="none" w:sz="0" w:space="0" w:color="auto"/>
          </w:divBdr>
        </w:div>
        <w:div w:id="910846971">
          <w:marLeft w:val="480"/>
          <w:marRight w:val="0"/>
          <w:marTop w:val="0"/>
          <w:marBottom w:val="0"/>
          <w:divBdr>
            <w:top w:val="none" w:sz="0" w:space="0" w:color="auto"/>
            <w:left w:val="none" w:sz="0" w:space="0" w:color="auto"/>
            <w:bottom w:val="none" w:sz="0" w:space="0" w:color="auto"/>
            <w:right w:val="none" w:sz="0" w:space="0" w:color="auto"/>
          </w:divBdr>
        </w:div>
        <w:div w:id="928077629">
          <w:marLeft w:val="480"/>
          <w:marRight w:val="0"/>
          <w:marTop w:val="0"/>
          <w:marBottom w:val="0"/>
          <w:divBdr>
            <w:top w:val="none" w:sz="0" w:space="0" w:color="auto"/>
            <w:left w:val="none" w:sz="0" w:space="0" w:color="auto"/>
            <w:bottom w:val="none" w:sz="0" w:space="0" w:color="auto"/>
            <w:right w:val="none" w:sz="0" w:space="0" w:color="auto"/>
          </w:divBdr>
        </w:div>
        <w:div w:id="985821292">
          <w:marLeft w:val="480"/>
          <w:marRight w:val="0"/>
          <w:marTop w:val="0"/>
          <w:marBottom w:val="0"/>
          <w:divBdr>
            <w:top w:val="none" w:sz="0" w:space="0" w:color="auto"/>
            <w:left w:val="none" w:sz="0" w:space="0" w:color="auto"/>
            <w:bottom w:val="none" w:sz="0" w:space="0" w:color="auto"/>
            <w:right w:val="none" w:sz="0" w:space="0" w:color="auto"/>
          </w:divBdr>
        </w:div>
        <w:div w:id="1013646923">
          <w:marLeft w:val="480"/>
          <w:marRight w:val="0"/>
          <w:marTop w:val="0"/>
          <w:marBottom w:val="0"/>
          <w:divBdr>
            <w:top w:val="none" w:sz="0" w:space="0" w:color="auto"/>
            <w:left w:val="none" w:sz="0" w:space="0" w:color="auto"/>
            <w:bottom w:val="none" w:sz="0" w:space="0" w:color="auto"/>
            <w:right w:val="none" w:sz="0" w:space="0" w:color="auto"/>
          </w:divBdr>
        </w:div>
        <w:div w:id="1134641867">
          <w:marLeft w:val="480"/>
          <w:marRight w:val="0"/>
          <w:marTop w:val="0"/>
          <w:marBottom w:val="0"/>
          <w:divBdr>
            <w:top w:val="none" w:sz="0" w:space="0" w:color="auto"/>
            <w:left w:val="none" w:sz="0" w:space="0" w:color="auto"/>
            <w:bottom w:val="none" w:sz="0" w:space="0" w:color="auto"/>
            <w:right w:val="none" w:sz="0" w:space="0" w:color="auto"/>
          </w:divBdr>
        </w:div>
        <w:div w:id="1256598344">
          <w:marLeft w:val="480"/>
          <w:marRight w:val="0"/>
          <w:marTop w:val="0"/>
          <w:marBottom w:val="0"/>
          <w:divBdr>
            <w:top w:val="none" w:sz="0" w:space="0" w:color="auto"/>
            <w:left w:val="none" w:sz="0" w:space="0" w:color="auto"/>
            <w:bottom w:val="none" w:sz="0" w:space="0" w:color="auto"/>
            <w:right w:val="none" w:sz="0" w:space="0" w:color="auto"/>
          </w:divBdr>
        </w:div>
        <w:div w:id="1309016757">
          <w:marLeft w:val="480"/>
          <w:marRight w:val="0"/>
          <w:marTop w:val="0"/>
          <w:marBottom w:val="0"/>
          <w:divBdr>
            <w:top w:val="none" w:sz="0" w:space="0" w:color="auto"/>
            <w:left w:val="none" w:sz="0" w:space="0" w:color="auto"/>
            <w:bottom w:val="none" w:sz="0" w:space="0" w:color="auto"/>
            <w:right w:val="none" w:sz="0" w:space="0" w:color="auto"/>
          </w:divBdr>
        </w:div>
        <w:div w:id="1326938092">
          <w:marLeft w:val="480"/>
          <w:marRight w:val="0"/>
          <w:marTop w:val="0"/>
          <w:marBottom w:val="0"/>
          <w:divBdr>
            <w:top w:val="none" w:sz="0" w:space="0" w:color="auto"/>
            <w:left w:val="none" w:sz="0" w:space="0" w:color="auto"/>
            <w:bottom w:val="none" w:sz="0" w:space="0" w:color="auto"/>
            <w:right w:val="none" w:sz="0" w:space="0" w:color="auto"/>
          </w:divBdr>
        </w:div>
        <w:div w:id="1336566018">
          <w:marLeft w:val="480"/>
          <w:marRight w:val="0"/>
          <w:marTop w:val="0"/>
          <w:marBottom w:val="0"/>
          <w:divBdr>
            <w:top w:val="none" w:sz="0" w:space="0" w:color="auto"/>
            <w:left w:val="none" w:sz="0" w:space="0" w:color="auto"/>
            <w:bottom w:val="none" w:sz="0" w:space="0" w:color="auto"/>
            <w:right w:val="none" w:sz="0" w:space="0" w:color="auto"/>
          </w:divBdr>
        </w:div>
        <w:div w:id="1359163819">
          <w:marLeft w:val="480"/>
          <w:marRight w:val="0"/>
          <w:marTop w:val="0"/>
          <w:marBottom w:val="0"/>
          <w:divBdr>
            <w:top w:val="none" w:sz="0" w:space="0" w:color="auto"/>
            <w:left w:val="none" w:sz="0" w:space="0" w:color="auto"/>
            <w:bottom w:val="none" w:sz="0" w:space="0" w:color="auto"/>
            <w:right w:val="none" w:sz="0" w:space="0" w:color="auto"/>
          </w:divBdr>
        </w:div>
        <w:div w:id="1450204650">
          <w:marLeft w:val="480"/>
          <w:marRight w:val="0"/>
          <w:marTop w:val="0"/>
          <w:marBottom w:val="0"/>
          <w:divBdr>
            <w:top w:val="none" w:sz="0" w:space="0" w:color="auto"/>
            <w:left w:val="none" w:sz="0" w:space="0" w:color="auto"/>
            <w:bottom w:val="none" w:sz="0" w:space="0" w:color="auto"/>
            <w:right w:val="none" w:sz="0" w:space="0" w:color="auto"/>
          </w:divBdr>
        </w:div>
        <w:div w:id="1511288912">
          <w:marLeft w:val="480"/>
          <w:marRight w:val="0"/>
          <w:marTop w:val="0"/>
          <w:marBottom w:val="0"/>
          <w:divBdr>
            <w:top w:val="none" w:sz="0" w:space="0" w:color="auto"/>
            <w:left w:val="none" w:sz="0" w:space="0" w:color="auto"/>
            <w:bottom w:val="none" w:sz="0" w:space="0" w:color="auto"/>
            <w:right w:val="none" w:sz="0" w:space="0" w:color="auto"/>
          </w:divBdr>
        </w:div>
        <w:div w:id="1511945356">
          <w:marLeft w:val="480"/>
          <w:marRight w:val="0"/>
          <w:marTop w:val="0"/>
          <w:marBottom w:val="0"/>
          <w:divBdr>
            <w:top w:val="none" w:sz="0" w:space="0" w:color="auto"/>
            <w:left w:val="none" w:sz="0" w:space="0" w:color="auto"/>
            <w:bottom w:val="none" w:sz="0" w:space="0" w:color="auto"/>
            <w:right w:val="none" w:sz="0" w:space="0" w:color="auto"/>
          </w:divBdr>
        </w:div>
        <w:div w:id="1523277280">
          <w:marLeft w:val="480"/>
          <w:marRight w:val="0"/>
          <w:marTop w:val="0"/>
          <w:marBottom w:val="0"/>
          <w:divBdr>
            <w:top w:val="none" w:sz="0" w:space="0" w:color="auto"/>
            <w:left w:val="none" w:sz="0" w:space="0" w:color="auto"/>
            <w:bottom w:val="none" w:sz="0" w:space="0" w:color="auto"/>
            <w:right w:val="none" w:sz="0" w:space="0" w:color="auto"/>
          </w:divBdr>
        </w:div>
        <w:div w:id="1617325301">
          <w:marLeft w:val="480"/>
          <w:marRight w:val="0"/>
          <w:marTop w:val="0"/>
          <w:marBottom w:val="0"/>
          <w:divBdr>
            <w:top w:val="none" w:sz="0" w:space="0" w:color="auto"/>
            <w:left w:val="none" w:sz="0" w:space="0" w:color="auto"/>
            <w:bottom w:val="none" w:sz="0" w:space="0" w:color="auto"/>
            <w:right w:val="none" w:sz="0" w:space="0" w:color="auto"/>
          </w:divBdr>
        </w:div>
        <w:div w:id="1671788124">
          <w:marLeft w:val="480"/>
          <w:marRight w:val="0"/>
          <w:marTop w:val="0"/>
          <w:marBottom w:val="0"/>
          <w:divBdr>
            <w:top w:val="none" w:sz="0" w:space="0" w:color="auto"/>
            <w:left w:val="none" w:sz="0" w:space="0" w:color="auto"/>
            <w:bottom w:val="none" w:sz="0" w:space="0" w:color="auto"/>
            <w:right w:val="none" w:sz="0" w:space="0" w:color="auto"/>
          </w:divBdr>
        </w:div>
        <w:div w:id="1698433728">
          <w:marLeft w:val="480"/>
          <w:marRight w:val="0"/>
          <w:marTop w:val="0"/>
          <w:marBottom w:val="0"/>
          <w:divBdr>
            <w:top w:val="none" w:sz="0" w:space="0" w:color="auto"/>
            <w:left w:val="none" w:sz="0" w:space="0" w:color="auto"/>
            <w:bottom w:val="none" w:sz="0" w:space="0" w:color="auto"/>
            <w:right w:val="none" w:sz="0" w:space="0" w:color="auto"/>
          </w:divBdr>
        </w:div>
        <w:div w:id="1759787451">
          <w:marLeft w:val="480"/>
          <w:marRight w:val="0"/>
          <w:marTop w:val="0"/>
          <w:marBottom w:val="0"/>
          <w:divBdr>
            <w:top w:val="none" w:sz="0" w:space="0" w:color="auto"/>
            <w:left w:val="none" w:sz="0" w:space="0" w:color="auto"/>
            <w:bottom w:val="none" w:sz="0" w:space="0" w:color="auto"/>
            <w:right w:val="none" w:sz="0" w:space="0" w:color="auto"/>
          </w:divBdr>
        </w:div>
        <w:div w:id="1788111690">
          <w:marLeft w:val="480"/>
          <w:marRight w:val="0"/>
          <w:marTop w:val="0"/>
          <w:marBottom w:val="0"/>
          <w:divBdr>
            <w:top w:val="none" w:sz="0" w:space="0" w:color="auto"/>
            <w:left w:val="none" w:sz="0" w:space="0" w:color="auto"/>
            <w:bottom w:val="none" w:sz="0" w:space="0" w:color="auto"/>
            <w:right w:val="none" w:sz="0" w:space="0" w:color="auto"/>
          </w:divBdr>
        </w:div>
        <w:div w:id="1798915910">
          <w:marLeft w:val="480"/>
          <w:marRight w:val="0"/>
          <w:marTop w:val="0"/>
          <w:marBottom w:val="0"/>
          <w:divBdr>
            <w:top w:val="none" w:sz="0" w:space="0" w:color="auto"/>
            <w:left w:val="none" w:sz="0" w:space="0" w:color="auto"/>
            <w:bottom w:val="none" w:sz="0" w:space="0" w:color="auto"/>
            <w:right w:val="none" w:sz="0" w:space="0" w:color="auto"/>
          </w:divBdr>
        </w:div>
        <w:div w:id="1812476157">
          <w:marLeft w:val="480"/>
          <w:marRight w:val="0"/>
          <w:marTop w:val="0"/>
          <w:marBottom w:val="0"/>
          <w:divBdr>
            <w:top w:val="none" w:sz="0" w:space="0" w:color="auto"/>
            <w:left w:val="none" w:sz="0" w:space="0" w:color="auto"/>
            <w:bottom w:val="none" w:sz="0" w:space="0" w:color="auto"/>
            <w:right w:val="none" w:sz="0" w:space="0" w:color="auto"/>
          </w:divBdr>
        </w:div>
        <w:div w:id="1822966124">
          <w:marLeft w:val="480"/>
          <w:marRight w:val="0"/>
          <w:marTop w:val="0"/>
          <w:marBottom w:val="0"/>
          <w:divBdr>
            <w:top w:val="none" w:sz="0" w:space="0" w:color="auto"/>
            <w:left w:val="none" w:sz="0" w:space="0" w:color="auto"/>
            <w:bottom w:val="none" w:sz="0" w:space="0" w:color="auto"/>
            <w:right w:val="none" w:sz="0" w:space="0" w:color="auto"/>
          </w:divBdr>
        </w:div>
        <w:div w:id="1835533963">
          <w:marLeft w:val="480"/>
          <w:marRight w:val="0"/>
          <w:marTop w:val="0"/>
          <w:marBottom w:val="0"/>
          <w:divBdr>
            <w:top w:val="none" w:sz="0" w:space="0" w:color="auto"/>
            <w:left w:val="none" w:sz="0" w:space="0" w:color="auto"/>
            <w:bottom w:val="none" w:sz="0" w:space="0" w:color="auto"/>
            <w:right w:val="none" w:sz="0" w:space="0" w:color="auto"/>
          </w:divBdr>
        </w:div>
        <w:div w:id="1845703129">
          <w:marLeft w:val="480"/>
          <w:marRight w:val="0"/>
          <w:marTop w:val="0"/>
          <w:marBottom w:val="0"/>
          <w:divBdr>
            <w:top w:val="none" w:sz="0" w:space="0" w:color="auto"/>
            <w:left w:val="none" w:sz="0" w:space="0" w:color="auto"/>
            <w:bottom w:val="none" w:sz="0" w:space="0" w:color="auto"/>
            <w:right w:val="none" w:sz="0" w:space="0" w:color="auto"/>
          </w:divBdr>
        </w:div>
        <w:div w:id="1898784797">
          <w:marLeft w:val="480"/>
          <w:marRight w:val="0"/>
          <w:marTop w:val="0"/>
          <w:marBottom w:val="0"/>
          <w:divBdr>
            <w:top w:val="none" w:sz="0" w:space="0" w:color="auto"/>
            <w:left w:val="none" w:sz="0" w:space="0" w:color="auto"/>
            <w:bottom w:val="none" w:sz="0" w:space="0" w:color="auto"/>
            <w:right w:val="none" w:sz="0" w:space="0" w:color="auto"/>
          </w:divBdr>
        </w:div>
        <w:div w:id="1937012596">
          <w:marLeft w:val="480"/>
          <w:marRight w:val="0"/>
          <w:marTop w:val="0"/>
          <w:marBottom w:val="0"/>
          <w:divBdr>
            <w:top w:val="none" w:sz="0" w:space="0" w:color="auto"/>
            <w:left w:val="none" w:sz="0" w:space="0" w:color="auto"/>
            <w:bottom w:val="none" w:sz="0" w:space="0" w:color="auto"/>
            <w:right w:val="none" w:sz="0" w:space="0" w:color="auto"/>
          </w:divBdr>
        </w:div>
        <w:div w:id="2017614447">
          <w:marLeft w:val="480"/>
          <w:marRight w:val="0"/>
          <w:marTop w:val="0"/>
          <w:marBottom w:val="0"/>
          <w:divBdr>
            <w:top w:val="none" w:sz="0" w:space="0" w:color="auto"/>
            <w:left w:val="none" w:sz="0" w:space="0" w:color="auto"/>
            <w:bottom w:val="none" w:sz="0" w:space="0" w:color="auto"/>
            <w:right w:val="none" w:sz="0" w:space="0" w:color="auto"/>
          </w:divBdr>
        </w:div>
        <w:div w:id="2070806611">
          <w:marLeft w:val="480"/>
          <w:marRight w:val="0"/>
          <w:marTop w:val="0"/>
          <w:marBottom w:val="0"/>
          <w:divBdr>
            <w:top w:val="none" w:sz="0" w:space="0" w:color="auto"/>
            <w:left w:val="none" w:sz="0" w:space="0" w:color="auto"/>
            <w:bottom w:val="none" w:sz="0" w:space="0" w:color="auto"/>
            <w:right w:val="none" w:sz="0" w:space="0" w:color="auto"/>
          </w:divBdr>
        </w:div>
        <w:div w:id="2105104983">
          <w:marLeft w:val="480"/>
          <w:marRight w:val="0"/>
          <w:marTop w:val="0"/>
          <w:marBottom w:val="0"/>
          <w:divBdr>
            <w:top w:val="none" w:sz="0" w:space="0" w:color="auto"/>
            <w:left w:val="none" w:sz="0" w:space="0" w:color="auto"/>
            <w:bottom w:val="none" w:sz="0" w:space="0" w:color="auto"/>
            <w:right w:val="none" w:sz="0" w:space="0" w:color="auto"/>
          </w:divBdr>
        </w:div>
      </w:divsChild>
    </w:div>
    <w:div w:id="668022545">
      <w:bodyDiv w:val="1"/>
      <w:marLeft w:val="0"/>
      <w:marRight w:val="0"/>
      <w:marTop w:val="0"/>
      <w:marBottom w:val="0"/>
      <w:divBdr>
        <w:top w:val="none" w:sz="0" w:space="0" w:color="auto"/>
        <w:left w:val="none" w:sz="0" w:space="0" w:color="auto"/>
        <w:bottom w:val="none" w:sz="0" w:space="0" w:color="auto"/>
        <w:right w:val="none" w:sz="0" w:space="0" w:color="auto"/>
      </w:divBdr>
    </w:div>
    <w:div w:id="669479805">
      <w:bodyDiv w:val="1"/>
      <w:marLeft w:val="0"/>
      <w:marRight w:val="0"/>
      <w:marTop w:val="0"/>
      <w:marBottom w:val="0"/>
      <w:divBdr>
        <w:top w:val="none" w:sz="0" w:space="0" w:color="auto"/>
        <w:left w:val="none" w:sz="0" w:space="0" w:color="auto"/>
        <w:bottom w:val="none" w:sz="0" w:space="0" w:color="auto"/>
        <w:right w:val="none" w:sz="0" w:space="0" w:color="auto"/>
      </w:divBdr>
    </w:div>
    <w:div w:id="676886406">
      <w:bodyDiv w:val="1"/>
      <w:marLeft w:val="0"/>
      <w:marRight w:val="0"/>
      <w:marTop w:val="0"/>
      <w:marBottom w:val="0"/>
      <w:divBdr>
        <w:top w:val="none" w:sz="0" w:space="0" w:color="auto"/>
        <w:left w:val="none" w:sz="0" w:space="0" w:color="auto"/>
        <w:bottom w:val="none" w:sz="0" w:space="0" w:color="auto"/>
        <w:right w:val="none" w:sz="0" w:space="0" w:color="auto"/>
      </w:divBdr>
    </w:div>
    <w:div w:id="683635517">
      <w:bodyDiv w:val="1"/>
      <w:marLeft w:val="0"/>
      <w:marRight w:val="0"/>
      <w:marTop w:val="0"/>
      <w:marBottom w:val="0"/>
      <w:divBdr>
        <w:top w:val="none" w:sz="0" w:space="0" w:color="auto"/>
        <w:left w:val="none" w:sz="0" w:space="0" w:color="auto"/>
        <w:bottom w:val="none" w:sz="0" w:space="0" w:color="auto"/>
        <w:right w:val="none" w:sz="0" w:space="0" w:color="auto"/>
      </w:divBdr>
    </w:div>
    <w:div w:id="683747312">
      <w:bodyDiv w:val="1"/>
      <w:marLeft w:val="0"/>
      <w:marRight w:val="0"/>
      <w:marTop w:val="0"/>
      <w:marBottom w:val="0"/>
      <w:divBdr>
        <w:top w:val="none" w:sz="0" w:space="0" w:color="auto"/>
        <w:left w:val="none" w:sz="0" w:space="0" w:color="auto"/>
        <w:bottom w:val="none" w:sz="0" w:space="0" w:color="auto"/>
        <w:right w:val="none" w:sz="0" w:space="0" w:color="auto"/>
      </w:divBdr>
    </w:div>
    <w:div w:id="684209679">
      <w:bodyDiv w:val="1"/>
      <w:marLeft w:val="0"/>
      <w:marRight w:val="0"/>
      <w:marTop w:val="0"/>
      <w:marBottom w:val="0"/>
      <w:divBdr>
        <w:top w:val="none" w:sz="0" w:space="0" w:color="auto"/>
        <w:left w:val="none" w:sz="0" w:space="0" w:color="auto"/>
        <w:bottom w:val="none" w:sz="0" w:space="0" w:color="auto"/>
        <w:right w:val="none" w:sz="0" w:space="0" w:color="auto"/>
      </w:divBdr>
    </w:div>
    <w:div w:id="685861975">
      <w:bodyDiv w:val="1"/>
      <w:marLeft w:val="0"/>
      <w:marRight w:val="0"/>
      <w:marTop w:val="0"/>
      <w:marBottom w:val="0"/>
      <w:divBdr>
        <w:top w:val="none" w:sz="0" w:space="0" w:color="auto"/>
        <w:left w:val="none" w:sz="0" w:space="0" w:color="auto"/>
        <w:bottom w:val="none" w:sz="0" w:space="0" w:color="auto"/>
        <w:right w:val="none" w:sz="0" w:space="0" w:color="auto"/>
      </w:divBdr>
    </w:div>
    <w:div w:id="685908004">
      <w:bodyDiv w:val="1"/>
      <w:marLeft w:val="0"/>
      <w:marRight w:val="0"/>
      <w:marTop w:val="0"/>
      <w:marBottom w:val="0"/>
      <w:divBdr>
        <w:top w:val="none" w:sz="0" w:space="0" w:color="auto"/>
        <w:left w:val="none" w:sz="0" w:space="0" w:color="auto"/>
        <w:bottom w:val="none" w:sz="0" w:space="0" w:color="auto"/>
        <w:right w:val="none" w:sz="0" w:space="0" w:color="auto"/>
      </w:divBdr>
      <w:divsChild>
        <w:div w:id="26763418">
          <w:marLeft w:val="480"/>
          <w:marRight w:val="0"/>
          <w:marTop w:val="0"/>
          <w:marBottom w:val="0"/>
          <w:divBdr>
            <w:top w:val="none" w:sz="0" w:space="0" w:color="auto"/>
            <w:left w:val="none" w:sz="0" w:space="0" w:color="auto"/>
            <w:bottom w:val="none" w:sz="0" w:space="0" w:color="auto"/>
            <w:right w:val="none" w:sz="0" w:space="0" w:color="auto"/>
          </w:divBdr>
        </w:div>
        <w:div w:id="38168197">
          <w:marLeft w:val="480"/>
          <w:marRight w:val="0"/>
          <w:marTop w:val="0"/>
          <w:marBottom w:val="0"/>
          <w:divBdr>
            <w:top w:val="none" w:sz="0" w:space="0" w:color="auto"/>
            <w:left w:val="none" w:sz="0" w:space="0" w:color="auto"/>
            <w:bottom w:val="none" w:sz="0" w:space="0" w:color="auto"/>
            <w:right w:val="none" w:sz="0" w:space="0" w:color="auto"/>
          </w:divBdr>
        </w:div>
        <w:div w:id="41171072">
          <w:marLeft w:val="480"/>
          <w:marRight w:val="0"/>
          <w:marTop w:val="0"/>
          <w:marBottom w:val="0"/>
          <w:divBdr>
            <w:top w:val="none" w:sz="0" w:space="0" w:color="auto"/>
            <w:left w:val="none" w:sz="0" w:space="0" w:color="auto"/>
            <w:bottom w:val="none" w:sz="0" w:space="0" w:color="auto"/>
            <w:right w:val="none" w:sz="0" w:space="0" w:color="auto"/>
          </w:divBdr>
        </w:div>
        <w:div w:id="70584341">
          <w:marLeft w:val="480"/>
          <w:marRight w:val="0"/>
          <w:marTop w:val="0"/>
          <w:marBottom w:val="0"/>
          <w:divBdr>
            <w:top w:val="none" w:sz="0" w:space="0" w:color="auto"/>
            <w:left w:val="none" w:sz="0" w:space="0" w:color="auto"/>
            <w:bottom w:val="none" w:sz="0" w:space="0" w:color="auto"/>
            <w:right w:val="none" w:sz="0" w:space="0" w:color="auto"/>
          </w:divBdr>
        </w:div>
        <w:div w:id="72433574">
          <w:marLeft w:val="480"/>
          <w:marRight w:val="0"/>
          <w:marTop w:val="0"/>
          <w:marBottom w:val="0"/>
          <w:divBdr>
            <w:top w:val="none" w:sz="0" w:space="0" w:color="auto"/>
            <w:left w:val="none" w:sz="0" w:space="0" w:color="auto"/>
            <w:bottom w:val="none" w:sz="0" w:space="0" w:color="auto"/>
            <w:right w:val="none" w:sz="0" w:space="0" w:color="auto"/>
          </w:divBdr>
        </w:div>
        <w:div w:id="77288288">
          <w:marLeft w:val="480"/>
          <w:marRight w:val="0"/>
          <w:marTop w:val="0"/>
          <w:marBottom w:val="0"/>
          <w:divBdr>
            <w:top w:val="none" w:sz="0" w:space="0" w:color="auto"/>
            <w:left w:val="none" w:sz="0" w:space="0" w:color="auto"/>
            <w:bottom w:val="none" w:sz="0" w:space="0" w:color="auto"/>
            <w:right w:val="none" w:sz="0" w:space="0" w:color="auto"/>
          </w:divBdr>
        </w:div>
        <w:div w:id="84496075">
          <w:marLeft w:val="480"/>
          <w:marRight w:val="0"/>
          <w:marTop w:val="0"/>
          <w:marBottom w:val="0"/>
          <w:divBdr>
            <w:top w:val="none" w:sz="0" w:space="0" w:color="auto"/>
            <w:left w:val="none" w:sz="0" w:space="0" w:color="auto"/>
            <w:bottom w:val="none" w:sz="0" w:space="0" w:color="auto"/>
            <w:right w:val="none" w:sz="0" w:space="0" w:color="auto"/>
          </w:divBdr>
        </w:div>
        <w:div w:id="87387088">
          <w:marLeft w:val="480"/>
          <w:marRight w:val="0"/>
          <w:marTop w:val="0"/>
          <w:marBottom w:val="0"/>
          <w:divBdr>
            <w:top w:val="none" w:sz="0" w:space="0" w:color="auto"/>
            <w:left w:val="none" w:sz="0" w:space="0" w:color="auto"/>
            <w:bottom w:val="none" w:sz="0" w:space="0" w:color="auto"/>
            <w:right w:val="none" w:sz="0" w:space="0" w:color="auto"/>
          </w:divBdr>
        </w:div>
        <w:div w:id="94441751">
          <w:marLeft w:val="480"/>
          <w:marRight w:val="0"/>
          <w:marTop w:val="0"/>
          <w:marBottom w:val="0"/>
          <w:divBdr>
            <w:top w:val="none" w:sz="0" w:space="0" w:color="auto"/>
            <w:left w:val="none" w:sz="0" w:space="0" w:color="auto"/>
            <w:bottom w:val="none" w:sz="0" w:space="0" w:color="auto"/>
            <w:right w:val="none" w:sz="0" w:space="0" w:color="auto"/>
          </w:divBdr>
        </w:div>
        <w:div w:id="110322566">
          <w:marLeft w:val="480"/>
          <w:marRight w:val="0"/>
          <w:marTop w:val="0"/>
          <w:marBottom w:val="0"/>
          <w:divBdr>
            <w:top w:val="none" w:sz="0" w:space="0" w:color="auto"/>
            <w:left w:val="none" w:sz="0" w:space="0" w:color="auto"/>
            <w:bottom w:val="none" w:sz="0" w:space="0" w:color="auto"/>
            <w:right w:val="none" w:sz="0" w:space="0" w:color="auto"/>
          </w:divBdr>
        </w:div>
        <w:div w:id="200827542">
          <w:marLeft w:val="480"/>
          <w:marRight w:val="0"/>
          <w:marTop w:val="0"/>
          <w:marBottom w:val="0"/>
          <w:divBdr>
            <w:top w:val="none" w:sz="0" w:space="0" w:color="auto"/>
            <w:left w:val="none" w:sz="0" w:space="0" w:color="auto"/>
            <w:bottom w:val="none" w:sz="0" w:space="0" w:color="auto"/>
            <w:right w:val="none" w:sz="0" w:space="0" w:color="auto"/>
          </w:divBdr>
        </w:div>
        <w:div w:id="207882118">
          <w:marLeft w:val="480"/>
          <w:marRight w:val="0"/>
          <w:marTop w:val="0"/>
          <w:marBottom w:val="0"/>
          <w:divBdr>
            <w:top w:val="none" w:sz="0" w:space="0" w:color="auto"/>
            <w:left w:val="none" w:sz="0" w:space="0" w:color="auto"/>
            <w:bottom w:val="none" w:sz="0" w:space="0" w:color="auto"/>
            <w:right w:val="none" w:sz="0" w:space="0" w:color="auto"/>
          </w:divBdr>
        </w:div>
        <w:div w:id="225994535">
          <w:marLeft w:val="480"/>
          <w:marRight w:val="0"/>
          <w:marTop w:val="0"/>
          <w:marBottom w:val="0"/>
          <w:divBdr>
            <w:top w:val="none" w:sz="0" w:space="0" w:color="auto"/>
            <w:left w:val="none" w:sz="0" w:space="0" w:color="auto"/>
            <w:bottom w:val="none" w:sz="0" w:space="0" w:color="auto"/>
            <w:right w:val="none" w:sz="0" w:space="0" w:color="auto"/>
          </w:divBdr>
        </w:div>
        <w:div w:id="239173303">
          <w:marLeft w:val="480"/>
          <w:marRight w:val="0"/>
          <w:marTop w:val="0"/>
          <w:marBottom w:val="0"/>
          <w:divBdr>
            <w:top w:val="none" w:sz="0" w:space="0" w:color="auto"/>
            <w:left w:val="none" w:sz="0" w:space="0" w:color="auto"/>
            <w:bottom w:val="none" w:sz="0" w:space="0" w:color="auto"/>
            <w:right w:val="none" w:sz="0" w:space="0" w:color="auto"/>
          </w:divBdr>
        </w:div>
        <w:div w:id="296881038">
          <w:marLeft w:val="480"/>
          <w:marRight w:val="0"/>
          <w:marTop w:val="0"/>
          <w:marBottom w:val="0"/>
          <w:divBdr>
            <w:top w:val="none" w:sz="0" w:space="0" w:color="auto"/>
            <w:left w:val="none" w:sz="0" w:space="0" w:color="auto"/>
            <w:bottom w:val="none" w:sz="0" w:space="0" w:color="auto"/>
            <w:right w:val="none" w:sz="0" w:space="0" w:color="auto"/>
          </w:divBdr>
        </w:div>
        <w:div w:id="302003731">
          <w:marLeft w:val="480"/>
          <w:marRight w:val="0"/>
          <w:marTop w:val="0"/>
          <w:marBottom w:val="0"/>
          <w:divBdr>
            <w:top w:val="none" w:sz="0" w:space="0" w:color="auto"/>
            <w:left w:val="none" w:sz="0" w:space="0" w:color="auto"/>
            <w:bottom w:val="none" w:sz="0" w:space="0" w:color="auto"/>
            <w:right w:val="none" w:sz="0" w:space="0" w:color="auto"/>
          </w:divBdr>
        </w:div>
        <w:div w:id="311108443">
          <w:marLeft w:val="480"/>
          <w:marRight w:val="0"/>
          <w:marTop w:val="0"/>
          <w:marBottom w:val="0"/>
          <w:divBdr>
            <w:top w:val="none" w:sz="0" w:space="0" w:color="auto"/>
            <w:left w:val="none" w:sz="0" w:space="0" w:color="auto"/>
            <w:bottom w:val="none" w:sz="0" w:space="0" w:color="auto"/>
            <w:right w:val="none" w:sz="0" w:space="0" w:color="auto"/>
          </w:divBdr>
        </w:div>
        <w:div w:id="325670702">
          <w:marLeft w:val="480"/>
          <w:marRight w:val="0"/>
          <w:marTop w:val="0"/>
          <w:marBottom w:val="0"/>
          <w:divBdr>
            <w:top w:val="none" w:sz="0" w:space="0" w:color="auto"/>
            <w:left w:val="none" w:sz="0" w:space="0" w:color="auto"/>
            <w:bottom w:val="none" w:sz="0" w:space="0" w:color="auto"/>
            <w:right w:val="none" w:sz="0" w:space="0" w:color="auto"/>
          </w:divBdr>
        </w:div>
        <w:div w:id="338434421">
          <w:marLeft w:val="480"/>
          <w:marRight w:val="0"/>
          <w:marTop w:val="0"/>
          <w:marBottom w:val="0"/>
          <w:divBdr>
            <w:top w:val="none" w:sz="0" w:space="0" w:color="auto"/>
            <w:left w:val="none" w:sz="0" w:space="0" w:color="auto"/>
            <w:bottom w:val="none" w:sz="0" w:space="0" w:color="auto"/>
            <w:right w:val="none" w:sz="0" w:space="0" w:color="auto"/>
          </w:divBdr>
        </w:div>
        <w:div w:id="369840216">
          <w:marLeft w:val="480"/>
          <w:marRight w:val="0"/>
          <w:marTop w:val="0"/>
          <w:marBottom w:val="0"/>
          <w:divBdr>
            <w:top w:val="none" w:sz="0" w:space="0" w:color="auto"/>
            <w:left w:val="none" w:sz="0" w:space="0" w:color="auto"/>
            <w:bottom w:val="none" w:sz="0" w:space="0" w:color="auto"/>
            <w:right w:val="none" w:sz="0" w:space="0" w:color="auto"/>
          </w:divBdr>
        </w:div>
        <w:div w:id="375811921">
          <w:marLeft w:val="480"/>
          <w:marRight w:val="0"/>
          <w:marTop w:val="0"/>
          <w:marBottom w:val="0"/>
          <w:divBdr>
            <w:top w:val="none" w:sz="0" w:space="0" w:color="auto"/>
            <w:left w:val="none" w:sz="0" w:space="0" w:color="auto"/>
            <w:bottom w:val="none" w:sz="0" w:space="0" w:color="auto"/>
            <w:right w:val="none" w:sz="0" w:space="0" w:color="auto"/>
          </w:divBdr>
        </w:div>
        <w:div w:id="389495645">
          <w:marLeft w:val="480"/>
          <w:marRight w:val="0"/>
          <w:marTop w:val="0"/>
          <w:marBottom w:val="0"/>
          <w:divBdr>
            <w:top w:val="none" w:sz="0" w:space="0" w:color="auto"/>
            <w:left w:val="none" w:sz="0" w:space="0" w:color="auto"/>
            <w:bottom w:val="none" w:sz="0" w:space="0" w:color="auto"/>
            <w:right w:val="none" w:sz="0" w:space="0" w:color="auto"/>
          </w:divBdr>
        </w:div>
        <w:div w:id="505096462">
          <w:marLeft w:val="480"/>
          <w:marRight w:val="0"/>
          <w:marTop w:val="0"/>
          <w:marBottom w:val="0"/>
          <w:divBdr>
            <w:top w:val="none" w:sz="0" w:space="0" w:color="auto"/>
            <w:left w:val="none" w:sz="0" w:space="0" w:color="auto"/>
            <w:bottom w:val="none" w:sz="0" w:space="0" w:color="auto"/>
            <w:right w:val="none" w:sz="0" w:space="0" w:color="auto"/>
          </w:divBdr>
        </w:div>
        <w:div w:id="520895263">
          <w:marLeft w:val="480"/>
          <w:marRight w:val="0"/>
          <w:marTop w:val="0"/>
          <w:marBottom w:val="0"/>
          <w:divBdr>
            <w:top w:val="none" w:sz="0" w:space="0" w:color="auto"/>
            <w:left w:val="none" w:sz="0" w:space="0" w:color="auto"/>
            <w:bottom w:val="none" w:sz="0" w:space="0" w:color="auto"/>
            <w:right w:val="none" w:sz="0" w:space="0" w:color="auto"/>
          </w:divBdr>
        </w:div>
        <w:div w:id="570696369">
          <w:marLeft w:val="480"/>
          <w:marRight w:val="0"/>
          <w:marTop w:val="0"/>
          <w:marBottom w:val="0"/>
          <w:divBdr>
            <w:top w:val="none" w:sz="0" w:space="0" w:color="auto"/>
            <w:left w:val="none" w:sz="0" w:space="0" w:color="auto"/>
            <w:bottom w:val="none" w:sz="0" w:space="0" w:color="auto"/>
            <w:right w:val="none" w:sz="0" w:space="0" w:color="auto"/>
          </w:divBdr>
        </w:div>
        <w:div w:id="580721230">
          <w:marLeft w:val="480"/>
          <w:marRight w:val="0"/>
          <w:marTop w:val="0"/>
          <w:marBottom w:val="0"/>
          <w:divBdr>
            <w:top w:val="none" w:sz="0" w:space="0" w:color="auto"/>
            <w:left w:val="none" w:sz="0" w:space="0" w:color="auto"/>
            <w:bottom w:val="none" w:sz="0" w:space="0" w:color="auto"/>
            <w:right w:val="none" w:sz="0" w:space="0" w:color="auto"/>
          </w:divBdr>
        </w:div>
        <w:div w:id="793061837">
          <w:marLeft w:val="480"/>
          <w:marRight w:val="0"/>
          <w:marTop w:val="0"/>
          <w:marBottom w:val="0"/>
          <w:divBdr>
            <w:top w:val="none" w:sz="0" w:space="0" w:color="auto"/>
            <w:left w:val="none" w:sz="0" w:space="0" w:color="auto"/>
            <w:bottom w:val="none" w:sz="0" w:space="0" w:color="auto"/>
            <w:right w:val="none" w:sz="0" w:space="0" w:color="auto"/>
          </w:divBdr>
        </w:div>
        <w:div w:id="816848638">
          <w:marLeft w:val="480"/>
          <w:marRight w:val="0"/>
          <w:marTop w:val="0"/>
          <w:marBottom w:val="0"/>
          <w:divBdr>
            <w:top w:val="none" w:sz="0" w:space="0" w:color="auto"/>
            <w:left w:val="none" w:sz="0" w:space="0" w:color="auto"/>
            <w:bottom w:val="none" w:sz="0" w:space="0" w:color="auto"/>
            <w:right w:val="none" w:sz="0" w:space="0" w:color="auto"/>
          </w:divBdr>
        </w:div>
        <w:div w:id="912737819">
          <w:marLeft w:val="480"/>
          <w:marRight w:val="0"/>
          <w:marTop w:val="0"/>
          <w:marBottom w:val="0"/>
          <w:divBdr>
            <w:top w:val="none" w:sz="0" w:space="0" w:color="auto"/>
            <w:left w:val="none" w:sz="0" w:space="0" w:color="auto"/>
            <w:bottom w:val="none" w:sz="0" w:space="0" w:color="auto"/>
            <w:right w:val="none" w:sz="0" w:space="0" w:color="auto"/>
          </w:divBdr>
        </w:div>
        <w:div w:id="925844151">
          <w:marLeft w:val="480"/>
          <w:marRight w:val="0"/>
          <w:marTop w:val="0"/>
          <w:marBottom w:val="0"/>
          <w:divBdr>
            <w:top w:val="none" w:sz="0" w:space="0" w:color="auto"/>
            <w:left w:val="none" w:sz="0" w:space="0" w:color="auto"/>
            <w:bottom w:val="none" w:sz="0" w:space="0" w:color="auto"/>
            <w:right w:val="none" w:sz="0" w:space="0" w:color="auto"/>
          </w:divBdr>
        </w:div>
        <w:div w:id="930436129">
          <w:marLeft w:val="480"/>
          <w:marRight w:val="0"/>
          <w:marTop w:val="0"/>
          <w:marBottom w:val="0"/>
          <w:divBdr>
            <w:top w:val="none" w:sz="0" w:space="0" w:color="auto"/>
            <w:left w:val="none" w:sz="0" w:space="0" w:color="auto"/>
            <w:bottom w:val="none" w:sz="0" w:space="0" w:color="auto"/>
            <w:right w:val="none" w:sz="0" w:space="0" w:color="auto"/>
          </w:divBdr>
        </w:div>
        <w:div w:id="932517081">
          <w:marLeft w:val="480"/>
          <w:marRight w:val="0"/>
          <w:marTop w:val="0"/>
          <w:marBottom w:val="0"/>
          <w:divBdr>
            <w:top w:val="none" w:sz="0" w:space="0" w:color="auto"/>
            <w:left w:val="none" w:sz="0" w:space="0" w:color="auto"/>
            <w:bottom w:val="none" w:sz="0" w:space="0" w:color="auto"/>
            <w:right w:val="none" w:sz="0" w:space="0" w:color="auto"/>
          </w:divBdr>
        </w:div>
        <w:div w:id="937180078">
          <w:marLeft w:val="480"/>
          <w:marRight w:val="0"/>
          <w:marTop w:val="0"/>
          <w:marBottom w:val="0"/>
          <w:divBdr>
            <w:top w:val="none" w:sz="0" w:space="0" w:color="auto"/>
            <w:left w:val="none" w:sz="0" w:space="0" w:color="auto"/>
            <w:bottom w:val="none" w:sz="0" w:space="0" w:color="auto"/>
            <w:right w:val="none" w:sz="0" w:space="0" w:color="auto"/>
          </w:divBdr>
        </w:div>
        <w:div w:id="1008874094">
          <w:marLeft w:val="480"/>
          <w:marRight w:val="0"/>
          <w:marTop w:val="0"/>
          <w:marBottom w:val="0"/>
          <w:divBdr>
            <w:top w:val="none" w:sz="0" w:space="0" w:color="auto"/>
            <w:left w:val="none" w:sz="0" w:space="0" w:color="auto"/>
            <w:bottom w:val="none" w:sz="0" w:space="0" w:color="auto"/>
            <w:right w:val="none" w:sz="0" w:space="0" w:color="auto"/>
          </w:divBdr>
        </w:div>
        <w:div w:id="1018698852">
          <w:marLeft w:val="480"/>
          <w:marRight w:val="0"/>
          <w:marTop w:val="0"/>
          <w:marBottom w:val="0"/>
          <w:divBdr>
            <w:top w:val="none" w:sz="0" w:space="0" w:color="auto"/>
            <w:left w:val="none" w:sz="0" w:space="0" w:color="auto"/>
            <w:bottom w:val="none" w:sz="0" w:space="0" w:color="auto"/>
            <w:right w:val="none" w:sz="0" w:space="0" w:color="auto"/>
          </w:divBdr>
        </w:div>
        <w:div w:id="1051341092">
          <w:marLeft w:val="480"/>
          <w:marRight w:val="0"/>
          <w:marTop w:val="0"/>
          <w:marBottom w:val="0"/>
          <w:divBdr>
            <w:top w:val="none" w:sz="0" w:space="0" w:color="auto"/>
            <w:left w:val="none" w:sz="0" w:space="0" w:color="auto"/>
            <w:bottom w:val="none" w:sz="0" w:space="0" w:color="auto"/>
            <w:right w:val="none" w:sz="0" w:space="0" w:color="auto"/>
          </w:divBdr>
        </w:div>
        <w:div w:id="1054231899">
          <w:marLeft w:val="480"/>
          <w:marRight w:val="0"/>
          <w:marTop w:val="0"/>
          <w:marBottom w:val="0"/>
          <w:divBdr>
            <w:top w:val="none" w:sz="0" w:space="0" w:color="auto"/>
            <w:left w:val="none" w:sz="0" w:space="0" w:color="auto"/>
            <w:bottom w:val="none" w:sz="0" w:space="0" w:color="auto"/>
            <w:right w:val="none" w:sz="0" w:space="0" w:color="auto"/>
          </w:divBdr>
        </w:div>
        <w:div w:id="1108431764">
          <w:marLeft w:val="480"/>
          <w:marRight w:val="0"/>
          <w:marTop w:val="0"/>
          <w:marBottom w:val="0"/>
          <w:divBdr>
            <w:top w:val="none" w:sz="0" w:space="0" w:color="auto"/>
            <w:left w:val="none" w:sz="0" w:space="0" w:color="auto"/>
            <w:bottom w:val="none" w:sz="0" w:space="0" w:color="auto"/>
            <w:right w:val="none" w:sz="0" w:space="0" w:color="auto"/>
          </w:divBdr>
        </w:div>
        <w:div w:id="1123504351">
          <w:marLeft w:val="480"/>
          <w:marRight w:val="0"/>
          <w:marTop w:val="0"/>
          <w:marBottom w:val="0"/>
          <w:divBdr>
            <w:top w:val="none" w:sz="0" w:space="0" w:color="auto"/>
            <w:left w:val="none" w:sz="0" w:space="0" w:color="auto"/>
            <w:bottom w:val="none" w:sz="0" w:space="0" w:color="auto"/>
            <w:right w:val="none" w:sz="0" w:space="0" w:color="auto"/>
          </w:divBdr>
        </w:div>
        <w:div w:id="1149205802">
          <w:marLeft w:val="480"/>
          <w:marRight w:val="0"/>
          <w:marTop w:val="0"/>
          <w:marBottom w:val="0"/>
          <w:divBdr>
            <w:top w:val="none" w:sz="0" w:space="0" w:color="auto"/>
            <w:left w:val="none" w:sz="0" w:space="0" w:color="auto"/>
            <w:bottom w:val="none" w:sz="0" w:space="0" w:color="auto"/>
            <w:right w:val="none" w:sz="0" w:space="0" w:color="auto"/>
          </w:divBdr>
        </w:div>
        <w:div w:id="1185484573">
          <w:marLeft w:val="480"/>
          <w:marRight w:val="0"/>
          <w:marTop w:val="0"/>
          <w:marBottom w:val="0"/>
          <w:divBdr>
            <w:top w:val="none" w:sz="0" w:space="0" w:color="auto"/>
            <w:left w:val="none" w:sz="0" w:space="0" w:color="auto"/>
            <w:bottom w:val="none" w:sz="0" w:space="0" w:color="auto"/>
            <w:right w:val="none" w:sz="0" w:space="0" w:color="auto"/>
          </w:divBdr>
        </w:div>
        <w:div w:id="1208030535">
          <w:marLeft w:val="480"/>
          <w:marRight w:val="0"/>
          <w:marTop w:val="0"/>
          <w:marBottom w:val="0"/>
          <w:divBdr>
            <w:top w:val="none" w:sz="0" w:space="0" w:color="auto"/>
            <w:left w:val="none" w:sz="0" w:space="0" w:color="auto"/>
            <w:bottom w:val="none" w:sz="0" w:space="0" w:color="auto"/>
            <w:right w:val="none" w:sz="0" w:space="0" w:color="auto"/>
          </w:divBdr>
        </w:div>
        <w:div w:id="1259753192">
          <w:marLeft w:val="480"/>
          <w:marRight w:val="0"/>
          <w:marTop w:val="0"/>
          <w:marBottom w:val="0"/>
          <w:divBdr>
            <w:top w:val="none" w:sz="0" w:space="0" w:color="auto"/>
            <w:left w:val="none" w:sz="0" w:space="0" w:color="auto"/>
            <w:bottom w:val="none" w:sz="0" w:space="0" w:color="auto"/>
            <w:right w:val="none" w:sz="0" w:space="0" w:color="auto"/>
          </w:divBdr>
        </w:div>
        <w:div w:id="1282613906">
          <w:marLeft w:val="480"/>
          <w:marRight w:val="0"/>
          <w:marTop w:val="0"/>
          <w:marBottom w:val="0"/>
          <w:divBdr>
            <w:top w:val="none" w:sz="0" w:space="0" w:color="auto"/>
            <w:left w:val="none" w:sz="0" w:space="0" w:color="auto"/>
            <w:bottom w:val="none" w:sz="0" w:space="0" w:color="auto"/>
            <w:right w:val="none" w:sz="0" w:space="0" w:color="auto"/>
          </w:divBdr>
        </w:div>
        <w:div w:id="1308969737">
          <w:marLeft w:val="480"/>
          <w:marRight w:val="0"/>
          <w:marTop w:val="0"/>
          <w:marBottom w:val="0"/>
          <w:divBdr>
            <w:top w:val="none" w:sz="0" w:space="0" w:color="auto"/>
            <w:left w:val="none" w:sz="0" w:space="0" w:color="auto"/>
            <w:bottom w:val="none" w:sz="0" w:space="0" w:color="auto"/>
            <w:right w:val="none" w:sz="0" w:space="0" w:color="auto"/>
          </w:divBdr>
        </w:div>
        <w:div w:id="1318530358">
          <w:marLeft w:val="480"/>
          <w:marRight w:val="0"/>
          <w:marTop w:val="0"/>
          <w:marBottom w:val="0"/>
          <w:divBdr>
            <w:top w:val="none" w:sz="0" w:space="0" w:color="auto"/>
            <w:left w:val="none" w:sz="0" w:space="0" w:color="auto"/>
            <w:bottom w:val="none" w:sz="0" w:space="0" w:color="auto"/>
            <w:right w:val="none" w:sz="0" w:space="0" w:color="auto"/>
          </w:divBdr>
        </w:div>
        <w:div w:id="1326741245">
          <w:marLeft w:val="480"/>
          <w:marRight w:val="0"/>
          <w:marTop w:val="0"/>
          <w:marBottom w:val="0"/>
          <w:divBdr>
            <w:top w:val="none" w:sz="0" w:space="0" w:color="auto"/>
            <w:left w:val="none" w:sz="0" w:space="0" w:color="auto"/>
            <w:bottom w:val="none" w:sz="0" w:space="0" w:color="auto"/>
            <w:right w:val="none" w:sz="0" w:space="0" w:color="auto"/>
          </w:divBdr>
        </w:div>
        <w:div w:id="1444377847">
          <w:marLeft w:val="480"/>
          <w:marRight w:val="0"/>
          <w:marTop w:val="0"/>
          <w:marBottom w:val="0"/>
          <w:divBdr>
            <w:top w:val="none" w:sz="0" w:space="0" w:color="auto"/>
            <w:left w:val="none" w:sz="0" w:space="0" w:color="auto"/>
            <w:bottom w:val="none" w:sz="0" w:space="0" w:color="auto"/>
            <w:right w:val="none" w:sz="0" w:space="0" w:color="auto"/>
          </w:divBdr>
        </w:div>
        <w:div w:id="1460999807">
          <w:marLeft w:val="480"/>
          <w:marRight w:val="0"/>
          <w:marTop w:val="0"/>
          <w:marBottom w:val="0"/>
          <w:divBdr>
            <w:top w:val="none" w:sz="0" w:space="0" w:color="auto"/>
            <w:left w:val="none" w:sz="0" w:space="0" w:color="auto"/>
            <w:bottom w:val="none" w:sz="0" w:space="0" w:color="auto"/>
            <w:right w:val="none" w:sz="0" w:space="0" w:color="auto"/>
          </w:divBdr>
        </w:div>
        <w:div w:id="1461996974">
          <w:marLeft w:val="480"/>
          <w:marRight w:val="0"/>
          <w:marTop w:val="0"/>
          <w:marBottom w:val="0"/>
          <w:divBdr>
            <w:top w:val="none" w:sz="0" w:space="0" w:color="auto"/>
            <w:left w:val="none" w:sz="0" w:space="0" w:color="auto"/>
            <w:bottom w:val="none" w:sz="0" w:space="0" w:color="auto"/>
            <w:right w:val="none" w:sz="0" w:space="0" w:color="auto"/>
          </w:divBdr>
        </w:div>
        <w:div w:id="1477842675">
          <w:marLeft w:val="480"/>
          <w:marRight w:val="0"/>
          <w:marTop w:val="0"/>
          <w:marBottom w:val="0"/>
          <w:divBdr>
            <w:top w:val="none" w:sz="0" w:space="0" w:color="auto"/>
            <w:left w:val="none" w:sz="0" w:space="0" w:color="auto"/>
            <w:bottom w:val="none" w:sz="0" w:space="0" w:color="auto"/>
            <w:right w:val="none" w:sz="0" w:space="0" w:color="auto"/>
          </w:divBdr>
        </w:div>
        <w:div w:id="1518733771">
          <w:marLeft w:val="480"/>
          <w:marRight w:val="0"/>
          <w:marTop w:val="0"/>
          <w:marBottom w:val="0"/>
          <w:divBdr>
            <w:top w:val="none" w:sz="0" w:space="0" w:color="auto"/>
            <w:left w:val="none" w:sz="0" w:space="0" w:color="auto"/>
            <w:bottom w:val="none" w:sz="0" w:space="0" w:color="auto"/>
            <w:right w:val="none" w:sz="0" w:space="0" w:color="auto"/>
          </w:divBdr>
        </w:div>
        <w:div w:id="1533687197">
          <w:marLeft w:val="480"/>
          <w:marRight w:val="0"/>
          <w:marTop w:val="0"/>
          <w:marBottom w:val="0"/>
          <w:divBdr>
            <w:top w:val="none" w:sz="0" w:space="0" w:color="auto"/>
            <w:left w:val="none" w:sz="0" w:space="0" w:color="auto"/>
            <w:bottom w:val="none" w:sz="0" w:space="0" w:color="auto"/>
            <w:right w:val="none" w:sz="0" w:space="0" w:color="auto"/>
          </w:divBdr>
        </w:div>
        <w:div w:id="1537043535">
          <w:marLeft w:val="480"/>
          <w:marRight w:val="0"/>
          <w:marTop w:val="0"/>
          <w:marBottom w:val="0"/>
          <w:divBdr>
            <w:top w:val="none" w:sz="0" w:space="0" w:color="auto"/>
            <w:left w:val="none" w:sz="0" w:space="0" w:color="auto"/>
            <w:bottom w:val="none" w:sz="0" w:space="0" w:color="auto"/>
            <w:right w:val="none" w:sz="0" w:space="0" w:color="auto"/>
          </w:divBdr>
        </w:div>
        <w:div w:id="1540122144">
          <w:marLeft w:val="480"/>
          <w:marRight w:val="0"/>
          <w:marTop w:val="0"/>
          <w:marBottom w:val="0"/>
          <w:divBdr>
            <w:top w:val="none" w:sz="0" w:space="0" w:color="auto"/>
            <w:left w:val="none" w:sz="0" w:space="0" w:color="auto"/>
            <w:bottom w:val="none" w:sz="0" w:space="0" w:color="auto"/>
            <w:right w:val="none" w:sz="0" w:space="0" w:color="auto"/>
          </w:divBdr>
        </w:div>
        <w:div w:id="1545749985">
          <w:marLeft w:val="480"/>
          <w:marRight w:val="0"/>
          <w:marTop w:val="0"/>
          <w:marBottom w:val="0"/>
          <w:divBdr>
            <w:top w:val="none" w:sz="0" w:space="0" w:color="auto"/>
            <w:left w:val="none" w:sz="0" w:space="0" w:color="auto"/>
            <w:bottom w:val="none" w:sz="0" w:space="0" w:color="auto"/>
            <w:right w:val="none" w:sz="0" w:space="0" w:color="auto"/>
          </w:divBdr>
        </w:div>
        <w:div w:id="1550797420">
          <w:marLeft w:val="480"/>
          <w:marRight w:val="0"/>
          <w:marTop w:val="0"/>
          <w:marBottom w:val="0"/>
          <w:divBdr>
            <w:top w:val="none" w:sz="0" w:space="0" w:color="auto"/>
            <w:left w:val="none" w:sz="0" w:space="0" w:color="auto"/>
            <w:bottom w:val="none" w:sz="0" w:space="0" w:color="auto"/>
            <w:right w:val="none" w:sz="0" w:space="0" w:color="auto"/>
          </w:divBdr>
        </w:div>
        <w:div w:id="1681155457">
          <w:marLeft w:val="480"/>
          <w:marRight w:val="0"/>
          <w:marTop w:val="0"/>
          <w:marBottom w:val="0"/>
          <w:divBdr>
            <w:top w:val="none" w:sz="0" w:space="0" w:color="auto"/>
            <w:left w:val="none" w:sz="0" w:space="0" w:color="auto"/>
            <w:bottom w:val="none" w:sz="0" w:space="0" w:color="auto"/>
            <w:right w:val="none" w:sz="0" w:space="0" w:color="auto"/>
          </w:divBdr>
        </w:div>
        <w:div w:id="1710765015">
          <w:marLeft w:val="480"/>
          <w:marRight w:val="0"/>
          <w:marTop w:val="0"/>
          <w:marBottom w:val="0"/>
          <w:divBdr>
            <w:top w:val="none" w:sz="0" w:space="0" w:color="auto"/>
            <w:left w:val="none" w:sz="0" w:space="0" w:color="auto"/>
            <w:bottom w:val="none" w:sz="0" w:space="0" w:color="auto"/>
            <w:right w:val="none" w:sz="0" w:space="0" w:color="auto"/>
          </w:divBdr>
        </w:div>
        <w:div w:id="1725907662">
          <w:marLeft w:val="480"/>
          <w:marRight w:val="0"/>
          <w:marTop w:val="0"/>
          <w:marBottom w:val="0"/>
          <w:divBdr>
            <w:top w:val="none" w:sz="0" w:space="0" w:color="auto"/>
            <w:left w:val="none" w:sz="0" w:space="0" w:color="auto"/>
            <w:bottom w:val="none" w:sz="0" w:space="0" w:color="auto"/>
            <w:right w:val="none" w:sz="0" w:space="0" w:color="auto"/>
          </w:divBdr>
        </w:div>
        <w:div w:id="1805267424">
          <w:marLeft w:val="480"/>
          <w:marRight w:val="0"/>
          <w:marTop w:val="0"/>
          <w:marBottom w:val="0"/>
          <w:divBdr>
            <w:top w:val="none" w:sz="0" w:space="0" w:color="auto"/>
            <w:left w:val="none" w:sz="0" w:space="0" w:color="auto"/>
            <w:bottom w:val="none" w:sz="0" w:space="0" w:color="auto"/>
            <w:right w:val="none" w:sz="0" w:space="0" w:color="auto"/>
          </w:divBdr>
        </w:div>
        <w:div w:id="1846044359">
          <w:marLeft w:val="480"/>
          <w:marRight w:val="0"/>
          <w:marTop w:val="0"/>
          <w:marBottom w:val="0"/>
          <w:divBdr>
            <w:top w:val="none" w:sz="0" w:space="0" w:color="auto"/>
            <w:left w:val="none" w:sz="0" w:space="0" w:color="auto"/>
            <w:bottom w:val="none" w:sz="0" w:space="0" w:color="auto"/>
            <w:right w:val="none" w:sz="0" w:space="0" w:color="auto"/>
          </w:divBdr>
        </w:div>
        <w:div w:id="1849981424">
          <w:marLeft w:val="480"/>
          <w:marRight w:val="0"/>
          <w:marTop w:val="0"/>
          <w:marBottom w:val="0"/>
          <w:divBdr>
            <w:top w:val="none" w:sz="0" w:space="0" w:color="auto"/>
            <w:left w:val="none" w:sz="0" w:space="0" w:color="auto"/>
            <w:bottom w:val="none" w:sz="0" w:space="0" w:color="auto"/>
            <w:right w:val="none" w:sz="0" w:space="0" w:color="auto"/>
          </w:divBdr>
        </w:div>
        <w:div w:id="1954244794">
          <w:marLeft w:val="480"/>
          <w:marRight w:val="0"/>
          <w:marTop w:val="0"/>
          <w:marBottom w:val="0"/>
          <w:divBdr>
            <w:top w:val="none" w:sz="0" w:space="0" w:color="auto"/>
            <w:left w:val="none" w:sz="0" w:space="0" w:color="auto"/>
            <w:bottom w:val="none" w:sz="0" w:space="0" w:color="auto"/>
            <w:right w:val="none" w:sz="0" w:space="0" w:color="auto"/>
          </w:divBdr>
        </w:div>
        <w:div w:id="1965891251">
          <w:marLeft w:val="480"/>
          <w:marRight w:val="0"/>
          <w:marTop w:val="0"/>
          <w:marBottom w:val="0"/>
          <w:divBdr>
            <w:top w:val="none" w:sz="0" w:space="0" w:color="auto"/>
            <w:left w:val="none" w:sz="0" w:space="0" w:color="auto"/>
            <w:bottom w:val="none" w:sz="0" w:space="0" w:color="auto"/>
            <w:right w:val="none" w:sz="0" w:space="0" w:color="auto"/>
          </w:divBdr>
        </w:div>
        <w:div w:id="1975521668">
          <w:marLeft w:val="480"/>
          <w:marRight w:val="0"/>
          <w:marTop w:val="0"/>
          <w:marBottom w:val="0"/>
          <w:divBdr>
            <w:top w:val="none" w:sz="0" w:space="0" w:color="auto"/>
            <w:left w:val="none" w:sz="0" w:space="0" w:color="auto"/>
            <w:bottom w:val="none" w:sz="0" w:space="0" w:color="auto"/>
            <w:right w:val="none" w:sz="0" w:space="0" w:color="auto"/>
          </w:divBdr>
        </w:div>
        <w:div w:id="1984574964">
          <w:marLeft w:val="480"/>
          <w:marRight w:val="0"/>
          <w:marTop w:val="0"/>
          <w:marBottom w:val="0"/>
          <w:divBdr>
            <w:top w:val="none" w:sz="0" w:space="0" w:color="auto"/>
            <w:left w:val="none" w:sz="0" w:space="0" w:color="auto"/>
            <w:bottom w:val="none" w:sz="0" w:space="0" w:color="auto"/>
            <w:right w:val="none" w:sz="0" w:space="0" w:color="auto"/>
          </w:divBdr>
        </w:div>
        <w:div w:id="2038314557">
          <w:marLeft w:val="480"/>
          <w:marRight w:val="0"/>
          <w:marTop w:val="0"/>
          <w:marBottom w:val="0"/>
          <w:divBdr>
            <w:top w:val="none" w:sz="0" w:space="0" w:color="auto"/>
            <w:left w:val="none" w:sz="0" w:space="0" w:color="auto"/>
            <w:bottom w:val="none" w:sz="0" w:space="0" w:color="auto"/>
            <w:right w:val="none" w:sz="0" w:space="0" w:color="auto"/>
          </w:divBdr>
        </w:div>
        <w:div w:id="2040736376">
          <w:marLeft w:val="480"/>
          <w:marRight w:val="0"/>
          <w:marTop w:val="0"/>
          <w:marBottom w:val="0"/>
          <w:divBdr>
            <w:top w:val="none" w:sz="0" w:space="0" w:color="auto"/>
            <w:left w:val="none" w:sz="0" w:space="0" w:color="auto"/>
            <w:bottom w:val="none" w:sz="0" w:space="0" w:color="auto"/>
            <w:right w:val="none" w:sz="0" w:space="0" w:color="auto"/>
          </w:divBdr>
        </w:div>
        <w:div w:id="2101413733">
          <w:marLeft w:val="480"/>
          <w:marRight w:val="0"/>
          <w:marTop w:val="0"/>
          <w:marBottom w:val="0"/>
          <w:divBdr>
            <w:top w:val="none" w:sz="0" w:space="0" w:color="auto"/>
            <w:left w:val="none" w:sz="0" w:space="0" w:color="auto"/>
            <w:bottom w:val="none" w:sz="0" w:space="0" w:color="auto"/>
            <w:right w:val="none" w:sz="0" w:space="0" w:color="auto"/>
          </w:divBdr>
        </w:div>
        <w:div w:id="2147236475">
          <w:marLeft w:val="480"/>
          <w:marRight w:val="0"/>
          <w:marTop w:val="0"/>
          <w:marBottom w:val="0"/>
          <w:divBdr>
            <w:top w:val="none" w:sz="0" w:space="0" w:color="auto"/>
            <w:left w:val="none" w:sz="0" w:space="0" w:color="auto"/>
            <w:bottom w:val="none" w:sz="0" w:space="0" w:color="auto"/>
            <w:right w:val="none" w:sz="0" w:space="0" w:color="auto"/>
          </w:divBdr>
        </w:div>
      </w:divsChild>
    </w:div>
    <w:div w:id="690185656">
      <w:bodyDiv w:val="1"/>
      <w:marLeft w:val="0"/>
      <w:marRight w:val="0"/>
      <w:marTop w:val="0"/>
      <w:marBottom w:val="0"/>
      <w:divBdr>
        <w:top w:val="none" w:sz="0" w:space="0" w:color="auto"/>
        <w:left w:val="none" w:sz="0" w:space="0" w:color="auto"/>
        <w:bottom w:val="none" w:sz="0" w:space="0" w:color="auto"/>
        <w:right w:val="none" w:sz="0" w:space="0" w:color="auto"/>
      </w:divBdr>
    </w:div>
    <w:div w:id="692609125">
      <w:bodyDiv w:val="1"/>
      <w:marLeft w:val="0"/>
      <w:marRight w:val="0"/>
      <w:marTop w:val="0"/>
      <w:marBottom w:val="0"/>
      <w:divBdr>
        <w:top w:val="none" w:sz="0" w:space="0" w:color="auto"/>
        <w:left w:val="none" w:sz="0" w:space="0" w:color="auto"/>
        <w:bottom w:val="none" w:sz="0" w:space="0" w:color="auto"/>
        <w:right w:val="none" w:sz="0" w:space="0" w:color="auto"/>
      </w:divBdr>
    </w:div>
    <w:div w:id="693964736">
      <w:bodyDiv w:val="1"/>
      <w:marLeft w:val="0"/>
      <w:marRight w:val="0"/>
      <w:marTop w:val="0"/>
      <w:marBottom w:val="0"/>
      <w:divBdr>
        <w:top w:val="none" w:sz="0" w:space="0" w:color="auto"/>
        <w:left w:val="none" w:sz="0" w:space="0" w:color="auto"/>
        <w:bottom w:val="none" w:sz="0" w:space="0" w:color="auto"/>
        <w:right w:val="none" w:sz="0" w:space="0" w:color="auto"/>
      </w:divBdr>
    </w:div>
    <w:div w:id="696739774">
      <w:bodyDiv w:val="1"/>
      <w:marLeft w:val="0"/>
      <w:marRight w:val="0"/>
      <w:marTop w:val="0"/>
      <w:marBottom w:val="0"/>
      <w:divBdr>
        <w:top w:val="none" w:sz="0" w:space="0" w:color="auto"/>
        <w:left w:val="none" w:sz="0" w:space="0" w:color="auto"/>
        <w:bottom w:val="none" w:sz="0" w:space="0" w:color="auto"/>
        <w:right w:val="none" w:sz="0" w:space="0" w:color="auto"/>
      </w:divBdr>
    </w:div>
    <w:div w:id="697583344">
      <w:bodyDiv w:val="1"/>
      <w:marLeft w:val="0"/>
      <w:marRight w:val="0"/>
      <w:marTop w:val="0"/>
      <w:marBottom w:val="0"/>
      <w:divBdr>
        <w:top w:val="none" w:sz="0" w:space="0" w:color="auto"/>
        <w:left w:val="none" w:sz="0" w:space="0" w:color="auto"/>
        <w:bottom w:val="none" w:sz="0" w:space="0" w:color="auto"/>
        <w:right w:val="none" w:sz="0" w:space="0" w:color="auto"/>
      </w:divBdr>
      <w:divsChild>
        <w:div w:id="9374840">
          <w:marLeft w:val="480"/>
          <w:marRight w:val="0"/>
          <w:marTop w:val="0"/>
          <w:marBottom w:val="0"/>
          <w:divBdr>
            <w:top w:val="none" w:sz="0" w:space="0" w:color="auto"/>
            <w:left w:val="none" w:sz="0" w:space="0" w:color="auto"/>
            <w:bottom w:val="none" w:sz="0" w:space="0" w:color="auto"/>
            <w:right w:val="none" w:sz="0" w:space="0" w:color="auto"/>
          </w:divBdr>
        </w:div>
        <w:div w:id="12612407">
          <w:marLeft w:val="480"/>
          <w:marRight w:val="0"/>
          <w:marTop w:val="0"/>
          <w:marBottom w:val="0"/>
          <w:divBdr>
            <w:top w:val="none" w:sz="0" w:space="0" w:color="auto"/>
            <w:left w:val="none" w:sz="0" w:space="0" w:color="auto"/>
            <w:bottom w:val="none" w:sz="0" w:space="0" w:color="auto"/>
            <w:right w:val="none" w:sz="0" w:space="0" w:color="auto"/>
          </w:divBdr>
        </w:div>
        <w:div w:id="27145580">
          <w:marLeft w:val="480"/>
          <w:marRight w:val="0"/>
          <w:marTop w:val="0"/>
          <w:marBottom w:val="0"/>
          <w:divBdr>
            <w:top w:val="none" w:sz="0" w:space="0" w:color="auto"/>
            <w:left w:val="none" w:sz="0" w:space="0" w:color="auto"/>
            <w:bottom w:val="none" w:sz="0" w:space="0" w:color="auto"/>
            <w:right w:val="none" w:sz="0" w:space="0" w:color="auto"/>
          </w:divBdr>
        </w:div>
        <w:div w:id="88040230">
          <w:marLeft w:val="480"/>
          <w:marRight w:val="0"/>
          <w:marTop w:val="0"/>
          <w:marBottom w:val="0"/>
          <w:divBdr>
            <w:top w:val="none" w:sz="0" w:space="0" w:color="auto"/>
            <w:left w:val="none" w:sz="0" w:space="0" w:color="auto"/>
            <w:bottom w:val="none" w:sz="0" w:space="0" w:color="auto"/>
            <w:right w:val="none" w:sz="0" w:space="0" w:color="auto"/>
          </w:divBdr>
        </w:div>
        <w:div w:id="103576021">
          <w:marLeft w:val="480"/>
          <w:marRight w:val="0"/>
          <w:marTop w:val="0"/>
          <w:marBottom w:val="0"/>
          <w:divBdr>
            <w:top w:val="none" w:sz="0" w:space="0" w:color="auto"/>
            <w:left w:val="none" w:sz="0" w:space="0" w:color="auto"/>
            <w:bottom w:val="none" w:sz="0" w:space="0" w:color="auto"/>
            <w:right w:val="none" w:sz="0" w:space="0" w:color="auto"/>
          </w:divBdr>
        </w:div>
        <w:div w:id="172915125">
          <w:marLeft w:val="480"/>
          <w:marRight w:val="0"/>
          <w:marTop w:val="0"/>
          <w:marBottom w:val="0"/>
          <w:divBdr>
            <w:top w:val="none" w:sz="0" w:space="0" w:color="auto"/>
            <w:left w:val="none" w:sz="0" w:space="0" w:color="auto"/>
            <w:bottom w:val="none" w:sz="0" w:space="0" w:color="auto"/>
            <w:right w:val="none" w:sz="0" w:space="0" w:color="auto"/>
          </w:divBdr>
        </w:div>
        <w:div w:id="230699947">
          <w:marLeft w:val="480"/>
          <w:marRight w:val="0"/>
          <w:marTop w:val="0"/>
          <w:marBottom w:val="0"/>
          <w:divBdr>
            <w:top w:val="none" w:sz="0" w:space="0" w:color="auto"/>
            <w:left w:val="none" w:sz="0" w:space="0" w:color="auto"/>
            <w:bottom w:val="none" w:sz="0" w:space="0" w:color="auto"/>
            <w:right w:val="none" w:sz="0" w:space="0" w:color="auto"/>
          </w:divBdr>
        </w:div>
        <w:div w:id="272327123">
          <w:marLeft w:val="480"/>
          <w:marRight w:val="0"/>
          <w:marTop w:val="0"/>
          <w:marBottom w:val="0"/>
          <w:divBdr>
            <w:top w:val="none" w:sz="0" w:space="0" w:color="auto"/>
            <w:left w:val="none" w:sz="0" w:space="0" w:color="auto"/>
            <w:bottom w:val="none" w:sz="0" w:space="0" w:color="auto"/>
            <w:right w:val="none" w:sz="0" w:space="0" w:color="auto"/>
          </w:divBdr>
        </w:div>
        <w:div w:id="304312140">
          <w:marLeft w:val="480"/>
          <w:marRight w:val="0"/>
          <w:marTop w:val="0"/>
          <w:marBottom w:val="0"/>
          <w:divBdr>
            <w:top w:val="none" w:sz="0" w:space="0" w:color="auto"/>
            <w:left w:val="none" w:sz="0" w:space="0" w:color="auto"/>
            <w:bottom w:val="none" w:sz="0" w:space="0" w:color="auto"/>
            <w:right w:val="none" w:sz="0" w:space="0" w:color="auto"/>
          </w:divBdr>
        </w:div>
        <w:div w:id="311259000">
          <w:marLeft w:val="480"/>
          <w:marRight w:val="0"/>
          <w:marTop w:val="0"/>
          <w:marBottom w:val="0"/>
          <w:divBdr>
            <w:top w:val="none" w:sz="0" w:space="0" w:color="auto"/>
            <w:left w:val="none" w:sz="0" w:space="0" w:color="auto"/>
            <w:bottom w:val="none" w:sz="0" w:space="0" w:color="auto"/>
            <w:right w:val="none" w:sz="0" w:space="0" w:color="auto"/>
          </w:divBdr>
        </w:div>
        <w:div w:id="325478082">
          <w:marLeft w:val="480"/>
          <w:marRight w:val="0"/>
          <w:marTop w:val="0"/>
          <w:marBottom w:val="0"/>
          <w:divBdr>
            <w:top w:val="none" w:sz="0" w:space="0" w:color="auto"/>
            <w:left w:val="none" w:sz="0" w:space="0" w:color="auto"/>
            <w:bottom w:val="none" w:sz="0" w:space="0" w:color="auto"/>
            <w:right w:val="none" w:sz="0" w:space="0" w:color="auto"/>
          </w:divBdr>
        </w:div>
        <w:div w:id="362558684">
          <w:marLeft w:val="480"/>
          <w:marRight w:val="0"/>
          <w:marTop w:val="0"/>
          <w:marBottom w:val="0"/>
          <w:divBdr>
            <w:top w:val="none" w:sz="0" w:space="0" w:color="auto"/>
            <w:left w:val="none" w:sz="0" w:space="0" w:color="auto"/>
            <w:bottom w:val="none" w:sz="0" w:space="0" w:color="auto"/>
            <w:right w:val="none" w:sz="0" w:space="0" w:color="auto"/>
          </w:divBdr>
        </w:div>
        <w:div w:id="378433928">
          <w:marLeft w:val="480"/>
          <w:marRight w:val="0"/>
          <w:marTop w:val="0"/>
          <w:marBottom w:val="0"/>
          <w:divBdr>
            <w:top w:val="none" w:sz="0" w:space="0" w:color="auto"/>
            <w:left w:val="none" w:sz="0" w:space="0" w:color="auto"/>
            <w:bottom w:val="none" w:sz="0" w:space="0" w:color="auto"/>
            <w:right w:val="none" w:sz="0" w:space="0" w:color="auto"/>
          </w:divBdr>
        </w:div>
        <w:div w:id="386101326">
          <w:marLeft w:val="480"/>
          <w:marRight w:val="0"/>
          <w:marTop w:val="0"/>
          <w:marBottom w:val="0"/>
          <w:divBdr>
            <w:top w:val="none" w:sz="0" w:space="0" w:color="auto"/>
            <w:left w:val="none" w:sz="0" w:space="0" w:color="auto"/>
            <w:bottom w:val="none" w:sz="0" w:space="0" w:color="auto"/>
            <w:right w:val="none" w:sz="0" w:space="0" w:color="auto"/>
          </w:divBdr>
        </w:div>
        <w:div w:id="400181536">
          <w:marLeft w:val="480"/>
          <w:marRight w:val="0"/>
          <w:marTop w:val="0"/>
          <w:marBottom w:val="0"/>
          <w:divBdr>
            <w:top w:val="none" w:sz="0" w:space="0" w:color="auto"/>
            <w:left w:val="none" w:sz="0" w:space="0" w:color="auto"/>
            <w:bottom w:val="none" w:sz="0" w:space="0" w:color="auto"/>
            <w:right w:val="none" w:sz="0" w:space="0" w:color="auto"/>
          </w:divBdr>
        </w:div>
        <w:div w:id="417946352">
          <w:marLeft w:val="480"/>
          <w:marRight w:val="0"/>
          <w:marTop w:val="0"/>
          <w:marBottom w:val="0"/>
          <w:divBdr>
            <w:top w:val="none" w:sz="0" w:space="0" w:color="auto"/>
            <w:left w:val="none" w:sz="0" w:space="0" w:color="auto"/>
            <w:bottom w:val="none" w:sz="0" w:space="0" w:color="auto"/>
            <w:right w:val="none" w:sz="0" w:space="0" w:color="auto"/>
          </w:divBdr>
        </w:div>
        <w:div w:id="423769336">
          <w:marLeft w:val="480"/>
          <w:marRight w:val="0"/>
          <w:marTop w:val="0"/>
          <w:marBottom w:val="0"/>
          <w:divBdr>
            <w:top w:val="none" w:sz="0" w:space="0" w:color="auto"/>
            <w:left w:val="none" w:sz="0" w:space="0" w:color="auto"/>
            <w:bottom w:val="none" w:sz="0" w:space="0" w:color="auto"/>
            <w:right w:val="none" w:sz="0" w:space="0" w:color="auto"/>
          </w:divBdr>
        </w:div>
        <w:div w:id="443499776">
          <w:marLeft w:val="480"/>
          <w:marRight w:val="0"/>
          <w:marTop w:val="0"/>
          <w:marBottom w:val="0"/>
          <w:divBdr>
            <w:top w:val="none" w:sz="0" w:space="0" w:color="auto"/>
            <w:left w:val="none" w:sz="0" w:space="0" w:color="auto"/>
            <w:bottom w:val="none" w:sz="0" w:space="0" w:color="auto"/>
            <w:right w:val="none" w:sz="0" w:space="0" w:color="auto"/>
          </w:divBdr>
        </w:div>
        <w:div w:id="533201633">
          <w:marLeft w:val="480"/>
          <w:marRight w:val="0"/>
          <w:marTop w:val="0"/>
          <w:marBottom w:val="0"/>
          <w:divBdr>
            <w:top w:val="none" w:sz="0" w:space="0" w:color="auto"/>
            <w:left w:val="none" w:sz="0" w:space="0" w:color="auto"/>
            <w:bottom w:val="none" w:sz="0" w:space="0" w:color="auto"/>
            <w:right w:val="none" w:sz="0" w:space="0" w:color="auto"/>
          </w:divBdr>
        </w:div>
        <w:div w:id="547105222">
          <w:marLeft w:val="480"/>
          <w:marRight w:val="0"/>
          <w:marTop w:val="0"/>
          <w:marBottom w:val="0"/>
          <w:divBdr>
            <w:top w:val="none" w:sz="0" w:space="0" w:color="auto"/>
            <w:left w:val="none" w:sz="0" w:space="0" w:color="auto"/>
            <w:bottom w:val="none" w:sz="0" w:space="0" w:color="auto"/>
            <w:right w:val="none" w:sz="0" w:space="0" w:color="auto"/>
          </w:divBdr>
        </w:div>
        <w:div w:id="566187403">
          <w:marLeft w:val="480"/>
          <w:marRight w:val="0"/>
          <w:marTop w:val="0"/>
          <w:marBottom w:val="0"/>
          <w:divBdr>
            <w:top w:val="none" w:sz="0" w:space="0" w:color="auto"/>
            <w:left w:val="none" w:sz="0" w:space="0" w:color="auto"/>
            <w:bottom w:val="none" w:sz="0" w:space="0" w:color="auto"/>
            <w:right w:val="none" w:sz="0" w:space="0" w:color="auto"/>
          </w:divBdr>
        </w:div>
        <w:div w:id="673338059">
          <w:marLeft w:val="480"/>
          <w:marRight w:val="0"/>
          <w:marTop w:val="0"/>
          <w:marBottom w:val="0"/>
          <w:divBdr>
            <w:top w:val="none" w:sz="0" w:space="0" w:color="auto"/>
            <w:left w:val="none" w:sz="0" w:space="0" w:color="auto"/>
            <w:bottom w:val="none" w:sz="0" w:space="0" w:color="auto"/>
            <w:right w:val="none" w:sz="0" w:space="0" w:color="auto"/>
          </w:divBdr>
        </w:div>
        <w:div w:id="683439598">
          <w:marLeft w:val="480"/>
          <w:marRight w:val="0"/>
          <w:marTop w:val="0"/>
          <w:marBottom w:val="0"/>
          <w:divBdr>
            <w:top w:val="none" w:sz="0" w:space="0" w:color="auto"/>
            <w:left w:val="none" w:sz="0" w:space="0" w:color="auto"/>
            <w:bottom w:val="none" w:sz="0" w:space="0" w:color="auto"/>
            <w:right w:val="none" w:sz="0" w:space="0" w:color="auto"/>
          </w:divBdr>
        </w:div>
        <w:div w:id="691491284">
          <w:marLeft w:val="480"/>
          <w:marRight w:val="0"/>
          <w:marTop w:val="0"/>
          <w:marBottom w:val="0"/>
          <w:divBdr>
            <w:top w:val="none" w:sz="0" w:space="0" w:color="auto"/>
            <w:left w:val="none" w:sz="0" w:space="0" w:color="auto"/>
            <w:bottom w:val="none" w:sz="0" w:space="0" w:color="auto"/>
            <w:right w:val="none" w:sz="0" w:space="0" w:color="auto"/>
          </w:divBdr>
        </w:div>
        <w:div w:id="721292519">
          <w:marLeft w:val="480"/>
          <w:marRight w:val="0"/>
          <w:marTop w:val="0"/>
          <w:marBottom w:val="0"/>
          <w:divBdr>
            <w:top w:val="none" w:sz="0" w:space="0" w:color="auto"/>
            <w:left w:val="none" w:sz="0" w:space="0" w:color="auto"/>
            <w:bottom w:val="none" w:sz="0" w:space="0" w:color="auto"/>
            <w:right w:val="none" w:sz="0" w:space="0" w:color="auto"/>
          </w:divBdr>
        </w:div>
        <w:div w:id="796294433">
          <w:marLeft w:val="480"/>
          <w:marRight w:val="0"/>
          <w:marTop w:val="0"/>
          <w:marBottom w:val="0"/>
          <w:divBdr>
            <w:top w:val="none" w:sz="0" w:space="0" w:color="auto"/>
            <w:left w:val="none" w:sz="0" w:space="0" w:color="auto"/>
            <w:bottom w:val="none" w:sz="0" w:space="0" w:color="auto"/>
            <w:right w:val="none" w:sz="0" w:space="0" w:color="auto"/>
          </w:divBdr>
        </w:div>
        <w:div w:id="801969553">
          <w:marLeft w:val="480"/>
          <w:marRight w:val="0"/>
          <w:marTop w:val="0"/>
          <w:marBottom w:val="0"/>
          <w:divBdr>
            <w:top w:val="none" w:sz="0" w:space="0" w:color="auto"/>
            <w:left w:val="none" w:sz="0" w:space="0" w:color="auto"/>
            <w:bottom w:val="none" w:sz="0" w:space="0" w:color="auto"/>
            <w:right w:val="none" w:sz="0" w:space="0" w:color="auto"/>
          </w:divBdr>
        </w:div>
        <w:div w:id="858544792">
          <w:marLeft w:val="480"/>
          <w:marRight w:val="0"/>
          <w:marTop w:val="0"/>
          <w:marBottom w:val="0"/>
          <w:divBdr>
            <w:top w:val="none" w:sz="0" w:space="0" w:color="auto"/>
            <w:left w:val="none" w:sz="0" w:space="0" w:color="auto"/>
            <w:bottom w:val="none" w:sz="0" w:space="0" w:color="auto"/>
            <w:right w:val="none" w:sz="0" w:space="0" w:color="auto"/>
          </w:divBdr>
        </w:div>
        <w:div w:id="1052533309">
          <w:marLeft w:val="480"/>
          <w:marRight w:val="0"/>
          <w:marTop w:val="0"/>
          <w:marBottom w:val="0"/>
          <w:divBdr>
            <w:top w:val="none" w:sz="0" w:space="0" w:color="auto"/>
            <w:left w:val="none" w:sz="0" w:space="0" w:color="auto"/>
            <w:bottom w:val="none" w:sz="0" w:space="0" w:color="auto"/>
            <w:right w:val="none" w:sz="0" w:space="0" w:color="auto"/>
          </w:divBdr>
        </w:div>
        <w:div w:id="1053192380">
          <w:marLeft w:val="480"/>
          <w:marRight w:val="0"/>
          <w:marTop w:val="0"/>
          <w:marBottom w:val="0"/>
          <w:divBdr>
            <w:top w:val="none" w:sz="0" w:space="0" w:color="auto"/>
            <w:left w:val="none" w:sz="0" w:space="0" w:color="auto"/>
            <w:bottom w:val="none" w:sz="0" w:space="0" w:color="auto"/>
            <w:right w:val="none" w:sz="0" w:space="0" w:color="auto"/>
          </w:divBdr>
        </w:div>
        <w:div w:id="1059791638">
          <w:marLeft w:val="480"/>
          <w:marRight w:val="0"/>
          <w:marTop w:val="0"/>
          <w:marBottom w:val="0"/>
          <w:divBdr>
            <w:top w:val="none" w:sz="0" w:space="0" w:color="auto"/>
            <w:left w:val="none" w:sz="0" w:space="0" w:color="auto"/>
            <w:bottom w:val="none" w:sz="0" w:space="0" w:color="auto"/>
            <w:right w:val="none" w:sz="0" w:space="0" w:color="auto"/>
          </w:divBdr>
        </w:div>
        <w:div w:id="1138842426">
          <w:marLeft w:val="480"/>
          <w:marRight w:val="0"/>
          <w:marTop w:val="0"/>
          <w:marBottom w:val="0"/>
          <w:divBdr>
            <w:top w:val="none" w:sz="0" w:space="0" w:color="auto"/>
            <w:left w:val="none" w:sz="0" w:space="0" w:color="auto"/>
            <w:bottom w:val="none" w:sz="0" w:space="0" w:color="auto"/>
            <w:right w:val="none" w:sz="0" w:space="0" w:color="auto"/>
          </w:divBdr>
        </w:div>
        <w:div w:id="1335842866">
          <w:marLeft w:val="480"/>
          <w:marRight w:val="0"/>
          <w:marTop w:val="0"/>
          <w:marBottom w:val="0"/>
          <w:divBdr>
            <w:top w:val="none" w:sz="0" w:space="0" w:color="auto"/>
            <w:left w:val="none" w:sz="0" w:space="0" w:color="auto"/>
            <w:bottom w:val="none" w:sz="0" w:space="0" w:color="auto"/>
            <w:right w:val="none" w:sz="0" w:space="0" w:color="auto"/>
          </w:divBdr>
        </w:div>
        <w:div w:id="1401096487">
          <w:marLeft w:val="480"/>
          <w:marRight w:val="0"/>
          <w:marTop w:val="0"/>
          <w:marBottom w:val="0"/>
          <w:divBdr>
            <w:top w:val="none" w:sz="0" w:space="0" w:color="auto"/>
            <w:left w:val="none" w:sz="0" w:space="0" w:color="auto"/>
            <w:bottom w:val="none" w:sz="0" w:space="0" w:color="auto"/>
            <w:right w:val="none" w:sz="0" w:space="0" w:color="auto"/>
          </w:divBdr>
        </w:div>
        <w:div w:id="1420054645">
          <w:marLeft w:val="480"/>
          <w:marRight w:val="0"/>
          <w:marTop w:val="0"/>
          <w:marBottom w:val="0"/>
          <w:divBdr>
            <w:top w:val="none" w:sz="0" w:space="0" w:color="auto"/>
            <w:left w:val="none" w:sz="0" w:space="0" w:color="auto"/>
            <w:bottom w:val="none" w:sz="0" w:space="0" w:color="auto"/>
            <w:right w:val="none" w:sz="0" w:space="0" w:color="auto"/>
          </w:divBdr>
        </w:div>
        <w:div w:id="1454638175">
          <w:marLeft w:val="480"/>
          <w:marRight w:val="0"/>
          <w:marTop w:val="0"/>
          <w:marBottom w:val="0"/>
          <w:divBdr>
            <w:top w:val="none" w:sz="0" w:space="0" w:color="auto"/>
            <w:left w:val="none" w:sz="0" w:space="0" w:color="auto"/>
            <w:bottom w:val="none" w:sz="0" w:space="0" w:color="auto"/>
            <w:right w:val="none" w:sz="0" w:space="0" w:color="auto"/>
          </w:divBdr>
        </w:div>
        <w:div w:id="1461219965">
          <w:marLeft w:val="480"/>
          <w:marRight w:val="0"/>
          <w:marTop w:val="0"/>
          <w:marBottom w:val="0"/>
          <w:divBdr>
            <w:top w:val="none" w:sz="0" w:space="0" w:color="auto"/>
            <w:left w:val="none" w:sz="0" w:space="0" w:color="auto"/>
            <w:bottom w:val="none" w:sz="0" w:space="0" w:color="auto"/>
            <w:right w:val="none" w:sz="0" w:space="0" w:color="auto"/>
          </w:divBdr>
        </w:div>
        <w:div w:id="1466045110">
          <w:marLeft w:val="480"/>
          <w:marRight w:val="0"/>
          <w:marTop w:val="0"/>
          <w:marBottom w:val="0"/>
          <w:divBdr>
            <w:top w:val="none" w:sz="0" w:space="0" w:color="auto"/>
            <w:left w:val="none" w:sz="0" w:space="0" w:color="auto"/>
            <w:bottom w:val="none" w:sz="0" w:space="0" w:color="auto"/>
            <w:right w:val="none" w:sz="0" w:space="0" w:color="auto"/>
          </w:divBdr>
        </w:div>
        <w:div w:id="1474711822">
          <w:marLeft w:val="480"/>
          <w:marRight w:val="0"/>
          <w:marTop w:val="0"/>
          <w:marBottom w:val="0"/>
          <w:divBdr>
            <w:top w:val="none" w:sz="0" w:space="0" w:color="auto"/>
            <w:left w:val="none" w:sz="0" w:space="0" w:color="auto"/>
            <w:bottom w:val="none" w:sz="0" w:space="0" w:color="auto"/>
            <w:right w:val="none" w:sz="0" w:space="0" w:color="auto"/>
          </w:divBdr>
        </w:div>
        <w:div w:id="1485505962">
          <w:marLeft w:val="480"/>
          <w:marRight w:val="0"/>
          <w:marTop w:val="0"/>
          <w:marBottom w:val="0"/>
          <w:divBdr>
            <w:top w:val="none" w:sz="0" w:space="0" w:color="auto"/>
            <w:left w:val="none" w:sz="0" w:space="0" w:color="auto"/>
            <w:bottom w:val="none" w:sz="0" w:space="0" w:color="auto"/>
            <w:right w:val="none" w:sz="0" w:space="0" w:color="auto"/>
          </w:divBdr>
        </w:div>
        <w:div w:id="1498958364">
          <w:marLeft w:val="480"/>
          <w:marRight w:val="0"/>
          <w:marTop w:val="0"/>
          <w:marBottom w:val="0"/>
          <w:divBdr>
            <w:top w:val="none" w:sz="0" w:space="0" w:color="auto"/>
            <w:left w:val="none" w:sz="0" w:space="0" w:color="auto"/>
            <w:bottom w:val="none" w:sz="0" w:space="0" w:color="auto"/>
            <w:right w:val="none" w:sz="0" w:space="0" w:color="auto"/>
          </w:divBdr>
        </w:div>
        <w:div w:id="1536230866">
          <w:marLeft w:val="480"/>
          <w:marRight w:val="0"/>
          <w:marTop w:val="0"/>
          <w:marBottom w:val="0"/>
          <w:divBdr>
            <w:top w:val="none" w:sz="0" w:space="0" w:color="auto"/>
            <w:left w:val="none" w:sz="0" w:space="0" w:color="auto"/>
            <w:bottom w:val="none" w:sz="0" w:space="0" w:color="auto"/>
            <w:right w:val="none" w:sz="0" w:space="0" w:color="auto"/>
          </w:divBdr>
        </w:div>
        <w:div w:id="1565490061">
          <w:marLeft w:val="480"/>
          <w:marRight w:val="0"/>
          <w:marTop w:val="0"/>
          <w:marBottom w:val="0"/>
          <w:divBdr>
            <w:top w:val="none" w:sz="0" w:space="0" w:color="auto"/>
            <w:left w:val="none" w:sz="0" w:space="0" w:color="auto"/>
            <w:bottom w:val="none" w:sz="0" w:space="0" w:color="auto"/>
            <w:right w:val="none" w:sz="0" w:space="0" w:color="auto"/>
          </w:divBdr>
        </w:div>
        <w:div w:id="1674336344">
          <w:marLeft w:val="480"/>
          <w:marRight w:val="0"/>
          <w:marTop w:val="0"/>
          <w:marBottom w:val="0"/>
          <w:divBdr>
            <w:top w:val="none" w:sz="0" w:space="0" w:color="auto"/>
            <w:left w:val="none" w:sz="0" w:space="0" w:color="auto"/>
            <w:bottom w:val="none" w:sz="0" w:space="0" w:color="auto"/>
            <w:right w:val="none" w:sz="0" w:space="0" w:color="auto"/>
          </w:divBdr>
        </w:div>
        <w:div w:id="1678651592">
          <w:marLeft w:val="480"/>
          <w:marRight w:val="0"/>
          <w:marTop w:val="0"/>
          <w:marBottom w:val="0"/>
          <w:divBdr>
            <w:top w:val="none" w:sz="0" w:space="0" w:color="auto"/>
            <w:left w:val="none" w:sz="0" w:space="0" w:color="auto"/>
            <w:bottom w:val="none" w:sz="0" w:space="0" w:color="auto"/>
            <w:right w:val="none" w:sz="0" w:space="0" w:color="auto"/>
          </w:divBdr>
        </w:div>
        <w:div w:id="1706910181">
          <w:marLeft w:val="480"/>
          <w:marRight w:val="0"/>
          <w:marTop w:val="0"/>
          <w:marBottom w:val="0"/>
          <w:divBdr>
            <w:top w:val="none" w:sz="0" w:space="0" w:color="auto"/>
            <w:left w:val="none" w:sz="0" w:space="0" w:color="auto"/>
            <w:bottom w:val="none" w:sz="0" w:space="0" w:color="auto"/>
            <w:right w:val="none" w:sz="0" w:space="0" w:color="auto"/>
          </w:divBdr>
        </w:div>
        <w:div w:id="1766610279">
          <w:marLeft w:val="480"/>
          <w:marRight w:val="0"/>
          <w:marTop w:val="0"/>
          <w:marBottom w:val="0"/>
          <w:divBdr>
            <w:top w:val="none" w:sz="0" w:space="0" w:color="auto"/>
            <w:left w:val="none" w:sz="0" w:space="0" w:color="auto"/>
            <w:bottom w:val="none" w:sz="0" w:space="0" w:color="auto"/>
            <w:right w:val="none" w:sz="0" w:space="0" w:color="auto"/>
          </w:divBdr>
        </w:div>
        <w:div w:id="1868906189">
          <w:marLeft w:val="480"/>
          <w:marRight w:val="0"/>
          <w:marTop w:val="0"/>
          <w:marBottom w:val="0"/>
          <w:divBdr>
            <w:top w:val="none" w:sz="0" w:space="0" w:color="auto"/>
            <w:left w:val="none" w:sz="0" w:space="0" w:color="auto"/>
            <w:bottom w:val="none" w:sz="0" w:space="0" w:color="auto"/>
            <w:right w:val="none" w:sz="0" w:space="0" w:color="auto"/>
          </w:divBdr>
        </w:div>
        <w:div w:id="1967351978">
          <w:marLeft w:val="480"/>
          <w:marRight w:val="0"/>
          <w:marTop w:val="0"/>
          <w:marBottom w:val="0"/>
          <w:divBdr>
            <w:top w:val="none" w:sz="0" w:space="0" w:color="auto"/>
            <w:left w:val="none" w:sz="0" w:space="0" w:color="auto"/>
            <w:bottom w:val="none" w:sz="0" w:space="0" w:color="auto"/>
            <w:right w:val="none" w:sz="0" w:space="0" w:color="auto"/>
          </w:divBdr>
        </w:div>
        <w:div w:id="2028217881">
          <w:marLeft w:val="480"/>
          <w:marRight w:val="0"/>
          <w:marTop w:val="0"/>
          <w:marBottom w:val="0"/>
          <w:divBdr>
            <w:top w:val="none" w:sz="0" w:space="0" w:color="auto"/>
            <w:left w:val="none" w:sz="0" w:space="0" w:color="auto"/>
            <w:bottom w:val="none" w:sz="0" w:space="0" w:color="auto"/>
            <w:right w:val="none" w:sz="0" w:space="0" w:color="auto"/>
          </w:divBdr>
        </w:div>
        <w:div w:id="2036342765">
          <w:marLeft w:val="480"/>
          <w:marRight w:val="0"/>
          <w:marTop w:val="0"/>
          <w:marBottom w:val="0"/>
          <w:divBdr>
            <w:top w:val="none" w:sz="0" w:space="0" w:color="auto"/>
            <w:left w:val="none" w:sz="0" w:space="0" w:color="auto"/>
            <w:bottom w:val="none" w:sz="0" w:space="0" w:color="auto"/>
            <w:right w:val="none" w:sz="0" w:space="0" w:color="auto"/>
          </w:divBdr>
        </w:div>
      </w:divsChild>
    </w:div>
    <w:div w:id="698627197">
      <w:bodyDiv w:val="1"/>
      <w:marLeft w:val="0"/>
      <w:marRight w:val="0"/>
      <w:marTop w:val="0"/>
      <w:marBottom w:val="0"/>
      <w:divBdr>
        <w:top w:val="none" w:sz="0" w:space="0" w:color="auto"/>
        <w:left w:val="none" w:sz="0" w:space="0" w:color="auto"/>
        <w:bottom w:val="none" w:sz="0" w:space="0" w:color="auto"/>
        <w:right w:val="none" w:sz="0" w:space="0" w:color="auto"/>
      </w:divBdr>
    </w:div>
    <w:div w:id="700321229">
      <w:bodyDiv w:val="1"/>
      <w:marLeft w:val="0"/>
      <w:marRight w:val="0"/>
      <w:marTop w:val="0"/>
      <w:marBottom w:val="0"/>
      <w:divBdr>
        <w:top w:val="none" w:sz="0" w:space="0" w:color="auto"/>
        <w:left w:val="none" w:sz="0" w:space="0" w:color="auto"/>
        <w:bottom w:val="none" w:sz="0" w:space="0" w:color="auto"/>
        <w:right w:val="none" w:sz="0" w:space="0" w:color="auto"/>
      </w:divBdr>
    </w:div>
    <w:div w:id="702169538">
      <w:bodyDiv w:val="1"/>
      <w:marLeft w:val="0"/>
      <w:marRight w:val="0"/>
      <w:marTop w:val="0"/>
      <w:marBottom w:val="0"/>
      <w:divBdr>
        <w:top w:val="none" w:sz="0" w:space="0" w:color="auto"/>
        <w:left w:val="none" w:sz="0" w:space="0" w:color="auto"/>
        <w:bottom w:val="none" w:sz="0" w:space="0" w:color="auto"/>
        <w:right w:val="none" w:sz="0" w:space="0" w:color="auto"/>
      </w:divBdr>
    </w:div>
    <w:div w:id="721293306">
      <w:bodyDiv w:val="1"/>
      <w:marLeft w:val="0"/>
      <w:marRight w:val="0"/>
      <w:marTop w:val="0"/>
      <w:marBottom w:val="0"/>
      <w:divBdr>
        <w:top w:val="none" w:sz="0" w:space="0" w:color="auto"/>
        <w:left w:val="none" w:sz="0" w:space="0" w:color="auto"/>
        <w:bottom w:val="none" w:sz="0" w:space="0" w:color="auto"/>
        <w:right w:val="none" w:sz="0" w:space="0" w:color="auto"/>
      </w:divBdr>
    </w:div>
    <w:div w:id="723217248">
      <w:bodyDiv w:val="1"/>
      <w:marLeft w:val="0"/>
      <w:marRight w:val="0"/>
      <w:marTop w:val="0"/>
      <w:marBottom w:val="0"/>
      <w:divBdr>
        <w:top w:val="none" w:sz="0" w:space="0" w:color="auto"/>
        <w:left w:val="none" w:sz="0" w:space="0" w:color="auto"/>
        <w:bottom w:val="none" w:sz="0" w:space="0" w:color="auto"/>
        <w:right w:val="none" w:sz="0" w:space="0" w:color="auto"/>
      </w:divBdr>
    </w:div>
    <w:div w:id="726148356">
      <w:bodyDiv w:val="1"/>
      <w:marLeft w:val="0"/>
      <w:marRight w:val="0"/>
      <w:marTop w:val="0"/>
      <w:marBottom w:val="0"/>
      <w:divBdr>
        <w:top w:val="none" w:sz="0" w:space="0" w:color="auto"/>
        <w:left w:val="none" w:sz="0" w:space="0" w:color="auto"/>
        <w:bottom w:val="none" w:sz="0" w:space="0" w:color="auto"/>
        <w:right w:val="none" w:sz="0" w:space="0" w:color="auto"/>
      </w:divBdr>
    </w:div>
    <w:div w:id="731587870">
      <w:bodyDiv w:val="1"/>
      <w:marLeft w:val="0"/>
      <w:marRight w:val="0"/>
      <w:marTop w:val="0"/>
      <w:marBottom w:val="0"/>
      <w:divBdr>
        <w:top w:val="none" w:sz="0" w:space="0" w:color="auto"/>
        <w:left w:val="none" w:sz="0" w:space="0" w:color="auto"/>
        <w:bottom w:val="none" w:sz="0" w:space="0" w:color="auto"/>
        <w:right w:val="none" w:sz="0" w:space="0" w:color="auto"/>
      </w:divBdr>
    </w:div>
    <w:div w:id="735585875">
      <w:bodyDiv w:val="1"/>
      <w:marLeft w:val="0"/>
      <w:marRight w:val="0"/>
      <w:marTop w:val="0"/>
      <w:marBottom w:val="0"/>
      <w:divBdr>
        <w:top w:val="none" w:sz="0" w:space="0" w:color="auto"/>
        <w:left w:val="none" w:sz="0" w:space="0" w:color="auto"/>
        <w:bottom w:val="none" w:sz="0" w:space="0" w:color="auto"/>
        <w:right w:val="none" w:sz="0" w:space="0" w:color="auto"/>
      </w:divBdr>
    </w:div>
    <w:div w:id="741025939">
      <w:bodyDiv w:val="1"/>
      <w:marLeft w:val="0"/>
      <w:marRight w:val="0"/>
      <w:marTop w:val="0"/>
      <w:marBottom w:val="0"/>
      <w:divBdr>
        <w:top w:val="none" w:sz="0" w:space="0" w:color="auto"/>
        <w:left w:val="none" w:sz="0" w:space="0" w:color="auto"/>
        <w:bottom w:val="none" w:sz="0" w:space="0" w:color="auto"/>
        <w:right w:val="none" w:sz="0" w:space="0" w:color="auto"/>
      </w:divBdr>
    </w:div>
    <w:div w:id="742416437">
      <w:bodyDiv w:val="1"/>
      <w:marLeft w:val="0"/>
      <w:marRight w:val="0"/>
      <w:marTop w:val="0"/>
      <w:marBottom w:val="0"/>
      <w:divBdr>
        <w:top w:val="none" w:sz="0" w:space="0" w:color="auto"/>
        <w:left w:val="none" w:sz="0" w:space="0" w:color="auto"/>
        <w:bottom w:val="none" w:sz="0" w:space="0" w:color="auto"/>
        <w:right w:val="none" w:sz="0" w:space="0" w:color="auto"/>
      </w:divBdr>
    </w:div>
    <w:div w:id="742917193">
      <w:bodyDiv w:val="1"/>
      <w:marLeft w:val="0"/>
      <w:marRight w:val="0"/>
      <w:marTop w:val="0"/>
      <w:marBottom w:val="0"/>
      <w:divBdr>
        <w:top w:val="none" w:sz="0" w:space="0" w:color="auto"/>
        <w:left w:val="none" w:sz="0" w:space="0" w:color="auto"/>
        <w:bottom w:val="none" w:sz="0" w:space="0" w:color="auto"/>
        <w:right w:val="none" w:sz="0" w:space="0" w:color="auto"/>
      </w:divBdr>
      <w:divsChild>
        <w:div w:id="91821337">
          <w:marLeft w:val="480"/>
          <w:marRight w:val="0"/>
          <w:marTop w:val="0"/>
          <w:marBottom w:val="0"/>
          <w:divBdr>
            <w:top w:val="none" w:sz="0" w:space="0" w:color="auto"/>
            <w:left w:val="none" w:sz="0" w:space="0" w:color="auto"/>
            <w:bottom w:val="none" w:sz="0" w:space="0" w:color="auto"/>
            <w:right w:val="none" w:sz="0" w:space="0" w:color="auto"/>
          </w:divBdr>
        </w:div>
        <w:div w:id="135031644">
          <w:marLeft w:val="480"/>
          <w:marRight w:val="0"/>
          <w:marTop w:val="0"/>
          <w:marBottom w:val="0"/>
          <w:divBdr>
            <w:top w:val="none" w:sz="0" w:space="0" w:color="auto"/>
            <w:left w:val="none" w:sz="0" w:space="0" w:color="auto"/>
            <w:bottom w:val="none" w:sz="0" w:space="0" w:color="auto"/>
            <w:right w:val="none" w:sz="0" w:space="0" w:color="auto"/>
          </w:divBdr>
        </w:div>
        <w:div w:id="209732695">
          <w:marLeft w:val="480"/>
          <w:marRight w:val="0"/>
          <w:marTop w:val="0"/>
          <w:marBottom w:val="0"/>
          <w:divBdr>
            <w:top w:val="none" w:sz="0" w:space="0" w:color="auto"/>
            <w:left w:val="none" w:sz="0" w:space="0" w:color="auto"/>
            <w:bottom w:val="none" w:sz="0" w:space="0" w:color="auto"/>
            <w:right w:val="none" w:sz="0" w:space="0" w:color="auto"/>
          </w:divBdr>
        </w:div>
        <w:div w:id="215625306">
          <w:marLeft w:val="480"/>
          <w:marRight w:val="0"/>
          <w:marTop w:val="0"/>
          <w:marBottom w:val="0"/>
          <w:divBdr>
            <w:top w:val="none" w:sz="0" w:space="0" w:color="auto"/>
            <w:left w:val="none" w:sz="0" w:space="0" w:color="auto"/>
            <w:bottom w:val="none" w:sz="0" w:space="0" w:color="auto"/>
            <w:right w:val="none" w:sz="0" w:space="0" w:color="auto"/>
          </w:divBdr>
        </w:div>
        <w:div w:id="270284014">
          <w:marLeft w:val="480"/>
          <w:marRight w:val="0"/>
          <w:marTop w:val="0"/>
          <w:marBottom w:val="0"/>
          <w:divBdr>
            <w:top w:val="none" w:sz="0" w:space="0" w:color="auto"/>
            <w:left w:val="none" w:sz="0" w:space="0" w:color="auto"/>
            <w:bottom w:val="none" w:sz="0" w:space="0" w:color="auto"/>
            <w:right w:val="none" w:sz="0" w:space="0" w:color="auto"/>
          </w:divBdr>
        </w:div>
        <w:div w:id="280654412">
          <w:marLeft w:val="480"/>
          <w:marRight w:val="0"/>
          <w:marTop w:val="0"/>
          <w:marBottom w:val="0"/>
          <w:divBdr>
            <w:top w:val="none" w:sz="0" w:space="0" w:color="auto"/>
            <w:left w:val="none" w:sz="0" w:space="0" w:color="auto"/>
            <w:bottom w:val="none" w:sz="0" w:space="0" w:color="auto"/>
            <w:right w:val="none" w:sz="0" w:space="0" w:color="auto"/>
          </w:divBdr>
        </w:div>
        <w:div w:id="313606144">
          <w:marLeft w:val="480"/>
          <w:marRight w:val="0"/>
          <w:marTop w:val="0"/>
          <w:marBottom w:val="0"/>
          <w:divBdr>
            <w:top w:val="none" w:sz="0" w:space="0" w:color="auto"/>
            <w:left w:val="none" w:sz="0" w:space="0" w:color="auto"/>
            <w:bottom w:val="none" w:sz="0" w:space="0" w:color="auto"/>
            <w:right w:val="none" w:sz="0" w:space="0" w:color="auto"/>
          </w:divBdr>
        </w:div>
        <w:div w:id="328336517">
          <w:marLeft w:val="480"/>
          <w:marRight w:val="0"/>
          <w:marTop w:val="0"/>
          <w:marBottom w:val="0"/>
          <w:divBdr>
            <w:top w:val="none" w:sz="0" w:space="0" w:color="auto"/>
            <w:left w:val="none" w:sz="0" w:space="0" w:color="auto"/>
            <w:bottom w:val="none" w:sz="0" w:space="0" w:color="auto"/>
            <w:right w:val="none" w:sz="0" w:space="0" w:color="auto"/>
          </w:divBdr>
        </w:div>
        <w:div w:id="361826862">
          <w:marLeft w:val="480"/>
          <w:marRight w:val="0"/>
          <w:marTop w:val="0"/>
          <w:marBottom w:val="0"/>
          <w:divBdr>
            <w:top w:val="none" w:sz="0" w:space="0" w:color="auto"/>
            <w:left w:val="none" w:sz="0" w:space="0" w:color="auto"/>
            <w:bottom w:val="none" w:sz="0" w:space="0" w:color="auto"/>
            <w:right w:val="none" w:sz="0" w:space="0" w:color="auto"/>
          </w:divBdr>
        </w:div>
        <w:div w:id="383718044">
          <w:marLeft w:val="480"/>
          <w:marRight w:val="0"/>
          <w:marTop w:val="0"/>
          <w:marBottom w:val="0"/>
          <w:divBdr>
            <w:top w:val="none" w:sz="0" w:space="0" w:color="auto"/>
            <w:left w:val="none" w:sz="0" w:space="0" w:color="auto"/>
            <w:bottom w:val="none" w:sz="0" w:space="0" w:color="auto"/>
            <w:right w:val="none" w:sz="0" w:space="0" w:color="auto"/>
          </w:divBdr>
        </w:div>
        <w:div w:id="549656425">
          <w:marLeft w:val="480"/>
          <w:marRight w:val="0"/>
          <w:marTop w:val="0"/>
          <w:marBottom w:val="0"/>
          <w:divBdr>
            <w:top w:val="none" w:sz="0" w:space="0" w:color="auto"/>
            <w:left w:val="none" w:sz="0" w:space="0" w:color="auto"/>
            <w:bottom w:val="none" w:sz="0" w:space="0" w:color="auto"/>
            <w:right w:val="none" w:sz="0" w:space="0" w:color="auto"/>
          </w:divBdr>
        </w:div>
        <w:div w:id="617419146">
          <w:marLeft w:val="480"/>
          <w:marRight w:val="0"/>
          <w:marTop w:val="0"/>
          <w:marBottom w:val="0"/>
          <w:divBdr>
            <w:top w:val="none" w:sz="0" w:space="0" w:color="auto"/>
            <w:left w:val="none" w:sz="0" w:space="0" w:color="auto"/>
            <w:bottom w:val="none" w:sz="0" w:space="0" w:color="auto"/>
            <w:right w:val="none" w:sz="0" w:space="0" w:color="auto"/>
          </w:divBdr>
        </w:div>
        <w:div w:id="676807389">
          <w:marLeft w:val="480"/>
          <w:marRight w:val="0"/>
          <w:marTop w:val="0"/>
          <w:marBottom w:val="0"/>
          <w:divBdr>
            <w:top w:val="none" w:sz="0" w:space="0" w:color="auto"/>
            <w:left w:val="none" w:sz="0" w:space="0" w:color="auto"/>
            <w:bottom w:val="none" w:sz="0" w:space="0" w:color="auto"/>
            <w:right w:val="none" w:sz="0" w:space="0" w:color="auto"/>
          </w:divBdr>
        </w:div>
        <w:div w:id="704451250">
          <w:marLeft w:val="480"/>
          <w:marRight w:val="0"/>
          <w:marTop w:val="0"/>
          <w:marBottom w:val="0"/>
          <w:divBdr>
            <w:top w:val="none" w:sz="0" w:space="0" w:color="auto"/>
            <w:left w:val="none" w:sz="0" w:space="0" w:color="auto"/>
            <w:bottom w:val="none" w:sz="0" w:space="0" w:color="auto"/>
            <w:right w:val="none" w:sz="0" w:space="0" w:color="auto"/>
          </w:divBdr>
        </w:div>
        <w:div w:id="756025083">
          <w:marLeft w:val="480"/>
          <w:marRight w:val="0"/>
          <w:marTop w:val="0"/>
          <w:marBottom w:val="0"/>
          <w:divBdr>
            <w:top w:val="none" w:sz="0" w:space="0" w:color="auto"/>
            <w:left w:val="none" w:sz="0" w:space="0" w:color="auto"/>
            <w:bottom w:val="none" w:sz="0" w:space="0" w:color="auto"/>
            <w:right w:val="none" w:sz="0" w:space="0" w:color="auto"/>
          </w:divBdr>
        </w:div>
        <w:div w:id="855459901">
          <w:marLeft w:val="480"/>
          <w:marRight w:val="0"/>
          <w:marTop w:val="0"/>
          <w:marBottom w:val="0"/>
          <w:divBdr>
            <w:top w:val="none" w:sz="0" w:space="0" w:color="auto"/>
            <w:left w:val="none" w:sz="0" w:space="0" w:color="auto"/>
            <w:bottom w:val="none" w:sz="0" w:space="0" w:color="auto"/>
            <w:right w:val="none" w:sz="0" w:space="0" w:color="auto"/>
          </w:divBdr>
        </w:div>
        <w:div w:id="863709794">
          <w:marLeft w:val="480"/>
          <w:marRight w:val="0"/>
          <w:marTop w:val="0"/>
          <w:marBottom w:val="0"/>
          <w:divBdr>
            <w:top w:val="none" w:sz="0" w:space="0" w:color="auto"/>
            <w:left w:val="none" w:sz="0" w:space="0" w:color="auto"/>
            <w:bottom w:val="none" w:sz="0" w:space="0" w:color="auto"/>
            <w:right w:val="none" w:sz="0" w:space="0" w:color="auto"/>
          </w:divBdr>
        </w:div>
        <w:div w:id="904879136">
          <w:marLeft w:val="480"/>
          <w:marRight w:val="0"/>
          <w:marTop w:val="0"/>
          <w:marBottom w:val="0"/>
          <w:divBdr>
            <w:top w:val="none" w:sz="0" w:space="0" w:color="auto"/>
            <w:left w:val="none" w:sz="0" w:space="0" w:color="auto"/>
            <w:bottom w:val="none" w:sz="0" w:space="0" w:color="auto"/>
            <w:right w:val="none" w:sz="0" w:space="0" w:color="auto"/>
          </w:divBdr>
        </w:div>
        <w:div w:id="946961623">
          <w:marLeft w:val="480"/>
          <w:marRight w:val="0"/>
          <w:marTop w:val="0"/>
          <w:marBottom w:val="0"/>
          <w:divBdr>
            <w:top w:val="none" w:sz="0" w:space="0" w:color="auto"/>
            <w:left w:val="none" w:sz="0" w:space="0" w:color="auto"/>
            <w:bottom w:val="none" w:sz="0" w:space="0" w:color="auto"/>
            <w:right w:val="none" w:sz="0" w:space="0" w:color="auto"/>
          </w:divBdr>
        </w:div>
        <w:div w:id="1015617456">
          <w:marLeft w:val="480"/>
          <w:marRight w:val="0"/>
          <w:marTop w:val="0"/>
          <w:marBottom w:val="0"/>
          <w:divBdr>
            <w:top w:val="none" w:sz="0" w:space="0" w:color="auto"/>
            <w:left w:val="none" w:sz="0" w:space="0" w:color="auto"/>
            <w:bottom w:val="none" w:sz="0" w:space="0" w:color="auto"/>
            <w:right w:val="none" w:sz="0" w:space="0" w:color="auto"/>
          </w:divBdr>
        </w:div>
        <w:div w:id="1058361070">
          <w:marLeft w:val="480"/>
          <w:marRight w:val="0"/>
          <w:marTop w:val="0"/>
          <w:marBottom w:val="0"/>
          <w:divBdr>
            <w:top w:val="none" w:sz="0" w:space="0" w:color="auto"/>
            <w:left w:val="none" w:sz="0" w:space="0" w:color="auto"/>
            <w:bottom w:val="none" w:sz="0" w:space="0" w:color="auto"/>
            <w:right w:val="none" w:sz="0" w:space="0" w:color="auto"/>
          </w:divBdr>
        </w:div>
        <w:div w:id="1075980426">
          <w:marLeft w:val="480"/>
          <w:marRight w:val="0"/>
          <w:marTop w:val="0"/>
          <w:marBottom w:val="0"/>
          <w:divBdr>
            <w:top w:val="none" w:sz="0" w:space="0" w:color="auto"/>
            <w:left w:val="none" w:sz="0" w:space="0" w:color="auto"/>
            <w:bottom w:val="none" w:sz="0" w:space="0" w:color="auto"/>
            <w:right w:val="none" w:sz="0" w:space="0" w:color="auto"/>
          </w:divBdr>
        </w:div>
        <w:div w:id="1090198238">
          <w:marLeft w:val="480"/>
          <w:marRight w:val="0"/>
          <w:marTop w:val="0"/>
          <w:marBottom w:val="0"/>
          <w:divBdr>
            <w:top w:val="none" w:sz="0" w:space="0" w:color="auto"/>
            <w:left w:val="none" w:sz="0" w:space="0" w:color="auto"/>
            <w:bottom w:val="none" w:sz="0" w:space="0" w:color="auto"/>
            <w:right w:val="none" w:sz="0" w:space="0" w:color="auto"/>
          </w:divBdr>
        </w:div>
        <w:div w:id="1097020840">
          <w:marLeft w:val="480"/>
          <w:marRight w:val="0"/>
          <w:marTop w:val="0"/>
          <w:marBottom w:val="0"/>
          <w:divBdr>
            <w:top w:val="none" w:sz="0" w:space="0" w:color="auto"/>
            <w:left w:val="none" w:sz="0" w:space="0" w:color="auto"/>
            <w:bottom w:val="none" w:sz="0" w:space="0" w:color="auto"/>
            <w:right w:val="none" w:sz="0" w:space="0" w:color="auto"/>
          </w:divBdr>
        </w:div>
        <w:div w:id="1165317155">
          <w:marLeft w:val="480"/>
          <w:marRight w:val="0"/>
          <w:marTop w:val="0"/>
          <w:marBottom w:val="0"/>
          <w:divBdr>
            <w:top w:val="none" w:sz="0" w:space="0" w:color="auto"/>
            <w:left w:val="none" w:sz="0" w:space="0" w:color="auto"/>
            <w:bottom w:val="none" w:sz="0" w:space="0" w:color="auto"/>
            <w:right w:val="none" w:sz="0" w:space="0" w:color="auto"/>
          </w:divBdr>
        </w:div>
        <w:div w:id="1210998925">
          <w:marLeft w:val="480"/>
          <w:marRight w:val="0"/>
          <w:marTop w:val="0"/>
          <w:marBottom w:val="0"/>
          <w:divBdr>
            <w:top w:val="none" w:sz="0" w:space="0" w:color="auto"/>
            <w:left w:val="none" w:sz="0" w:space="0" w:color="auto"/>
            <w:bottom w:val="none" w:sz="0" w:space="0" w:color="auto"/>
            <w:right w:val="none" w:sz="0" w:space="0" w:color="auto"/>
          </w:divBdr>
        </w:div>
        <w:div w:id="1217472679">
          <w:marLeft w:val="480"/>
          <w:marRight w:val="0"/>
          <w:marTop w:val="0"/>
          <w:marBottom w:val="0"/>
          <w:divBdr>
            <w:top w:val="none" w:sz="0" w:space="0" w:color="auto"/>
            <w:left w:val="none" w:sz="0" w:space="0" w:color="auto"/>
            <w:bottom w:val="none" w:sz="0" w:space="0" w:color="auto"/>
            <w:right w:val="none" w:sz="0" w:space="0" w:color="auto"/>
          </w:divBdr>
        </w:div>
        <w:div w:id="1249803852">
          <w:marLeft w:val="480"/>
          <w:marRight w:val="0"/>
          <w:marTop w:val="0"/>
          <w:marBottom w:val="0"/>
          <w:divBdr>
            <w:top w:val="none" w:sz="0" w:space="0" w:color="auto"/>
            <w:left w:val="none" w:sz="0" w:space="0" w:color="auto"/>
            <w:bottom w:val="none" w:sz="0" w:space="0" w:color="auto"/>
            <w:right w:val="none" w:sz="0" w:space="0" w:color="auto"/>
          </w:divBdr>
        </w:div>
        <w:div w:id="1279139869">
          <w:marLeft w:val="480"/>
          <w:marRight w:val="0"/>
          <w:marTop w:val="0"/>
          <w:marBottom w:val="0"/>
          <w:divBdr>
            <w:top w:val="none" w:sz="0" w:space="0" w:color="auto"/>
            <w:left w:val="none" w:sz="0" w:space="0" w:color="auto"/>
            <w:bottom w:val="none" w:sz="0" w:space="0" w:color="auto"/>
            <w:right w:val="none" w:sz="0" w:space="0" w:color="auto"/>
          </w:divBdr>
        </w:div>
        <w:div w:id="1320424493">
          <w:marLeft w:val="480"/>
          <w:marRight w:val="0"/>
          <w:marTop w:val="0"/>
          <w:marBottom w:val="0"/>
          <w:divBdr>
            <w:top w:val="none" w:sz="0" w:space="0" w:color="auto"/>
            <w:left w:val="none" w:sz="0" w:space="0" w:color="auto"/>
            <w:bottom w:val="none" w:sz="0" w:space="0" w:color="auto"/>
            <w:right w:val="none" w:sz="0" w:space="0" w:color="auto"/>
          </w:divBdr>
        </w:div>
        <w:div w:id="1389723588">
          <w:marLeft w:val="480"/>
          <w:marRight w:val="0"/>
          <w:marTop w:val="0"/>
          <w:marBottom w:val="0"/>
          <w:divBdr>
            <w:top w:val="none" w:sz="0" w:space="0" w:color="auto"/>
            <w:left w:val="none" w:sz="0" w:space="0" w:color="auto"/>
            <w:bottom w:val="none" w:sz="0" w:space="0" w:color="auto"/>
            <w:right w:val="none" w:sz="0" w:space="0" w:color="auto"/>
          </w:divBdr>
        </w:div>
        <w:div w:id="1478109720">
          <w:marLeft w:val="480"/>
          <w:marRight w:val="0"/>
          <w:marTop w:val="0"/>
          <w:marBottom w:val="0"/>
          <w:divBdr>
            <w:top w:val="none" w:sz="0" w:space="0" w:color="auto"/>
            <w:left w:val="none" w:sz="0" w:space="0" w:color="auto"/>
            <w:bottom w:val="none" w:sz="0" w:space="0" w:color="auto"/>
            <w:right w:val="none" w:sz="0" w:space="0" w:color="auto"/>
          </w:divBdr>
        </w:div>
        <w:div w:id="1534421523">
          <w:marLeft w:val="480"/>
          <w:marRight w:val="0"/>
          <w:marTop w:val="0"/>
          <w:marBottom w:val="0"/>
          <w:divBdr>
            <w:top w:val="none" w:sz="0" w:space="0" w:color="auto"/>
            <w:left w:val="none" w:sz="0" w:space="0" w:color="auto"/>
            <w:bottom w:val="none" w:sz="0" w:space="0" w:color="auto"/>
            <w:right w:val="none" w:sz="0" w:space="0" w:color="auto"/>
          </w:divBdr>
        </w:div>
        <w:div w:id="1539003151">
          <w:marLeft w:val="480"/>
          <w:marRight w:val="0"/>
          <w:marTop w:val="0"/>
          <w:marBottom w:val="0"/>
          <w:divBdr>
            <w:top w:val="none" w:sz="0" w:space="0" w:color="auto"/>
            <w:left w:val="none" w:sz="0" w:space="0" w:color="auto"/>
            <w:bottom w:val="none" w:sz="0" w:space="0" w:color="auto"/>
            <w:right w:val="none" w:sz="0" w:space="0" w:color="auto"/>
          </w:divBdr>
        </w:div>
        <w:div w:id="1541504369">
          <w:marLeft w:val="480"/>
          <w:marRight w:val="0"/>
          <w:marTop w:val="0"/>
          <w:marBottom w:val="0"/>
          <w:divBdr>
            <w:top w:val="none" w:sz="0" w:space="0" w:color="auto"/>
            <w:left w:val="none" w:sz="0" w:space="0" w:color="auto"/>
            <w:bottom w:val="none" w:sz="0" w:space="0" w:color="auto"/>
            <w:right w:val="none" w:sz="0" w:space="0" w:color="auto"/>
          </w:divBdr>
        </w:div>
        <w:div w:id="1851483514">
          <w:marLeft w:val="480"/>
          <w:marRight w:val="0"/>
          <w:marTop w:val="0"/>
          <w:marBottom w:val="0"/>
          <w:divBdr>
            <w:top w:val="none" w:sz="0" w:space="0" w:color="auto"/>
            <w:left w:val="none" w:sz="0" w:space="0" w:color="auto"/>
            <w:bottom w:val="none" w:sz="0" w:space="0" w:color="auto"/>
            <w:right w:val="none" w:sz="0" w:space="0" w:color="auto"/>
          </w:divBdr>
        </w:div>
        <w:div w:id="1854493548">
          <w:marLeft w:val="480"/>
          <w:marRight w:val="0"/>
          <w:marTop w:val="0"/>
          <w:marBottom w:val="0"/>
          <w:divBdr>
            <w:top w:val="none" w:sz="0" w:space="0" w:color="auto"/>
            <w:left w:val="none" w:sz="0" w:space="0" w:color="auto"/>
            <w:bottom w:val="none" w:sz="0" w:space="0" w:color="auto"/>
            <w:right w:val="none" w:sz="0" w:space="0" w:color="auto"/>
          </w:divBdr>
        </w:div>
        <w:div w:id="1895039235">
          <w:marLeft w:val="480"/>
          <w:marRight w:val="0"/>
          <w:marTop w:val="0"/>
          <w:marBottom w:val="0"/>
          <w:divBdr>
            <w:top w:val="none" w:sz="0" w:space="0" w:color="auto"/>
            <w:left w:val="none" w:sz="0" w:space="0" w:color="auto"/>
            <w:bottom w:val="none" w:sz="0" w:space="0" w:color="auto"/>
            <w:right w:val="none" w:sz="0" w:space="0" w:color="auto"/>
          </w:divBdr>
        </w:div>
        <w:div w:id="1925383351">
          <w:marLeft w:val="480"/>
          <w:marRight w:val="0"/>
          <w:marTop w:val="0"/>
          <w:marBottom w:val="0"/>
          <w:divBdr>
            <w:top w:val="none" w:sz="0" w:space="0" w:color="auto"/>
            <w:left w:val="none" w:sz="0" w:space="0" w:color="auto"/>
            <w:bottom w:val="none" w:sz="0" w:space="0" w:color="auto"/>
            <w:right w:val="none" w:sz="0" w:space="0" w:color="auto"/>
          </w:divBdr>
        </w:div>
        <w:div w:id="1989237552">
          <w:marLeft w:val="480"/>
          <w:marRight w:val="0"/>
          <w:marTop w:val="0"/>
          <w:marBottom w:val="0"/>
          <w:divBdr>
            <w:top w:val="none" w:sz="0" w:space="0" w:color="auto"/>
            <w:left w:val="none" w:sz="0" w:space="0" w:color="auto"/>
            <w:bottom w:val="none" w:sz="0" w:space="0" w:color="auto"/>
            <w:right w:val="none" w:sz="0" w:space="0" w:color="auto"/>
          </w:divBdr>
        </w:div>
        <w:div w:id="2056083414">
          <w:marLeft w:val="480"/>
          <w:marRight w:val="0"/>
          <w:marTop w:val="0"/>
          <w:marBottom w:val="0"/>
          <w:divBdr>
            <w:top w:val="none" w:sz="0" w:space="0" w:color="auto"/>
            <w:left w:val="none" w:sz="0" w:space="0" w:color="auto"/>
            <w:bottom w:val="none" w:sz="0" w:space="0" w:color="auto"/>
            <w:right w:val="none" w:sz="0" w:space="0" w:color="auto"/>
          </w:divBdr>
        </w:div>
        <w:div w:id="2065791502">
          <w:marLeft w:val="480"/>
          <w:marRight w:val="0"/>
          <w:marTop w:val="0"/>
          <w:marBottom w:val="0"/>
          <w:divBdr>
            <w:top w:val="none" w:sz="0" w:space="0" w:color="auto"/>
            <w:left w:val="none" w:sz="0" w:space="0" w:color="auto"/>
            <w:bottom w:val="none" w:sz="0" w:space="0" w:color="auto"/>
            <w:right w:val="none" w:sz="0" w:space="0" w:color="auto"/>
          </w:divBdr>
        </w:div>
        <w:div w:id="2123572713">
          <w:marLeft w:val="480"/>
          <w:marRight w:val="0"/>
          <w:marTop w:val="0"/>
          <w:marBottom w:val="0"/>
          <w:divBdr>
            <w:top w:val="none" w:sz="0" w:space="0" w:color="auto"/>
            <w:left w:val="none" w:sz="0" w:space="0" w:color="auto"/>
            <w:bottom w:val="none" w:sz="0" w:space="0" w:color="auto"/>
            <w:right w:val="none" w:sz="0" w:space="0" w:color="auto"/>
          </w:divBdr>
        </w:div>
      </w:divsChild>
    </w:div>
    <w:div w:id="747649719">
      <w:bodyDiv w:val="1"/>
      <w:marLeft w:val="0"/>
      <w:marRight w:val="0"/>
      <w:marTop w:val="0"/>
      <w:marBottom w:val="0"/>
      <w:divBdr>
        <w:top w:val="none" w:sz="0" w:space="0" w:color="auto"/>
        <w:left w:val="none" w:sz="0" w:space="0" w:color="auto"/>
        <w:bottom w:val="none" w:sz="0" w:space="0" w:color="auto"/>
        <w:right w:val="none" w:sz="0" w:space="0" w:color="auto"/>
      </w:divBdr>
    </w:div>
    <w:div w:id="757553944">
      <w:bodyDiv w:val="1"/>
      <w:marLeft w:val="0"/>
      <w:marRight w:val="0"/>
      <w:marTop w:val="0"/>
      <w:marBottom w:val="0"/>
      <w:divBdr>
        <w:top w:val="none" w:sz="0" w:space="0" w:color="auto"/>
        <w:left w:val="none" w:sz="0" w:space="0" w:color="auto"/>
        <w:bottom w:val="none" w:sz="0" w:space="0" w:color="auto"/>
        <w:right w:val="none" w:sz="0" w:space="0" w:color="auto"/>
      </w:divBdr>
    </w:div>
    <w:div w:id="758527750">
      <w:bodyDiv w:val="1"/>
      <w:marLeft w:val="0"/>
      <w:marRight w:val="0"/>
      <w:marTop w:val="0"/>
      <w:marBottom w:val="0"/>
      <w:divBdr>
        <w:top w:val="none" w:sz="0" w:space="0" w:color="auto"/>
        <w:left w:val="none" w:sz="0" w:space="0" w:color="auto"/>
        <w:bottom w:val="none" w:sz="0" w:space="0" w:color="auto"/>
        <w:right w:val="none" w:sz="0" w:space="0" w:color="auto"/>
      </w:divBdr>
    </w:div>
    <w:div w:id="758602060">
      <w:bodyDiv w:val="1"/>
      <w:marLeft w:val="0"/>
      <w:marRight w:val="0"/>
      <w:marTop w:val="0"/>
      <w:marBottom w:val="0"/>
      <w:divBdr>
        <w:top w:val="none" w:sz="0" w:space="0" w:color="auto"/>
        <w:left w:val="none" w:sz="0" w:space="0" w:color="auto"/>
        <w:bottom w:val="none" w:sz="0" w:space="0" w:color="auto"/>
        <w:right w:val="none" w:sz="0" w:space="0" w:color="auto"/>
      </w:divBdr>
      <w:divsChild>
        <w:div w:id="94135382">
          <w:marLeft w:val="480"/>
          <w:marRight w:val="0"/>
          <w:marTop w:val="0"/>
          <w:marBottom w:val="0"/>
          <w:divBdr>
            <w:top w:val="none" w:sz="0" w:space="0" w:color="auto"/>
            <w:left w:val="none" w:sz="0" w:space="0" w:color="auto"/>
            <w:bottom w:val="none" w:sz="0" w:space="0" w:color="auto"/>
            <w:right w:val="none" w:sz="0" w:space="0" w:color="auto"/>
          </w:divBdr>
        </w:div>
        <w:div w:id="164976432">
          <w:marLeft w:val="480"/>
          <w:marRight w:val="0"/>
          <w:marTop w:val="0"/>
          <w:marBottom w:val="0"/>
          <w:divBdr>
            <w:top w:val="none" w:sz="0" w:space="0" w:color="auto"/>
            <w:left w:val="none" w:sz="0" w:space="0" w:color="auto"/>
            <w:bottom w:val="none" w:sz="0" w:space="0" w:color="auto"/>
            <w:right w:val="none" w:sz="0" w:space="0" w:color="auto"/>
          </w:divBdr>
        </w:div>
        <w:div w:id="209195536">
          <w:marLeft w:val="480"/>
          <w:marRight w:val="0"/>
          <w:marTop w:val="0"/>
          <w:marBottom w:val="0"/>
          <w:divBdr>
            <w:top w:val="none" w:sz="0" w:space="0" w:color="auto"/>
            <w:left w:val="none" w:sz="0" w:space="0" w:color="auto"/>
            <w:bottom w:val="none" w:sz="0" w:space="0" w:color="auto"/>
            <w:right w:val="none" w:sz="0" w:space="0" w:color="auto"/>
          </w:divBdr>
        </w:div>
        <w:div w:id="243880383">
          <w:marLeft w:val="480"/>
          <w:marRight w:val="0"/>
          <w:marTop w:val="0"/>
          <w:marBottom w:val="0"/>
          <w:divBdr>
            <w:top w:val="none" w:sz="0" w:space="0" w:color="auto"/>
            <w:left w:val="none" w:sz="0" w:space="0" w:color="auto"/>
            <w:bottom w:val="none" w:sz="0" w:space="0" w:color="auto"/>
            <w:right w:val="none" w:sz="0" w:space="0" w:color="auto"/>
          </w:divBdr>
        </w:div>
        <w:div w:id="290285772">
          <w:marLeft w:val="480"/>
          <w:marRight w:val="0"/>
          <w:marTop w:val="0"/>
          <w:marBottom w:val="0"/>
          <w:divBdr>
            <w:top w:val="none" w:sz="0" w:space="0" w:color="auto"/>
            <w:left w:val="none" w:sz="0" w:space="0" w:color="auto"/>
            <w:bottom w:val="none" w:sz="0" w:space="0" w:color="auto"/>
            <w:right w:val="none" w:sz="0" w:space="0" w:color="auto"/>
          </w:divBdr>
        </w:div>
        <w:div w:id="309136661">
          <w:marLeft w:val="480"/>
          <w:marRight w:val="0"/>
          <w:marTop w:val="0"/>
          <w:marBottom w:val="0"/>
          <w:divBdr>
            <w:top w:val="none" w:sz="0" w:space="0" w:color="auto"/>
            <w:left w:val="none" w:sz="0" w:space="0" w:color="auto"/>
            <w:bottom w:val="none" w:sz="0" w:space="0" w:color="auto"/>
            <w:right w:val="none" w:sz="0" w:space="0" w:color="auto"/>
          </w:divBdr>
        </w:div>
        <w:div w:id="328872948">
          <w:marLeft w:val="480"/>
          <w:marRight w:val="0"/>
          <w:marTop w:val="0"/>
          <w:marBottom w:val="0"/>
          <w:divBdr>
            <w:top w:val="none" w:sz="0" w:space="0" w:color="auto"/>
            <w:left w:val="none" w:sz="0" w:space="0" w:color="auto"/>
            <w:bottom w:val="none" w:sz="0" w:space="0" w:color="auto"/>
            <w:right w:val="none" w:sz="0" w:space="0" w:color="auto"/>
          </w:divBdr>
        </w:div>
        <w:div w:id="371351017">
          <w:marLeft w:val="480"/>
          <w:marRight w:val="0"/>
          <w:marTop w:val="0"/>
          <w:marBottom w:val="0"/>
          <w:divBdr>
            <w:top w:val="none" w:sz="0" w:space="0" w:color="auto"/>
            <w:left w:val="none" w:sz="0" w:space="0" w:color="auto"/>
            <w:bottom w:val="none" w:sz="0" w:space="0" w:color="auto"/>
            <w:right w:val="none" w:sz="0" w:space="0" w:color="auto"/>
          </w:divBdr>
        </w:div>
        <w:div w:id="395276900">
          <w:marLeft w:val="480"/>
          <w:marRight w:val="0"/>
          <w:marTop w:val="0"/>
          <w:marBottom w:val="0"/>
          <w:divBdr>
            <w:top w:val="none" w:sz="0" w:space="0" w:color="auto"/>
            <w:left w:val="none" w:sz="0" w:space="0" w:color="auto"/>
            <w:bottom w:val="none" w:sz="0" w:space="0" w:color="auto"/>
            <w:right w:val="none" w:sz="0" w:space="0" w:color="auto"/>
          </w:divBdr>
        </w:div>
        <w:div w:id="501430250">
          <w:marLeft w:val="480"/>
          <w:marRight w:val="0"/>
          <w:marTop w:val="0"/>
          <w:marBottom w:val="0"/>
          <w:divBdr>
            <w:top w:val="none" w:sz="0" w:space="0" w:color="auto"/>
            <w:left w:val="none" w:sz="0" w:space="0" w:color="auto"/>
            <w:bottom w:val="none" w:sz="0" w:space="0" w:color="auto"/>
            <w:right w:val="none" w:sz="0" w:space="0" w:color="auto"/>
          </w:divBdr>
        </w:div>
        <w:div w:id="541097823">
          <w:marLeft w:val="480"/>
          <w:marRight w:val="0"/>
          <w:marTop w:val="0"/>
          <w:marBottom w:val="0"/>
          <w:divBdr>
            <w:top w:val="none" w:sz="0" w:space="0" w:color="auto"/>
            <w:left w:val="none" w:sz="0" w:space="0" w:color="auto"/>
            <w:bottom w:val="none" w:sz="0" w:space="0" w:color="auto"/>
            <w:right w:val="none" w:sz="0" w:space="0" w:color="auto"/>
          </w:divBdr>
        </w:div>
        <w:div w:id="603264269">
          <w:marLeft w:val="480"/>
          <w:marRight w:val="0"/>
          <w:marTop w:val="0"/>
          <w:marBottom w:val="0"/>
          <w:divBdr>
            <w:top w:val="none" w:sz="0" w:space="0" w:color="auto"/>
            <w:left w:val="none" w:sz="0" w:space="0" w:color="auto"/>
            <w:bottom w:val="none" w:sz="0" w:space="0" w:color="auto"/>
            <w:right w:val="none" w:sz="0" w:space="0" w:color="auto"/>
          </w:divBdr>
        </w:div>
        <w:div w:id="618805558">
          <w:marLeft w:val="480"/>
          <w:marRight w:val="0"/>
          <w:marTop w:val="0"/>
          <w:marBottom w:val="0"/>
          <w:divBdr>
            <w:top w:val="none" w:sz="0" w:space="0" w:color="auto"/>
            <w:left w:val="none" w:sz="0" w:space="0" w:color="auto"/>
            <w:bottom w:val="none" w:sz="0" w:space="0" w:color="auto"/>
            <w:right w:val="none" w:sz="0" w:space="0" w:color="auto"/>
          </w:divBdr>
        </w:div>
        <w:div w:id="625039437">
          <w:marLeft w:val="480"/>
          <w:marRight w:val="0"/>
          <w:marTop w:val="0"/>
          <w:marBottom w:val="0"/>
          <w:divBdr>
            <w:top w:val="none" w:sz="0" w:space="0" w:color="auto"/>
            <w:left w:val="none" w:sz="0" w:space="0" w:color="auto"/>
            <w:bottom w:val="none" w:sz="0" w:space="0" w:color="auto"/>
            <w:right w:val="none" w:sz="0" w:space="0" w:color="auto"/>
          </w:divBdr>
        </w:div>
        <w:div w:id="641077559">
          <w:marLeft w:val="480"/>
          <w:marRight w:val="0"/>
          <w:marTop w:val="0"/>
          <w:marBottom w:val="0"/>
          <w:divBdr>
            <w:top w:val="none" w:sz="0" w:space="0" w:color="auto"/>
            <w:left w:val="none" w:sz="0" w:space="0" w:color="auto"/>
            <w:bottom w:val="none" w:sz="0" w:space="0" w:color="auto"/>
            <w:right w:val="none" w:sz="0" w:space="0" w:color="auto"/>
          </w:divBdr>
        </w:div>
        <w:div w:id="651328426">
          <w:marLeft w:val="480"/>
          <w:marRight w:val="0"/>
          <w:marTop w:val="0"/>
          <w:marBottom w:val="0"/>
          <w:divBdr>
            <w:top w:val="none" w:sz="0" w:space="0" w:color="auto"/>
            <w:left w:val="none" w:sz="0" w:space="0" w:color="auto"/>
            <w:bottom w:val="none" w:sz="0" w:space="0" w:color="auto"/>
            <w:right w:val="none" w:sz="0" w:space="0" w:color="auto"/>
          </w:divBdr>
        </w:div>
        <w:div w:id="684399775">
          <w:marLeft w:val="480"/>
          <w:marRight w:val="0"/>
          <w:marTop w:val="0"/>
          <w:marBottom w:val="0"/>
          <w:divBdr>
            <w:top w:val="none" w:sz="0" w:space="0" w:color="auto"/>
            <w:left w:val="none" w:sz="0" w:space="0" w:color="auto"/>
            <w:bottom w:val="none" w:sz="0" w:space="0" w:color="auto"/>
            <w:right w:val="none" w:sz="0" w:space="0" w:color="auto"/>
          </w:divBdr>
        </w:div>
        <w:div w:id="693337689">
          <w:marLeft w:val="480"/>
          <w:marRight w:val="0"/>
          <w:marTop w:val="0"/>
          <w:marBottom w:val="0"/>
          <w:divBdr>
            <w:top w:val="none" w:sz="0" w:space="0" w:color="auto"/>
            <w:left w:val="none" w:sz="0" w:space="0" w:color="auto"/>
            <w:bottom w:val="none" w:sz="0" w:space="0" w:color="auto"/>
            <w:right w:val="none" w:sz="0" w:space="0" w:color="auto"/>
          </w:divBdr>
        </w:div>
        <w:div w:id="696586865">
          <w:marLeft w:val="480"/>
          <w:marRight w:val="0"/>
          <w:marTop w:val="0"/>
          <w:marBottom w:val="0"/>
          <w:divBdr>
            <w:top w:val="none" w:sz="0" w:space="0" w:color="auto"/>
            <w:left w:val="none" w:sz="0" w:space="0" w:color="auto"/>
            <w:bottom w:val="none" w:sz="0" w:space="0" w:color="auto"/>
            <w:right w:val="none" w:sz="0" w:space="0" w:color="auto"/>
          </w:divBdr>
        </w:div>
        <w:div w:id="753429731">
          <w:marLeft w:val="480"/>
          <w:marRight w:val="0"/>
          <w:marTop w:val="0"/>
          <w:marBottom w:val="0"/>
          <w:divBdr>
            <w:top w:val="none" w:sz="0" w:space="0" w:color="auto"/>
            <w:left w:val="none" w:sz="0" w:space="0" w:color="auto"/>
            <w:bottom w:val="none" w:sz="0" w:space="0" w:color="auto"/>
            <w:right w:val="none" w:sz="0" w:space="0" w:color="auto"/>
          </w:divBdr>
        </w:div>
        <w:div w:id="798837146">
          <w:marLeft w:val="480"/>
          <w:marRight w:val="0"/>
          <w:marTop w:val="0"/>
          <w:marBottom w:val="0"/>
          <w:divBdr>
            <w:top w:val="none" w:sz="0" w:space="0" w:color="auto"/>
            <w:left w:val="none" w:sz="0" w:space="0" w:color="auto"/>
            <w:bottom w:val="none" w:sz="0" w:space="0" w:color="auto"/>
            <w:right w:val="none" w:sz="0" w:space="0" w:color="auto"/>
          </w:divBdr>
        </w:div>
        <w:div w:id="799953374">
          <w:marLeft w:val="480"/>
          <w:marRight w:val="0"/>
          <w:marTop w:val="0"/>
          <w:marBottom w:val="0"/>
          <w:divBdr>
            <w:top w:val="none" w:sz="0" w:space="0" w:color="auto"/>
            <w:left w:val="none" w:sz="0" w:space="0" w:color="auto"/>
            <w:bottom w:val="none" w:sz="0" w:space="0" w:color="auto"/>
            <w:right w:val="none" w:sz="0" w:space="0" w:color="auto"/>
          </w:divBdr>
        </w:div>
        <w:div w:id="852769990">
          <w:marLeft w:val="480"/>
          <w:marRight w:val="0"/>
          <w:marTop w:val="0"/>
          <w:marBottom w:val="0"/>
          <w:divBdr>
            <w:top w:val="none" w:sz="0" w:space="0" w:color="auto"/>
            <w:left w:val="none" w:sz="0" w:space="0" w:color="auto"/>
            <w:bottom w:val="none" w:sz="0" w:space="0" w:color="auto"/>
            <w:right w:val="none" w:sz="0" w:space="0" w:color="auto"/>
          </w:divBdr>
        </w:div>
        <w:div w:id="871653878">
          <w:marLeft w:val="480"/>
          <w:marRight w:val="0"/>
          <w:marTop w:val="0"/>
          <w:marBottom w:val="0"/>
          <w:divBdr>
            <w:top w:val="none" w:sz="0" w:space="0" w:color="auto"/>
            <w:left w:val="none" w:sz="0" w:space="0" w:color="auto"/>
            <w:bottom w:val="none" w:sz="0" w:space="0" w:color="auto"/>
            <w:right w:val="none" w:sz="0" w:space="0" w:color="auto"/>
          </w:divBdr>
        </w:div>
        <w:div w:id="906646903">
          <w:marLeft w:val="480"/>
          <w:marRight w:val="0"/>
          <w:marTop w:val="0"/>
          <w:marBottom w:val="0"/>
          <w:divBdr>
            <w:top w:val="none" w:sz="0" w:space="0" w:color="auto"/>
            <w:left w:val="none" w:sz="0" w:space="0" w:color="auto"/>
            <w:bottom w:val="none" w:sz="0" w:space="0" w:color="auto"/>
            <w:right w:val="none" w:sz="0" w:space="0" w:color="auto"/>
          </w:divBdr>
        </w:div>
        <w:div w:id="925530721">
          <w:marLeft w:val="480"/>
          <w:marRight w:val="0"/>
          <w:marTop w:val="0"/>
          <w:marBottom w:val="0"/>
          <w:divBdr>
            <w:top w:val="none" w:sz="0" w:space="0" w:color="auto"/>
            <w:left w:val="none" w:sz="0" w:space="0" w:color="auto"/>
            <w:bottom w:val="none" w:sz="0" w:space="0" w:color="auto"/>
            <w:right w:val="none" w:sz="0" w:space="0" w:color="auto"/>
          </w:divBdr>
        </w:div>
        <w:div w:id="928387211">
          <w:marLeft w:val="480"/>
          <w:marRight w:val="0"/>
          <w:marTop w:val="0"/>
          <w:marBottom w:val="0"/>
          <w:divBdr>
            <w:top w:val="none" w:sz="0" w:space="0" w:color="auto"/>
            <w:left w:val="none" w:sz="0" w:space="0" w:color="auto"/>
            <w:bottom w:val="none" w:sz="0" w:space="0" w:color="auto"/>
            <w:right w:val="none" w:sz="0" w:space="0" w:color="auto"/>
          </w:divBdr>
        </w:div>
        <w:div w:id="1000279850">
          <w:marLeft w:val="480"/>
          <w:marRight w:val="0"/>
          <w:marTop w:val="0"/>
          <w:marBottom w:val="0"/>
          <w:divBdr>
            <w:top w:val="none" w:sz="0" w:space="0" w:color="auto"/>
            <w:left w:val="none" w:sz="0" w:space="0" w:color="auto"/>
            <w:bottom w:val="none" w:sz="0" w:space="0" w:color="auto"/>
            <w:right w:val="none" w:sz="0" w:space="0" w:color="auto"/>
          </w:divBdr>
        </w:div>
        <w:div w:id="1078284580">
          <w:marLeft w:val="480"/>
          <w:marRight w:val="0"/>
          <w:marTop w:val="0"/>
          <w:marBottom w:val="0"/>
          <w:divBdr>
            <w:top w:val="none" w:sz="0" w:space="0" w:color="auto"/>
            <w:left w:val="none" w:sz="0" w:space="0" w:color="auto"/>
            <w:bottom w:val="none" w:sz="0" w:space="0" w:color="auto"/>
            <w:right w:val="none" w:sz="0" w:space="0" w:color="auto"/>
          </w:divBdr>
        </w:div>
        <w:div w:id="1080827428">
          <w:marLeft w:val="480"/>
          <w:marRight w:val="0"/>
          <w:marTop w:val="0"/>
          <w:marBottom w:val="0"/>
          <w:divBdr>
            <w:top w:val="none" w:sz="0" w:space="0" w:color="auto"/>
            <w:left w:val="none" w:sz="0" w:space="0" w:color="auto"/>
            <w:bottom w:val="none" w:sz="0" w:space="0" w:color="auto"/>
            <w:right w:val="none" w:sz="0" w:space="0" w:color="auto"/>
          </w:divBdr>
        </w:div>
        <w:div w:id="1150556652">
          <w:marLeft w:val="480"/>
          <w:marRight w:val="0"/>
          <w:marTop w:val="0"/>
          <w:marBottom w:val="0"/>
          <w:divBdr>
            <w:top w:val="none" w:sz="0" w:space="0" w:color="auto"/>
            <w:left w:val="none" w:sz="0" w:space="0" w:color="auto"/>
            <w:bottom w:val="none" w:sz="0" w:space="0" w:color="auto"/>
            <w:right w:val="none" w:sz="0" w:space="0" w:color="auto"/>
          </w:divBdr>
        </w:div>
        <w:div w:id="1194730805">
          <w:marLeft w:val="480"/>
          <w:marRight w:val="0"/>
          <w:marTop w:val="0"/>
          <w:marBottom w:val="0"/>
          <w:divBdr>
            <w:top w:val="none" w:sz="0" w:space="0" w:color="auto"/>
            <w:left w:val="none" w:sz="0" w:space="0" w:color="auto"/>
            <w:bottom w:val="none" w:sz="0" w:space="0" w:color="auto"/>
            <w:right w:val="none" w:sz="0" w:space="0" w:color="auto"/>
          </w:divBdr>
        </w:div>
        <w:div w:id="1286540911">
          <w:marLeft w:val="480"/>
          <w:marRight w:val="0"/>
          <w:marTop w:val="0"/>
          <w:marBottom w:val="0"/>
          <w:divBdr>
            <w:top w:val="none" w:sz="0" w:space="0" w:color="auto"/>
            <w:left w:val="none" w:sz="0" w:space="0" w:color="auto"/>
            <w:bottom w:val="none" w:sz="0" w:space="0" w:color="auto"/>
            <w:right w:val="none" w:sz="0" w:space="0" w:color="auto"/>
          </w:divBdr>
        </w:div>
        <w:div w:id="1317798868">
          <w:marLeft w:val="480"/>
          <w:marRight w:val="0"/>
          <w:marTop w:val="0"/>
          <w:marBottom w:val="0"/>
          <w:divBdr>
            <w:top w:val="none" w:sz="0" w:space="0" w:color="auto"/>
            <w:left w:val="none" w:sz="0" w:space="0" w:color="auto"/>
            <w:bottom w:val="none" w:sz="0" w:space="0" w:color="auto"/>
            <w:right w:val="none" w:sz="0" w:space="0" w:color="auto"/>
          </w:divBdr>
        </w:div>
        <w:div w:id="1394235712">
          <w:marLeft w:val="480"/>
          <w:marRight w:val="0"/>
          <w:marTop w:val="0"/>
          <w:marBottom w:val="0"/>
          <w:divBdr>
            <w:top w:val="none" w:sz="0" w:space="0" w:color="auto"/>
            <w:left w:val="none" w:sz="0" w:space="0" w:color="auto"/>
            <w:bottom w:val="none" w:sz="0" w:space="0" w:color="auto"/>
            <w:right w:val="none" w:sz="0" w:space="0" w:color="auto"/>
          </w:divBdr>
        </w:div>
        <w:div w:id="1423338935">
          <w:marLeft w:val="480"/>
          <w:marRight w:val="0"/>
          <w:marTop w:val="0"/>
          <w:marBottom w:val="0"/>
          <w:divBdr>
            <w:top w:val="none" w:sz="0" w:space="0" w:color="auto"/>
            <w:left w:val="none" w:sz="0" w:space="0" w:color="auto"/>
            <w:bottom w:val="none" w:sz="0" w:space="0" w:color="auto"/>
            <w:right w:val="none" w:sz="0" w:space="0" w:color="auto"/>
          </w:divBdr>
        </w:div>
        <w:div w:id="1439449708">
          <w:marLeft w:val="480"/>
          <w:marRight w:val="0"/>
          <w:marTop w:val="0"/>
          <w:marBottom w:val="0"/>
          <w:divBdr>
            <w:top w:val="none" w:sz="0" w:space="0" w:color="auto"/>
            <w:left w:val="none" w:sz="0" w:space="0" w:color="auto"/>
            <w:bottom w:val="none" w:sz="0" w:space="0" w:color="auto"/>
            <w:right w:val="none" w:sz="0" w:space="0" w:color="auto"/>
          </w:divBdr>
        </w:div>
        <w:div w:id="1462921427">
          <w:marLeft w:val="480"/>
          <w:marRight w:val="0"/>
          <w:marTop w:val="0"/>
          <w:marBottom w:val="0"/>
          <w:divBdr>
            <w:top w:val="none" w:sz="0" w:space="0" w:color="auto"/>
            <w:left w:val="none" w:sz="0" w:space="0" w:color="auto"/>
            <w:bottom w:val="none" w:sz="0" w:space="0" w:color="auto"/>
            <w:right w:val="none" w:sz="0" w:space="0" w:color="auto"/>
          </w:divBdr>
        </w:div>
        <w:div w:id="1551915305">
          <w:marLeft w:val="480"/>
          <w:marRight w:val="0"/>
          <w:marTop w:val="0"/>
          <w:marBottom w:val="0"/>
          <w:divBdr>
            <w:top w:val="none" w:sz="0" w:space="0" w:color="auto"/>
            <w:left w:val="none" w:sz="0" w:space="0" w:color="auto"/>
            <w:bottom w:val="none" w:sz="0" w:space="0" w:color="auto"/>
            <w:right w:val="none" w:sz="0" w:space="0" w:color="auto"/>
          </w:divBdr>
        </w:div>
        <w:div w:id="1678650245">
          <w:marLeft w:val="480"/>
          <w:marRight w:val="0"/>
          <w:marTop w:val="0"/>
          <w:marBottom w:val="0"/>
          <w:divBdr>
            <w:top w:val="none" w:sz="0" w:space="0" w:color="auto"/>
            <w:left w:val="none" w:sz="0" w:space="0" w:color="auto"/>
            <w:bottom w:val="none" w:sz="0" w:space="0" w:color="auto"/>
            <w:right w:val="none" w:sz="0" w:space="0" w:color="auto"/>
          </w:divBdr>
        </w:div>
        <w:div w:id="1696662090">
          <w:marLeft w:val="480"/>
          <w:marRight w:val="0"/>
          <w:marTop w:val="0"/>
          <w:marBottom w:val="0"/>
          <w:divBdr>
            <w:top w:val="none" w:sz="0" w:space="0" w:color="auto"/>
            <w:left w:val="none" w:sz="0" w:space="0" w:color="auto"/>
            <w:bottom w:val="none" w:sz="0" w:space="0" w:color="auto"/>
            <w:right w:val="none" w:sz="0" w:space="0" w:color="auto"/>
          </w:divBdr>
        </w:div>
        <w:div w:id="1702513655">
          <w:marLeft w:val="480"/>
          <w:marRight w:val="0"/>
          <w:marTop w:val="0"/>
          <w:marBottom w:val="0"/>
          <w:divBdr>
            <w:top w:val="none" w:sz="0" w:space="0" w:color="auto"/>
            <w:left w:val="none" w:sz="0" w:space="0" w:color="auto"/>
            <w:bottom w:val="none" w:sz="0" w:space="0" w:color="auto"/>
            <w:right w:val="none" w:sz="0" w:space="0" w:color="auto"/>
          </w:divBdr>
        </w:div>
        <w:div w:id="1763916675">
          <w:marLeft w:val="480"/>
          <w:marRight w:val="0"/>
          <w:marTop w:val="0"/>
          <w:marBottom w:val="0"/>
          <w:divBdr>
            <w:top w:val="none" w:sz="0" w:space="0" w:color="auto"/>
            <w:left w:val="none" w:sz="0" w:space="0" w:color="auto"/>
            <w:bottom w:val="none" w:sz="0" w:space="0" w:color="auto"/>
            <w:right w:val="none" w:sz="0" w:space="0" w:color="auto"/>
          </w:divBdr>
        </w:div>
        <w:div w:id="1765884313">
          <w:marLeft w:val="480"/>
          <w:marRight w:val="0"/>
          <w:marTop w:val="0"/>
          <w:marBottom w:val="0"/>
          <w:divBdr>
            <w:top w:val="none" w:sz="0" w:space="0" w:color="auto"/>
            <w:left w:val="none" w:sz="0" w:space="0" w:color="auto"/>
            <w:bottom w:val="none" w:sz="0" w:space="0" w:color="auto"/>
            <w:right w:val="none" w:sz="0" w:space="0" w:color="auto"/>
          </w:divBdr>
        </w:div>
        <w:div w:id="1808351071">
          <w:marLeft w:val="480"/>
          <w:marRight w:val="0"/>
          <w:marTop w:val="0"/>
          <w:marBottom w:val="0"/>
          <w:divBdr>
            <w:top w:val="none" w:sz="0" w:space="0" w:color="auto"/>
            <w:left w:val="none" w:sz="0" w:space="0" w:color="auto"/>
            <w:bottom w:val="none" w:sz="0" w:space="0" w:color="auto"/>
            <w:right w:val="none" w:sz="0" w:space="0" w:color="auto"/>
          </w:divBdr>
        </w:div>
        <w:div w:id="1947426722">
          <w:marLeft w:val="480"/>
          <w:marRight w:val="0"/>
          <w:marTop w:val="0"/>
          <w:marBottom w:val="0"/>
          <w:divBdr>
            <w:top w:val="none" w:sz="0" w:space="0" w:color="auto"/>
            <w:left w:val="none" w:sz="0" w:space="0" w:color="auto"/>
            <w:bottom w:val="none" w:sz="0" w:space="0" w:color="auto"/>
            <w:right w:val="none" w:sz="0" w:space="0" w:color="auto"/>
          </w:divBdr>
        </w:div>
        <w:div w:id="2045128433">
          <w:marLeft w:val="480"/>
          <w:marRight w:val="0"/>
          <w:marTop w:val="0"/>
          <w:marBottom w:val="0"/>
          <w:divBdr>
            <w:top w:val="none" w:sz="0" w:space="0" w:color="auto"/>
            <w:left w:val="none" w:sz="0" w:space="0" w:color="auto"/>
            <w:bottom w:val="none" w:sz="0" w:space="0" w:color="auto"/>
            <w:right w:val="none" w:sz="0" w:space="0" w:color="auto"/>
          </w:divBdr>
        </w:div>
      </w:divsChild>
    </w:div>
    <w:div w:id="772554200">
      <w:bodyDiv w:val="1"/>
      <w:marLeft w:val="0"/>
      <w:marRight w:val="0"/>
      <w:marTop w:val="0"/>
      <w:marBottom w:val="0"/>
      <w:divBdr>
        <w:top w:val="none" w:sz="0" w:space="0" w:color="auto"/>
        <w:left w:val="none" w:sz="0" w:space="0" w:color="auto"/>
        <w:bottom w:val="none" w:sz="0" w:space="0" w:color="auto"/>
        <w:right w:val="none" w:sz="0" w:space="0" w:color="auto"/>
      </w:divBdr>
    </w:div>
    <w:div w:id="777138990">
      <w:bodyDiv w:val="1"/>
      <w:marLeft w:val="0"/>
      <w:marRight w:val="0"/>
      <w:marTop w:val="0"/>
      <w:marBottom w:val="0"/>
      <w:divBdr>
        <w:top w:val="none" w:sz="0" w:space="0" w:color="auto"/>
        <w:left w:val="none" w:sz="0" w:space="0" w:color="auto"/>
        <w:bottom w:val="none" w:sz="0" w:space="0" w:color="auto"/>
        <w:right w:val="none" w:sz="0" w:space="0" w:color="auto"/>
      </w:divBdr>
    </w:div>
    <w:div w:id="779489087">
      <w:bodyDiv w:val="1"/>
      <w:marLeft w:val="0"/>
      <w:marRight w:val="0"/>
      <w:marTop w:val="0"/>
      <w:marBottom w:val="0"/>
      <w:divBdr>
        <w:top w:val="none" w:sz="0" w:space="0" w:color="auto"/>
        <w:left w:val="none" w:sz="0" w:space="0" w:color="auto"/>
        <w:bottom w:val="none" w:sz="0" w:space="0" w:color="auto"/>
        <w:right w:val="none" w:sz="0" w:space="0" w:color="auto"/>
      </w:divBdr>
    </w:div>
    <w:div w:id="789544649">
      <w:bodyDiv w:val="1"/>
      <w:marLeft w:val="0"/>
      <w:marRight w:val="0"/>
      <w:marTop w:val="0"/>
      <w:marBottom w:val="0"/>
      <w:divBdr>
        <w:top w:val="none" w:sz="0" w:space="0" w:color="auto"/>
        <w:left w:val="none" w:sz="0" w:space="0" w:color="auto"/>
        <w:bottom w:val="none" w:sz="0" w:space="0" w:color="auto"/>
        <w:right w:val="none" w:sz="0" w:space="0" w:color="auto"/>
      </w:divBdr>
    </w:div>
    <w:div w:id="796340441">
      <w:bodyDiv w:val="1"/>
      <w:marLeft w:val="0"/>
      <w:marRight w:val="0"/>
      <w:marTop w:val="0"/>
      <w:marBottom w:val="0"/>
      <w:divBdr>
        <w:top w:val="none" w:sz="0" w:space="0" w:color="auto"/>
        <w:left w:val="none" w:sz="0" w:space="0" w:color="auto"/>
        <w:bottom w:val="none" w:sz="0" w:space="0" w:color="auto"/>
        <w:right w:val="none" w:sz="0" w:space="0" w:color="auto"/>
      </w:divBdr>
    </w:div>
    <w:div w:id="796601594">
      <w:bodyDiv w:val="1"/>
      <w:marLeft w:val="0"/>
      <w:marRight w:val="0"/>
      <w:marTop w:val="0"/>
      <w:marBottom w:val="0"/>
      <w:divBdr>
        <w:top w:val="none" w:sz="0" w:space="0" w:color="auto"/>
        <w:left w:val="none" w:sz="0" w:space="0" w:color="auto"/>
        <w:bottom w:val="none" w:sz="0" w:space="0" w:color="auto"/>
        <w:right w:val="none" w:sz="0" w:space="0" w:color="auto"/>
      </w:divBdr>
    </w:div>
    <w:div w:id="798961232">
      <w:bodyDiv w:val="1"/>
      <w:marLeft w:val="0"/>
      <w:marRight w:val="0"/>
      <w:marTop w:val="0"/>
      <w:marBottom w:val="0"/>
      <w:divBdr>
        <w:top w:val="none" w:sz="0" w:space="0" w:color="auto"/>
        <w:left w:val="none" w:sz="0" w:space="0" w:color="auto"/>
        <w:bottom w:val="none" w:sz="0" w:space="0" w:color="auto"/>
        <w:right w:val="none" w:sz="0" w:space="0" w:color="auto"/>
      </w:divBdr>
      <w:divsChild>
        <w:div w:id="89161664">
          <w:marLeft w:val="480"/>
          <w:marRight w:val="0"/>
          <w:marTop w:val="0"/>
          <w:marBottom w:val="0"/>
          <w:divBdr>
            <w:top w:val="none" w:sz="0" w:space="0" w:color="auto"/>
            <w:left w:val="none" w:sz="0" w:space="0" w:color="auto"/>
            <w:bottom w:val="none" w:sz="0" w:space="0" w:color="auto"/>
            <w:right w:val="none" w:sz="0" w:space="0" w:color="auto"/>
          </w:divBdr>
        </w:div>
        <w:div w:id="97262866">
          <w:marLeft w:val="480"/>
          <w:marRight w:val="0"/>
          <w:marTop w:val="0"/>
          <w:marBottom w:val="0"/>
          <w:divBdr>
            <w:top w:val="none" w:sz="0" w:space="0" w:color="auto"/>
            <w:left w:val="none" w:sz="0" w:space="0" w:color="auto"/>
            <w:bottom w:val="none" w:sz="0" w:space="0" w:color="auto"/>
            <w:right w:val="none" w:sz="0" w:space="0" w:color="auto"/>
          </w:divBdr>
        </w:div>
        <w:div w:id="151530056">
          <w:marLeft w:val="480"/>
          <w:marRight w:val="0"/>
          <w:marTop w:val="0"/>
          <w:marBottom w:val="0"/>
          <w:divBdr>
            <w:top w:val="none" w:sz="0" w:space="0" w:color="auto"/>
            <w:left w:val="none" w:sz="0" w:space="0" w:color="auto"/>
            <w:bottom w:val="none" w:sz="0" w:space="0" w:color="auto"/>
            <w:right w:val="none" w:sz="0" w:space="0" w:color="auto"/>
          </w:divBdr>
        </w:div>
        <w:div w:id="154881311">
          <w:marLeft w:val="480"/>
          <w:marRight w:val="0"/>
          <w:marTop w:val="0"/>
          <w:marBottom w:val="0"/>
          <w:divBdr>
            <w:top w:val="none" w:sz="0" w:space="0" w:color="auto"/>
            <w:left w:val="none" w:sz="0" w:space="0" w:color="auto"/>
            <w:bottom w:val="none" w:sz="0" w:space="0" w:color="auto"/>
            <w:right w:val="none" w:sz="0" w:space="0" w:color="auto"/>
          </w:divBdr>
        </w:div>
        <w:div w:id="194005700">
          <w:marLeft w:val="480"/>
          <w:marRight w:val="0"/>
          <w:marTop w:val="0"/>
          <w:marBottom w:val="0"/>
          <w:divBdr>
            <w:top w:val="none" w:sz="0" w:space="0" w:color="auto"/>
            <w:left w:val="none" w:sz="0" w:space="0" w:color="auto"/>
            <w:bottom w:val="none" w:sz="0" w:space="0" w:color="auto"/>
            <w:right w:val="none" w:sz="0" w:space="0" w:color="auto"/>
          </w:divBdr>
        </w:div>
        <w:div w:id="212884801">
          <w:marLeft w:val="480"/>
          <w:marRight w:val="0"/>
          <w:marTop w:val="0"/>
          <w:marBottom w:val="0"/>
          <w:divBdr>
            <w:top w:val="none" w:sz="0" w:space="0" w:color="auto"/>
            <w:left w:val="none" w:sz="0" w:space="0" w:color="auto"/>
            <w:bottom w:val="none" w:sz="0" w:space="0" w:color="auto"/>
            <w:right w:val="none" w:sz="0" w:space="0" w:color="auto"/>
          </w:divBdr>
        </w:div>
        <w:div w:id="217322144">
          <w:marLeft w:val="480"/>
          <w:marRight w:val="0"/>
          <w:marTop w:val="0"/>
          <w:marBottom w:val="0"/>
          <w:divBdr>
            <w:top w:val="none" w:sz="0" w:space="0" w:color="auto"/>
            <w:left w:val="none" w:sz="0" w:space="0" w:color="auto"/>
            <w:bottom w:val="none" w:sz="0" w:space="0" w:color="auto"/>
            <w:right w:val="none" w:sz="0" w:space="0" w:color="auto"/>
          </w:divBdr>
        </w:div>
        <w:div w:id="330640862">
          <w:marLeft w:val="480"/>
          <w:marRight w:val="0"/>
          <w:marTop w:val="0"/>
          <w:marBottom w:val="0"/>
          <w:divBdr>
            <w:top w:val="none" w:sz="0" w:space="0" w:color="auto"/>
            <w:left w:val="none" w:sz="0" w:space="0" w:color="auto"/>
            <w:bottom w:val="none" w:sz="0" w:space="0" w:color="auto"/>
            <w:right w:val="none" w:sz="0" w:space="0" w:color="auto"/>
          </w:divBdr>
        </w:div>
        <w:div w:id="343634217">
          <w:marLeft w:val="480"/>
          <w:marRight w:val="0"/>
          <w:marTop w:val="0"/>
          <w:marBottom w:val="0"/>
          <w:divBdr>
            <w:top w:val="none" w:sz="0" w:space="0" w:color="auto"/>
            <w:left w:val="none" w:sz="0" w:space="0" w:color="auto"/>
            <w:bottom w:val="none" w:sz="0" w:space="0" w:color="auto"/>
            <w:right w:val="none" w:sz="0" w:space="0" w:color="auto"/>
          </w:divBdr>
        </w:div>
        <w:div w:id="436293574">
          <w:marLeft w:val="480"/>
          <w:marRight w:val="0"/>
          <w:marTop w:val="0"/>
          <w:marBottom w:val="0"/>
          <w:divBdr>
            <w:top w:val="none" w:sz="0" w:space="0" w:color="auto"/>
            <w:left w:val="none" w:sz="0" w:space="0" w:color="auto"/>
            <w:bottom w:val="none" w:sz="0" w:space="0" w:color="auto"/>
            <w:right w:val="none" w:sz="0" w:space="0" w:color="auto"/>
          </w:divBdr>
        </w:div>
        <w:div w:id="487870201">
          <w:marLeft w:val="480"/>
          <w:marRight w:val="0"/>
          <w:marTop w:val="0"/>
          <w:marBottom w:val="0"/>
          <w:divBdr>
            <w:top w:val="none" w:sz="0" w:space="0" w:color="auto"/>
            <w:left w:val="none" w:sz="0" w:space="0" w:color="auto"/>
            <w:bottom w:val="none" w:sz="0" w:space="0" w:color="auto"/>
            <w:right w:val="none" w:sz="0" w:space="0" w:color="auto"/>
          </w:divBdr>
        </w:div>
        <w:div w:id="517502255">
          <w:marLeft w:val="480"/>
          <w:marRight w:val="0"/>
          <w:marTop w:val="0"/>
          <w:marBottom w:val="0"/>
          <w:divBdr>
            <w:top w:val="none" w:sz="0" w:space="0" w:color="auto"/>
            <w:left w:val="none" w:sz="0" w:space="0" w:color="auto"/>
            <w:bottom w:val="none" w:sz="0" w:space="0" w:color="auto"/>
            <w:right w:val="none" w:sz="0" w:space="0" w:color="auto"/>
          </w:divBdr>
        </w:div>
        <w:div w:id="563027438">
          <w:marLeft w:val="480"/>
          <w:marRight w:val="0"/>
          <w:marTop w:val="0"/>
          <w:marBottom w:val="0"/>
          <w:divBdr>
            <w:top w:val="none" w:sz="0" w:space="0" w:color="auto"/>
            <w:left w:val="none" w:sz="0" w:space="0" w:color="auto"/>
            <w:bottom w:val="none" w:sz="0" w:space="0" w:color="auto"/>
            <w:right w:val="none" w:sz="0" w:space="0" w:color="auto"/>
          </w:divBdr>
        </w:div>
        <w:div w:id="600140439">
          <w:marLeft w:val="480"/>
          <w:marRight w:val="0"/>
          <w:marTop w:val="0"/>
          <w:marBottom w:val="0"/>
          <w:divBdr>
            <w:top w:val="none" w:sz="0" w:space="0" w:color="auto"/>
            <w:left w:val="none" w:sz="0" w:space="0" w:color="auto"/>
            <w:bottom w:val="none" w:sz="0" w:space="0" w:color="auto"/>
            <w:right w:val="none" w:sz="0" w:space="0" w:color="auto"/>
          </w:divBdr>
        </w:div>
        <w:div w:id="694842691">
          <w:marLeft w:val="480"/>
          <w:marRight w:val="0"/>
          <w:marTop w:val="0"/>
          <w:marBottom w:val="0"/>
          <w:divBdr>
            <w:top w:val="none" w:sz="0" w:space="0" w:color="auto"/>
            <w:left w:val="none" w:sz="0" w:space="0" w:color="auto"/>
            <w:bottom w:val="none" w:sz="0" w:space="0" w:color="auto"/>
            <w:right w:val="none" w:sz="0" w:space="0" w:color="auto"/>
          </w:divBdr>
        </w:div>
        <w:div w:id="781454923">
          <w:marLeft w:val="480"/>
          <w:marRight w:val="0"/>
          <w:marTop w:val="0"/>
          <w:marBottom w:val="0"/>
          <w:divBdr>
            <w:top w:val="none" w:sz="0" w:space="0" w:color="auto"/>
            <w:left w:val="none" w:sz="0" w:space="0" w:color="auto"/>
            <w:bottom w:val="none" w:sz="0" w:space="0" w:color="auto"/>
            <w:right w:val="none" w:sz="0" w:space="0" w:color="auto"/>
          </w:divBdr>
        </w:div>
        <w:div w:id="966276149">
          <w:marLeft w:val="480"/>
          <w:marRight w:val="0"/>
          <w:marTop w:val="0"/>
          <w:marBottom w:val="0"/>
          <w:divBdr>
            <w:top w:val="none" w:sz="0" w:space="0" w:color="auto"/>
            <w:left w:val="none" w:sz="0" w:space="0" w:color="auto"/>
            <w:bottom w:val="none" w:sz="0" w:space="0" w:color="auto"/>
            <w:right w:val="none" w:sz="0" w:space="0" w:color="auto"/>
          </w:divBdr>
        </w:div>
        <w:div w:id="985670749">
          <w:marLeft w:val="480"/>
          <w:marRight w:val="0"/>
          <w:marTop w:val="0"/>
          <w:marBottom w:val="0"/>
          <w:divBdr>
            <w:top w:val="none" w:sz="0" w:space="0" w:color="auto"/>
            <w:left w:val="none" w:sz="0" w:space="0" w:color="auto"/>
            <w:bottom w:val="none" w:sz="0" w:space="0" w:color="auto"/>
            <w:right w:val="none" w:sz="0" w:space="0" w:color="auto"/>
          </w:divBdr>
        </w:div>
        <w:div w:id="1043405153">
          <w:marLeft w:val="480"/>
          <w:marRight w:val="0"/>
          <w:marTop w:val="0"/>
          <w:marBottom w:val="0"/>
          <w:divBdr>
            <w:top w:val="none" w:sz="0" w:space="0" w:color="auto"/>
            <w:left w:val="none" w:sz="0" w:space="0" w:color="auto"/>
            <w:bottom w:val="none" w:sz="0" w:space="0" w:color="auto"/>
            <w:right w:val="none" w:sz="0" w:space="0" w:color="auto"/>
          </w:divBdr>
        </w:div>
        <w:div w:id="1175338285">
          <w:marLeft w:val="480"/>
          <w:marRight w:val="0"/>
          <w:marTop w:val="0"/>
          <w:marBottom w:val="0"/>
          <w:divBdr>
            <w:top w:val="none" w:sz="0" w:space="0" w:color="auto"/>
            <w:left w:val="none" w:sz="0" w:space="0" w:color="auto"/>
            <w:bottom w:val="none" w:sz="0" w:space="0" w:color="auto"/>
            <w:right w:val="none" w:sz="0" w:space="0" w:color="auto"/>
          </w:divBdr>
        </w:div>
        <w:div w:id="1205363140">
          <w:marLeft w:val="480"/>
          <w:marRight w:val="0"/>
          <w:marTop w:val="0"/>
          <w:marBottom w:val="0"/>
          <w:divBdr>
            <w:top w:val="none" w:sz="0" w:space="0" w:color="auto"/>
            <w:left w:val="none" w:sz="0" w:space="0" w:color="auto"/>
            <w:bottom w:val="none" w:sz="0" w:space="0" w:color="auto"/>
            <w:right w:val="none" w:sz="0" w:space="0" w:color="auto"/>
          </w:divBdr>
        </w:div>
        <w:div w:id="1276791587">
          <w:marLeft w:val="480"/>
          <w:marRight w:val="0"/>
          <w:marTop w:val="0"/>
          <w:marBottom w:val="0"/>
          <w:divBdr>
            <w:top w:val="none" w:sz="0" w:space="0" w:color="auto"/>
            <w:left w:val="none" w:sz="0" w:space="0" w:color="auto"/>
            <w:bottom w:val="none" w:sz="0" w:space="0" w:color="auto"/>
            <w:right w:val="none" w:sz="0" w:space="0" w:color="auto"/>
          </w:divBdr>
        </w:div>
        <w:div w:id="1356036463">
          <w:marLeft w:val="480"/>
          <w:marRight w:val="0"/>
          <w:marTop w:val="0"/>
          <w:marBottom w:val="0"/>
          <w:divBdr>
            <w:top w:val="none" w:sz="0" w:space="0" w:color="auto"/>
            <w:left w:val="none" w:sz="0" w:space="0" w:color="auto"/>
            <w:bottom w:val="none" w:sz="0" w:space="0" w:color="auto"/>
            <w:right w:val="none" w:sz="0" w:space="0" w:color="auto"/>
          </w:divBdr>
        </w:div>
        <w:div w:id="1369526378">
          <w:marLeft w:val="480"/>
          <w:marRight w:val="0"/>
          <w:marTop w:val="0"/>
          <w:marBottom w:val="0"/>
          <w:divBdr>
            <w:top w:val="none" w:sz="0" w:space="0" w:color="auto"/>
            <w:left w:val="none" w:sz="0" w:space="0" w:color="auto"/>
            <w:bottom w:val="none" w:sz="0" w:space="0" w:color="auto"/>
            <w:right w:val="none" w:sz="0" w:space="0" w:color="auto"/>
          </w:divBdr>
        </w:div>
        <w:div w:id="1425415594">
          <w:marLeft w:val="480"/>
          <w:marRight w:val="0"/>
          <w:marTop w:val="0"/>
          <w:marBottom w:val="0"/>
          <w:divBdr>
            <w:top w:val="none" w:sz="0" w:space="0" w:color="auto"/>
            <w:left w:val="none" w:sz="0" w:space="0" w:color="auto"/>
            <w:bottom w:val="none" w:sz="0" w:space="0" w:color="auto"/>
            <w:right w:val="none" w:sz="0" w:space="0" w:color="auto"/>
          </w:divBdr>
        </w:div>
        <w:div w:id="1476099933">
          <w:marLeft w:val="480"/>
          <w:marRight w:val="0"/>
          <w:marTop w:val="0"/>
          <w:marBottom w:val="0"/>
          <w:divBdr>
            <w:top w:val="none" w:sz="0" w:space="0" w:color="auto"/>
            <w:left w:val="none" w:sz="0" w:space="0" w:color="auto"/>
            <w:bottom w:val="none" w:sz="0" w:space="0" w:color="auto"/>
            <w:right w:val="none" w:sz="0" w:space="0" w:color="auto"/>
          </w:divBdr>
        </w:div>
        <w:div w:id="1552575905">
          <w:marLeft w:val="480"/>
          <w:marRight w:val="0"/>
          <w:marTop w:val="0"/>
          <w:marBottom w:val="0"/>
          <w:divBdr>
            <w:top w:val="none" w:sz="0" w:space="0" w:color="auto"/>
            <w:left w:val="none" w:sz="0" w:space="0" w:color="auto"/>
            <w:bottom w:val="none" w:sz="0" w:space="0" w:color="auto"/>
            <w:right w:val="none" w:sz="0" w:space="0" w:color="auto"/>
          </w:divBdr>
        </w:div>
        <w:div w:id="1565027160">
          <w:marLeft w:val="480"/>
          <w:marRight w:val="0"/>
          <w:marTop w:val="0"/>
          <w:marBottom w:val="0"/>
          <w:divBdr>
            <w:top w:val="none" w:sz="0" w:space="0" w:color="auto"/>
            <w:left w:val="none" w:sz="0" w:space="0" w:color="auto"/>
            <w:bottom w:val="none" w:sz="0" w:space="0" w:color="auto"/>
            <w:right w:val="none" w:sz="0" w:space="0" w:color="auto"/>
          </w:divBdr>
        </w:div>
        <w:div w:id="1571190521">
          <w:marLeft w:val="480"/>
          <w:marRight w:val="0"/>
          <w:marTop w:val="0"/>
          <w:marBottom w:val="0"/>
          <w:divBdr>
            <w:top w:val="none" w:sz="0" w:space="0" w:color="auto"/>
            <w:left w:val="none" w:sz="0" w:space="0" w:color="auto"/>
            <w:bottom w:val="none" w:sz="0" w:space="0" w:color="auto"/>
            <w:right w:val="none" w:sz="0" w:space="0" w:color="auto"/>
          </w:divBdr>
        </w:div>
        <w:div w:id="1681545387">
          <w:marLeft w:val="480"/>
          <w:marRight w:val="0"/>
          <w:marTop w:val="0"/>
          <w:marBottom w:val="0"/>
          <w:divBdr>
            <w:top w:val="none" w:sz="0" w:space="0" w:color="auto"/>
            <w:left w:val="none" w:sz="0" w:space="0" w:color="auto"/>
            <w:bottom w:val="none" w:sz="0" w:space="0" w:color="auto"/>
            <w:right w:val="none" w:sz="0" w:space="0" w:color="auto"/>
          </w:divBdr>
        </w:div>
        <w:div w:id="1682850349">
          <w:marLeft w:val="480"/>
          <w:marRight w:val="0"/>
          <w:marTop w:val="0"/>
          <w:marBottom w:val="0"/>
          <w:divBdr>
            <w:top w:val="none" w:sz="0" w:space="0" w:color="auto"/>
            <w:left w:val="none" w:sz="0" w:space="0" w:color="auto"/>
            <w:bottom w:val="none" w:sz="0" w:space="0" w:color="auto"/>
            <w:right w:val="none" w:sz="0" w:space="0" w:color="auto"/>
          </w:divBdr>
        </w:div>
        <w:div w:id="1754742496">
          <w:marLeft w:val="480"/>
          <w:marRight w:val="0"/>
          <w:marTop w:val="0"/>
          <w:marBottom w:val="0"/>
          <w:divBdr>
            <w:top w:val="none" w:sz="0" w:space="0" w:color="auto"/>
            <w:left w:val="none" w:sz="0" w:space="0" w:color="auto"/>
            <w:bottom w:val="none" w:sz="0" w:space="0" w:color="auto"/>
            <w:right w:val="none" w:sz="0" w:space="0" w:color="auto"/>
          </w:divBdr>
        </w:div>
        <w:div w:id="1768232684">
          <w:marLeft w:val="480"/>
          <w:marRight w:val="0"/>
          <w:marTop w:val="0"/>
          <w:marBottom w:val="0"/>
          <w:divBdr>
            <w:top w:val="none" w:sz="0" w:space="0" w:color="auto"/>
            <w:left w:val="none" w:sz="0" w:space="0" w:color="auto"/>
            <w:bottom w:val="none" w:sz="0" w:space="0" w:color="auto"/>
            <w:right w:val="none" w:sz="0" w:space="0" w:color="auto"/>
          </w:divBdr>
        </w:div>
        <w:div w:id="1769811693">
          <w:marLeft w:val="480"/>
          <w:marRight w:val="0"/>
          <w:marTop w:val="0"/>
          <w:marBottom w:val="0"/>
          <w:divBdr>
            <w:top w:val="none" w:sz="0" w:space="0" w:color="auto"/>
            <w:left w:val="none" w:sz="0" w:space="0" w:color="auto"/>
            <w:bottom w:val="none" w:sz="0" w:space="0" w:color="auto"/>
            <w:right w:val="none" w:sz="0" w:space="0" w:color="auto"/>
          </w:divBdr>
        </w:div>
        <w:div w:id="1784106290">
          <w:marLeft w:val="480"/>
          <w:marRight w:val="0"/>
          <w:marTop w:val="0"/>
          <w:marBottom w:val="0"/>
          <w:divBdr>
            <w:top w:val="none" w:sz="0" w:space="0" w:color="auto"/>
            <w:left w:val="none" w:sz="0" w:space="0" w:color="auto"/>
            <w:bottom w:val="none" w:sz="0" w:space="0" w:color="auto"/>
            <w:right w:val="none" w:sz="0" w:space="0" w:color="auto"/>
          </w:divBdr>
        </w:div>
        <w:div w:id="1929608101">
          <w:marLeft w:val="480"/>
          <w:marRight w:val="0"/>
          <w:marTop w:val="0"/>
          <w:marBottom w:val="0"/>
          <w:divBdr>
            <w:top w:val="none" w:sz="0" w:space="0" w:color="auto"/>
            <w:left w:val="none" w:sz="0" w:space="0" w:color="auto"/>
            <w:bottom w:val="none" w:sz="0" w:space="0" w:color="auto"/>
            <w:right w:val="none" w:sz="0" w:space="0" w:color="auto"/>
          </w:divBdr>
        </w:div>
        <w:div w:id="1971324898">
          <w:marLeft w:val="480"/>
          <w:marRight w:val="0"/>
          <w:marTop w:val="0"/>
          <w:marBottom w:val="0"/>
          <w:divBdr>
            <w:top w:val="none" w:sz="0" w:space="0" w:color="auto"/>
            <w:left w:val="none" w:sz="0" w:space="0" w:color="auto"/>
            <w:bottom w:val="none" w:sz="0" w:space="0" w:color="auto"/>
            <w:right w:val="none" w:sz="0" w:space="0" w:color="auto"/>
          </w:divBdr>
        </w:div>
        <w:div w:id="2024701705">
          <w:marLeft w:val="480"/>
          <w:marRight w:val="0"/>
          <w:marTop w:val="0"/>
          <w:marBottom w:val="0"/>
          <w:divBdr>
            <w:top w:val="none" w:sz="0" w:space="0" w:color="auto"/>
            <w:left w:val="none" w:sz="0" w:space="0" w:color="auto"/>
            <w:bottom w:val="none" w:sz="0" w:space="0" w:color="auto"/>
            <w:right w:val="none" w:sz="0" w:space="0" w:color="auto"/>
          </w:divBdr>
        </w:div>
        <w:div w:id="2098597445">
          <w:marLeft w:val="480"/>
          <w:marRight w:val="0"/>
          <w:marTop w:val="0"/>
          <w:marBottom w:val="0"/>
          <w:divBdr>
            <w:top w:val="none" w:sz="0" w:space="0" w:color="auto"/>
            <w:left w:val="none" w:sz="0" w:space="0" w:color="auto"/>
            <w:bottom w:val="none" w:sz="0" w:space="0" w:color="auto"/>
            <w:right w:val="none" w:sz="0" w:space="0" w:color="auto"/>
          </w:divBdr>
        </w:div>
      </w:divsChild>
    </w:div>
    <w:div w:id="805584343">
      <w:bodyDiv w:val="1"/>
      <w:marLeft w:val="0"/>
      <w:marRight w:val="0"/>
      <w:marTop w:val="0"/>
      <w:marBottom w:val="0"/>
      <w:divBdr>
        <w:top w:val="none" w:sz="0" w:space="0" w:color="auto"/>
        <w:left w:val="none" w:sz="0" w:space="0" w:color="auto"/>
        <w:bottom w:val="none" w:sz="0" w:space="0" w:color="auto"/>
        <w:right w:val="none" w:sz="0" w:space="0" w:color="auto"/>
      </w:divBdr>
    </w:div>
    <w:div w:id="806627815">
      <w:bodyDiv w:val="1"/>
      <w:marLeft w:val="0"/>
      <w:marRight w:val="0"/>
      <w:marTop w:val="0"/>
      <w:marBottom w:val="0"/>
      <w:divBdr>
        <w:top w:val="none" w:sz="0" w:space="0" w:color="auto"/>
        <w:left w:val="none" w:sz="0" w:space="0" w:color="auto"/>
        <w:bottom w:val="none" w:sz="0" w:space="0" w:color="auto"/>
        <w:right w:val="none" w:sz="0" w:space="0" w:color="auto"/>
      </w:divBdr>
    </w:div>
    <w:div w:id="808136438">
      <w:bodyDiv w:val="1"/>
      <w:marLeft w:val="0"/>
      <w:marRight w:val="0"/>
      <w:marTop w:val="0"/>
      <w:marBottom w:val="0"/>
      <w:divBdr>
        <w:top w:val="none" w:sz="0" w:space="0" w:color="auto"/>
        <w:left w:val="none" w:sz="0" w:space="0" w:color="auto"/>
        <w:bottom w:val="none" w:sz="0" w:space="0" w:color="auto"/>
        <w:right w:val="none" w:sz="0" w:space="0" w:color="auto"/>
      </w:divBdr>
      <w:divsChild>
        <w:div w:id="72551085">
          <w:marLeft w:val="480"/>
          <w:marRight w:val="0"/>
          <w:marTop w:val="0"/>
          <w:marBottom w:val="0"/>
          <w:divBdr>
            <w:top w:val="none" w:sz="0" w:space="0" w:color="auto"/>
            <w:left w:val="none" w:sz="0" w:space="0" w:color="auto"/>
            <w:bottom w:val="none" w:sz="0" w:space="0" w:color="auto"/>
            <w:right w:val="none" w:sz="0" w:space="0" w:color="auto"/>
          </w:divBdr>
        </w:div>
        <w:div w:id="90786685">
          <w:marLeft w:val="480"/>
          <w:marRight w:val="0"/>
          <w:marTop w:val="0"/>
          <w:marBottom w:val="0"/>
          <w:divBdr>
            <w:top w:val="none" w:sz="0" w:space="0" w:color="auto"/>
            <w:left w:val="none" w:sz="0" w:space="0" w:color="auto"/>
            <w:bottom w:val="none" w:sz="0" w:space="0" w:color="auto"/>
            <w:right w:val="none" w:sz="0" w:space="0" w:color="auto"/>
          </w:divBdr>
        </w:div>
        <w:div w:id="121534014">
          <w:marLeft w:val="480"/>
          <w:marRight w:val="0"/>
          <w:marTop w:val="0"/>
          <w:marBottom w:val="0"/>
          <w:divBdr>
            <w:top w:val="none" w:sz="0" w:space="0" w:color="auto"/>
            <w:left w:val="none" w:sz="0" w:space="0" w:color="auto"/>
            <w:bottom w:val="none" w:sz="0" w:space="0" w:color="auto"/>
            <w:right w:val="none" w:sz="0" w:space="0" w:color="auto"/>
          </w:divBdr>
        </w:div>
        <w:div w:id="148644533">
          <w:marLeft w:val="480"/>
          <w:marRight w:val="0"/>
          <w:marTop w:val="0"/>
          <w:marBottom w:val="0"/>
          <w:divBdr>
            <w:top w:val="none" w:sz="0" w:space="0" w:color="auto"/>
            <w:left w:val="none" w:sz="0" w:space="0" w:color="auto"/>
            <w:bottom w:val="none" w:sz="0" w:space="0" w:color="auto"/>
            <w:right w:val="none" w:sz="0" w:space="0" w:color="auto"/>
          </w:divBdr>
        </w:div>
        <w:div w:id="179635694">
          <w:marLeft w:val="480"/>
          <w:marRight w:val="0"/>
          <w:marTop w:val="0"/>
          <w:marBottom w:val="0"/>
          <w:divBdr>
            <w:top w:val="none" w:sz="0" w:space="0" w:color="auto"/>
            <w:left w:val="none" w:sz="0" w:space="0" w:color="auto"/>
            <w:bottom w:val="none" w:sz="0" w:space="0" w:color="auto"/>
            <w:right w:val="none" w:sz="0" w:space="0" w:color="auto"/>
          </w:divBdr>
        </w:div>
        <w:div w:id="222838944">
          <w:marLeft w:val="480"/>
          <w:marRight w:val="0"/>
          <w:marTop w:val="0"/>
          <w:marBottom w:val="0"/>
          <w:divBdr>
            <w:top w:val="none" w:sz="0" w:space="0" w:color="auto"/>
            <w:left w:val="none" w:sz="0" w:space="0" w:color="auto"/>
            <w:bottom w:val="none" w:sz="0" w:space="0" w:color="auto"/>
            <w:right w:val="none" w:sz="0" w:space="0" w:color="auto"/>
          </w:divBdr>
        </w:div>
        <w:div w:id="271670734">
          <w:marLeft w:val="480"/>
          <w:marRight w:val="0"/>
          <w:marTop w:val="0"/>
          <w:marBottom w:val="0"/>
          <w:divBdr>
            <w:top w:val="none" w:sz="0" w:space="0" w:color="auto"/>
            <w:left w:val="none" w:sz="0" w:space="0" w:color="auto"/>
            <w:bottom w:val="none" w:sz="0" w:space="0" w:color="auto"/>
            <w:right w:val="none" w:sz="0" w:space="0" w:color="auto"/>
          </w:divBdr>
        </w:div>
        <w:div w:id="298149014">
          <w:marLeft w:val="480"/>
          <w:marRight w:val="0"/>
          <w:marTop w:val="0"/>
          <w:marBottom w:val="0"/>
          <w:divBdr>
            <w:top w:val="none" w:sz="0" w:space="0" w:color="auto"/>
            <w:left w:val="none" w:sz="0" w:space="0" w:color="auto"/>
            <w:bottom w:val="none" w:sz="0" w:space="0" w:color="auto"/>
            <w:right w:val="none" w:sz="0" w:space="0" w:color="auto"/>
          </w:divBdr>
        </w:div>
        <w:div w:id="341319169">
          <w:marLeft w:val="480"/>
          <w:marRight w:val="0"/>
          <w:marTop w:val="0"/>
          <w:marBottom w:val="0"/>
          <w:divBdr>
            <w:top w:val="none" w:sz="0" w:space="0" w:color="auto"/>
            <w:left w:val="none" w:sz="0" w:space="0" w:color="auto"/>
            <w:bottom w:val="none" w:sz="0" w:space="0" w:color="auto"/>
            <w:right w:val="none" w:sz="0" w:space="0" w:color="auto"/>
          </w:divBdr>
        </w:div>
        <w:div w:id="361782135">
          <w:marLeft w:val="480"/>
          <w:marRight w:val="0"/>
          <w:marTop w:val="0"/>
          <w:marBottom w:val="0"/>
          <w:divBdr>
            <w:top w:val="none" w:sz="0" w:space="0" w:color="auto"/>
            <w:left w:val="none" w:sz="0" w:space="0" w:color="auto"/>
            <w:bottom w:val="none" w:sz="0" w:space="0" w:color="auto"/>
            <w:right w:val="none" w:sz="0" w:space="0" w:color="auto"/>
          </w:divBdr>
        </w:div>
        <w:div w:id="408818660">
          <w:marLeft w:val="480"/>
          <w:marRight w:val="0"/>
          <w:marTop w:val="0"/>
          <w:marBottom w:val="0"/>
          <w:divBdr>
            <w:top w:val="none" w:sz="0" w:space="0" w:color="auto"/>
            <w:left w:val="none" w:sz="0" w:space="0" w:color="auto"/>
            <w:bottom w:val="none" w:sz="0" w:space="0" w:color="auto"/>
            <w:right w:val="none" w:sz="0" w:space="0" w:color="auto"/>
          </w:divBdr>
        </w:div>
        <w:div w:id="409693511">
          <w:marLeft w:val="480"/>
          <w:marRight w:val="0"/>
          <w:marTop w:val="0"/>
          <w:marBottom w:val="0"/>
          <w:divBdr>
            <w:top w:val="none" w:sz="0" w:space="0" w:color="auto"/>
            <w:left w:val="none" w:sz="0" w:space="0" w:color="auto"/>
            <w:bottom w:val="none" w:sz="0" w:space="0" w:color="auto"/>
            <w:right w:val="none" w:sz="0" w:space="0" w:color="auto"/>
          </w:divBdr>
        </w:div>
        <w:div w:id="446778951">
          <w:marLeft w:val="480"/>
          <w:marRight w:val="0"/>
          <w:marTop w:val="0"/>
          <w:marBottom w:val="0"/>
          <w:divBdr>
            <w:top w:val="none" w:sz="0" w:space="0" w:color="auto"/>
            <w:left w:val="none" w:sz="0" w:space="0" w:color="auto"/>
            <w:bottom w:val="none" w:sz="0" w:space="0" w:color="auto"/>
            <w:right w:val="none" w:sz="0" w:space="0" w:color="auto"/>
          </w:divBdr>
        </w:div>
        <w:div w:id="501548090">
          <w:marLeft w:val="480"/>
          <w:marRight w:val="0"/>
          <w:marTop w:val="0"/>
          <w:marBottom w:val="0"/>
          <w:divBdr>
            <w:top w:val="none" w:sz="0" w:space="0" w:color="auto"/>
            <w:left w:val="none" w:sz="0" w:space="0" w:color="auto"/>
            <w:bottom w:val="none" w:sz="0" w:space="0" w:color="auto"/>
            <w:right w:val="none" w:sz="0" w:space="0" w:color="auto"/>
          </w:divBdr>
        </w:div>
        <w:div w:id="548957990">
          <w:marLeft w:val="480"/>
          <w:marRight w:val="0"/>
          <w:marTop w:val="0"/>
          <w:marBottom w:val="0"/>
          <w:divBdr>
            <w:top w:val="none" w:sz="0" w:space="0" w:color="auto"/>
            <w:left w:val="none" w:sz="0" w:space="0" w:color="auto"/>
            <w:bottom w:val="none" w:sz="0" w:space="0" w:color="auto"/>
            <w:right w:val="none" w:sz="0" w:space="0" w:color="auto"/>
          </w:divBdr>
        </w:div>
        <w:div w:id="564606134">
          <w:marLeft w:val="480"/>
          <w:marRight w:val="0"/>
          <w:marTop w:val="0"/>
          <w:marBottom w:val="0"/>
          <w:divBdr>
            <w:top w:val="none" w:sz="0" w:space="0" w:color="auto"/>
            <w:left w:val="none" w:sz="0" w:space="0" w:color="auto"/>
            <w:bottom w:val="none" w:sz="0" w:space="0" w:color="auto"/>
            <w:right w:val="none" w:sz="0" w:space="0" w:color="auto"/>
          </w:divBdr>
        </w:div>
        <w:div w:id="616301741">
          <w:marLeft w:val="480"/>
          <w:marRight w:val="0"/>
          <w:marTop w:val="0"/>
          <w:marBottom w:val="0"/>
          <w:divBdr>
            <w:top w:val="none" w:sz="0" w:space="0" w:color="auto"/>
            <w:left w:val="none" w:sz="0" w:space="0" w:color="auto"/>
            <w:bottom w:val="none" w:sz="0" w:space="0" w:color="auto"/>
            <w:right w:val="none" w:sz="0" w:space="0" w:color="auto"/>
          </w:divBdr>
        </w:div>
        <w:div w:id="720135169">
          <w:marLeft w:val="480"/>
          <w:marRight w:val="0"/>
          <w:marTop w:val="0"/>
          <w:marBottom w:val="0"/>
          <w:divBdr>
            <w:top w:val="none" w:sz="0" w:space="0" w:color="auto"/>
            <w:left w:val="none" w:sz="0" w:space="0" w:color="auto"/>
            <w:bottom w:val="none" w:sz="0" w:space="0" w:color="auto"/>
            <w:right w:val="none" w:sz="0" w:space="0" w:color="auto"/>
          </w:divBdr>
        </w:div>
        <w:div w:id="725107515">
          <w:marLeft w:val="480"/>
          <w:marRight w:val="0"/>
          <w:marTop w:val="0"/>
          <w:marBottom w:val="0"/>
          <w:divBdr>
            <w:top w:val="none" w:sz="0" w:space="0" w:color="auto"/>
            <w:left w:val="none" w:sz="0" w:space="0" w:color="auto"/>
            <w:bottom w:val="none" w:sz="0" w:space="0" w:color="auto"/>
            <w:right w:val="none" w:sz="0" w:space="0" w:color="auto"/>
          </w:divBdr>
        </w:div>
        <w:div w:id="763841045">
          <w:marLeft w:val="480"/>
          <w:marRight w:val="0"/>
          <w:marTop w:val="0"/>
          <w:marBottom w:val="0"/>
          <w:divBdr>
            <w:top w:val="none" w:sz="0" w:space="0" w:color="auto"/>
            <w:left w:val="none" w:sz="0" w:space="0" w:color="auto"/>
            <w:bottom w:val="none" w:sz="0" w:space="0" w:color="auto"/>
            <w:right w:val="none" w:sz="0" w:space="0" w:color="auto"/>
          </w:divBdr>
        </w:div>
        <w:div w:id="772015819">
          <w:marLeft w:val="480"/>
          <w:marRight w:val="0"/>
          <w:marTop w:val="0"/>
          <w:marBottom w:val="0"/>
          <w:divBdr>
            <w:top w:val="none" w:sz="0" w:space="0" w:color="auto"/>
            <w:left w:val="none" w:sz="0" w:space="0" w:color="auto"/>
            <w:bottom w:val="none" w:sz="0" w:space="0" w:color="auto"/>
            <w:right w:val="none" w:sz="0" w:space="0" w:color="auto"/>
          </w:divBdr>
        </w:div>
        <w:div w:id="859198424">
          <w:marLeft w:val="480"/>
          <w:marRight w:val="0"/>
          <w:marTop w:val="0"/>
          <w:marBottom w:val="0"/>
          <w:divBdr>
            <w:top w:val="none" w:sz="0" w:space="0" w:color="auto"/>
            <w:left w:val="none" w:sz="0" w:space="0" w:color="auto"/>
            <w:bottom w:val="none" w:sz="0" w:space="0" w:color="auto"/>
            <w:right w:val="none" w:sz="0" w:space="0" w:color="auto"/>
          </w:divBdr>
        </w:div>
        <w:div w:id="880017669">
          <w:marLeft w:val="480"/>
          <w:marRight w:val="0"/>
          <w:marTop w:val="0"/>
          <w:marBottom w:val="0"/>
          <w:divBdr>
            <w:top w:val="none" w:sz="0" w:space="0" w:color="auto"/>
            <w:left w:val="none" w:sz="0" w:space="0" w:color="auto"/>
            <w:bottom w:val="none" w:sz="0" w:space="0" w:color="auto"/>
            <w:right w:val="none" w:sz="0" w:space="0" w:color="auto"/>
          </w:divBdr>
        </w:div>
        <w:div w:id="907109187">
          <w:marLeft w:val="480"/>
          <w:marRight w:val="0"/>
          <w:marTop w:val="0"/>
          <w:marBottom w:val="0"/>
          <w:divBdr>
            <w:top w:val="none" w:sz="0" w:space="0" w:color="auto"/>
            <w:left w:val="none" w:sz="0" w:space="0" w:color="auto"/>
            <w:bottom w:val="none" w:sz="0" w:space="0" w:color="auto"/>
            <w:right w:val="none" w:sz="0" w:space="0" w:color="auto"/>
          </w:divBdr>
        </w:div>
        <w:div w:id="984164977">
          <w:marLeft w:val="480"/>
          <w:marRight w:val="0"/>
          <w:marTop w:val="0"/>
          <w:marBottom w:val="0"/>
          <w:divBdr>
            <w:top w:val="none" w:sz="0" w:space="0" w:color="auto"/>
            <w:left w:val="none" w:sz="0" w:space="0" w:color="auto"/>
            <w:bottom w:val="none" w:sz="0" w:space="0" w:color="auto"/>
            <w:right w:val="none" w:sz="0" w:space="0" w:color="auto"/>
          </w:divBdr>
        </w:div>
        <w:div w:id="1037505009">
          <w:marLeft w:val="480"/>
          <w:marRight w:val="0"/>
          <w:marTop w:val="0"/>
          <w:marBottom w:val="0"/>
          <w:divBdr>
            <w:top w:val="none" w:sz="0" w:space="0" w:color="auto"/>
            <w:left w:val="none" w:sz="0" w:space="0" w:color="auto"/>
            <w:bottom w:val="none" w:sz="0" w:space="0" w:color="auto"/>
            <w:right w:val="none" w:sz="0" w:space="0" w:color="auto"/>
          </w:divBdr>
        </w:div>
        <w:div w:id="1193955092">
          <w:marLeft w:val="480"/>
          <w:marRight w:val="0"/>
          <w:marTop w:val="0"/>
          <w:marBottom w:val="0"/>
          <w:divBdr>
            <w:top w:val="none" w:sz="0" w:space="0" w:color="auto"/>
            <w:left w:val="none" w:sz="0" w:space="0" w:color="auto"/>
            <w:bottom w:val="none" w:sz="0" w:space="0" w:color="auto"/>
            <w:right w:val="none" w:sz="0" w:space="0" w:color="auto"/>
          </w:divBdr>
        </w:div>
        <w:div w:id="1253274190">
          <w:marLeft w:val="480"/>
          <w:marRight w:val="0"/>
          <w:marTop w:val="0"/>
          <w:marBottom w:val="0"/>
          <w:divBdr>
            <w:top w:val="none" w:sz="0" w:space="0" w:color="auto"/>
            <w:left w:val="none" w:sz="0" w:space="0" w:color="auto"/>
            <w:bottom w:val="none" w:sz="0" w:space="0" w:color="auto"/>
            <w:right w:val="none" w:sz="0" w:space="0" w:color="auto"/>
          </w:divBdr>
        </w:div>
        <w:div w:id="1328021907">
          <w:marLeft w:val="480"/>
          <w:marRight w:val="0"/>
          <w:marTop w:val="0"/>
          <w:marBottom w:val="0"/>
          <w:divBdr>
            <w:top w:val="none" w:sz="0" w:space="0" w:color="auto"/>
            <w:left w:val="none" w:sz="0" w:space="0" w:color="auto"/>
            <w:bottom w:val="none" w:sz="0" w:space="0" w:color="auto"/>
            <w:right w:val="none" w:sz="0" w:space="0" w:color="auto"/>
          </w:divBdr>
        </w:div>
        <w:div w:id="1498616739">
          <w:marLeft w:val="480"/>
          <w:marRight w:val="0"/>
          <w:marTop w:val="0"/>
          <w:marBottom w:val="0"/>
          <w:divBdr>
            <w:top w:val="none" w:sz="0" w:space="0" w:color="auto"/>
            <w:left w:val="none" w:sz="0" w:space="0" w:color="auto"/>
            <w:bottom w:val="none" w:sz="0" w:space="0" w:color="auto"/>
            <w:right w:val="none" w:sz="0" w:space="0" w:color="auto"/>
          </w:divBdr>
        </w:div>
        <w:div w:id="1575625941">
          <w:marLeft w:val="480"/>
          <w:marRight w:val="0"/>
          <w:marTop w:val="0"/>
          <w:marBottom w:val="0"/>
          <w:divBdr>
            <w:top w:val="none" w:sz="0" w:space="0" w:color="auto"/>
            <w:left w:val="none" w:sz="0" w:space="0" w:color="auto"/>
            <w:bottom w:val="none" w:sz="0" w:space="0" w:color="auto"/>
            <w:right w:val="none" w:sz="0" w:space="0" w:color="auto"/>
          </w:divBdr>
        </w:div>
        <w:div w:id="1679038060">
          <w:marLeft w:val="480"/>
          <w:marRight w:val="0"/>
          <w:marTop w:val="0"/>
          <w:marBottom w:val="0"/>
          <w:divBdr>
            <w:top w:val="none" w:sz="0" w:space="0" w:color="auto"/>
            <w:left w:val="none" w:sz="0" w:space="0" w:color="auto"/>
            <w:bottom w:val="none" w:sz="0" w:space="0" w:color="auto"/>
            <w:right w:val="none" w:sz="0" w:space="0" w:color="auto"/>
          </w:divBdr>
        </w:div>
        <w:div w:id="1715811249">
          <w:marLeft w:val="480"/>
          <w:marRight w:val="0"/>
          <w:marTop w:val="0"/>
          <w:marBottom w:val="0"/>
          <w:divBdr>
            <w:top w:val="none" w:sz="0" w:space="0" w:color="auto"/>
            <w:left w:val="none" w:sz="0" w:space="0" w:color="auto"/>
            <w:bottom w:val="none" w:sz="0" w:space="0" w:color="auto"/>
            <w:right w:val="none" w:sz="0" w:space="0" w:color="auto"/>
          </w:divBdr>
        </w:div>
        <w:div w:id="1737436534">
          <w:marLeft w:val="480"/>
          <w:marRight w:val="0"/>
          <w:marTop w:val="0"/>
          <w:marBottom w:val="0"/>
          <w:divBdr>
            <w:top w:val="none" w:sz="0" w:space="0" w:color="auto"/>
            <w:left w:val="none" w:sz="0" w:space="0" w:color="auto"/>
            <w:bottom w:val="none" w:sz="0" w:space="0" w:color="auto"/>
            <w:right w:val="none" w:sz="0" w:space="0" w:color="auto"/>
          </w:divBdr>
        </w:div>
        <w:div w:id="1760757919">
          <w:marLeft w:val="480"/>
          <w:marRight w:val="0"/>
          <w:marTop w:val="0"/>
          <w:marBottom w:val="0"/>
          <w:divBdr>
            <w:top w:val="none" w:sz="0" w:space="0" w:color="auto"/>
            <w:left w:val="none" w:sz="0" w:space="0" w:color="auto"/>
            <w:bottom w:val="none" w:sz="0" w:space="0" w:color="auto"/>
            <w:right w:val="none" w:sz="0" w:space="0" w:color="auto"/>
          </w:divBdr>
        </w:div>
        <w:div w:id="1809321568">
          <w:marLeft w:val="480"/>
          <w:marRight w:val="0"/>
          <w:marTop w:val="0"/>
          <w:marBottom w:val="0"/>
          <w:divBdr>
            <w:top w:val="none" w:sz="0" w:space="0" w:color="auto"/>
            <w:left w:val="none" w:sz="0" w:space="0" w:color="auto"/>
            <w:bottom w:val="none" w:sz="0" w:space="0" w:color="auto"/>
            <w:right w:val="none" w:sz="0" w:space="0" w:color="auto"/>
          </w:divBdr>
        </w:div>
        <w:div w:id="1812015449">
          <w:marLeft w:val="480"/>
          <w:marRight w:val="0"/>
          <w:marTop w:val="0"/>
          <w:marBottom w:val="0"/>
          <w:divBdr>
            <w:top w:val="none" w:sz="0" w:space="0" w:color="auto"/>
            <w:left w:val="none" w:sz="0" w:space="0" w:color="auto"/>
            <w:bottom w:val="none" w:sz="0" w:space="0" w:color="auto"/>
            <w:right w:val="none" w:sz="0" w:space="0" w:color="auto"/>
          </w:divBdr>
        </w:div>
        <w:div w:id="1816296104">
          <w:marLeft w:val="480"/>
          <w:marRight w:val="0"/>
          <w:marTop w:val="0"/>
          <w:marBottom w:val="0"/>
          <w:divBdr>
            <w:top w:val="none" w:sz="0" w:space="0" w:color="auto"/>
            <w:left w:val="none" w:sz="0" w:space="0" w:color="auto"/>
            <w:bottom w:val="none" w:sz="0" w:space="0" w:color="auto"/>
            <w:right w:val="none" w:sz="0" w:space="0" w:color="auto"/>
          </w:divBdr>
        </w:div>
        <w:div w:id="1829248039">
          <w:marLeft w:val="480"/>
          <w:marRight w:val="0"/>
          <w:marTop w:val="0"/>
          <w:marBottom w:val="0"/>
          <w:divBdr>
            <w:top w:val="none" w:sz="0" w:space="0" w:color="auto"/>
            <w:left w:val="none" w:sz="0" w:space="0" w:color="auto"/>
            <w:bottom w:val="none" w:sz="0" w:space="0" w:color="auto"/>
            <w:right w:val="none" w:sz="0" w:space="0" w:color="auto"/>
          </w:divBdr>
        </w:div>
        <w:div w:id="1843932649">
          <w:marLeft w:val="480"/>
          <w:marRight w:val="0"/>
          <w:marTop w:val="0"/>
          <w:marBottom w:val="0"/>
          <w:divBdr>
            <w:top w:val="none" w:sz="0" w:space="0" w:color="auto"/>
            <w:left w:val="none" w:sz="0" w:space="0" w:color="auto"/>
            <w:bottom w:val="none" w:sz="0" w:space="0" w:color="auto"/>
            <w:right w:val="none" w:sz="0" w:space="0" w:color="auto"/>
          </w:divBdr>
        </w:div>
        <w:div w:id="1873228334">
          <w:marLeft w:val="480"/>
          <w:marRight w:val="0"/>
          <w:marTop w:val="0"/>
          <w:marBottom w:val="0"/>
          <w:divBdr>
            <w:top w:val="none" w:sz="0" w:space="0" w:color="auto"/>
            <w:left w:val="none" w:sz="0" w:space="0" w:color="auto"/>
            <w:bottom w:val="none" w:sz="0" w:space="0" w:color="auto"/>
            <w:right w:val="none" w:sz="0" w:space="0" w:color="auto"/>
          </w:divBdr>
        </w:div>
        <w:div w:id="1876187906">
          <w:marLeft w:val="480"/>
          <w:marRight w:val="0"/>
          <w:marTop w:val="0"/>
          <w:marBottom w:val="0"/>
          <w:divBdr>
            <w:top w:val="none" w:sz="0" w:space="0" w:color="auto"/>
            <w:left w:val="none" w:sz="0" w:space="0" w:color="auto"/>
            <w:bottom w:val="none" w:sz="0" w:space="0" w:color="auto"/>
            <w:right w:val="none" w:sz="0" w:space="0" w:color="auto"/>
          </w:divBdr>
        </w:div>
        <w:div w:id="1881934748">
          <w:marLeft w:val="480"/>
          <w:marRight w:val="0"/>
          <w:marTop w:val="0"/>
          <w:marBottom w:val="0"/>
          <w:divBdr>
            <w:top w:val="none" w:sz="0" w:space="0" w:color="auto"/>
            <w:left w:val="none" w:sz="0" w:space="0" w:color="auto"/>
            <w:bottom w:val="none" w:sz="0" w:space="0" w:color="auto"/>
            <w:right w:val="none" w:sz="0" w:space="0" w:color="auto"/>
          </w:divBdr>
        </w:div>
        <w:div w:id="1891647253">
          <w:marLeft w:val="480"/>
          <w:marRight w:val="0"/>
          <w:marTop w:val="0"/>
          <w:marBottom w:val="0"/>
          <w:divBdr>
            <w:top w:val="none" w:sz="0" w:space="0" w:color="auto"/>
            <w:left w:val="none" w:sz="0" w:space="0" w:color="auto"/>
            <w:bottom w:val="none" w:sz="0" w:space="0" w:color="auto"/>
            <w:right w:val="none" w:sz="0" w:space="0" w:color="auto"/>
          </w:divBdr>
        </w:div>
        <w:div w:id="1914582800">
          <w:marLeft w:val="480"/>
          <w:marRight w:val="0"/>
          <w:marTop w:val="0"/>
          <w:marBottom w:val="0"/>
          <w:divBdr>
            <w:top w:val="none" w:sz="0" w:space="0" w:color="auto"/>
            <w:left w:val="none" w:sz="0" w:space="0" w:color="auto"/>
            <w:bottom w:val="none" w:sz="0" w:space="0" w:color="auto"/>
            <w:right w:val="none" w:sz="0" w:space="0" w:color="auto"/>
          </w:divBdr>
        </w:div>
        <w:div w:id="1959870318">
          <w:marLeft w:val="480"/>
          <w:marRight w:val="0"/>
          <w:marTop w:val="0"/>
          <w:marBottom w:val="0"/>
          <w:divBdr>
            <w:top w:val="none" w:sz="0" w:space="0" w:color="auto"/>
            <w:left w:val="none" w:sz="0" w:space="0" w:color="auto"/>
            <w:bottom w:val="none" w:sz="0" w:space="0" w:color="auto"/>
            <w:right w:val="none" w:sz="0" w:space="0" w:color="auto"/>
          </w:divBdr>
        </w:div>
        <w:div w:id="1961371888">
          <w:marLeft w:val="480"/>
          <w:marRight w:val="0"/>
          <w:marTop w:val="0"/>
          <w:marBottom w:val="0"/>
          <w:divBdr>
            <w:top w:val="none" w:sz="0" w:space="0" w:color="auto"/>
            <w:left w:val="none" w:sz="0" w:space="0" w:color="auto"/>
            <w:bottom w:val="none" w:sz="0" w:space="0" w:color="auto"/>
            <w:right w:val="none" w:sz="0" w:space="0" w:color="auto"/>
          </w:divBdr>
        </w:div>
        <w:div w:id="1975258591">
          <w:marLeft w:val="480"/>
          <w:marRight w:val="0"/>
          <w:marTop w:val="0"/>
          <w:marBottom w:val="0"/>
          <w:divBdr>
            <w:top w:val="none" w:sz="0" w:space="0" w:color="auto"/>
            <w:left w:val="none" w:sz="0" w:space="0" w:color="auto"/>
            <w:bottom w:val="none" w:sz="0" w:space="0" w:color="auto"/>
            <w:right w:val="none" w:sz="0" w:space="0" w:color="auto"/>
          </w:divBdr>
        </w:div>
        <w:div w:id="1980453130">
          <w:marLeft w:val="480"/>
          <w:marRight w:val="0"/>
          <w:marTop w:val="0"/>
          <w:marBottom w:val="0"/>
          <w:divBdr>
            <w:top w:val="none" w:sz="0" w:space="0" w:color="auto"/>
            <w:left w:val="none" w:sz="0" w:space="0" w:color="auto"/>
            <w:bottom w:val="none" w:sz="0" w:space="0" w:color="auto"/>
            <w:right w:val="none" w:sz="0" w:space="0" w:color="auto"/>
          </w:divBdr>
        </w:div>
        <w:div w:id="2008438777">
          <w:marLeft w:val="480"/>
          <w:marRight w:val="0"/>
          <w:marTop w:val="0"/>
          <w:marBottom w:val="0"/>
          <w:divBdr>
            <w:top w:val="none" w:sz="0" w:space="0" w:color="auto"/>
            <w:left w:val="none" w:sz="0" w:space="0" w:color="auto"/>
            <w:bottom w:val="none" w:sz="0" w:space="0" w:color="auto"/>
            <w:right w:val="none" w:sz="0" w:space="0" w:color="auto"/>
          </w:divBdr>
        </w:div>
        <w:div w:id="2078895375">
          <w:marLeft w:val="480"/>
          <w:marRight w:val="0"/>
          <w:marTop w:val="0"/>
          <w:marBottom w:val="0"/>
          <w:divBdr>
            <w:top w:val="none" w:sz="0" w:space="0" w:color="auto"/>
            <w:left w:val="none" w:sz="0" w:space="0" w:color="auto"/>
            <w:bottom w:val="none" w:sz="0" w:space="0" w:color="auto"/>
            <w:right w:val="none" w:sz="0" w:space="0" w:color="auto"/>
          </w:divBdr>
        </w:div>
        <w:div w:id="2086878957">
          <w:marLeft w:val="480"/>
          <w:marRight w:val="0"/>
          <w:marTop w:val="0"/>
          <w:marBottom w:val="0"/>
          <w:divBdr>
            <w:top w:val="none" w:sz="0" w:space="0" w:color="auto"/>
            <w:left w:val="none" w:sz="0" w:space="0" w:color="auto"/>
            <w:bottom w:val="none" w:sz="0" w:space="0" w:color="auto"/>
            <w:right w:val="none" w:sz="0" w:space="0" w:color="auto"/>
          </w:divBdr>
        </w:div>
        <w:div w:id="2099673468">
          <w:marLeft w:val="480"/>
          <w:marRight w:val="0"/>
          <w:marTop w:val="0"/>
          <w:marBottom w:val="0"/>
          <w:divBdr>
            <w:top w:val="none" w:sz="0" w:space="0" w:color="auto"/>
            <w:left w:val="none" w:sz="0" w:space="0" w:color="auto"/>
            <w:bottom w:val="none" w:sz="0" w:space="0" w:color="auto"/>
            <w:right w:val="none" w:sz="0" w:space="0" w:color="auto"/>
          </w:divBdr>
        </w:div>
        <w:div w:id="2107728624">
          <w:marLeft w:val="480"/>
          <w:marRight w:val="0"/>
          <w:marTop w:val="0"/>
          <w:marBottom w:val="0"/>
          <w:divBdr>
            <w:top w:val="none" w:sz="0" w:space="0" w:color="auto"/>
            <w:left w:val="none" w:sz="0" w:space="0" w:color="auto"/>
            <w:bottom w:val="none" w:sz="0" w:space="0" w:color="auto"/>
            <w:right w:val="none" w:sz="0" w:space="0" w:color="auto"/>
          </w:divBdr>
        </w:div>
        <w:div w:id="2142576827">
          <w:marLeft w:val="480"/>
          <w:marRight w:val="0"/>
          <w:marTop w:val="0"/>
          <w:marBottom w:val="0"/>
          <w:divBdr>
            <w:top w:val="none" w:sz="0" w:space="0" w:color="auto"/>
            <w:left w:val="none" w:sz="0" w:space="0" w:color="auto"/>
            <w:bottom w:val="none" w:sz="0" w:space="0" w:color="auto"/>
            <w:right w:val="none" w:sz="0" w:space="0" w:color="auto"/>
          </w:divBdr>
        </w:div>
      </w:divsChild>
    </w:div>
    <w:div w:id="808985086">
      <w:bodyDiv w:val="1"/>
      <w:marLeft w:val="0"/>
      <w:marRight w:val="0"/>
      <w:marTop w:val="0"/>
      <w:marBottom w:val="0"/>
      <w:divBdr>
        <w:top w:val="none" w:sz="0" w:space="0" w:color="auto"/>
        <w:left w:val="none" w:sz="0" w:space="0" w:color="auto"/>
        <w:bottom w:val="none" w:sz="0" w:space="0" w:color="auto"/>
        <w:right w:val="none" w:sz="0" w:space="0" w:color="auto"/>
      </w:divBdr>
    </w:div>
    <w:div w:id="811210426">
      <w:bodyDiv w:val="1"/>
      <w:marLeft w:val="0"/>
      <w:marRight w:val="0"/>
      <w:marTop w:val="0"/>
      <w:marBottom w:val="0"/>
      <w:divBdr>
        <w:top w:val="none" w:sz="0" w:space="0" w:color="auto"/>
        <w:left w:val="none" w:sz="0" w:space="0" w:color="auto"/>
        <w:bottom w:val="none" w:sz="0" w:space="0" w:color="auto"/>
        <w:right w:val="none" w:sz="0" w:space="0" w:color="auto"/>
      </w:divBdr>
    </w:div>
    <w:div w:id="814568629">
      <w:bodyDiv w:val="1"/>
      <w:marLeft w:val="0"/>
      <w:marRight w:val="0"/>
      <w:marTop w:val="0"/>
      <w:marBottom w:val="0"/>
      <w:divBdr>
        <w:top w:val="none" w:sz="0" w:space="0" w:color="auto"/>
        <w:left w:val="none" w:sz="0" w:space="0" w:color="auto"/>
        <w:bottom w:val="none" w:sz="0" w:space="0" w:color="auto"/>
        <w:right w:val="none" w:sz="0" w:space="0" w:color="auto"/>
      </w:divBdr>
      <w:divsChild>
        <w:div w:id="123083130">
          <w:marLeft w:val="480"/>
          <w:marRight w:val="0"/>
          <w:marTop w:val="0"/>
          <w:marBottom w:val="0"/>
          <w:divBdr>
            <w:top w:val="none" w:sz="0" w:space="0" w:color="auto"/>
            <w:left w:val="none" w:sz="0" w:space="0" w:color="auto"/>
            <w:bottom w:val="none" w:sz="0" w:space="0" w:color="auto"/>
            <w:right w:val="none" w:sz="0" w:space="0" w:color="auto"/>
          </w:divBdr>
        </w:div>
        <w:div w:id="125397380">
          <w:marLeft w:val="480"/>
          <w:marRight w:val="0"/>
          <w:marTop w:val="0"/>
          <w:marBottom w:val="0"/>
          <w:divBdr>
            <w:top w:val="none" w:sz="0" w:space="0" w:color="auto"/>
            <w:left w:val="none" w:sz="0" w:space="0" w:color="auto"/>
            <w:bottom w:val="none" w:sz="0" w:space="0" w:color="auto"/>
            <w:right w:val="none" w:sz="0" w:space="0" w:color="auto"/>
          </w:divBdr>
        </w:div>
        <w:div w:id="148979923">
          <w:marLeft w:val="480"/>
          <w:marRight w:val="0"/>
          <w:marTop w:val="0"/>
          <w:marBottom w:val="0"/>
          <w:divBdr>
            <w:top w:val="none" w:sz="0" w:space="0" w:color="auto"/>
            <w:left w:val="none" w:sz="0" w:space="0" w:color="auto"/>
            <w:bottom w:val="none" w:sz="0" w:space="0" w:color="auto"/>
            <w:right w:val="none" w:sz="0" w:space="0" w:color="auto"/>
          </w:divBdr>
        </w:div>
        <w:div w:id="168102032">
          <w:marLeft w:val="480"/>
          <w:marRight w:val="0"/>
          <w:marTop w:val="0"/>
          <w:marBottom w:val="0"/>
          <w:divBdr>
            <w:top w:val="none" w:sz="0" w:space="0" w:color="auto"/>
            <w:left w:val="none" w:sz="0" w:space="0" w:color="auto"/>
            <w:bottom w:val="none" w:sz="0" w:space="0" w:color="auto"/>
            <w:right w:val="none" w:sz="0" w:space="0" w:color="auto"/>
          </w:divBdr>
        </w:div>
        <w:div w:id="212933506">
          <w:marLeft w:val="480"/>
          <w:marRight w:val="0"/>
          <w:marTop w:val="0"/>
          <w:marBottom w:val="0"/>
          <w:divBdr>
            <w:top w:val="none" w:sz="0" w:space="0" w:color="auto"/>
            <w:left w:val="none" w:sz="0" w:space="0" w:color="auto"/>
            <w:bottom w:val="none" w:sz="0" w:space="0" w:color="auto"/>
            <w:right w:val="none" w:sz="0" w:space="0" w:color="auto"/>
          </w:divBdr>
        </w:div>
        <w:div w:id="216674066">
          <w:marLeft w:val="480"/>
          <w:marRight w:val="0"/>
          <w:marTop w:val="0"/>
          <w:marBottom w:val="0"/>
          <w:divBdr>
            <w:top w:val="none" w:sz="0" w:space="0" w:color="auto"/>
            <w:left w:val="none" w:sz="0" w:space="0" w:color="auto"/>
            <w:bottom w:val="none" w:sz="0" w:space="0" w:color="auto"/>
            <w:right w:val="none" w:sz="0" w:space="0" w:color="auto"/>
          </w:divBdr>
        </w:div>
        <w:div w:id="266229794">
          <w:marLeft w:val="480"/>
          <w:marRight w:val="0"/>
          <w:marTop w:val="0"/>
          <w:marBottom w:val="0"/>
          <w:divBdr>
            <w:top w:val="none" w:sz="0" w:space="0" w:color="auto"/>
            <w:left w:val="none" w:sz="0" w:space="0" w:color="auto"/>
            <w:bottom w:val="none" w:sz="0" w:space="0" w:color="auto"/>
            <w:right w:val="none" w:sz="0" w:space="0" w:color="auto"/>
          </w:divBdr>
        </w:div>
        <w:div w:id="278074548">
          <w:marLeft w:val="480"/>
          <w:marRight w:val="0"/>
          <w:marTop w:val="0"/>
          <w:marBottom w:val="0"/>
          <w:divBdr>
            <w:top w:val="none" w:sz="0" w:space="0" w:color="auto"/>
            <w:left w:val="none" w:sz="0" w:space="0" w:color="auto"/>
            <w:bottom w:val="none" w:sz="0" w:space="0" w:color="auto"/>
            <w:right w:val="none" w:sz="0" w:space="0" w:color="auto"/>
          </w:divBdr>
        </w:div>
        <w:div w:id="303968056">
          <w:marLeft w:val="480"/>
          <w:marRight w:val="0"/>
          <w:marTop w:val="0"/>
          <w:marBottom w:val="0"/>
          <w:divBdr>
            <w:top w:val="none" w:sz="0" w:space="0" w:color="auto"/>
            <w:left w:val="none" w:sz="0" w:space="0" w:color="auto"/>
            <w:bottom w:val="none" w:sz="0" w:space="0" w:color="auto"/>
            <w:right w:val="none" w:sz="0" w:space="0" w:color="auto"/>
          </w:divBdr>
        </w:div>
        <w:div w:id="303975432">
          <w:marLeft w:val="480"/>
          <w:marRight w:val="0"/>
          <w:marTop w:val="0"/>
          <w:marBottom w:val="0"/>
          <w:divBdr>
            <w:top w:val="none" w:sz="0" w:space="0" w:color="auto"/>
            <w:left w:val="none" w:sz="0" w:space="0" w:color="auto"/>
            <w:bottom w:val="none" w:sz="0" w:space="0" w:color="auto"/>
            <w:right w:val="none" w:sz="0" w:space="0" w:color="auto"/>
          </w:divBdr>
        </w:div>
        <w:div w:id="330378090">
          <w:marLeft w:val="480"/>
          <w:marRight w:val="0"/>
          <w:marTop w:val="0"/>
          <w:marBottom w:val="0"/>
          <w:divBdr>
            <w:top w:val="none" w:sz="0" w:space="0" w:color="auto"/>
            <w:left w:val="none" w:sz="0" w:space="0" w:color="auto"/>
            <w:bottom w:val="none" w:sz="0" w:space="0" w:color="auto"/>
            <w:right w:val="none" w:sz="0" w:space="0" w:color="auto"/>
          </w:divBdr>
        </w:div>
        <w:div w:id="366179340">
          <w:marLeft w:val="480"/>
          <w:marRight w:val="0"/>
          <w:marTop w:val="0"/>
          <w:marBottom w:val="0"/>
          <w:divBdr>
            <w:top w:val="none" w:sz="0" w:space="0" w:color="auto"/>
            <w:left w:val="none" w:sz="0" w:space="0" w:color="auto"/>
            <w:bottom w:val="none" w:sz="0" w:space="0" w:color="auto"/>
            <w:right w:val="none" w:sz="0" w:space="0" w:color="auto"/>
          </w:divBdr>
        </w:div>
        <w:div w:id="370495475">
          <w:marLeft w:val="480"/>
          <w:marRight w:val="0"/>
          <w:marTop w:val="0"/>
          <w:marBottom w:val="0"/>
          <w:divBdr>
            <w:top w:val="none" w:sz="0" w:space="0" w:color="auto"/>
            <w:left w:val="none" w:sz="0" w:space="0" w:color="auto"/>
            <w:bottom w:val="none" w:sz="0" w:space="0" w:color="auto"/>
            <w:right w:val="none" w:sz="0" w:space="0" w:color="auto"/>
          </w:divBdr>
        </w:div>
        <w:div w:id="427116730">
          <w:marLeft w:val="480"/>
          <w:marRight w:val="0"/>
          <w:marTop w:val="0"/>
          <w:marBottom w:val="0"/>
          <w:divBdr>
            <w:top w:val="none" w:sz="0" w:space="0" w:color="auto"/>
            <w:left w:val="none" w:sz="0" w:space="0" w:color="auto"/>
            <w:bottom w:val="none" w:sz="0" w:space="0" w:color="auto"/>
            <w:right w:val="none" w:sz="0" w:space="0" w:color="auto"/>
          </w:divBdr>
        </w:div>
        <w:div w:id="435751938">
          <w:marLeft w:val="480"/>
          <w:marRight w:val="0"/>
          <w:marTop w:val="0"/>
          <w:marBottom w:val="0"/>
          <w:divBdr>
            <w:top w:val="none" w:sz="0" w:space="0" w:color="auto"/>
            <w:left w:val="none" w:sz="0" w:space="0" w:color="auto"/>
            <w:bottom w:val="none" w:sz="0" w:space="0" w:color="auto"/>
            <w:right w:val="none" w:sz="0" w:space="0" w:color="auto"/>
          </w:divBdr>
        </w:div>
        <w:div w:id="469129119">
          <w:marLeft w:val="480"/>
          <w:marRight w:val="0"/>
          <w:marTop w:val="0"/>
          <w:marBottom w:val="0"/>
          <w:divBdr>
            <w:top w:val="none" w:sz="0" w:space="0" w:color="auto"/>
            <w:left w:val="none" w:sz="0" w:space="0" w:color="auto"/>
            <w:bottom w:val="none" w:sz="0" w:space="0" w:color="auto"/>
            <w:right w:val="none" w:sz="0" w:space="0" w:color="auto"/>
          </w:divBdr>
        </w:div>
        <w:div w:id="483737115">
          <w:marLeft w:val="480"/>
          <w:marRight w:val="0"/>
          <w:marTop w:val="0"/>
          <w:marBottom w:val="0"/>
          <w:divBdr>
            <w:top w:val="none" w:sz="0" w:space="0" w:color="auto"/>
            <w:left w:val="none" w:sz="0" w:space="0" w:color="auto"/>
            <w:bottom w:val="none" w:sz="0" w:space="0" w:color="auto"/>
            <w:right w:val="none" w:sz="0" w:space="0" w:color="auto"/>
          </w:divBdr>
        </w:div>
        <w:div w:id="505022459">
          <w:marLeft w:val="480"/>
          <w:marRight w:val="0"/>
          <w:marTop w:val="0"/>
          <w:marBottom w:val="0"/>
          <w:divBdr>
            <w:top w:val="none" w:sz="0" w:space="0" w:color="auto"/>
            <w:left w:val="none" w:sz="0" w:space="0" w:color="auto"/>
            <w:bottom w:val="none" w:sz="0" w:space="0" w:color="auto"/>
            <w:right w:val="none" w:sz="0" w:space="0" w:color="auto"/>
          </w:divBdr>
        </w:div>
        <w:div w:id="519397438">
          <w:marLeft w:val="480"/>
          <w:marRight w:val="0"/>
          <w:marTop w:val="0"/>
          <w:marBottom w:val="0"/>
          <w:divBdr>
            <w:top w:val="none" w:sz="0" w:space="0" w:color="auto"/>
            <w:left w:val="none" w:sz="0" w:space="0" w:color="auto"/>
            <w:bottom w:val="none" w:sz="0" w:space="0" w:color="auto"/>
            <w:right w:val="none" w:sz="0" w:space="0" w:color="auto"/>
          </w:divBdr>
        </w:div>
        <w:div w:id="537357312">
          <w:marLeft w:val="480"/>
          <w:marRight w:val="0"/>
          <w:marTop w:val="0"/>
          <w:marBottom w:val="0"/>
          <w:divBdr>
            <w:top w:val="none" w:sz="0" w:space="0" w:color="auto"/>
            <w:left w:val="none" w:sz="0" w:space="0" w:color="auto"/>
            <w:bottom w:val="none" w:sz="0" w:space="0" w:color="auto"/>
            <w:right w:val="none" w:sz="0" w:space="0" w:color="auto"/>
          </w:divBdr>
        </w:div>
        <w:div w:id="545794474">
          <w:marLeft w:val="480"/>
          <w:marRight w:val="0"/>
          <w:marTop w:val="0"/>
          <w:marBottom w:val="0"/>
          <w:divBdr>
            <w:top w:val="none" w:sz="0" w:space="0" w:color="auto"/>
            <w:left w:val="none" w:sz="0" w:space="0" w:color="auto"/>
            <w:bottom w:val="none" w:sz="0" w:space="0" w:color="auto"/>
            <w:right w:val="none" w:sz="0" w:space="0" w:color="auto"/>
          </w:divBdr>
        </w:div>
        <w:div w:id="704184733">
          <w:marLeft w:val="480"/>
          <w:marRight w:val="0"/>
          <w:marTop w:val="0"/>
          <w:marBottom w:val="0"/>
          <w:divBdr>
            <w:top w:val="none" w:sz="0" w:space="0" w:color="auto"/>
            <w:left w:val="none" w:sz="0" w:space="0" w:color="auto"/>
            <w:bottom w:val="none" w:sz="0" w:space="0" w:color="auto"/>
            <w:right w:val="none" w:sz="0" w:space="0" w:color="auto"/>
          </w:divBdr>
        </w:div>
        <w:div w:id="709115137">
          <w:marLeft w:val="480"/>
          <w:marRight w:val="0"/>
          <w:marTop w:val="0"/>
          <w:marBottom w:val="0"/>
          <w:divBdr>
            <w:top w:val="none" w:sz="0" w:space="0" w:color="auto"/>
            <w:left w:val="none" w:sz="0" w:space="0" w:color="auto"/>
            <w:bottom w:val="none" w:sz="0" w:space="0" w:color="auto"/>
            <w:right w:val="none" w:sz="0" w:space="0" w:color="auto"/>
          </w:divBdr>
        </w:div>
        <w:div w:id="719672136">
          <w:marLeft w:val="480"/>
          <w:marRight w:val="0"/>
          <w:marTop w:val="0"/>
          <w:marBottom w:val="0"/>
          <w:divBdr>
            <w:top w:val="none" w:sz="0" w:space="0" w:color="auto"/>
            <w:left w:val="none" w:sz="0" w:space="0" w:color="auto"/>
            <w:bottom w:val="none" w:sz="0" w:space="0" w:color="auto"/>
            <w:right w:val="none" w:sz="0" w:space="0" w:color="auto"/>
          </w:divBdr>
        </w:div>
        <w:div w:id="865171580">
          <w:marLeft w:val="480"/>
          <w:marRight w:val="0"/>
          <w:marTop w:val="0"/>
          <w:marBottom w:val="0"/>
          <w:divBdr>
            <w:top w:val="none" w:sz="0" w:space="0" w:color="auto"/>
            <w:left w:val="none" w:sz="0" w:space="0" w:color="auto"/>
            <w:bottom w:val="none" w:sz="0" w:space="0" w:color="auto"/>
            <w:right w:val="none" w:sz="0" w:space="0" w:color="auto"/>
          </w:divBdr>
        </w:div>
        <w:div w:id="916283092">
          <w:marLeft w:val="480"/>
          <w:marRight w:val="0"/>
          <w:marTop w:val="0"/>
          <w:marBottom w:val="0"/>
          <w:divBdr>
            <w:top w:val="none" w:sz="0" w:space="0" w:color="auto"/>
            <w:left w:val="none" w:sz="0" w:space="0" w:color="auto"/>
            <w:bottom w:val="none" w:sz="0" w:space="0" w:color="auto"/>
            <w:right w:val="none" w:sz="0" w:space="0" w:color="auto"/>
          </w:divBdr>
        </w:div>
        <w:div w:id="948126169">
          <w:marLeft w:val="480"/>
          <w:marRight w:val="0"/>
          <w:marTop w:val="0"/>
          <w:marBottom w:val="0"/>
          <w:divBdr>
            <w:top w:val="none" w:sz="0" w:space="0" w:color="auto"/>
            <w:left w:val="none" w:sz="0" w:space="0" w:color="auto"/>
            <w:bottom w:val="none" w:sz="0" w:space="0" w:color="auto"/>
            <w:right w:val="none" w:sz="0" w:space="0" w:color="auto"/>
          </w:divBdr>
        </w:div>
        <w:div w:id="969474842">
          <w:marLeft w:val="480"/>
          <w:marRight w:val="0"/>
          <w:marTop w:val="0"/>
          <w:marBottom w:val="0"/>
          <w:divBdr>
            <w:top w:val="none" w:sz="0" w:space="0" w:color="auto"/>
            <w:left w:val="none" w:sz="0" w:space="0" w:color="auto"/>
            <w:bottom w:val="none" w:sz="0" w:space="0" w:color="auto"/>
            <w:right w:val="none" w:sz="0" w:space="0" w:color="auto"/>
          </w:divBdr>
        </w:div>
        <w:div w:id="982467107">
          <w:marLeft w:val="480"/>
          <w:marRight w:val="0"/>
          <w:marTop w:val="0"/>
          <w:marBottom w:val="0"/>
          <w:divBdr>
            <w:top w:val="none" w:sz="0" w:space="0" w:color="auto"/>
            <w:left w:val="none" w:sz="0" w:space="0" w:color="auto"/>
            <w:bottom w:val="none" w:sz="0" w:space="0" w:color="auto"/>
            <w:right w:val="none" w:sz="0" w:space="0" w:color="auto"/>
          </w:divBdr>
        </w:div>
        <w:div w:id="989863519">
          <w:marLeft w:val="480"/>
          <w:marRight w:val="0"/>
          <w:marTop w:val="0"/>
          <w:marBottom w:val="0"/>
          <w:divBdr>
            <w:top w:val="none" w:sz="0" w:space="0" w:color="auto"/>
            <w:left w:val="none" w:sz="0" w:space="0" w:color="auto"/>
            <w:bottom w:val="none" w:sz="0" w:space="0" w:color="auto"/>
            <w:right w:val="none" w:sz="0" w:space="0" w:color="auto"/>
          </w:divBdr>
        </w:div>
        <w:div w:id="1013842812">
          <w:marLeft w:val="480"/>
          <w:marRight w:val="0"/>
          <w:marTop w:val="0"/>
          <w:marBottom w:val="0"/>
          <w:divBdr>
            <w:top w:val="none" w:sz="0" w:space="0" w:color="auto"/>
            <w:left w:val="none" w:sz="0" w:space="0" w:color="auto"/>
            <w:bottom w:val="none" w:sz="0" w:space="0" w:color="auto"/>
            <w:right w:val="none" w:sz="0" w:space="0" w:color="auto"/>
          </w:divBdr>
        </w:div>
        <w:div w:id="1016611658">
          <w:marLeft w:val="480"/>
          <w:marRight w:val="0"/>
          <w:marTop w:val="0"/>
          <w:marBottom w:val="0"/>
          <w:divBdr>
            <w:top w:val="none" w:sz="0" w:space="0" w:color="auto"/>
            <w:left w:val="none" w:sz="0" w:space="0" w:color="auto"/>
            <w:bottom w:val="none" w:sz="0" w:space="0" w:color="auto"/>
            <w:right w:val="none" w:sz="0" w:space="0" w:color="auto"/>
          </w:divBdr>
        </w:div>
        <w:div w:id="1019115388">
          <w:marLeft w:val="480"/>
          <w:marRight w:val="0"/>
          <w:marTop w:val="0"/>
          <w:marBottom w:val="0"/>
          <w:divBdr>
            <w:top w:val="none" w:sz="0" w:space="0" w:color="auto"/>
            <w:left w:val="none" w:sz="0" w:space="0" w:color="auto"/>
            <w:bottom w:val="none" w:sz="0" w:space="0" w:color="auto"/>
            <w:right w:val="none" w:sz="0" w:space="0" w:color="auto"/>
          </w:divBdr>
        </w:div>
        <w:div w:id="1090542992">
          <w:marLeft w:val="480"/>
          <w:marRight w:val="0"/>
          <w:marTop w:val="0"/>
          <w:marBottom w:val="0"/>
          <w:divBdr>
            <w:top w:val="none" w:sz="0" w:space="0" w:color="auto"/>
            <w:left w:val="none" w:sz="0" w:space="0" w:color="auto"/>
            <w:bottom w:val="none" w:sz="0" w:space="0" w:color="auto"/>
            <w:right w:val="none" w:sz="0" w:space="0" w:color="auto"/>
          </w:divBdr>
        </w:div>
        <w:div w:id="1150514347">
          <w:marLeft w:val="480"/>
          <w:marRight w:val="0"/>
          <w:marTop w:val="0"/>
          <w:marBottom w:val="0"/>
          <w:divBdr>
            <w:top w:val="none" w:sz="0" w:space="0" w:color="auto"/>
            <w:left w:val="none" w:sz="0" w:space="0" w:color="auto"/>
            <w:bottom w:val="none" w:sz="0" w:space="0" w:color="auto"/>
            <w:right w:val="none" w:sz="0" w:space="0" w:color="auto"/>
          </w:divBdr>
        </w:div>
        <w:div w:id="1209100551">
          <w:marLeft w:val="480"/>
          <w:marRight w:val="0"/>
          <w:marTop w:val="0"/>
          <w:marBottom w:val="0"/>
          <w:divBdr>
            <w:top w:val="none" w:sz="0" w:space="0" w:color="auto"/>
            <w:left w:val="none" w:sz="0" w:space="0" w:color="auto"/>
            <w:bottom w:val="none" w:sz="0" w:space="0" w:color="auto"/>
            <w:right w:val="none" w:sz="0" w:space="0" w:color="auto"/>
          </w:divBdr>
        </w:div>
        <w:div w:id="1233734700">
          <w:marLeft w:val="480"/>
          <w:marRight w:val="0"/>
          <w:marTop w:val="0"/>
          <w:marBottom w:val="0"/>
          <w:divBdr>
            <w:top w:val="none" w:sz="0" w:space="0" w:color="auto"/>
            <w:left w:val="none" w:sz="0" w:space="0" w:color="auto"/>
            <w:bottom w:val="none" w:sz="0" w:space="0" w:color="auto"/>
            <w:right w:val="none" w:sz="0" w:space="0" w:color="auto"/>
          </w:divBdr>
        </w:div>
        <w:div w:id="1246114540">
          <w:marLeft w:val="480"/>
          <w:marRight w:val="0"/>
          <w:marTop w:val="0"/>
          <w:marBottom w:val="0"/>
          <w:divBdr>
            <w:top w:val="none" w:sz="0" w:space="0" w:color="auto"/>
            <w:left w:val="none" w:sz="0" w:space="0" w:color="auto"/>
            <w:bottom w:val="none" w:sz="0" w:space="0" w:color="auto"/>
            <w:right w:val="none" w:sz="0" w:space="0" w:color="auto"/>
          </w:divBdr>
        </w:div>
        <w:div w:id="1258751468">
          <w:marLeft w:val="480"/>
          <w:marRight w:val="0"/>
          <w:marTop w:val="0"/>
          <w:marBottom w:val="0"/>
          <w:divBdr>
            <w:top w:val="none" w:sz="0" w:space="0" w:color="auto"/>
            <w:left w:val="none" w:sz="0" w:space="0" w:color="auto"/>
            <w:bottom w:val="none" w:sz="0" w:space="0" w:color="auto"/>
            <w:right w:val="none" w:sz="0" w:space="0" w:color="auto"/>
          </w:divBdr>
        </w:div>
        <w:div w:id="1335182483">
          <w:marLeft w:val="480"/>
          <w:marRight w:val="0"/>
          <w:marTop w:val="0"/>
          <w:marBottom w:val="0"/>
          <w:divBdr>
            <w:top w:val="none" w:sz="0" w:space="0" w:color="auto"/>
            <w:left w:val="none" w:sz="0" w:space="0" w:color="auto"/>
            <w:bottom w:val="none" w:sz="0" w:space="0" w:color="auto"/>
            <w:right w:val="none" w:sz="0" w:space="0" w:color="auto"/>
          </w:divBdr>
        </w:div>
        <w:div w:id="1344043174">
          <w:marLeft w:val="480"/>
          <w:marRight w:val="0"/>
          <w:marTop w:val="0"/>
          <w:marBottom w:val="0"/>
          <w:divBdr>
            <w:top w:val="none" w:sz="0" w:space="0" w:color="auto"/>
            <w:left w:val="none" w:sz="0" w:space="0" w:color="auto"/>
            <w:bottom w:val="none" w:sz="0" w:space="0" w:color="auto"/>
            <w:right w:val="none" w:sz="0" w:space="0" w:color="auto"/>
          </w:divBdr>
        </w:div>
        <w:div w:id="1378974302">
          <w:marLeft w:val="480"/>
          <w:marRight w:val="0"/>
          <w:marTop w:val="0"/>
          <w:marBottom w:val="0"/>
          <w:divBdr>
            <w:top w:val="none" w:sz="0" w:space="0" w:color="auto"/>
            <w:left w:val="none" w:sz="0" w:space="0" w:color="auto"/>
            <w:bottom w:val="none" w:sz="0" w:space="0" w:color="auto"/>
            <w:right w:val="none" w:sz="0" w:space="0" w:color="auto"/>
          </w:divBdr>
        </w:div>
        <w:div w:id="1392580229">
          <w:marLeft w:val="480"/>
          <w:marRight w:val="0"/>
          <w:marTop w:val="0"/>
          <w:marBottom w:val="0"/>
          <w:divBdr>
            <w:top w:val="none" w:sz="0" w:space="0" w:color="auto"/>
            <w:left w:val="none" w:sz="0" w:space="0" w:color="auto"/>
            <w:bottom w:val="none" w:sz="0" w:space="0" w:color="auto"/>
            <w:right w:val="none" w:sz="0" w:space="0" w:color="auto"/>
          </w:divBdr>
        </w:div>
        <w:div w:id="1419206140">
          <w:marLeft w:val="480"/>
          <w:marRight w:val="0"/>
          <w:marTop w:val="0"/>
          <w:marBottom w:val="0"/>
          <w:divBdr>
            <w:top w:val="none" w:sz="0" w:space="0" w:color="auto"/>
            <w:left w:val="none" w:sz="0" w:space="0" w:color="auto"/>
            <w:bottom w:val="none" w:sz="0" w:space="0" w:color="auto"/>
            <w:right w:val="none" w:sz="0" w:space="0" w:color="auto"/>
          </w:divBdr>
        </w:div>
        <w:div w:id="1449738600">
          <w:marLeft w:val="480"/>
          <w:marRight w:val="0"/>
          <w:marTop w:val="0"/>
          <w:marBottom w:val="0"/>
          <w:divBdr>
            <w:top w:val="none" w:sz="0" w:space="0" w:color="auto"/>
            <w:left w:val="none" w:sz="0" w:space="0" w:color="auto"/>
            <w:bottom w:val="none" w:sz="0" w:space="0" w:color="auto"/>
            <w:right w:val="none" w:sz="0" w:space="0" w:color="auto"/>
          </w:divBdr>
        </w:div>
        <w:div w:id="1476528481">
          <w:marLeft w:val="480"/>
          <w:marRight w:val="0"/>
          <w:marTop w:val="0"/>
          <w:marBottom w:val="0"/>
          <w:divBdr>
            <w:top w:val="none" w:sz="0" w:space="0" w:color="auto"/>
            <w:left w:val="none" w:sz="0" w:space="0" w:color="auto"/>
            <w:bottom w:val="none" w:sz="0" w:space="0" w:color="auto"/>
            <w:right w:val="none" w:sz="0" w:space="0" w:color="auto"/>
          </w:divBdr>
        </w:div>
        <w:div w:id="1518498313">
          <w:marLeft w:val="480"/>
          <w:marRight w:val="0"/>
          <w:marTop w:val="0"/>
          <w:marBottom w:val="0"/>
          <w:divBdr>
            <w:top w:val="none" w:sz="0" w:space="0" w:color="auto"/>
            <w:left w:val="none" w:sz="0" w:space="0" w:color="auto"/>
            <w:bottom w:val="none" w:sz="0" w:space="0" w:color="auto"/>
            <w:right w:val="none" w:sz="0" w:space="0" w:color="auto"/>
          </w:divBdr>
        </w:div>
        <w:div w:id="1543589349">
          <w:marLeft w:val="480"/>
          <w:marRight w:val="0"/>
          <w:marTop w:val="0"/>
          <w:marBottom w:val="0"/>
          <w:divBdr>
            <w:top w:val="none" w:sz="0" w:space="0" w:color="auto"/>
            <w:left w:val="none" w:sz="0" w:space="0" w:color="auto"/>
            <w:bottom w:val="none" w:sz="0" w:space="0" w:color="auto"/>
            <w:right w:val="none" w:sz="0" w:space="0" w:color="auto"/>
          </w:divBdr>
        </w:div>
        <w:div w:id="1574850801">
          <w:marLeft w:val="480"/>
          <w:marRight w:val="0"/>
          <w:marTop w:val="0"/>
          <w:marBottom w:val="0"/>
          <w:divBdr>
            <w:top w:val="none" w:sz="0" w:space="0" w:color="auto"/>
            <w:left w:val="none" w:sz="0" w:space="0" w:color="auto"/>
            <w:bottom w:val="none" w:sz="0" w:space="0" w:color="auto"/>
            <w:right w:val="none" w:sz="0" w:space="0" w:color="auto"/>
          </w:divBdr>
        </w:div>
        <w:div w:id="1612973246">
          <w:marLeft w:val="480"/>
          <w:marRight w:val="0"/>
          <w:marTop w:val="0"/>
          <w:marBottom w:val="0"/>
          <w:divBdr>
            <w:top w:val="none" w:sz="0" w:space="0" w:color="auto"/>
            <w:left w:val="none" w:sz="0" w:space="0" w:color="auto"/>
            <w:bottom w:val="none" w:sz="0" w:space="0" w:color="auto"/>
            <w:right w:val="none" w:sz="0" w:space="0" w:color="auto"/>
          </w:divBdr>
        </w:div>
        <w:div w:id="1655332129">
          <w:marLeft w:val="480"/>
          <w:marRight w:val="0"/>
          <w:marTop w:val="0"/>
          <w:marBottom w:val="0"/>
          <w:divBdr>
            <w:top w:val="none" w:sz="0" w:space="0" w:color="auto"/>
            <w:left w:val="none" w:sz="0" w:space="0" w:color="auto"/>
            <w:bottom w:val="none" w:sz="0" w:space="0" w:color="auto"/>
            <w:right w:val="none" w:sz="0" w:space="0" w:color="auto"/>
          </w:divBdr>
        </w:div>
        <w:div w:id="1684741393">
          <w:marLeft w:val="480"/>
          <w:marRight w:val="0"/>
          <w:marTop w:val="0"/>
          <w:marBottom w:val="0"/>
          <w:divBdr>
            <w:top w:val="none" w:sz="0" w:space="0" w:color="auto"/>
            <w:left w:val="none" w:sz="0" w:space="0" w:color="auto"/>
            <w:bottom w:val="none" w:sz="0" w:space="0" w:color="auto"/>
            <w:right w:val="none" w:sz="0" w:space="0" w:color="auto"/>
          </w:divBdr>
        </w:div>
        <w:div w:id="1769084425">
          <w:marLeft w:val="480"/>
          <w:marRight w:val="0"/>
          <w:marTop w:val="0"/>
          <w:marBottom w:val="0"/>
          <w:divBdr>
            <w:top w:val="none" w:sz="0" w:space="0" w:color="auto"/>
            <w:left w:val="none" w:sz="0" w:space="0" w:color="auto"/>
            <w:bottom w:val="none" w:sz="0" w:space="0" w:color="auto"/>
            <w:right w:val="none" w:sz="0" w:space="0" w:color="auto"/>
          </w:divBdr>
        </w:div>
        <w:div w:id="1772312311">
          <w:marLeft w:val="480"/>
          <w:marRight w:val="0"/>
          <w:marTop w:val="0"/>
          <w:marBottom w:val="0"/>
          <w:divBdr>
            <w:top w:val="none" w:sz="0" w:space="0" w:color="auto"/>
            <w:left w:val="none" w:sz="0" w:space="0" w:color="auto"/>
            <w:bottom w:val="none" w:sz="0" w:space="0" w:color="auto"/>
            <w:right w:val="none" w:sz="0" w:space="0" w:color="auto"/>
          </w:divBdr>
        </w:div>
        <w:div w:id="1785225945">
          <w:marLeft w:val="480"/>
          <w:marRight w:val="0"/>
          <w:marTop w:val="0"/>
          <w:marBottom w:val="0"/>
          <w:divBdr>
            <w:top w:val="none" w:sz="0" w:space="0" w:color="auto"/>
            <w:left w:val="none" w:sz="0" w:space="0" w:color="auto"/>
            <w:bottom w:val="none" w:sz="0" w:space="0" w:color="auto"/>
            <w:right w:val="none" w:sz="0" w:space="0" w:color="auto"/>
          </w:divBdr>
        </w:div>
        <w:div w:id="1830056093">
          <w:marLeft w:val="480"/>
          <w:marRight w:val="0"/>
          <w:marTop w:val="0"/>
          <w:marBottom w:val="0"/>
          <w:divBdr>
            <w:top w:val="none" w:sz="0" w:space="0" w:color="auto"/>
            <w:left w:val="none" w:sz="0" w:space="0" w:color="auto"/>
            <w:bottom w:val="none" w:sz="0" w:space="0" w:color="auto"/>
            <w:right w:val="none" w:sz="0" w:space="0" w:color="auto"/>
          </w:divBdr>
        </w:div>
        <w:div w:id="1871796375">
          <w:marLeft w:val="480"/>
          <w:marRight w:val="0"/>
          <w:marTop w:val="0"/>
          <w:marBottom w:val="0"/>
          <w:divBdr>
            <w:top w:val="none" w:sz="0" w:space="0" w:color="auto"/>
            <w:left w:val="none" w:sz="0" w:space="0" w:color="auto"/>
            <w:bottom w:val="none" w:sz="0" w:space="0" w:color="auto"/>
            <w:right w:val="none" w:sz="0" w:space="0" w:color="auto"/>
          </w:divBdr>
        </w:div>
        <w:div w:id="1887987943">
          <w:marLeft w:val="480"/>
          <w:marRight w:val="0"/>
          <w:marTop w:val="0"/>
          <w:marBottom w:val="0"/>
          <w:divBdr>
            <w:top w:val="none" w:sz="0" w:space="0" w:color="auto"/>
            <w:left w:val="none" w:sz="0" w:space="0" w:color="auto"/>
            <w:bottom w:val="none" w:sz="0" w:space="0" w:color="auto"/>
            <w:right w:val="none" w:sz="0" w:space="0" w:color="auto"/>
          </w:divBdr>
        </w:div>
        <w:div w:id="2023167085">
          <w:marLeft w:val="480"/>
          <w:marRight w:val="0"/>
          <w:marTop w:val="0"/>
          <w:marBottom w:val="0"/>
          <w:divBdr>
            <w:top w:val="none" w:sz="0" w:space="0" w:color="auto"/>
            <w:left w:val="none" w:sz="0" w:space="0" w:color="auto"/>
            <w:bottom w:val="none" w:sz="0" w:space="0" w:color="auto"/>
            <w:right w:val="none" w:sz="0" w:space="0" w:color="auto"/>
          </w:divBdr>
        </w:div>
        <w:div w:id="2048872912">
          <w:marLeft w:val="480"/>
          <w:marRight w:val="0"/>
          <w:marTop w:val="0"/>
          <w:marBottom w:val="0"/>
          <w:divBdr>
            <w:top w:val="none" w:sz="0" w:space="0" w:color="auto"/>
            <w:left w:val="none" w:sz="0" w:space="0" w:color="auto"/>
            <w:bottom w:val="none" w:sz="0" w:space="0" w:color="auto"/>
            <w:right w:val="none" w:sz="0" w:space="0" w:color="auto"/>
          </w:divBdr>
        </w:div>
        <w:div w:id="2127307626">
          <w:marLeft w:val="480"/>
          <w:marRight w:val="0"/>
          <w:marTop w:val="0"/>
          <w:marBottom w:val="0"/>
          <w:divBdr>
            <w:top w:val="none" w:sz="0" w:space="0" w:color="auto"/>
            <w:left w:val="none" w:sz="0" w:space="0" w:color="auto"/>
            <w:bottom w:val="none" w:sz="0" w:space="0" w:color="auto"/>
            <w:right w:val="none" w:sz="0" w:space="0" w:color="auto"/>
          </w:divBdr>
        </w:div>
      </w:divsChild>
    </w:div>
    <w:div w:id="816803775">
      <w:bodyDiv w:val="1"/>
      <w:marLeft w:val="0"/>
      <w:marRight w:val="0"/>
      <w:marTop w:val="0"/>
      <w:marBottom w:val="0"/>
      <w:divBdr>
        <w:top w:val="none" w:sz="0" w:space="0" w:color="auto"/>
        <w:left w:val="none" w:sz="0" w:space="0" w:color="auto"/>
        <w:bottom w:val="none" w:sz="0" w:space="0" w:color="auto"/>
        <w:right w:val="none" w:sz="0" w:space="0" w:color="auto"/>
      </w:divBdr>
    </w:div>
    <w:div w:id="818695713">
      <w:bodyDiv w:val="1"/>
      <w:marLeft w:val="0"/>
      <w:marRight w:val="0"/>
      <w:marTop w:val="0"/>
      <w:marBottom w:val="0"/>
      <w:divBdr>
        <w:top w:val="none" w:sz="0" w:space="0" w:color="auto"/>
        <w:left w:val="none" w:sz="0" w:space="0" w:color="auto"/>
        <w:bottom w:val="none" w:sz="0" w:space="0" w:color="auto"/>
        <w:right w:val="none" w:sz="0" w:space="0" w:color="auto"/>
      </w:divBdr>
    </w:div>
    <w:div w:id="819154267">
      <w:bodyDiv w:val="1"/>
      <w:marLeft w:val="0"/>
      <w:marRight w:val="0"/>
      <w:marTop w:val="0"/>
      <w:marBottom w:val="0"/>
      <w:divBdr>
        <w:top w:val="none" w:sz="0" w:space="0" w:color="auto"/>
        <w:left w:val="none" w:sz="0" w:space="0" w:color="auto"/>
        <w:bottom w:val="none" w:sz="0" w:space="0" w:color="auto"/>
        <w:right w:val="none" w:sz="0" w:space="0" w:color="auto"/>
      </w:divBdr>
    </w:div>
    <w:div w:id="841436668">
      <w:bodyDiv w:val="1"/>
      <w:marLeft w:val="0"/>
      <w:marRight w:val="0"/>
      <w:marTop w:val="0"/>
      <w:marBottom w:val="0"/>
      <w:divBdr>
        <w:top w:val="none" w:sz="0" w:space="0" w:color="auto"/>
        <w:left w:val="none" w:sz="0" w:space="0" w:color="auto"/>
        <w:bottom w:val="none" w:sz="0" w:space="0" w:color="auto"/>
        <w:right w:val="none" w:sz="0" w:space="0" w:color="auto"/>
      </w:divBdr>
    </w:div>
    <w:div w:id="855115195">
      <w:bodyDiv w:val="1"/>
      <w:marLeft w:val="0"/>
      <w:marRight w:val="0"/>
      <w:marTop w:val="0"/>
      <w:marBottom w:val="0"/>
      <w:divBdr>
        <w:top w:val="none" w:sz="0" w:space="0" w:color="auto"/>
        <w:left w:val="none" w:sz="0" w:space="0" w:color="auto"/>
        <w:bottom w:val="none" w:sz="0" w:space="0" w:color="auto"/>
        <w:right w:val="none" w:sz="0" w:space="0" w:color="auto"/>
      </w:divBdr>
      <w:divsChild>
        <w:div w:id="42606902">
          <w:marLeft w:val="480"/>
          <w:marRight w:val="0"/>
          <w:marTop w:val="0"/>
          <w:marBottom w:val="0"/>
          <w:divBdr>
            <w:top w:val="none" w:sz="0" w:space="0" w:color="auto"/>
            <w:left w:val="none" w:sz="0" w:space="0" w:color="auto"/>
            <w:bottom w:val="none" w:sz="0" w:space="0" w:color="auto"/>
            <w:right w:val="none" w:sz="0" w:space="0" w:color="auto"/>
          </w:divBdr>
        </w:div>
        <w:div w:id="76026021">
          <w:marLeft w:val="480"/>
          <w:marRight w:val="0"/>
          <w:marTop w:val="0"/>
          <w:marBottom w:val="0"/>
          <w:divBdr>
            <w:top w:val="none" w:sz="0" w:space="0" w:color="auto"/>
            <w:left w:val="none" w:sz="0" w:space="0" w:color="auto"/>
            <w:bottom w:val="none" w:sz="0" w:space="0" w:color="auto"/>
            <w:right w:val="none" w:sz="0" w:space="0" w:color="auto"/>
          </w:divBdr>
        </w:div>
        <w:div w:id="122887488">
          <w:marLeft w:val="480"/>
          <w:marRight w:val="0"/>
          <w:marTop w:val="0"/>
          <w:marBottom w:val="0"/>
          <w:divBdr>
            <w:top w:val="none" w:sz="0" w:space="0" w:color="auto"/>
            <w:left w:val="none" w:sz="0" w:space="0" w:color="auto"/>
            <w:bottom w:val="none" w:sz="0" w:space="0" w:color="auto"/>
            <w:right w:val="none" w:sz="0" w:space="0" w:color="auto"/>
          </w:divBdr>
        </w:div>
        <w:div w:id="159852715">
          <w:marLeft w:val="480"/>
          <w:marRight w:val="0"/>
          <w:marTop w:val="0"/>
          <w:marBottom w:val="0"/>
          <w:divBdr>
            <w:top w:val="none" w:sz="0" w:space="0" w:color="auto"/>
            <w:left w:val="none" w:sz="0" w:space="0" w:color="auto"/>
            <w:bottom w:val="none" w:sz="0" w:space="0" w:color="auto"/>
            <w:right w:val="none" w:sz="0" w:space="0" w:color="auto"/>
          </w:divBdr>
        </w:div>
        <w:div w:id="200754761">
          <w:marLeft w:val="480"/>
          <w:marRight w:val="0"/>
          <w:marTop w:val="0"/>
          <w:marBottom w:val="0"/>
          <w:divBdr>
            <w:top w:val="none" w:sz="0" w:space="0" w:color="auto"/>
            <w:left w:val="none" w:sz="0" w:space="0" w:color="auto"/>
            <w:bottom w:val="none" w:sz="0" w:space="0" w:color="auto"/>
            <w:right w:val="none" w:sz="0" w:space="0" w:color="auto"/>
          </w:divBdr>
        </w:div>
        <w:div w:id="259799444">
          <w:marLeft w:val="480"/>
          <w:marRight w:val="0"/>
          <w:marTop w:val="0"/>
          <w:marBottom w:val="0"/>
          <w:divBdr>
            <w:top w:val="none" w:sz="0" w:space="0" w:color="auto"/>
            <w:left w:val="none" w:sz="0" w:space="0" w:color="auto"/>
            <w:bottom w:val="none" w:sz="0" w:space="0" w:color="auto"/>
            <w:right w:val="none" w:sz="0" w:space="0" w:color="auto"/>
          </w:divBdr>
        </w:div>
        <w:div w:id="315688085">
          <w:marLeft w:val="480"/>
          <w:marRight w:val="0"/>
          <w:marTop w:val="0"/>
          <w:marBottom w:val="0"/>
          <w:divBdr>
            <w:top w:val="none" w:sz="0" w:space="0" w:color="auto"/>
            <w:left w:val="none" w:sz="0" w:space="0" w:color="auto"/>
            <w:bottom w:val="none" w:sz="0" w:space="0" w:color="auto"/>
            <w:right w:val="none" w:sz="0" w:space="0" w:color="auto"/>
          </w:divBdr>
        </w:div>
        <w:div w:id="327290607">
          <w:marLeft w:val="480"/>
          <w:marRight w:val="0"/>
          <w:marTop w:val="0"/>
          <w:marBottom w:val="0"/>
          <w:divBdr>
            <w:top w:val="none" w:sz="0" w:space="0" w:color="auto"/>
            <w:left w:val="none" w:sz="0" w:space="0" w:color="auto"/>
            <w:bottom w:val="none" w:sz="0" w:space="0" w:color="auto"/>
            <w:right w:val="none" w:sz="0" w:space="0" w:color="auto"/>
          </w:divBdr>
        </w:div>
        <w:div w:id="342898936">
          <w:marLeft w:val="480"/>
          <w:marRight w:val="0"/>
          <w:marTop w:val="0"/>
          <w:marBottom w:val="0"/>
          <w:divBdr>
            <w:top w:val="none" w:sz="0" w:space="0" w:color="auto"/>
            <w:left w:val="none" w:sz="0" w:space="0" w:color="auto"/>
            <w:bottom w:val="none" w:sz="0" w:space="0" w:color="auto"/>
            <w:right w:val="none" w:sz="0" w:space="0" w:color="auto"/>
          </w:divBdr>
        </w:div>
        <w:div w:id="371341713">
          <w:marLeft w:val="480"/>
          <w:marRight w:val="0"/>
          <w:marTop w:val="0"/>
          <w:marBottom w:val="0"/>
          <w:divBdr>
            <w:top w:val="none" w:sz="0" w:space="0" w:color="auto"/>
            <w:left w:val="none" w:sz="0" w:space="0" w:color="auto"/>
            <w:bottom w:val="none" w:sz="0" w:space="0" w:color="auto"/>
            <w:right w:val="none" w:sz="0" w:space="0" w:color="auto"/>
          </w:divBdr>
        </w:div>
        <w:div w:id="389816575">
          <w:marLeft w:val="480"/>
          <w:marRight w:val="0"/>
          <w:marTop w:val="0"/>
          <w:marBottom w:val="0"/>
          <w:divBdr>
            <w:top w:val="none" w:sz="0" w:space="0" w:color="auto"/>
            <w:left w:val="none" w:sz="0" w:space="0" w:color="auto"/>
            <w:bottom w:val="none" w:sz="0" w:space="0" w:color="auto"/>
            <w:right w:val="none" w:sz="0" w:space="0" w:color="auto"/>
          </w:divBdr>
        </w:div>
        <w:div w:id="407927901">
          <w:marLeft w:val="480"/>
          <w:marRight w:val="0"/>
          <w:marTop w:val="0"/>
          <w:marBottom w:val="0"/>
          <w:divBdr>
            <w:top w:val="none" w:sz="0" w:space="0" w:color="auto"/>
            <w:left w:val="none" w:sz="0" w:space="0" w:color="auto"/>
            <w:bottom w:val="none" w:sz="0" w:space="0" w:color="auto"/>
            <w:right w:val="none" w:sz="0" w:space="0" w:color="auto"/>
          </w:divBdr>
        </w:div>
        <w:div w:id="428891605">
          <w:marLeft w:val="480"/>
          <w:marRight w:val="0"/>
          <w:marTop w:val="0"/>
          <w:marBottom w:val="0"/>
          <w:divBdr>
            <w:top w:val="none" w:sz="0" w:space="0" w:color="auto"/>
            <w:left w:val="none" w:sz="0" w:space="0" w:color="auto"/>
            <w:bottom w:val="none" w:sz="0" w:space="0" w:color="auto"/>
            <w:right w:val="none" w:sz="0" w:space="0" w:color="auto"/>
          </w:divBdr>
        </w:div>
        <w:div w:id="460877981">
          <w:marLeft w:val="480"/>
          <w:marRight w:val="0"/>
          <w:marTop w:val="0"/>
          <w:marBottom w:val="0"/>
          <w:divBdr>
            <w:top w:val="none" w:sz="0" w:space="0" w:color="auto"/>
            <w:left w:val="none" w:sz="0" w:space="0" w:color="auto"/>
            <w:bottom w:val="none" w:sz="0" w:space="0" w:color="auto"/>
            <w:right w:val="none" w:sz="0" w:space="0" w:color="auto"/>
          </w:divBdr>
        </w:div>
        <w:div w:id="474105165">
          <w:marLeft w:val="480"/>
          <w:marRight w:val="0"/>
          <w:marTop w:val="0"/>
          <w:marBottom w:val="0"/>
          <w:divBdr>
            <w:top w:val="none" w:sz="0" w:space="0" w:color="auto"/>
            <w:left w:val="none" w:sz="0" w:space="0" w:color="auto"/>
            <w:bottom w:val="none" w:sz="0" w:space="0" w:color="auto"/>
            <w:right w:val="none" w:sz="0" w:space="0" w:color="auto"/>
          </w:divBdr>
        </w:div>
        <w:div w:id="505285871">
          <w:marLeft w:val="480"/>
          <w:marRight w:val="0"/>
          <w:marTop w:val="0"/>
          <w:marBottom w:val="0"/>
          <w:divBdr>
            <w:top w:val="none" w:sz="0" w:space="0" w:color="auto"/>
            <w:left w:val="none" w:sz="0" w:space="0" w:color="auto"/>
            <w:bottom w:val="none" w:sz="0" w:space="0" w:color="auto"/>
            <w:right w:val="none" w:sz="0" w:space="0" w:color="auto"/>
          </w:divBdr>
        </w:div>
        <w:div w:id="519972788">
          <w:marLeft w:val="480"/>
          <w:marRight w:val="0"/>
          <w:marTop w:val="0"/>
          <w:marBottom w:val="0"/>
          <w:divBdr>
            <w:top w:val="none" w:sz="0" w:space="0" w:color="auto"/>
            <w:left w:val="none" w:sz="0" w:space="0" w:color="auto"/>
            <w:bottom w:val="none" w:sz="0" w:space="0" w:color="auto"/>
            <w:right w:val="none" w:sz="0" w:space="0" w:color="auto"/>
          </w:divBdr>
        </w:div>
        <w:div w:id="551842408">
          <w:marLeft w:val="480"/>
          <w:marRight w:val="0"/>
          <w:marTop w:val="0"/>
          <w:marBottom w:val="0"/>
          <w:divBdr>
            <w:top w:val="none" w:sz="0" w:space="0" w:color="auto"/>
            <w:left w:val="none" w:sz="0" w:space="0" w:color="auto"/>
            <w:bottom w:val="none" w:sz="0" w:space="0" w:color="auto"/>
            <w:right w:val="none" w:sz="0" w:space="0" w:color="auto"/>
          </w:divBdr>
        </w:div>
        <w:div w:id="556402208">
          <w:marLeft w:val="480"/>
          <w:marRight w:val="0"/>
          <w:marTop w:val="0"/>
          <w:marBottom w:val="0"/>
          <w:divBdr>
            <w:top w:val="none" w:sz="0" w:space="0" w:color="auto"/>
            <w:left w:val="none" w:sz="0" w:space="0" w:color="auto"/>
            <w:bottom w:val="none" w:sz="0" w:space="0" w:color="auto"/>
            <w:right w:val="none" w:sz="0" w:space="0" w:color="auto"/>
          </w:divBdr>
        </w:div>
        <w:div w:id="556405239">
          <w:marLeft w:val="480"/>
          <w:marRight w:val="0"/>
          <w:marTop w:val="0"/>
          <w:marBottom w:val="0"/>
          <w:divBdr>
            <w:top w:val="none" w:sz="0" w:space="0" w:color="auto"/>
            <w:left w:val="none" w:sz="0" w:space="0" w:color="auto"/>
            <w:bottom w:val="none" w:sz="0" w:space="0" w:color="auto"/>
            <w:right w:val="none" w:sz="0" w:space="0" w:color="auto"/>
          </w:divBdr>
        </w:div>
        <w:div w:id="562788774">
          <w:marLeft w:val="480"/>
          <w:marRight w:val="0"/>
          <w:marTop w:val="0"/>
          <w:marBottom w:val="0"/>
          <w:divBdr>
            <w:top w:val="none" w:sz="0" w:space="0" w:color="auto"/>
            <w:left w:val="none" w:sz="0" w:space="0" w:color="auto"/>
            <w:bottom w:val="none" w:sz="0" w:space="0" w:color="auto"/>
            <w:right w:val="none" w:sz="0" w:space="0" w:color="auto"/>
          </w:divBdr>
        </w:div>
        <w:div w:id="628318121">
          <w:marLeft w:val="480"/>
          <w:marRight w:val="0"/>
          <w:marTop w:val="0"/>
          <w:marBottom w:val="0"/>
          <w:divBdr>
            <w:top w:val="none" w:sz="0" w:space="0" w:color="auto"/>
            <w:left w:val="none" w:sz="0" w:space="0" w:color="auto"/>
            <w:bottom w:val="none" w:sz="0" w:space="0" w:color="auto"/>
            <w:right w:val="none" w:sz="0" w:space="0" w:color="auto"/>
          </w:divBdr>
        </w:div>
        <w:div w:id="677004776">
          <w:marLeft w:val="480"/>
          <w:marRight w:val="0"/>
          <w:marTop w:val="0"/>
          <w:marBottom w:val="0"/>
          <w:divBdr>
            <w:top w:val="none" w:sz="0" w:space="0" w:color="auto"/>
            <w:left w:val="none" w:sz="0" w:space="0" w:color="auto"/>
            <w:bottom w:val="none" w:sz="0" w:space="0" w:color="auto"/>
            <w:right w:val="none" w:sz="0" w:space="0" w:color="auto"/>
          </w:divBdr>
        </w:div>
        <w:div w:id="691225684">
          <w:marLeft w:val="480"/>
          <w:marRight w:val="0"/>
          <w:marTop w:val="0"/>
          <w:marBottom w:val="0"/>
          <w:divBdr>
            <w:top w:val="none" w:sz="0" w:space="0" w:color="auto"/>
            <w:left w:val="none" w:sz="0" w:space="0" w:color="auto"/>
            <w:bottom w:val="none" w:sz="0" w:space="0" w:color="auto"/>
            <w:right w:val="none" w:sz="0" w:space="0" w:color="auto"/>
          </w:divBdr>
        </w:div>
        <w:div w:id="751896212">
          <w:marLeft w:val="480"/>
          <w:marRight w:val="0"/>
          <w:marTop w:val="0"/>
          <w:marBottom w:val="0"/>
          <w:divBdr>
            <w:top w:val="none" w:sz="0" w:space="0" w:color="auto"/>
            <w:left w:val="none" w:sz="0" w:space="0" w:color="auto"/>
            <w:bottom w:val="none" w:sz="0" w:space="0" w:color="auto"/>
            <w:right w:val="none" w:sz="0" w:space="0" w:color="auto"/>
          </w:divBdr>
        </w:div>
        <w:div w:id="799684275">
          <w:marLeft w:val="480"/>
          <w:marRight w:val="0"/>
          <w:marTop w:val="0"/>
          <w:marBottom w:val="0"/>
          <w:divBdr>
            <w:top w:val="none" w:sz="0" w:space="0" w:color="auto"/>
            <w:left w:val="none" w:sz="0" w:space="0" w:color="auto"/>
            <w:bottom w:val="none" w:sz="0" w:space="0" w:color="auto"/>
            <w:right w:val="none" w:sz="0" w:space="0" w:color="auto"/>
          </w:divBdr>
        </w:div>
        <w:div w:id="857545514">
          <w:marLeft w:val="480"/>
          <w:marRight w:val="0"/>
          <w:marTop w:val="0"/>
          <w:marBottom w:val="0"/>
          <w:divBdr>
            <w:top w:val="none" w:sz="0" w:space="0" w:color="auto"/>
            <w:left w:val="none" w:sz="0" w:space="0" w:color="auto"/>
            <w:bottom w:val="none" w:sz="0" w:space="0" w:color="auto"/>
            <w:right w:val="none" w:sz="0" w:space="0" w:color="auto"/>
          </w:divBdr>
        </w:div>
        <w:div w:id="897210919">
          <w:marLeft w:val="480"/>
          <w:marRight w:val="0"/>
          <w:marTop w:val="0"/>
          <w:marBottom w:val="0"/>
          <w:divBdr>
            <w:top w:val="none" w:sz="0" w:space="0" w:color="auto"/>
            <w:left w:val="none" w:sz="0" w:space="0" w:color="auto"/>
            <w:bottom w:val="none" w:sz="0" w:space="0" w:color="auto"/>
            <w:right w:val="none" w:sz="0" w:space="0" w:color="auto"/>
          </w:divBdr>
        </w:div>
        <w:div w:id="905796527">
          <w:marLeft w:val="480"/>
          <w:marRight w:val="0"/>
          <w:marTop w:val="0"/>
          <w:marBottom w:val="0"/>
          <w:divBdr>
            <w:top w:val="none" w:sz="0" w:space="0" w:color="auto"/>
            <w:left w:val="none" w:sz="0" w:space="0" w:color="auto"/>
            <w:bottom w:val="none" w:sz="0" w:space="0" w:color="auto"/>
            <w:right w:val="none" w:sz="0" w:space="0" w:color="auto"/>
          </w:divBdr>
        </w:div>
        <w:div w:id="924268293">
          <w:marLeft w:val="480"/>
          <w:marRight w:val="0"/>
          <w:marTop w:val="0"/>
          <w:marBottom w:val="0"/>
          <w:divBdr>
            <w:top w:val="none" w:sz="0" w:space="0" w:color="auto"/>
            <w:left w:val="none" w:sz="0" w:space="0" w:color="auto"/>
            <w:bottom w:val="none" w:sz="0" w:space="0" w:color="auto"/>
            <w:right w:val="none" w:sz="0" w:space="0" w:color="auto"/>
          </w:divBdr>
        </w:div>
        <w:div w:id="977496000">
          <w:marLeft w:val="480"/>
          <w:marRight w:val="0"/>
          <w:marTop w:val="0"/>
          <w:marBottom w:val="0"/>
          <w:divBdr>
            <w:top w:val="none" w:sz="0" w:space="0" w:color="auto"/>
            <w:left w:val="none" w:sz="0" w:space="0" w:color="auto"/>
            <w:bottom w:val="none" w:sz="0" w:space="0" w:color="auto"/>
            <w:right w:val="none" w:sz="0" w:space="0" w:color="auto"/>
          </w:divBdr>
        </w:div>
        <w:div w:id="1020081079">
          <w:marLeft w:val="480"/>
          <w:marRight w:val="0"/>
          <w:marTop w:val="0"/>
          <w:marBottom w:val="0"/>
          <w:divBdr>
            <w:top w:val="none" w:sz="0" w:space="0" w:color="auto"/>
            <w:left w:val="none" w:sz="0" w:space="0" w:color="auto"/>
            <w:bottom w:val="none" w:sz="0" w:space="0" w:color="auto"/>
            <w:right w:val="none" w:sz="0" w:space="0" w:color="auto"/>
          </w:divBdr>
        </w:div>
        <w:div w:id="1029182396">
          <w:marLeft w:val="480"/>
          <w:marRight w:val="0"/>
          <w:marTop w:val="0"/>
          <w:marBottom w:val="0"/>
          <w:divBdr>
            <w:top w:val="none" w:sz="0" w:space="0" w:color="auto"/>
            <w:left w:val="none" w:sz="0" w:space="0" w:color="auto"/>
            <w:bottom w:val="none" w:sz="0" w:space="0" w:color="auto"/>
            <w:right w:val="none" w:sz="0" w:space="0" w:color="auto"/>
          </w:divBdr>
        </w:div>
        <w:div w:id="1076128316">
          <w:marLeft w:val="480"/>
          <w:marRight w:val="0"/>
          <w:marTop w:val="0"/>
          <w:marBottom w:val="0"/>
          <w:divBdr>
            <w:top w:val="none" w:sz="0" w:space="0" w:color="auto"/>
            <w:left w:val="none" w:sz="0" w:space="0" w:color="auto"/>
            <w:bottom w:val="none" w:sz="0" w:space="0" w:color="auto"/>
            <w:right w:val="none" w:sz="0" w:space="0" w:color="auto"/>
          </w:divBdr>
        </w:div>
        <w:div w:id="1103300067">
          <w:marLeft w:val="480"/>
          <w:marRight w:val="0"/>
          <w:marTop w:val="0"/>
          <w:marBottom w:val="0"/>
          <w:divBdr>
            <w:top w:val="none" w:sz="0" w:space="0" w:color="auto"/>
            <w:left w:val="none" w:sz="0" w:space="0" w:color="auto"/>
            <w:bottom w:val="none" w:sz="0" w:space="0" w:color="auto"/>
            <w:right w:val="none" w:sz="0" w:space="0" w:color="auto"/>
          </w:divBdr>
        </w:div>
        <w:div w:id="1245259348">
          <w:marLeft w:val="480"/>
          <w:marRight w:val="0"/>
          <w:marTop w:val="0"/>
          <w:marBottom w:val="0"/>
          <w:divBdr>
            <w:top w:val="none" w:sz="0" w:space="0" w:color="auto"/>
            <w:left w:val="none" w:sz="0" w:space="0" w:color="auto"/>
            <w:bottom w:val="none" w:sz="0" w:space="0" w:color="auto"/>
            <w:right w:val="none" w:sz="0" w:space="0" w:color="auto"/>
          </w:divBdr>
        </w:div>
        <w:div w:id="1352032652">
          <w:marLeft w:val="480"/>
          <w:marRight w:val="0"/>
          <w:marTop w:val="0"/>
          <w:marBottom w:val="0"/>
          <w:divBdr>
            <w:top w:val="none" w:sz="0" w:space="0" w:color="auto"/>
            <w:left w:val="none" w:sz="0" w:space="0" w:color="auto"/>
            <w:bottom w:val="none" w:sz="0" w:space="0" w:color="auto"/>
            <w:right w:val="none" w:sz="0" w:space="0" w:color="auto"/>
          </w:divBdr>
        </w:div>
        <w:div w:id="1379234839">
          <w:marLeft w:val="480"/>
          <w:marRight w:val="0"/>
          <w:marTop w:val="0"/>
          <w:marBottom w:val="0"/>
          <w:divBdr>
            <w:top w:val="none" w:sz="0" w:space="0" w:color="auto"/>
            <w:left w:val="none" w:sz="0" w:space="0" w:color="auto"/>
            <w:bottom w:val="none" w:sz="0" w:space="0" w:color="auto"/>
            <w:right w:val="none" w:sz="0" w:space="0" w:color="auto"/>
          </w:divBdr>
        </w:div>
        <w:div w:id="1428574984">
          <w:marLeft w:val="480"/>
          <w:marRight w:val="0"/>
          <w:marTop w:val="0"/>
          <w:marBottom w:val="0"/>
          <w:divBdr>
            <w:top w:val="none" w:sz="0" w:space="0" w:color="auto"/>
            <w:left w:val="none" w:sz="0" w:space="0" w:color="auto"/>
            <w:bottom w:val="none" w:sz="0" w:space="0" w:color="auto"/>
            <w:right w:val="none" w:sz="0" w:space="0" w:color="auto"/>
          </w:divBdr>
        </w:div>
        <w:div w:id="1449617821">
          <w:marLeft w:val="480"/>
          <w:marRight w:val="0"/>
          <w:marTop w:val="0"/>
          <w:marBottom w:val="0"/>
          <w:divBdr>
            <w:top w:val="none" w:sz="0" w:space="0" w:color="auto"/>
            <w:left w:val="none" w:sz="0" w:space="0" w:color="auto"/>
            <w:bottom w:val="none" w:sz="0" w:space="0" w:color="auto"/>
            <w:right w:val="none" w:sz="0" w:space="0" w:color="auto"/>
          </w:divBdr>
        </w:div>
        <w:div w:id="1550799714">
          <w:marLeft w:val="480"/>
          <w:marRight w:val="0"/>
          <w:marTop w:val="0"/>
          <w:marBottom w:val="0"/>
          <w:divBdr>
            <w:top w:val="none" w:sz="0" w:space="0" w:color="auto"/>
            <w:left w:val="none" w:sz="0" w:space="0" w:color="auto"/>
            <w:bottom w:val="none" w:sz="0" w:space="0" w:color="auto"/>
            <w:right w:val="none" w:sz="0" w:space="0" w:color="auto"/>
          </w:divBdr>
        </w:div>
        <w:div w:id="1566186238">
          <w:marLeft w:val="480"/>
          <w:marRight w:val="0"/>
          <w:marTop w:val="0"/>
          <w:marBottom w:val="0"/>
          <w:divBdr>
            <w:top w:val="none" w:sz="0" w:space="0" w:color="auto"/>
            <w:left w:val="none" w:sz="0" w:space="0" w:color="auto"/>
            <w:bottom w:val="none" w:sz="0" w:space="0" w:color="auto"/>
            <w:right w:val="none" w:sz="0" w:space="0" w:color="auto"/>
          </w:divBdr>
        </w:div>
        <w:div w:id="1595047685">
          <w:marLeft w:val="480"/>
          <w:marRight w:val="0"/>
          <w:marTop w:val="0"/>
          <w:marBottom w:val="0"/>
          <w:divBdr>
            <w:top w:val="none" w:sz="0" w:space="0" w:color="auto"/>
            <w:left w:val="none" w:sz="0" w:space="0" w:color="auto"/>
            <w:bottom w:val="none" w:sz="0" w:space="0" w:color="auto"/>
            <w:right w:val="none" w:sz="0" w:space="0" w:color="auto"/>
          </w:divBdr>
        </w:div>
        <w:div w:id="1662856117">
          <w:marLeft w:val="480"/>
          <w:marRight w:val="0"/>
          <w:marTop w:val="0"/>
          <w:marBottom w:val="0"/>
          <w:divBdr>
            <w:top w:val="none" w:sz="0" w:space="0" w:color="auto"/>
            <w:left w:val="none" w:sz="0" w:space="0" w:color="auto"/>
            <w:bottom w:val="none" w:sz="0" w:space="0" w:color="auto"/>
            <w:right w:val="none" w:sz="0" w:space="0" w:color="auto"/>
          </w:divBdr>
        </w:div>
        <w:div w:id="1717969148">
          <w:marLeft w:val="480"/>
          <w:marRight w:val="0"/>
          <w:marTop w:val="0"/>
          <w:marBottom w:val="0"/>
          <w:divBdr>
            <w:top w:val="none" w:sz="0" w:space="0" w:color="auto"/>
            <w:left w:val="none" w:sz="0" w:space="0" w:color="auto"/>
            <w:bottom w:val="none" w:sz="0" w:space="0" w:color="auto"/>
            <w:right w:val="none" w:sz="0" w:space="0" w:color="auto"/>
          </w:divBdr>
        </w:div>
        <w:div w:id="1745256122">
          <w:marLeft w:val="480"/>
          <w:marRight w:val="0"/>
          <w:marTop w:val="0"/>
          <w:marBottom w:val="0"/>
          <w:divBdr>
            <w:top w:val="none" w:sz="0" w:space="0" w:color="auto"/>
            <w:left w:val="none" w:sz="0" w:space="0" w:color="auto"/>
            <w:bottom w:val="none" w:sz="0" w:space="0" w:color="auto"/>
            <w:right w:val="none" w:sz="0" w:space="0" w:color="auto"/>
          </w:divBdr>
        </w:div>
        <w:div w:id="1803578753">
          <w:marLeft w:val="480"/>
          <w:marRight w:val="0"/>
          <w:marTop w:val="0"/>
          <w:marBottom w:val="0"/>
          <w:divBdr>
            <w:top w:val="none" w:sz="0" w:space="0" w:color="auto"/>
            <w:left w:val="none" w:sz="0" w:space="0" w:color="auto"/>
            <w:bottom w:val="none" w:sz="0" w:space="0" w:color="auto"/>
            <w:right w:val="none" w:sz="0" w:space="0" w:color="auto"/>
          </w:divBdr>
        </w:div>
        <w:div w:id="1812793277">
          <w:marLeft w:val="480"/>
          <w:marRight w:val="0"/>
          <w:marTop w:val="0"/>
          <w:marBottom w:val="0"/>
          <w:divBdr>
            <w:top w:val="none" w:sz="0" w:space="0" w:color="auto"/>
            <w:left w:val="none" w:sz="0" w:space="0" w:color="auto"/>
            <w:bottom w:val="none" w:sz="0" w:space="0" w:color="auto"/>
            <w:right w:val="none" w:sz="0" w:space="0" w:color="auto"/>
          </w:divBdr>
        </w:div>
        <w:div w:id="1824395252">
          <w:marLeft w:val="480"/>
          <w:marRight w:val="0"/>
          <w:marTop w:val="0"/>
          <w:marBottom w:val="0"/>
          <w:divBdr>
            <w:top w:val="none" w:sz="0" w:space="0" w:color="auto"/>
            <w:left w:val="none" w:sz="0" w:space="0" w:color="auto"/>
            <w:bottom w:val="none" w:sz="0" w:space="0" w:color="auto"/>
            <w:right w:val="none" w:sz="0" w:space="0" w:color="auto"/>
          </w:divBdr>
        </w:div>
        <w:div w:id="1840072141">
          <w:marLeft w:val="480"/>
          <w:marRight w:val="0"/>
          <w:marTop w:val="0"/>
          <w:marBottom w:val="0"/>
          <w:divBdr>
            <w:top w:val="none" w:sz="0" w:space="0" w:color="auto"/>
            <w:left w:val="none" w:sz="0" w:space="0" w:color="auto"/>
            <w:bottom w:val="none" w:sz="0" w:space="0" w:color="auto"/>
            <w:right w:val="none" w:sz="0" w:space="0" w:color="auto"/>
          </w:divBdr>
        </w:div>
        <w:div w:id="1841965419">
          <w:marLeft w:val="480"/>
          <w:marRight w:val="0"/>
          <w:marTop w:val="0"/>
          <w:marBottom w:val="0"/>
          <w:divBdr>
            <w:top w:val="none" w:sz="0" w:space="0" w:color="auto"/>
            <w:left w:val="none" w:sz="0" w:space="0" w:color="auto"/>
            <w:bottom w:val="none" w:sz="0" w:space="0" w:color="auto"/>
            <w:right w:val="none" w:sz="0" w:space="0" w:color="auto"/>
          </w:divBdr>
        </w:div>
        <w:div w:id="1853448989">
          <w:marLeft w:val="480"/>
          <w:marRight w:val="0"/>
          <w:marTop w:val="0"/>
          <w:marBottom w:val="0"/>
          <w:divBdr>
            <w:top w:val="none" w:sz="0" w:space="0" w:color="auto"/>
            <w:left w:val="none" w:sz="0" w:space="0" w:color="auto"/>
            <w:bottom w:val="none" w:sz="0" w:space="0" w:color="auto"/>
            <w:right w:val="none" w:sz="0" w:space="0" w:color="auto"/>
          </w:divBdr>
        </w:div>
        <w:div w:id="1861163745">
          <w:marLeft w:val="480"/>
          <w:marRight w:val="0"/>
          <w:marTop w:val="0"/>
          <w:marBottom w:val="0"/>
          <w:divBdr>
            <w:top w:val="none" w:sz="0" w:space="0" w:color="auto"/>
            <w:left w:val="none" w:sz="0" w:space="0" w:color="auto"/>
            <w:bottom w:val="none" w:sz="0" w:space="0" w:color="auto"/>
            <w:right w:val="none" w:sz="0" w:space="0" w:color="auto"/>
          </w:divBdr>
        </w:div>
        <w:div w:id="1881285381">
          <w:marLeft w:val="480"/>
          <w:marRight w:val="0"/>
          <w:marTop w:val="0"/>
          <w:marBottom w:val="0"/>
          <w:divBdr>
            <w:top w:val="none" w:sz="0" w:space="0" w:color="auto"/>
            <w:left w:val="none" w:sz="0" w:space="0" w:color="auto"/>
            <w:bottom w:val="none" w:sz="0" w:space="0" w:color="auto"/>
            <w:right w:val="none" w:sz="0" w:space="0" w:color="auto"/>
          </w:divBdr>
        </w:div>
        <w:div w:id="1903910001">
          <w:marLeft w:val="480"/>
          <w:marRight w:val="0"/>
          <w:marTop w:val="0"/>
          <w:marBottom w:val="0"/>
          <w:divBdr>
            <w:top w:val="none" w:sz="0" w:space="0" w:color="auto"/>
            <w:left w:val="none" w:sz="0" w:space="0" w:color="auto"/>
            <w:bottom w:val="none" w:sz="0" w:space="0" w:color="auto"/>
            <w:right w:val="none" w:sz="0" w:space="0" w:color="auto"/>
          </w:divBdr>
        </w:div>
        <w:div w:id="1931812185">
          <w:marLeft w:val="480"/>
          <w:marRight w:val="0"/>
          <w:marTop w:val="0"/>
          <w:marBottom w:val="0"/>
          <w:divBdr>
            <w:top w:val="none" w:sz="0" w:space="0" w:color="auto"/>
            <w:left w:val="none" w:sz="0" w:space="0" w:color="auto"/>
            <w:bottom w:val="none" w:sz="0" w:space="0" w:color="auto"/>
            <w:right w:val="none" w:sz="0" w:space="0" w:color="auto"/>
          </w:divBdr>
        </w:div>
        <w:div w:id="1937864206">
          <w:marLeft w:val="480"/>
          <w:marRight w:val="0"/>
          <w:marTop w:val="0"/>
          <w:marBottom w:val="0"/>
          <w:divBdr>
            <w:top w:val="none" w:sz="0" w:space="0" w:color="auto"/>
            <w:left w:val="none" w:sz="0" w:space="0" w:color="auto"/>
            <w:bottom w:val="none" w:sz="0" w:space="0" w:color="auto"/>
            <w:right w:val="none" w:sz="0" w:space="0" w:color="auto"/>
          </w:divBdr>
        </w:div>
        <w:div w:id="2071688642">
          <w:marLeft w:val="480"/>
          <w:marRight w:val="0"/>
          <w:marTop w:val="0"/>
          <w:marBottom w:val="0"/>
          <w:divBdr>
            <w:top w:val="none" w:sz="0" w:space="0" w:color="auto"/>
            <w:left w:val="none" w:sz="0" w:space="0" w:color="auto"/>
            <w:bottom w:val="none" w:sz="0" w:space="0" w:color="auto"/>
            <w:right w:val="none" w:sz="0" w:space="0" w:color="auto"/>
          </w:divBdr>
        </w:div>
        <w:div w:id="2074155494">
          <w:marLeft w:val="480"/>
          <w:marRight w:val="0"/>
          <w:marTop w:val="0"/>
          <w:marBottom w:val="0"/>
          <w:divBdr>
            <w:top w:val="none" w:sz="0" w:space="0" w:color="auto"/>
            <w:left w:val="none" w:sz="0" w:space="0" w:color="auto"/>
            <w:bottom w:val="none" w:sz="0" w:space="0" w:color="auto"/>
            <w:right w:val="none" w:sz="0" w:space="0" w:color="auto"/>
          </w:divBdr>
        </w:div>
        <w:div w:id="2083140326">
          <w:marLeft w:val="480"/>
          <w:marRight w:val="0"/>
          <w:marTop w:val="0"/>
          <w:marBottom w:val="0"/>
          <w:divBdr>
            <w:top w:val="none" w:sz="0" w:space="0" w:color="auto"/>
            <w:left w:val="none" w:sz="0" w:space="0" w:color="auto"/>
            <w:bottom w:val="none" w:sz="0" w:space="0" w:color="auto"/>
            <w:right w:val="none" w:sz="0" w:space="0" w:color="auto"/>
          </w:divBdr>
        </w:div>
      </w:divsChild>
    </w:div>
    <w:div w:id="855341962">
      <w:bodyDiv w:val="1"/>
      <w:marLeft w:val="0"/>
      <w:marRight w:val="0"/>
      <w:marTop w:val="0"/>
      <w:marBottom w:val="0"/>
      <w:divBdr>
        <w:top w:val="none" w:sz="0" w:space="0" w:color="auto"/>
        <w:left w:val="none" w:sz="0" w:space="0" w:color="auto"/>
        <w:bottom w:val="none" w:sz="0" w:space="0" w:color="auto"/>
        <w:right w:val="none" w:sz="0" w:space="0" w:color="auto"/>
      </w:divBdr>
    </w:div>
    <w:div w:id="859274258">
      <w:bodyDiv w:val="1"/>
      <w:marLeft w:val="0"/>
      <w:marRight w:val="0"/>
      <w:marTop w:val="0"/>
      <w:marBottom w:val="0"/>
      <w:divBdr>
        <w:top w:val="none" w:sz="0" w:space="0" w:color="auto"/>
        <w:left w:val="none" w:sz="0" w:space="0" w:color="auto"/>
        <w:bottom w:val="none" w:sz="0" w:space="0" w:color="auto"/>
        <w:right w:val="none" w:sz="0" w:space="0" w:color="auto"/>
      </w:divBdr>
    </w:div>
    <w:div w:id="860046156">
      <w:bodyDiv w:val="1"/>
      <w:marLeft w:val="0"/>
      <w:marRight w:val="0"/>
      <w:marTop w:val="0"/>
      <w:marBottom w:val="0"/>
      <w:divBdr>
        <w:top w:val="none" w:sz="0" w:space="0" w:color="auto"/>
        <w:left w:val="none" w:sz="0" w:space="0" w:color="auto"/>
        <w:bottom w:val="none" w:sz="0" w:space="0" w:color="auto"/>
        <w:right w:val="none" w:sz="0" w:space="0" w:color="auto"/>
      </w:divBdr>
    </w:div>
    <w:div w:id="862673795">
      <w:bodyDiv w:val="1"/>
      <w:marLeft w:val="0"/>
      <w:marRight w:val="0"/>
      <w:marTop w:val="0"/>
      <w:marBottom w:val="0"/>
      <w:divBdr>
        <w:top w:val="none" w:sz="0" w:space="0" w:color="auto"/>
        <w:left w:val="none" w:sz="0" w:space="0" w:color="auto"/>
        <w:bottom w:val="none" w:sz="0" w:space="0" w:color="auto"/>
        <w:right w:val="none" w:sz="0" w:space="0" w:color="auto"/>
      </w:divBdr>
    </w:div>
    <w:div w:id="873157092">
      <w:bodyDiv w:val="1"/>
      <w:marLeft w:val="0"/>
      <w:marRight w:val="0"/>
      <w:marTop w:val="0"/>
      <w:marBottom w:val="0"/>
      <w:divBdr>
        <w:top w:val="none" w:sz="0" w:space="0" w:color="auto"/>
        <w:left w:val="none" w:sz="0" w:space="0" w:color="auto"/>
        <w:bottom w:val="none" w:sz="0" w:space="0" w:color="auto"/>
        <w:right w:val="none" w:sz="0" w:space="0" w:color="auto"/>
      </w:divBdr>
    </w:div>
    <w:div w:id="876896967">
      <w:bodyDiv w:val="1"/>
      <w:marLeft w:val="0"/>
      <w:marRight w:val="0"/>
      <w:marTop w:val="0"/>
      <w:marBottom w:val="0"/>
      <w:divBdr>
        <w:top w:val="none" w:sz="0" w:space="0" w:color="auto"/>
        <w:left w:val="none" w:sz="0" w:space="0" w:color="auto"/>
        <w:bottom w:val="none" w:sz="0" w:space="0" w:color="auto"/>
        <w:right w:val="none" w:sz="0" w:space="0" w:color="auto"/>
      </w:divBdr>
    </w:div>
    <w:div w:id="878593263">
      <w:bodyDiv w:val="1"/>
      <w:marLeft w:val="0"/>
      <w:marRight w:val="0"/>
      <w:marTop w:val="0"/>
      <w:marBottom w:val="0"/>
      <w:divBdr>
        <w:top w:val="none" w:sz="0" w:space="0" w:color="auto"/>
        <w:left w:val="none" w:sz="0" w:space="0" w:color="auto"/>
        <w:bottom w:val="none" w:sz="0" w:space="0" w:color="auto"/>
        <w:right w:val="none" w:sz="0" w:space="0" w:color="auto"/>
      </w:divBdr>
      <w:divsChild>
        <w:div w:id="43797290">
          <w:marLeft w:val="480"/>
          <w:marRight w:val="0"/>
          <w:marTop w:val="0"/>
          <w:marBottom w:val="0"/>
          <w:divBdr>
            <w:top w:val="none" w:sz="0" w:space="0" w:color="auto"/>
            <w:left w:val="none" w:sz="0" w:space="0" w:color="auto"/>
            <w:bottom w:val="none" w:sz="0" w:space="0" w:color="auto"/>
            <w:right w:val="none" w:sz="0" w:space="0" w:color="auto"/>
          </w:divBdr>
        </w:div>
        <w:div w:id="87047737">
          <w:marLeft w:val="480"/>
          <w:marRight w:val="0"/>
          <w:marTop w:val="0"/>
          <w:marBottom w:val="0"/>
          <w:divBdr>
            <w:top w:val="none" w:sz="0" w:space="0" w:color="auto"/>
            <w:left w:val="none" w:sz="0" w:space="0" w:color="auto"/>
            <w:bottom w:val="none" w:sz="0" w:space="0" w:color="auto"/>
            <w:right w:val="none" w:sz="0" w:space="0" w:color="auto"/>
          </w:divBdr>
        </w:div>
        <w:div w:id="129832690">
          <w:marLeft w:val="480"/>
          <w:marRight w:val="0"/>
          <w:marTop w:val="0"/>
          <w:marBottom w:val="0"/>
          <w:divBdr>
            <w:top w:val="none" w:sz="0" w:space="0" w:color="auto"/>
            <w:left w:val="none" w:sz="0" w:space="0" w:color="auto"/>
            <w:bottom w:val="none" w:sz="0" w:space="0" w:color="auto"/>
            <w:right w:val="none" w:sz="0" w:space="0" w:color="auto"/>
          </w:divBdr>
        </w:div>
        <w:div w:id="175850627">
          <w:marLeft w:val="480"/>
          <w:marRight w:val="0"/>
          <w:marTop w:val="0"/>
          <w:marBottom w:val="0"/>
          <w:divBdr>
            <w:top w:val="none" w:sz="0" w:space="0" w:color="auto"/>
            <w:left w:val="none" w:sz="0" w:space="0" w:color="auto"/>
            <w:bottom w:val="none" w:sz="0" w:space="0" w:color="auto"/>
            <w:right w:val="none" w:sz="0" w:space="0" w:color="auto"/>
          </w:divBdr>
        </w:div>
        <w:div w:id="250938831">
          <w:marLeft w:val="480"/>
          <w:marRight w:val="0"/>
          <w:marTop w:val="0"/>
          <w:marBottom w:val="0"/>
          <w:divBdr>
            <w:top w:val="none" w:sz="0" w:space="0" w:color="auto"/>
            <w:left w:val="none" w:sz="0" w:space="0" w:color="auto"/>
            <w:bottom w:val="none" w:sz="0" w:space="0" w:color="auto"/>
            <w:right w:val="none" w:sz="0" w:space="0" w:color="auto"/>
          </w:divBdr>
        </w:div>
        <w:div w:id="261884491">
          <w:marLeft w:val="480"/>
          <w:marRight w:val="0"/>
          <w:marTop w:val="0"/>
          <w:marBottom w:val="0"/>
          <w:divBdr>
            <w:top w:val="none" w:sz="0" w:space="0" w:color="auto"/>
            <w:left w:val="none" w:sz="0" w:space="0" w:color="auto"/>
            <w:bottom w:val="none" w:sz="0" w:space="0" w:color="auto"/>
            <w:right w:val="none" w:sz="0" w:space="0" w:color="auto"/>
          </w:divBdr>
        </w:div>
        <w:div w:id="341205076">
          <w:marLeft w:val="480"/>
          <w:marRight w:val="0"/>
          <w:marTop w:val="0"/>
          <w:marBottom w:val="0"/>
          <w:divBdr>
            <w:top w:val="none" w:sz="0" w:space="0" w:color="auto"/>
            <w:left w:val="none" w:sz="0" w:space="0" w:color="auto"/>
            <w:bottom w:val="none" w:sz="0" w:space="0" w:color="auto"/>
            <w:right w:val="none" w:sz="0" w:space="0" w:color="auto"/>
          </w:divBdr>
        </w:div>
        <w:div w:id="365177100">
          <w:marLeft w:val="480"/>
          <w:marRight w:val="0"/>
          <w:marTop w:val="0"/>
          <w:marBottom w:val="0"/>
          <w:divBdr>
            <w:top w:val="none" w:sz="0" w:space="0" w:color="auto"/>
            <w:left w:val="none" w:sz="0" w:space="0" w:color="auto"/>
            <w:bottom w:val="none" w:sz="0" w:space="0" w:color="auto"/>
            <w:right w:val="none" w:sz="0" w:space="0" w:color="auto"/>
          </w:divBdr>
        </w:div>
        <w:div w:id="376055250">
          <w:marLeft w:val="480"/>
          <w:marRight w:val="0"/>
          <w:marTop w:val="0"/>
          <w:marBottom w:val="0"/>
          <w:divBdr>
            <w:top w:val="none" w:sz="0" w:space="0" w:color="auto"/>
            <w:left w:val="none" w:sz="0" w:space="0" w:color="auto"/>
            <w:bottom w:val="none" w:sz="0" w:space="0" w:color="auto"/>
            <w:right w:val="none" w:sz="0" w:space="0" w:color="auto"/>
          </w:divBdr>
        </w:div>
        <w:div w:id="381098656">
          <w:marLeft w:val="480"/>
          <w:marRight w:val="0"/>
          <w:marTop w:val="0"/>
          <w:marBottom w:val="0"/>
          <w:divBdr>
            <w:top w:val="none" w:sz="0" w:space="0" w:color="auto"/>
            <w:left w:val="none" w:sz="0" w:space="0" w:color="auto"/>
            <w:bottom w:val="none" w:sz="0" w:space="0" w:color="auto"/>
            <w:right w:val="none" w:sz="0" w:space="0" w:color="auto"/>
          </w:divBdr>
        </w:div>
        <w:div w:id="399408763">
          <w:marLeft w:val="480"/>
          <w:marRight w:val="0"/>
          <w:marTop w:val="0"/>
          <w:marBottom w:val="0"/>
          <w:divBdr>
            <w:top w:val="none" w:sz="0" w:space="0" w:color="auto"/>
            <w:left w:val="none" w:sz="0" w:space="0" w:color="auto"/>
            <w:bottom w:val="none" w:sz="0" w:space="0" w:color="auto"/>
            <w:right w:val="none" w:sz="0" w:space="0" w:color="auto"/>
          </w:divBdr>
        </w:div>
        <w:div w:id="476186565">
          <w:marLeft w:val="480"/>
          <w:marRight w:val="0"/>
          <w:marTop w:val="0"/>
          <w:marBottom w:val="0"/>
          <w:divBdr>
            <w:top w:val="none" w:sz="0" w:space="0" w:color="auto"/>
            <w:left w:val="none" w:sz="0" w:space="0" w:color="auto"/>
            <w:bottom w:val="none" w:sz="0" w:space="0" w:color="auto"/>
            <w:right w:val="none" w:sz="0" w:space="0" w:color="auto"/>
          </w:divBdr>
        </w:div>
        <w:div w:id="493911081">
          <w:marLeft w:val="480"/>
          <w:marRight w:val="0"/>
          <w:marTop w:val="0"/>
          <w:marBottom w:val="0"/>
          <w:divBdr>
            <w:top w:val="none" w:sz="0" w:space="0" w:color="auto"/>
            <w:left w:val="none" w:sz="0" w:space="0" w:color="auto"/>
            <w:bottom w:val="none" w:sz="0" w:space="0" w:color="auto"/>
            <w:right w:val="none" w:sz="0" w:space="0" w:color="auto"/>
          </w:divBdr>
        </w:div>
        <w:div w:id="503589255">
          <w:marLeft w:val="480"/>
          <w:marRight w:val="0"/>
          <w:marTop w:val="0"/>
          <w:marBottom w:val="0"/>
          <w:divBdr>
            <w:top w:val="none" w:sz="0" w:space="0" w:color="auto"/>
            <w:left w:val="none" w:sz="0" w:space="0" w:color="auto"/>
            <w:bottom w:val="none" w:sz="0" w:space="0" w:color="auto"/>
            <w:right w:val="none" w:sz="0" w:space="0" w:color="auto"/>
          </w:divBdr>
        </w:div>
        <w:div w:id="550382943">
          <w:marLeft w:val="480"/>
          <w:marRight w:val="0"/>
          <w:marTop w:val="0"/>
          <w:marBottom w:val="0"/>
          <w:divBdr>
            <w:top w:val="none" w:sz="0" w:space="0" w:color="auto"/>
            <w:left w:val="none" w:sz="0" w:space="0" w:color="auto"/>
            <w:bottom w:val="none" w:sz="0" w:space="0" w:color="auto"/>
            <w:right w:val="none" w:sz="0" w:space="0" w:color="auto"/>
          </w:divBdr>
        </w:div>
        <w:div w:id="633603168">
          <w:marLeft w:val="480"/>
          <w:marRight w:val="0"/>
          <w:marTop w:val="0"/>
          <w:marBottom w:val="0"/>
          <w:divBdr>
            <w:top w:val="none" w:sz="0" w:space="0" w:color="auto"/>
            <w:left w:val="none" w:sz="0" w:space="0" w:color="auto"/>
            <w:bottom w:val="none" w:sz="0" w:space="0" w:color="auto"/>
            <w:right w:val="none" w:sz="0" w:space="0" w:color="auto"/>
          </w:divBdr>
        </w:div>
        <w:div w:id="654795627">
          <w:marLeft w:val="480"/>
          <w:marRight w:val="0"/>
          <w:marTop w:val="0"/>
          <w:marBottom w:val="0"/>
          <w:divBdr>
            <w:top w:val="none" w:sz="0" w:space="0" w:color="auto"/>
            <w:left w:val="none" w:sz="0" w:space="0" w:color="auto"/>
            <w:bottom w:val="none" w:sz="0" w:space="0" w:color="auto"/>
            <w:right w:val="none" w:sz="0" w:space="0" w:color="auto"/>
          </w:divBdr>
        </w:div>
        <w:div w:id="675688861">
          <w:marLeft w:val="480"/>
          <w:marRight w:val="0"/>
          <w:marTop w:val="0"/>
          <w:marBottom w:val="0"/>
          <w:divBdr>
            <w:top w:val="none" w:sz="0" w:space="0" w:color="auto"/>
            <w:left w:val="none" w:sz="0" w:space="0" w:color="auto"/>
            <w:bottom w:val="none" w:sz="0" w:space="0" w:color="auto"/>
            <w:right w:val="none" w:sz="0" w:space="0" w:color="auto"/>
          </w:divBdr>
        </w:div>
        <w:div w:id="684746442">
          <w:marLeft w:val="480"/>
          <w:marRight w:val="0"/>
          <w:marTop w:val="0"/>
          <w:marBottom w:val="0"/>
          <w:divBdr>
            <w:top w:val="none" w:sz="0" w:space="0" w:color="auto"/>
            <w:left w:val="none" w:sz="0" w:space="0" w:color="auto"/>
            <w:bottom w:val="none" w:sz="0" w:space="0" w:color="auto"/>
            <w:right w:val="none" w:sz="0" w:space="0" w:color="auto"/>
          </w:divBdr>
        </w:div>
        <w:div w:id="789975334">
          <w:marLeft w:val="480"/>
          <w:marRight w:val="0"/>
          <w:marTop w:val="0"/>
          <w:marBottom w:val="0"/>
          <w:divBdr>
            <w:top w:val="none" w:sz="0" w:space="0" w:color="auto"/>
            <w:left w:val="none" w:sz="0" w:space="0" w:color="auto"/>
            <w:bottom w:val="none" w:sz="0" w:space="0" w:color="auto"/>
            <w:right w:val="none" w:sz="0" w:space="0" w:color="auto"/>
          </w:divBdr>
        </w:div>
        <w:div w:id="813718604">
          <w:marLeft w:val="480"/>
          <w:marRight w:val="0"/>
          <w:marTop w:val="0"/>
          <w:marBottom w:val="0"/>
          <w:divBdr>
            <w:top w:val="none" w:sz="0" w:space="0" w:color="auto"/>
            <w:left w:val="none" w:sz="0" w:space="0" w:color="auto"/>
            <w:bottom w:val="none" w:sz="0" w:space="0" w:color="auto"/>
            <w:right w:val="none" w:sz="0" w:space="0" w:color="auto"/>
          </w:divBdr>
        </w:div>
        <w:div w:id="839270721">
          <w:marLeft w:val="480"/>
          <w:marRight w:val="0"/>
          <w:marTop w:val="0"/>
          <w:marBottom w:val="0"/>
          <w:divBdr>
            <w:top w:val="none" w:sz="0" w:space="0" w:color="auto"/>
            <w:left w:val="none" w:sz="0" w:space="0" w:color="auto"/>
            <w:bottom w:val="none" w:sz="0" w:space="0" w:color="auto"/>
            <w:right w:val="none" w:sz="0" w:space="0" w:color="auto"/>
          </w:divBdr>
        </w:div>
        <w:div w:id="845368581">
          <w:marLeft w:val="480"/>
          <w:marRight w:val="0"/>
          <w:marTop w:val="0"/>
          <w:marBottom w:val="0"/>
          <w:divBdr>
            <w:top w:val="none" w:sz="0" w:space="0" w:color="auto"/>
            <w:left w:val="none" w:sz="0" w:space="0" w:color="auto"/>
            <w:bottom w:val="none" w:sz="0" w:space="0" w:color="auto"/>
            <w:right w:val="none" w:sz="0" w:space="0" w:color="auto"/>
          </w:divBdr>
        </w:div>
        <w:div w:id="939416438">
          <w:marLeft w:val="480"/>
          <w:marRight w:val="0"/>
          <w:marTop w:val="0"/>
          <w:marBottom w:val="0"/>
          <w:divBdr>
            <w:top w:val="none" w:sz="0" w:space="0" w:color="auto"/>
            <w:left w:val="none" w:sz="0" w:space="0" w:color="auto"/>
            <w:bottom w:val="none" w:sz="0" w:space="0" w:color="auto"/>
            <w:right w:val="none" w:sz="0" w:space="0" w:color="auto"/>
          </w:divBdr>
        </w:div>
        <w:div w:id="953370373">
          <w:marLeft w:val="480"/>
          <w:marRight w:val="0"/>
          <w:marTop w:val="0"/>
          <w:marBottom w:val="0"/>
          <w:divBdr>
            <w:top w:val="none" w:sz="0" w:space="0" w:color="auto"/>
            <w:left w:val="none" w:sz="0" w:space="0" w:color="auto"/>
            <w:bottom w:val="none" w:sz="0" w:space="0" w:color="auto"/>
            <w:right w:val="none" w:sz="0" w:space="0" w:color="auto"/>
          </w:divBdr>
        </w:div>
        <w:div w:id="960456297">
          <w:marLeft w:val="480"/>
          <w:marRight w:val="0"/>
          <w:marTop w:val="0"/>
          <w:marBottom w:val="0"/>
          <w:divBdr>
            <w:top w:val="none" w:sz="0" w:space="0" w:color="auto"/>
            <w:left w:val="none" w:sz="0" w:space="0" w:color="auto"/>
            <w:bottom w:val="none" w:sz="0" w:space="0" w:color="auto"/>
            <w:right w:val="none" w:sz="0" w:space="0" w:color="auto"/>
          </w:divBdr>
        </w:div>
        <w:div w:id="972833741">
          <w:marLeft w:val="480"/>
          <w:marRight w:val="0"/>
          <w:marTop w:val="0"/>
          <w:marBottom w:val="0"/>
          <w:divBdr>
            <w:top w:val="none" w:sz="0" w:space="0" w:color="auto"/>
            <w:left w:val="none" w:sz="0" w:space="0" w:color="auto"/>
            <w:bottom w:val="none" w:sz="0" w:space="0" w:color="auto"/>
            <w:right w:val="none" w:sz="0" w:space="0" w:color="auto"/>
          </w:divBdr>
        </w:div>
        <w:div w:id="974717828">
          <w:marLeft w:val="480"/>
          <w:marRight w:val="0"/>
          <w:marTop w:val="0"/>
          <w:marBottom w:val="0"/>
          <w:divBdr>
            <w:top w:val="none" w:sz="0" w:space="0" w:color="auto"/>
            <w:left w:val="none" w:sz="0" w:space="0" w:color="auto"/>
            <w:bottom w:val="none" w:sz="0" w:space="0" w:color="auto"/>
            <w:right w:val="none" w:sz="0" w:space="0" w:color="auto"/>
          </w:divBdr>
        </w:div>
        <w:div w:id="1064260191">
          <w:marLeft w:val="480"/>
          <w:marRight w:val="0"/>
          <w:marTop w:val="0"/>
          <w:marBottom w:val="0"/>
          <w:divBdr>
            <w:top w:val="none" w:sz="0" w:space="0" w:color="auto"/>
            <w:left w:val="none" w:sz="0" w:space="0" w:color="auto"/>
            <w:bottom w:val="none" w:sz="0" w:space="0" w:color="auto"/>
            <w:right w:val="none" w:sz="0" w:space="0" w:color="auto"/>
          </w:divBdr>
        </w:div>
        <w:div w:id="1089038970">
          <w:marLeft w:val="480"/>
          <w:marRight w:val="0"/>
          <w:marTop w:val="0"/>
          <w:marBottom w:val="0"/>
          <w:divBdr>
            <w:top w:val="none" w:sz="0" w:space="0" w:color="auto"/>
            <w:left w:val="none" w:sz="0" w:space="0" w:color="auto"/>
            <w:bottom w:val="none" w:sz="0" w:space="0" w:color="auto"/>
            <w:right w:val="none" w:sz="0" w:space="0" w:color="auto"/>
          </w:divBdr>
        </w:div>
        <w:div w:id="1098720477">
          <w:marLeft w:val="480"/>
          <w:marRight w:val="0"/>
          <w:marTop w:val="0"/>
          <w:marBottom w:val="0"/>
          <w:divBdr>
            <w:top w:val="none" w:sz="0" w:space="0" w:color="auto"/>
            <w:left w:val="none" w:sz="0" w:space="0" w:color="auto"/>
            <w:bottom w:val="none" w:sz="0" w:space="0" w:color="auto"/>
            <w:right w:val="none" w:sz="0" w:space="0" w:color="auto"/>
          </w:divBdr>
        </w:div>
        <w:div w:id="1101727167">
          <w:marLeft w:val="480"/>
          <w:marRight w:val="0"/>
          <w:marTop w:val="0"/>
          <w:marBottom w:val="0"/>
          <w:divBdr>
            <w:top w:val="none" w:sz="0" w:space="0" w:color="auto"/>
            <w:left w:val="none" w:sz="0" w:space="0" w:color="auto"/>
            <w:bottom w:val="none" w:sz="0" w:space="0" w:color="auto"/>
            <w:right w:val="none" w:sz="0" w:space="0" w:color="auto"/>
          </w:divBdr>
        </w:div>
        <w:div w:id="1132208057">
          <w:marLeft w:val="480"/>
          <w:marRight w:val="0"/>
          <w:marTop w:val="0"/>
          <w:marBottom w:val="0"/>
          <w:divBdr>
            <w:top w:val="none" w:sz="0" w:space="0" w:color="auto"/>
            <w:left w:val="none" w:sz="0" w:space="0" w:color="auto"/>
            <w:bottom w:val="none" w:sz="0" w:space="0" w:color="auto"/>
            <w:right w:val="none" w:sz="0" w:space="0" w:color="auto"/>
          </w:divBdr>
        </w:div>
        <w:div w:id="1193878082">
          <w:marLeft w:val="480"/>
          <w:marRight w:val="0"/>
          <w:marTop w:val="0"/>
          <w:marBottom w:val="0"/>
          <w:divBdr>
            <w:top w:val="none" w:sz="0" w:space="0" w:color="auto"/>
            <w:left w:val="none" w:sz="0" w:space="0" w:color="auto"/>
            <w:bottom w:val="none" w:sz="0" w:space="0" w:color="auto"/>
            <w:right w:val="none" w:sz="0" w:space="0" w:color="auto"/>
          </w:divBdr>
        </w:div>
        <w:div w:id="1194538582">
          <w:marLeft w:val="480"/>
          <w:marRight w:val="0"/>
          <w:marTop w:val="0"/>
          <w:marBottom w:val="0"/>
          <w:divBdr>
            <w:top w:val="none" w:sz="0" w:space="0" w:color="auto"/>
            <w:left w:val="none" w:sz="0" w:space="0" w:color="auto"/>
            <w:bottom w:val="none" w:sz="0" w:space="0" w:color="auto"/>
            <w:right w:val="none" w:sz="0" w:space="0" w:color="auto"/>
          </w:divBdr>
        </w:div>
        <w:div w:id="1276789658">
          <w:marLeft w:val="480"/>
          <w:marRight w:val="0"/>
          <w:marTop w:val="0"/>
          <w:marBottom w:val="0"/>
          <w:divBdr>
            <w:top w:val="none" w:sz="0" w:space="0" w:color="auto"/>
            <w:left w:val="none" w:sz="0" w:space="0" w:color="auto"/>
            <w:bottom w:val="none" w:sz="0" w:space="0" w:color="auto"/>
            <w:right w:val="none" w:sz="0" w:space="0" w:color="auto"/>
          </w:divBdr>
        </w:div>
        <w:div w:id="1327705221">
          <w:marLeft w:val="480"/>
          <w:marRight w:val="0"/>
          <w:marTop w:val="0"/>
          <w:marBottom w:val="0"/>
          <w:divBdr>
            <w:top w:val="none" w:sz="0" w:space="0" w:color="auto"/>
            <w:left w:val="none" w:sz="0" w:space="0" w:color="auto"/>
            <w:bottom w:val="none" w:sz="0" w:space="0" w:color="auto"/>
            <w:right w:val="none" w:sz="0" w:space="0" w:color="auto"/>
          </w:divBdr>
        </w:div>
        <w:div w:id="1372070408">
          <w:marLeft w:val="480"/>
          <w:marRight w:val="0"/>
          <w:marTop w:val="0"/>
          <w:marBottom w:val="0"/>
          <w:divBdr>
            <w:top w:val="none" w:sz="0" w:space="0" w:color="auto"/>
            <w:left w:val="none" w:sz="0" w:space="0" w:color="auto"/>
            <w:bottom w:val="none" w:sz="0" w:space="0" w:color="auto"/>
            <w:right w:val="none" w:sz="0" w:space="0" w:color="auto"/>
          </w:divBdr>
        </w:div>
        <w:div w:id="1390572291">
          <w:marLeft w:val="480"/>
          <w:marRight w:val="0"/>
          <w:marTop w:val="0"/>
          <w:marBottom w:val="0"/>
          <w:divBdr>
            <w:top w:val="none" w:sz="0" w:space="0" w:color="auto"/>
            <w:left w:val="none" w:sz="0" w:space="0" w:color="auto"/>
            <w:bottom w:val="none" w:sz="0" w:space="0" w:color="auto"/>
            <w:right w:val="none" w:sz="0" w:space="0" w:color="auto"/>
          </w:divBdr>
        </w:div>
        <w:div w:id="1397628592">
          <w:marLeft w:val="480"/>
          <w:marRight w:val="0"/>
          <w:marTop w:val="0"/>
          <w:marBottom w:val="0"/>
          <w:divBdr>
            <w:top w:val="none" w:sz="0" w:space="0" w:color="auto"/>
            <w:left w:val="none" w:sz="0" w:space="0" w:color="auto"/>
            <w:bottom w:val="none" w:sz="0" w:space="0" w:color="auto"/>
            <w:right w:val="none" w:sz="0" w:space="0" w:color="auto"/>
          </w:divBdr>
        </w:div>
        <w:div w:id="1398937874">
          <w:marLeft w:val="480"/>
          <w:marRight w:val="0"/>
          <w:marTop w:val="0"/>
          <w:marBottom w:val="0"/>
          <w:divBdr>
            <w:top w:val="none" w:sz="0" w:space="0" w:color="auto"/>
            <w:left w:val="none" w:sz="0" w:space="0" w:color="auto"/>
            <w:bottom w:val="none" w:sz="0" w:space="0" w:color="auto"/>
            <w:right w:val="none" w:sz="0" w:space="0" w:color="auto"/>
          </w:divBdr>
        </w:div>
        <w:div w:id="1438597558">
          <w:marLeft w:val="480"/>
          <w:marRight w:val="0"/>
          <w:marTop w:val="0"/>
          <w:marBottom w:val="0"/>
          <w:divBdr>
            <w:top w:val="none" w:sz="0" w:space="0" w:color="auto"/>
            <w:left w:val="none" w:sz="0" w:space="0" w:color="auto"/>
            <w:bottom w:val="none" w:sz="0" w:space="0" w:color="auto"/>
            <w:right w:val="none" w:sz="0" w:space="0" w:color="auto"/>
          </w:divBdr>
        </w:div>
        <w:div w:id="1451048752">
          <w:marLeft w:val="480"/>
          <w:marRight w:val="0"/>
          <w:marTop w:val="0"/>
          <w:marBottom w:val="0"/>
          <w:divBdr>
            <w:top w:val="none" w:sz="0" w:space="0" w:color="auto"/>
            <w:left w:val="none" w:sz="0" w:space="0" w:color="auto"/>
            <w:bottom w:val="none" w:sz="0" w:space="0" w:color="auto"/>
            <w:right w:val="none" w:sz="0" w:space="0" w:color="auto"/>
          </w:divBdr>
        </w:div>
        <w:div w:id="1492913848">
          <w:marLeft w:val="480"/>
          <w:marRight w:val="0"/>
          <w:marTop w:val="0"/>
          <w:marBottom w:val="0"/>
          <w:divBdr>
            <w:top w:val="none" w:sz="0" w:space="0" w:color="auto"/>
            <w:left w:val="none" w:sz="0" w:space="0" w:color="auto"/>
            <w:bottom w:val="none" w:sz="0" w:space="0" w:color="auto"/>
            <w:right w:val="none" w:sz="0" w:space="0" w:color="auto"/>
          </w:divBdr>
        </w:div>
        <w:div w:id="1494221698">
          <w:marLeft w:val="480"/>
          <w:marRight w:val="0"/>
          <w:marTop w:val="0"/>
          <w:marBottom w:val="0"/>
          <w:divBdr>
            <w:top w:val="none" w:sz="0" w:space="0" w:color="auto"/>
            <w:left w:val="none" w:sz="0" w:space="0" w:color="auto"/>
            <w:bottom w:val="none" w:sz="0" w:space="0" w:color="auto"/>
            <w:right w:val="none" w:sz="0" w:space="0" w:color="auto"/>
          </w:divBdr>
        </w:div>
        <w:div w:id="1498499327">
          <w:marLeft w:val="480"/>
          <w:marRight w:val="0"/>
          <w:marTop w:val="0"/>
          <w:marBottom w:val="0"/>
          <w:divBdr>
            <w:top w:val="none" w:sz="0" w:space="0" w:color="auto"/>
            <w:left w:val="none" w:sz="0" w:space="0" w:color="auto"/>
            <w:bottom w:val="none" w:sz="0" w:space="0" w:color="auto"/>
            <w:right w:val="none" w:sz="0" w:space="0" w:color="auto"/>
          </w:divBdr>
        </w:div>
        <w:div w:id="1566645526">
          <w:marLeft w:val="480"/>
          <w:marRight w:val="0"/>
          <w:marTop w:val="0"/>
          <w:marBottom w:val="0"/>
          <w:divBdr>
            <w:top w:val="none" w:sz="0" w:space="0" w:color="auto"/>
            <w:left w:val="none" w:sz="0" w:space="0" w:color="auto"/>
            <w:bottom w:val="none" w:sz="0" w:space="0" w:color="auto"/>
            <w:right w:val="none" w:sz="0" w:space="0" w:color="auto"/>
          </w:divBdr>
        </w:div>
        <w:div w:id="1622300040">
          <w:marLeft w:val="480"/>
          <w:marRight w:val="0"/>
          <w:marTop w:val="0"/>
          <w:marBottom w:val="0"/>
          <w:divBdr>
            <w:top w:val="none" w:sz="0" w:space="0" w:color="auto"/>
            <w:left w:val="none" w:sz="0" w:space="0" w:color="auto"/>
            <w:bottom w:val="none" w:sz="0" w:space="0" w:color="auto"/>
            <w:right w:val="none" w:sz="0" w:space="0" w:color="auto"/>
          </w:divBdr>
        </w:div>
        <w:div w:id="1622374507">
          <w:marLeft w:val="480"/>
          <w:marRight w:val="0"/>
          <w:marTop w:val="0"/>
          <w:marBottom w:val="0"/>
          <w:divBdr>
            <w:top w:val="none" w:sz="0" w:space="0" w:color="auto"/>
            <w:left w:val="none" w:sz="0" w:space="0" w:color="auto"/>
            <w:bottom w:val="none" w:sz="0" w:space="0" w:color="auto"/>
            <w:right w:val="none" w:sz="0" w:space="0" w:color="auto"/>
          </w:divBdr>
        </w:div>
        <w:div w:id="1731491867">
          <w:marLeft w:val="480"/>
          <w:marRight w:val="0"/>
          <w:marTop w:val="0"/>
          <w:marBottom w:val="0"/>
          <w:divBdr>
            <w:top w:val="none" w:sz="0" w:space="0" w:color="auto"/>
            <w:left w:val="none" w:sz="0" w:space="0" w:color="auto"/>
            <w:bottom w:val="none" w:sz="0" w:space="0" w:color="auto"/>
            <w:right w:val="none" w:sz="0" w:space="0" w:color="auto"/>
          </w:divBdr>
        </w:div>
        <w:div w:id="1763910234">
          <w:marLeft w:val="480"/>
          <w:marRight w:val="0"/>
          <w:marTop w:val="0"/>
          <w:marBottom w:val="0"/>
          <w:divBdr>
            <w:top w:val="none" w:sz="0" w:space="0" w:color="auto"/>
            <w:left w:val="none" w:sz="0" w:space="0" w:color="auto"/>
            <w:bottom w:val="none" w:sz="0" w:space="0" w:color="auto"/>
            <w:right w:val="none" w:sz="0" w:space="0" w:color="auto"/>
          </w:divBdr>
        </w:div>
        <w:div w:id="1815683276">
          <w:marLeft w:val="480"/>
          <w:marRight w:val="0"/>
          <w:marTop w:val="0"/>
          <w:marBottom w:val="0"/>
          <w:divBdr>
            <w:top w:val="none" w:sz="0" w:space="0" w:color="auto"/>
            <w:left w:val="none" w:sz="0" w:space="0" w:color="auto"/>
            <w:bottom w:val="none" w:sz="0" w:space="0" w:color="auto"/>
            <w:right w:val="none" w:sz="0" w:space="0" w:color="auto"/>
          </w:divBdr>
        </w:div>
        <w:div w:id="1888370332">
          <w:marLeft w:val="480"/>
          <w:marRight w:val="0"/>
          <w:marTop w:val="0"/>
          <w:marBottom w:val="0"/>
          <w:divBdr>
            <w:top w:val="none" w:sz="0" w:space="0" w:color="auto"/>
            <w:left w:val="none" w:sz="0" w:space="0" w:color="auto"/>
            <w:bottom w:val="none" w:sz="0" w:space="0" w:color="auto"/>
            <w:right w:val="none" w:sz="0" w:space="0" w:color="auto"/>
          </w:divBdr>
        </w:div>
        <w:div w:id="1904217657">
          <w:marLeft w:val="480"/>
          <w:marRight w:val="0"/>
          <w:marTop w:val="0"/>
          <w:marBottom w:val="0"/>
          <w:divBdr>
            <w:top w:val="none" w:sz="0" w:space="0" w:color="auto"/>
            <w:left w:val="none" w:sz="0" w:space="0" w:color="auto"/>
            <w:bottom w:val="none" w:sz="0" w:space="0" w:color="auto"/>
            <w:right w:val="none" w:sz="0" w:space="0" w:color="auto"/>
          </w:divBdr>
        </w:div>
        <w:div w:id="1978031259">
          <w:marLeft w:val="480"/>
          <w:marRight w:val="0"/>
          <w:marTop w:val="0"/>
          <w:marBottom w:val="0"/>
          <w:divBdr>
            <w:top w:val="none" w:sz="0" w:space="0" w:color="auto"/>
            <w:left w:val="none" w:sz="0" w:space="0" w:color="auto"/>
            <w:bottom w:val="none" w:sz="0" w:space="0" w:color="auto"/>
            <w:right w:val="none" w:sz="0" w:space="0" w:color="auto"/>
          </w:divBdr>
        </w:div>
        <w:div w:id="1978562628">
          <w:marLeft w:val="480"/>
          <w:marRight w:val="0"/>
          <w:marTop w:val="0"/>
          <w:marBottom w:val="0"/>
          <w:divBdr>
            <w:top w:val="none" w:sz="0" w:space="0" w:color="auto"/>
            <w:left w:val="none" w:sz="0" w:space="0" w:color="auto"/>
            <w:bottom w:val="none" w:sz="0" w:space="0" w:color="auto"/>
            <w:right w:val="none" w:sz="0" w:space="0" w:color="auto"/>
          </w:divBdr>
        </w:div>
        <w:div w:id="2017800965">
          <w:marLeft w:val="480"/>
          <w:marRight w:val="0"/>
          <w:marTop w:val="0"/>
          <w:marBottom w:val="0"/>
          <w:divBdr>
            <w:top w:val="none" w:sz="0" w:space="0" w:color="auto"/>
            <w:left w:val="none" w:sz="0" w:space="0" w:color="auto"/>
            <w:bottom w:val="none" w:sz="0" w:space="0" w:color="auto"/>
            <w:right w:val="none" w:sz="0" w:space="0" w:color="auto"/>
          </w:divBdr>
        </w:div>
        <w:div w:id="2038890714">
          <w:marLeft w:val="480"/>
          <w:marRight w:val="0"/>
          <w:marTop w:val="0"/>
          <w:marBottom w:val="0"/>
          <w:divBdr>
            <w:top w:val="none" w:sz="0" w:space="0" w:color="auto"/>
            <w:left w:val="none" w:sz="0" w:space="0" w:color="auto"/>
            <w:bottom w:val="none" w:sz="0" w:space="0" w:color="auto"/>
            <w:right w:val="none" w:sz="0" w:space="0" w:color="auto"/>
          </w:divBdr>
        </w:div>
        <w:div w:id="2045519284">
          <w:marLeft w:val="480"/>
          <w:marRight w:val="0"/>
          <w:marTop w:val="0"/>
          <w:marBottom w:val="0"/>
          <w:divBdr>
            <w:top w:val="none" w:sz="0" w:space="0" w:color="auto"/>
            <w:left w:val="none" w:sz="0" w:space="0" w:color="auto"/>
            <w:bottom w:val="none" w:sz="0" w:space="0" w:color="auto"/>
            <w:right w:val="none" w:sz="0" w:space="0" w:color="auto"/>
          </w:divBdr>
        </w:div>
        <w:div w:id="2061323860">
          <w:marLeft w:val="480"/>
          <w:marRight w:val="0"/>
          <w:marTop w:val="0"/>
          <w:marBottom w:val="0"/>
          <w:divBdr>
            <w:top w:val="none" w:sz="0" w:space="0" w:color="auto"/>
            <w:left w:val="none" w:sz="0" w:space="0" w:color="auto"/>
            <w:bottom w:val="none" w:sz="0" w:space="0" w:color="auto"/>
            <w:right w:val="none" w:sz="0" w:space="0" w:color="auto"/>
          </w:divBdr>
        </w:div>
        <w:div w:id="2105373843">
          <w:marLeft w:val="480"/>
          <w:marRight w:val="0"/>
          <w:marTop w:val="0"/>
          <w:marBottom w:val="0"/>
          <w:divBdr>
            <w:top w:val="none" w:sz="0" w:space="0" w:color="auto"/>
            <w:left w:val="none" w:sz="0" w:space="0" w:color="auto"/>
            <w:bottom w:val="none" w:sz="0" w:space="0" w:color="auto"/>
            <w:right w:val="none" w:sz="0" w:space="0" w:color="auto"/>
          </w:divBdr>
        </w:div>
        <w:div w:id="2139370841">
          <w:marLeft w:val="480"/>
          <w:marRight w:val="0"/>
          <w:marTop w:val="0"/>
          <w:marBottom w:val="0"/>
          <w:divBdr>
            <w:top w:val="none" w:sz="0" w:space="0" w:color="auto"/>
            <w:left w:val="none" w:sz="0" w:space="0" w:color="auto"/>
            <w:bottom w:val="none" w:sz="0" w:space="0" w:color="auto"/>
            <w:right w:val="none" w:sz="0" w:space="0" w:color="auto"/>
          </w:divBdr>
        </w:div>
        <w:div w:id="2146198505">
          <w:marLeft w:val="480"/>
          <w:marRight w:val="0"/>
          <w:marTop w:val="0"/>
          <w:marBottom w:val="0"/>
          <w:divBdr>
            <w:top w:val="none" w:sz="0" w:space="0" w:color="auto"/>
            <w:left w:val="none" w:sz="0" w:space="0" w:color="auto"/>
            <w:bottom w:val="none" w:sz="0" w:space="0" w:color="auto"/>
            <w:right w:val="none" w:sz="0" w:space="0" w:color="auto"/>
          </w:divBdr>
        </w:div>
      </w:divsChild>
    </w:div>
    <w:div w:id="883443344">
      <w:bodyDiv w:val="1"/>
      <w:marLeft w:val="0"/>
      <w:marRight w:val="0"/>
      <w:marTop w:val="0"/>
      <w:marBottom w:val="0"/>
      <w:divBdr>
        <w:top w:val="none" w:sz="0" w:space="0" w:color="auto"/>
        <w:left w:val="none" w:sz="0" w:space="0" w:color="auto"/>
        <w:bottom w:val="none" w:sz="0" w:space="0" w:color="auto"/>
        <w:right w:val="none" w:sz="0" w:space="0" w:color="auto"/>
      </w:divBdr>
      <w:divsChild>
        <w:div w:id="10955478">
          <w:marLeft w:val="480"/>
          <w:marRight w:val="0"/>
          <w:marTop w:val="0"/>
          <w:marBottom w:val="0"/>
          <w:divBdr>
            <w:top w:val="none" w:sz="0" w:space="0" w:color="auto"/>
            <w:left w:val="none" w:sz="0" w:space="0" w:color="auto"/>
            <w:bottom w:val="none" w:sz="0" w:space="0" w:color="auto"/>
            <w:right w:val="none" w:sz="0" w:space="0" w:color="auto"/>
          </w:divBdr>
        </w:div>
        <w:div w:id="31393326">
          <w:marLeft w:val="480"/>
          <w:marRight w:val="0"/>
          <w:marTop w:val="0"/>
          <w:marBottom w:val="0"/>
          <w:divBdr>
            <w:top w:val="none" w:sz="0" w:space="0" w:color="auto"/>
            <w:left w:val="none" w:sz="0" w:space="0" w:color="auto"/>
            <w:bottom w:val="none" w:sz="0" w:space="0" w:color="auto"/>
            <w:right w:val="none" w:sz="0" w:space="0" w:color="auto"/>
          </w:divBdr>
        </w:div>
        <w:div w:id="73746001">
          <w:marLeft w:val="480"/>
          <w:marRight w:val="0"/>
          <w:marTop w:val="0"/>
          <w:marBottom w:val="0"/>
          <w:divBdr>
            <w:top w:val="none" w:sz="0" w:space="0" w:color="auto"/>
            <w:left w:val="none" w:sz="0" w:space="0" w:color="auto"/>
            <w:bottom w:val="none" w:sz="0" w:space="0" w:color="auto"/>
            <w:right w:val="none" w:sz="0" w:space="0" w:color="auto"/>
          </w:divBdr>
        </w:div>
        <w:div w:id="74406002">
          <w:marLeft w:val="480"/>
          <w:marRight w:val="0"/>
          <w:marTop w:val="0"/>
          <w:marBottom w:val="0"/>
          <w:divBdr>
            <w:top w:val="none" w:sz="0" w:space="0" w:color="auto"/>
            <w:left w:val="none" w:sz="0" w:space="0" w:color="auto"/>
            <w:bottom w:val="none" w:sz="0" w:space="0" w:color="auto"/>
            <w:right w:val="none" w:sz="0" w:space="0" w:color="auto"/>
          </w:divBdr>
        </w:div>
        <w:div w:id="90396332">
          <w:marLeft w:val="480"/>
          <w:marRight w:val="0"/>
          <w:marTop w:val="0"/>
          <w:marBottom w:val="0"/>
          <w:divBdr>
            <w:top w:val="none" w:sz="0" w:space="0" w:color="auto"/>
            <w:left w:val="none" w:sz="0" w:space="0" w:color="auto"/>
            <w:bottom w:val="none" w:sz="0" w:space="0" w:color="auto"/>
            <w:right w:val="none" w:sz="0" w:space="0" w:color="auto"/>
          </w:divBdr>
        </w:div>
        <w:div w:id="149714107">
          <w:marLeft w:val="480"/>
          <w:marRight w:val="0"/>
          <w:marTop w:val="0"/>
          <w:marBottom w:val="0"/>
          <w:divBdr>
            <w:top w:val="none" w:sz="0" w:space="0" w:color="auto"/>
            <w:left w:val="none" w:sz="0" w:space="0" w:color="auto"/>
            <w:bottom w:val="none" w:sz="0" w:space="0" w:color="auto"/>
            <w:right w:val="none" w:sz="0" w:space="0" w:color="auto"/>
          </w:divBdr>
        </w:div>
        <w:div w:id="155272694">
          <w:marLeft w:val="480"/>
          <w:marRight w:val="0"/>
          <w:marTop w:val="0"/>
          <w:marBottom w:val="0"/>
          <w:divBdr>
            <w:top w:val="none" w:sz="0" w:space="0" w:color="auto"/>
            <w:left w:val="none" w:sz="0" w:space="0" w:color="auto"/>
            <w:bottom w:val="none" w:sz="0" w:space="0" w:color="auto"/>
            <w:right w:val="none" w:sz="0" w:space="0" w:color="auto"/>
          </w:divBdr>
        </w:div>
        <w:div w:id="172231145">
          <w:marLeft w:val="480"/>
          <w:marRight w:val="0"/>
          <w:marTop w:val="0"/>
          <w:marBottom w:val="0"/>
          <w:divBdr>
            <w:top w:val="none" w:sz="0" w:space="0" w:color="auto"/>
            <w:left w:val="none" w:sz="0" w:space="0" w:color="auto"/>
            <w:bottom w:val="none" w:sz="0" w:space="0" w:color="auto"/>
            <w:right w:val="none" w:sz="0" w:space="0" w:color="auto"/>
          </w:divBdr>
        </w:div>
        <w:div w:id="214515592">
          <w:marLeft w:val="480"/>
          <w:marRight w:val="0"/>
          <w:marTop w:val="0"/>
          <w:marBottom w:val="0"/>
          <w:divBdr>
            <w:top w:val="none" w:sz="0" w:space="0" w:color="auto"/>
            <w:left w:val="none" w:sz="0" w:space="0" w:color="auto"/>
            <w:bottom w:val="none" w:sz="0" w:space="0" w:color="auto"/>
            <w:right w:val="none" w:sz="0" w:space="0" w:color="auto"/>
          </w:divBdr>
        </w:div>
        <w:div w:id="274144177">
          <w:marLeft w:val="480"/>
          <w:marRight w:val="0"/>
          <w:marTop w:val="0"/>
          <w:marBottom w:val="0"/>
          <w:divBdr>
            <w:top w:val="none" w:sz="0" w:space="0" w:color="auto"/>
            <w:left w:val="none" w:sz="0" w:space="0" w:color="auto"/>
            <w:bottom w:val="none" w:sz="0" w:space="0" w:color="auto"/>
            <w:right w:val="none" w:sz="0" w:space="0" w:color="auto"/>
          </w:divBdr>
        </w:div>
        <w:div w:id="307169823">
          <w:marLeft w:val="480"/>
          <w:marRight w:val="0"/>
          <w:marTop w:val="0"/>
          <w:marBottom w:val="0"/>
          <w:divBdr>
            <w:top w:val="none" w:sz="0" w:space="0" w:color="auto"/>
            <w:left w:val="none" w:sz="0" w:space="0" w:color="auto"/>
            <w:bottom w:val="none" w:sz="0" w:space="0" w:color="auto"/>
            <w:right w:val="none" w:sz="0" w:space="0" w:color="auto"/>
          </w:divBdr>
        </w:div>
        <w:div w:id="362827371">
          <w:marLeft w:val="480"/>
          <w:marRight w:val="0"/>
          <w:marTop w:val="0"/>
          <w:marBottom w:val="0"/>
          <w:divBdr>
            <w:top w:val="none" w:sz="0" w:space="0" w:color="auto"/>
            <w:left w:val="none" w:sz="0" w:space="0" w:color="auto"/>
            <w:bottom w:val="none" w:sz="0" w:space="0" w:color="auto"/>
            <w:right w:val="none" w:sz="0" w:space="0" w:color="auto"/>
          </w:divBdr>
        </w:div>
        <w:div w:id="376316802">
          <w:marLeft w:val="480"/>
          <w:marRight w:val="0"/>
          <w:marTop w:val="0"/>
          <w:marBottom w:val="0"/>
          <w:divBdr>
            <w:top w:val="none" w:sz="0" w:space="0" w:color="auto"/>
            <w:left w:val="none" w:sz="0" w:space="0" w:color="auto"/>
            <w:bottom w:val="none" w:sz="0" w:space="0" w:color="auto"/>
            <w:right w:val="none" w:sz="0" w:space="0" w:color="auto"/>
          </w:divBdr>
        </w:div>
        <w:div w:id="379474738">
          <w:marLeft w:val="480"/>
          <w:marRight w:val="0"/>
          <w:marTop w:val="0"/>
          <w:marBottom w:val="0"/>
          <w:divBdr>
            <w:top w:val="none" w:sz="0" w:space="0" w:color="auto"/>
            <w:left w:val="none" w:sz="0" w:space="0" w:color="auto"/>
            <w:bottom w:val="none" w:sz="0" w:space="0" w:color="auto"/>
            <w:right w:val="none" w:sz="0" w:space="0" w:color="auto"/>
          </w:divBdr>
        </w:div>
        <w:div w:id="395594778">
          <w:marLeft w:val="480"/>
          <w:marRight w:val="0"/>
          <w:marTop w:val="0"/>
          <w:marBottom w:val="0"/>
          <w:divBdr>
            <w:top w:val="none" w:sz="0" w:space="0" w:color="auto"/>
            <w:left w:val="none" w:sz="0" w:space="0" w:color="auto"/>
            <w:bottom w:val="none" w:sz="0" w:space="0" w:color="auto"/>
            <w:right w:val="none" w:sz="0" w:space="0" w:color="auto"/>
          </w:divBdr>
        </w:div>
        <w:div w:id="400760197">
          <w:marLeft w:val="480"/>
          <w:marRight w:val="0"/>
          <w:marTop w:val="0"/>
          <w:marBottom w:val="0"/>
          <w:divBdr>
            <w:top w:val="none" w:sz="0" w:space="0" w:color="auto"/>
            <w:left w:val="none" w:sz="0" w:space="0" w:color="auto"/>
            <w:bottom w:val="none" w:sz="0" w:space="0" w:color="auto"/>
            <w:right w:val="none" w:sz="0" w:space="0" w:color="auto"/>
          </w:divBdr>
        </w:div>
        <w:div w:id="408699856">
          <w:marLeft w:val="480"/>
          <w:marRight w:val="0"/>
          <w:marTop w:val="0"/>
          <w:marBottom w:val="0"/>
          <w:divBdr>
            <w:top w:val="none" w:sz="0" w:space="0" w:color="auto"/>
            <w:left w:val="none" w:sz="0" w:space="0" w:color="auto"/>
            <w:bottom w:val="none" w:sz="0" w:space="0" w:color="auto"/>
            <w:right w:val="none" w:sz="0" w:space="0" w:color="auto"/>
          </w:divBdr>
        </w:div>
        <w:div w:id="438960824">
          <w:marLeft w:val="480"/>
          <w:marRight w:val="0"/>
          <w:marTop w:val="0"/>
          <w:marBottom w:val="0"/>
          <w:divBdr>
            <w:top w:val="none" w:sz="0" w:space="0" w:color="auto"/>
            <w:left w:val="none" w:sz="0" w:space="0" w:color="auto"/>
            <w:bottom w:val="none" w:sz="0" w:space="0" w:color="auto"/>
            <w:right w:val="none" w:sz="0" w:space="0" w:color="auto"/>
          </w:divBdr>
        </w:div>
        <w:div w:id="460194510">
          <w:marLeft w:val="480"/>
          <w:marRight w:val="0"/>
          <w:marTop w:val="0"/>
          <w:marBottom w:val="0"/>
          <w:divBdr>
            <w:top w:val="none" w:sz="0" w:space="0" w:color="auto"/>
            <w:left w:val="none" w:sz="0" w:space="0" w:color="auto"/>
            <w:bottom w:val="none" w:sz="0" w:space="0" w:color="auto"/>
            <w:right w:val="none" w:sz="0" w:space="0" w:color="auto"/>
          </w:divBdr>
        </w:div>
        <w:div w:id="516164590">
          <w:marLeft w:val="480"/>
          <w:marRight w:val="0"/>
          <w:marTop w:val="0"/>
          <w:marBottom w:val="0"/>
          <w:divBdr>
            <w:top w:val="none" w:sz="0" w:space="0" w:color="auto"/>
            <w:left w:val="none" w:sz="0" w:space="0" w:color="auto"/>
            <w:bottom w:val="none" w:sz="0" w:space="0" w:color="auto"/>
            <w:right w:val="none" w:sz="0" w:space="0" w:color="auto"/>
          </w:divBdr>
        </w:div>
        <w:div w:id="517694488">
          <w:marLeft w:val="480"/>
          <w:marRight w:val="0"/>
          <w:marTop w:val="0"/>
          <w:marBottom w:val="0"/>
          <w:divBdr>
            <w:top w:val="none" w:sz="0" w:space="0" w:color="auto"/>
            <w:left w:val="none" w:sz="0" w:space="0" w:color="auto"/>
            <w:bottom w:val="none" w:sz="0" w:space="0" w:color="auto"/>
            <w:right w:val="none" w:sz="0" w:space="0" w:color="auto"/>
          </w:divBdr>
        </w:div>
        <w:div w:id="529418921">
          <w:marLeft w:val="480"/>
          <w:marRight w:val="0"/>
          <w:marTop w:val="0"/>
          <w:marBottom w:val="0"/>
          <w:divBdr>
            <w:top w:val="none" w:sz="0" w:space="0" w:color="auto"/>
            <w:left w:val="none" w:sz="0" w:space="0" w:color="auto"/>
            <w:bottom w:val="none" w:sz="0" w:space="0" w:color="auto"/>
            <w:right w:val="none" w:sz="0" w:space="0" w:color="auto"/>
          </w:divBdr>
        </w:div>
        <w:div w:id="554707256">
          <w:marLeft w:val="480"/>
          <w:marRight w:val="0"/>
          <w:marTop w:val="0"/>
          <w:marBottom w:val="0"/>
          <w:divBdr>
            <w:top w:val="none" w:sz="0" w:space="0" w:color="auto"/>
            <w:left w:val="none" w:sz="0" w:space="0" w:color="auto"/>
            <w:bottom w:val="none" w:sz="0" w:space="0" w:color="auto"/>
            <w:right w:val="none" w:sz="0" w:space="0" w:color="auto"/>
          </w:divBdr>
        </w:div>
        <w:div w:id="579563065">
          <w:marLeft w:val="480"/>
          <w:marRight w:val="0"/>
          <w:marTop w:val="0"/>
          <w:marBottom w:val="0"/>
          <w:divBdr>
            <w:top w:val="none" w:sz="0" w:space="0" w:color="auto"/>
            <w:left w:val="none" w:sz="0" w:space="0" w:color="auto"/>
            <w:bottom w:val="none" w:sz="0" w:space="0" w:color="auto"/>
            <w:right w:val="none" w:sz="0" w:space="0" w:color="auto"/>
          </w:divBdr>
        </w:div>
        <w:div w:id="590894068">
          <w:marLeft w:val="480"/>
          <w:marRight w:val="0"/>
          <w:marTop w:val="0"/>
          <w:marBottom w:val="0"/>
          <w:divBdr>
            <w:top w:val="none" w:sz="0" w:space="0" w:color="auto"/>
            <w:left w:val="none" w:sz="0" w:space="0" w:color="auto"/>
            <w:bottom w:val="none" w:sz="0" w:space="0" w:color="auto"/>
            <w:right w:val="none" w:sz="0" w:space="0" w:color="auto"/>
          </w:divBdr>
        </w:div>
        <w:div w:id="630863176">
          <w:marLeft w:val="480"/>
          <w:marRight w:val="0"/>
          <w:marTop w:val="0"/>
          <w:marBottom w:val="0"/>
          <w:divBdr>
            <w:top w:val="none" w:sz="0" w:space="0" w:color="auto"/>
            <w:left w:val="none" w:sz="0" w:space="0" w:color="auto"/>
            <w:bottom w:val="none" w:sz="0" w:space="0" w:color="auto"/>
            <w:right w:val="none" w:sz="0" w:space="0" w:color="auto"/>
          </w:divBdr>
        </w:div>
        <w:div w:id="635532229">
          <w:marLeft w:val="480"/>
          <w:marRight w:val="0"/>
          <w:marTop w:val="0"/>
          <w:marBottom w:val="0"/>
          <w:divBdr>
            <w:top w:val="none" w:sz="0" w:space="0" w:color="auto"/>
            <w:left w:val="none" w:sz="0" w:space="0" w:color="auto"/>
            <w:bottom w:val="none" w:sz="0" w:space="0" w:color="auto"/>
            <w:right w:val="none" w:sz="0" w:space="0" w:color="auto"/>
          </w:divBdr>
        </w:div>
        <w:div w:id="689380393">
          <w:marLeft w:val="480"/>
          <w:marRight w:val="0"/>
          <w:marTop w:val="0"/>
          <w:marBottom w:val="0"/>
          <w:divBdr>
            <w:top w:val="none" w:sz="0" w:space="0" w:color="auto"/>
            <w:left w:val="none" w:sz="0" w:space="0" w:color="auto"/>
            <w:bottom w:val="none" w:sz="0" w:space="0" w:color="auto"/>
            <w:right w:val="none" w:sz="0" w:space="0" w:color="auto"/>
          </w:divBdr>
        </w:div>
        <w:div w:id="825707506">
          <w:marLeft w:val="480"/>
          <w:marRight w:val="0"/>
          <w:marTop w:val="0"/>
          <w:marBottom w:val="0"/>
          <w:divBdr>
            <w:top w:val="none" w:sz="0" w:space="0" w:color="auto"/>
            <w:left w:val="none" w:sz="0" w:space="0" w:color="auto"/>
            <w:bottom w:val="none" w:sz="0" w:space="0" w:color="auto"/>
            <w:right w:val="none" w:sz="0" w:space="0" w:color="auto"/>
          </w:divBdr>
        </w:div>
        <w:div w:id="848716596">
          <w:marLeft w:val="480"/>
          <w:marRight w:val="0"/>
          <w:marTop w:val="0"/>
          <w:marBottom w:val="0"/>
          <w:divBdr>
            <w:top w:val="none" w:sz="0" w:space="0" w:color="auto"/>
            <w:left w:val="none" w:sz="0" w:space="0" w:color="auto"/>
            <w:bottom w:val="none" w:sz="0" w:space="0" w:color="auto"/>
            <w:right w:val="none" w:sz="0" w:space="0" w:color="auto"/>
          </w:divBdr>
        </w:div>
        <w:div w:id="898057570">
          <w:marLeft w:val="480"/>
          <w:marRight w:val="0"/>
          <w:marTop w:val="0"/>
          <w:marBottom w:val="0"/>
          <w:divBdr>
            <w:top w:val="none" w:sz="0" w:space="0" w:color="auto"/>
            <w:left w:val="none" w:sz="0" w:space="0" w:color="auto"/>
            <w:bottom w:val="none" w:sz="0" w:space="0" w:color="auto"/>
            <w:right w:val="none" w:sz="0" w:space="0" w:color="auto"/>
          </w:divBdr>
        </w:div>
        <w:div w:id="911503687">
          <w:marLeft w:val="480"/>
          <w:marRight w:val="0"/>
          <w:marTop w:val="0"/>
          <w:marBottom w:val="0"/>
          <w:divBdr>
            <w:top w:val="none" w:sz="0" w:space="0" w:color="auto"/>
            <w:left w:val="none" w:sz="0" w:space="0" w:color="auto"/>
            <w:bottom w:val="none" w:sz="0" w:space="0" w:color="auto"/>
            <w:right w:val="none" w:sz="0" w:space="0" w:color="auto"/>
          </w:divBdr>
        </w:div>
        <w:div w:id="934091420">
          <w:marLeft w:val="480"/>
          <w:marRight w:val="0"/>
          <w:marTop w:val="0"/>
          <w:marBottom w:val="0"/>
          <w:divBdr>
            <w:top w:val="none" w:sz="0" w:space="0" w:color="auto"/>
            <w:left w:val="none" w:sz="0" w:space="0" w:color="auto"/>
            <w:bottom w:val="none" w:sz="0" w:space="0" w:color="auto"/>
            <w:right w:val="none" w:sz="0" w:space="0" w:color="auto"/>
          </w:divBdr>
        </w:div>
        <w:div w:id="985089956">
          <w:marLeft w:val="480"/>
          <w:marRight w:val="0"/>
          <w:marTop w:val="0"/>
          <w:marBottom w:val="0"/>
          <w:divBdr>
            <w:top w:val="none" w:sz="0" w:space="0" w:color="auto"/>
            <w:left w:val="none" w:sz="0" w:space="0" w:color="auto"/>
            <w:bottom w:val="none" w:sz="0" w:space="0" w:color="auto"/>
            <w:right w:val="none" w:sz="0" w:space="0" w:color="auto"/>
          </w:divBdr>
        </w:div>
        <w:div w:id="1000933601">
          <w:marLeft w:val="480"/>
          <w:marRight w:val="0"/>
          <w:marTop w:val="0"/>
          <w:marBottom w:val="0"/>
          <w:divBdr>
            <w:top w:val="none" w:sz="0" w:space="0" w:color="auto"/>
            <w:left w:val="none" w:sz="0" w:space="0" w:color="auto"/>
            <w:bottom w:val="none" w:sz="0" w:space="0" w:color="auto"/>
            <w:right w:val="none" w:sz="0" w:space="0" w:color="auto"/>
          </w:divBdr>
        </w:div>
        <w:div w:id="1005014634">
          <w:marLeft w:val="480"/>
          <w:marRight w:val="0"/>
          <w:marTop w:val="0"/>
          <w:marBottom w:val="0"/>
          <w:divBdr>
            <w:top w:val="none" w:sz="0" w:space="0" w:color="auto"/>
            <w:left w:val="none" w:sz="0" w:space="0" w:color="auto"/>
            <w:bottom w:val="none" w:sz="0" w:space="0" w:color="auto"/>
            <w:right w:val="none" w:sz="0" w:space="0" w:color="auto"/>
          </w:divBdr>
        </w:div>
        <w:div w:id="1005664823">
          <w:marLeft w:val="480"/>
          <w:marRight w:val="0"/>
          <w:marTop w:val="0"/>
          <w:marBottom w:val="0"/>
          <w:divBdr>
            <w:top w:val="none" w:sz="0" w:space="0" w:color="auto"/>
            <w:left w:val="none" w:sz="0" w:space="0" w:color="auto"/>
            <w:bottom w:val="none" w:sz="0" w:space="0" w:color="auto"/>
            <w:right w:val="none" w:sz="0" w:space="0" w:color="auto"/>
          </w:divBdr>
        </w:div>
        <w:div w:id="1079983036">
          <w:marLeft w:val="480"/>
          <w:marRight w:val="0"/>
          <w:marTop w:val="0"/>
          <w:marBottom w:val="0"/>
          <w:divBdr>
            <w:top w:val="none" w:sz="0" w:space="0" w:color="auto"/>
            <w:left w:val="none" w:sz="0" w:space="0" w:color="auto"/>
            <w:bottom w:val="none" w:sz="0" w:space="0" w:color="auto"/>
            <w:right w:val="none" w:sz="0" w:space="0" w:color="auto"/>
          </w:divBdr>
        </w:div>
        <w:div w:id="1094788252">
          <w:marLeft w:val="480"/>
          <w:marRight w:val="0"/>
          <w:marTop w:val="0"/>
          <w:marBottom w:val="0"/>
          <w:divBdr>
            <w:top w:val="none" w:sz="0" w:space="0" w:color="auto"/>
            <w:left w:val="none" w:sz="0" w:space="0" w:color="auto"/>
            <w:bottom w:val="none" w:sz="0" w:space="0" w:color="auto"/>
            <w:right w:val="none" w:sz="0" w:space="0" w:color="auto"/>
          </w:divBdr>
        </w:div>
        <w:div w:id="1094935537">
          <w:marLeft w:val="480"/>
          <w:marRight w:val="0"/>
          <w:marTop w:val="0"/>
          <w:marBottom w:val="0"/>
          <w:divBdr>
            <w:top w:val="none" w:sz="0" w:space="0" w:color="auto"/>
            <w:left w:val="none" w:sz="0" w:space="0" w:color="auto"/>
            <w:bottom w:val="none" w:sz="0" w:space="0" w:color="auto"/>
            <w:right w:val="none" w:sz="0" w:space="0" w:color="auto"/>
          </w:divBdr>
        </w:div>
        <w:div w:id="1096561929">
          <w:marLeft w:val="480"/>
          <w:marRight w:val="0"/>
          <w:marTop w:val="0"/>
          <w:marBottom w:val="0"/>
          <w:divBdr>
            <w:top w:val="none" w:sz="0" w:space="0" w:color="auto"/>
            <w:left w:val="none" w:sz="0" w:space="0" w:color="auto"/>
            <w:bottom w:val="none" w:sz="0" w:space="0" w:color="auto"/>
            <w:right w:val="none" w:sz="0" w:space="0" w:color="auto"/>
          </w:divBdr>
        </w:div>
        <w:div w:id="1110468730">
          <w:marLeft w:val="480"/>
          <w:marRight w:val="0"/>
          <w:marTop w:val="0"/>
          <w:marBottom w:val="0"/>
          <w:divBdr>
            <w:top w:val="none" w:sz="0" w:space="0" w:color="auto"/>
            <w:left w:val="none" w:sz="0" w:space="0" w:color="auto"/>
            <w:bottom w:val="none" w:sz="0" w:space="0" w:color="auto"/>
            <w:right w:val="none" w:sz="0" w:space="0" w:color="auto"/>
          </w:divBdr>
        </w:div>
        <w:div w:id="1134250783">
          <w:marLeft w:val="480"/>
          <w:marRight w:val="0"/>
          <w:marTop w:val="0"/>
          <w:marBottom w:val="0"/>
          <w:divBdr>
            <w:top w:val="none" w:sz="0" w:space="0" w:color="auto"/>
            <w:left w:val="none" w:sz="0" w:space="0" w:color="auto"/>
            <w:bottom w:val="none" w:sz="0" w:space="0" w:color="auto"/>
            <w:right w:val="none" w:sz="0" w:space="0" w:color="auto"/>
          </w:divBdr>
        </w:div>
        <w:div w:id="1185903390">
          <w:marLeft w:val="480"/>
          <w:marRight w:val="0"/>
          <w:marTop w:val="0"/>
          <w:marBottom w:val="0"/>
          <w:divBdr>
            <w:top w:val="none" w:sz="0" w:space="0" w:color="auto"/>
            <w:left w:val="none" w:sz="0" w:space="0" w:color="auto"/>
            <w:bottom w:val="none" w:sz="0" w:space="0" w:color="auto"/>
            <w:right w:val="none" w:sz="0" w:space="0" w:color="auto"/>
          </w:divBdr>
        </w:div>
        <w:div w:id="1232273848">
          <w:marLeft w:val="480"/>
          <w:marRight w:val="0"/>
          <w:marTop w:val="0"/>
          <w:marBottom w:val="0"/>
          <w:divBdr>
            <w:top w:val="none" w:sz="0" w:space="0" w:color="auto"/>
            <w:left w:val="none" w:sz="0" w:space="0" w:color="auto"/>
            <w:bottom w:val="none" w:sz="0" w:space="0" w:color="auto"/>
            <w:right w:val="none" w:sz="0" w:space="0" w:color="auto"/>
          </w:divBdr>
        </w:div>
        <w:div w:id="1254364171">
          <w:marLeft w:val="480"/>
          <w:marRight w:val="0"/>
          <w:marTop w:val="0"/>
          <w:marBottom w:val="0"/>
          <w:divBdr>
            <w:top w:val="none" w:sz="0" w:space="0" w:color="auto"/>
            <w:left w:val="none" w:sz="0" w:space="0" w:color="auto"/>
            <w:bottom w:val="none" w:sz="0" w:space="0" w:color="auto"/>
            <w:right w:val="none" w:sz="0" w:space="0" w:color="auto"/>
          </w:divBdr>
        </w:div>
        <w:div w:id="1289051863">
          <w:marLeft w:val="480"/>
          <w:marRight w:val="0"/>
          <w:marTop w:val="0"/>
          <w:marBottom w:val="0"/>
          <w:divBdr>
            <w:top w:val="none" w:sz="0" w:space="0" w:color="auto"/>
            <w:left w:val="none" w:sz="0" w:space="0" w:color="auto"/>
            <w:bottom w:val="none" w:sz="0" w:space="0" w:color="auto"/>
            <w:right w:val="none" w:sz="0" w:space="0" w:color="auto"/>
          </w:divBdr>
        </w:div>
        <w:div w:id="1325360541">
          <w:marLeft w:val="480"/>
          <w:marRight w:val="0"/>
          <w:marTop w:val="0"/>
          <w:marBottom w:val="0"/>
          <w:divBdr>
            <w:top w:val="none" w:sz="0" w:space="0" w:color="auto"/>
            <w:left w:val="none" w:sz="0" w:space="0" w:color="auto"/>
            <w:bottom w:val="none" w:sz="0" w:space="0" w:color="auto"/>
            <w:right w:val="none" w:sz="0" w:space="0" w:color="auto"/>
          </w:divBdr>
        </w:div>
        <w:div w:id="1344741428">
          <w:marLeft w:val="480"/>
          <w:marRight w:val="0"/>
          <w:marTop w:val="0"/>
          <w:marBottom w:val="0"/>
          <w:divBdr>
            <w:top w:val="none" w:sz="0" w:space="0" w:color="auto"/>
            <w:left w:val="none" w:sz="0" w:space="0" w:color="auto"/>
            <w:bottom w:val="none" w:sz="0" w:space="0" w:color="auto"/>
            <w:right w:val="none" w:sz="0" w:space="0" w:color="auto"/>
          </w:divBdr>
        </w:div>
        <w:div w:id="1371103465">
          <w:marLeft w:val="480"/>
          <w:marRight w:val="0"/>
          <w:marTop w:val="0"/>
          <w:marBottom w:val="0"/>
          <w:divBdr>
            <w:top w:val="none" w:sz="0" w:space="0" w:color="auto"/>
            <w:left w:val="none" w:sz="0" w:space="0" w:color="auto"/>
            <w:bottom w:val="none" w:sz="0" w:space="0" w:color="auto"/>
            <w:right w:val="none" w:sz="0" w:space="0" w:color="auto"/>
          </w:divBdr>
        </w:div>
        <w:div w:id="1381248247">
          <w:marLeft w:val="480"/>
          <w:marRight w:val="0"/>
          <w:marTop w:val="0"/>
          <w:marBottom w:val="0"/>
          <w:divBdr>
            <w:top w:val="none" w:sz="0" w:space="0" w:color="auto"/>
            <w:left w:val="none" w:sz="0" w:space="0" w:color="auto"/>
            <w:bottom w:val="none" w:sz="0" w:space="0" w:color="auto"/>
            <w:right w:val="none" w:sz="0" w:space="0" w:color="auto"/>
          </w:divBdr>
        </w:div>
        <w:div w:id="1418596313">
          <w:marLeft w:val="480"/>
          <w:marRight w:val="0"/>
          <w:marTop w:val="0"/>
          <w:marBottom w:val="0"/>
          <w:divBdr>
            <w:top w:val="none" w:sz="0" w:space="0" w:color="auto"/>
            <w:left w:val="none" w:sz="0" w:space="0" w:color="auto"/>
            <w:bottom w:val="none" w:sz="0" w:space="0" w:color="auto"/>
            <w:right w:val="none" w:sz="0" w:space="0" w:color="auto"/>
          </w:divBdr>
        </w:div>
        <w:div w:id="1442842447">
          <w:marLeft w:val="480"/>
          <w:marRight w:val="0"/>
          <w:marTop w:val="0"/>
          <w:marBottom w:val="0"/>
          <w:divBdr>
            <w:top w:val="none" w:sz="0" w:space="0" w:color="auto"/>
            <w:left w:val="none" w:sz="0" w:space="0" w:color="auto"/>
            <w:bottom w:val="none" w:sz="0" w:space="0" w:color="auto"/>
            <w:right w:val="none" w:sz="0" w:space="0" w:color="auto"/>
          </w:divBdr>
        </w:div>
        <w:div w:id="1454448082">
          <w:marLeft w:val="480"/>
          <w:marRight w:val="0"/>
          <w:marTop w:val="0"/>
          <w:marBottom w:val="0"/>
          <w:divBdr>
            <w:top w:val="none" w:sz="0" w:space="0" w:color="auto"/>
            <w:left w:val="none" w:sz="0" w:space="0" w:color="auto"/>
            <w:bottom w:val="none" w:sz="0" w:space="0" w:color="auto"/>
            <w:right w:val="none" w:sz="0" w:space="0" w:color="auto"/>
          </w:divBdr>
        </w:div>
        <w:div w:id="1456099182">
          <w:marLeft w:val="480"/>
          <w:marRight w:val="0"/>
          <w:marTop w:val="0"/>
          <w:marBottom w:val="0"/>
          <w:divBdr>
            <w:top w:val="none" w:sz="0" w:space="0" w:color="auto"/>
            <w:left w:val="none" w:sz="0" w:space="0" w:color="auto"/>
            <w:bottom w:val="none" w:sz="0" w:space="0" w:color="auto"/>
            <w:right w:val="none" w:sz="0" w:space="0" w:color="auto"/>
          </w:divBdr>
        </w:div>
        <w:div w:id="1509440134">
          <w:marLeft w:val="480"/>
          <w:marRight w:val="0"/>
          <w:marTop w:val="0"/>
          <w:marBottom w:val="0"/>
          <w:divBdr>
            <w:top w:val="none" w:sz="0" w:space="0" w:color="auto"/>
            <w:left w:val="none" w:sz="0" w:space="0" w:color="auto"/>
            <w:bottom w:val="none" w:sz="0" w:space="0" w:color="auto"/>
            <w:right w:val="none" w:sz="0" w:space="0" w:color="auto"/>
          </w:divBdr>
        </w:div>
        <w:div w:id="1555703997">
          <w:marLeft w:val="480"/>
          <w:marRight w:val="0"/>
          <w:marTop w:val="0"/>
          <w:marBottom w:val="0"/>
          <w:divBdr>
            <w:top w:val="none" w:sz="0" w:space="0" w:color="auto"/>
            <w:left w:val="none" w:sz="0" w:space="0" w:color="auto"/>
            <w:bottom w:val="none" w:sz="0" w:space="0" w:color="auto"/>
            <w:right w:val="none" w:sz="0" w:space="0" w:color="auto"/>
          </w:divBdr>
        </w:div>
        <w:div w:id="1566718589">
          <w:marLeft w:val="480"/>
          <w:marRight w:val="0"/>
          <w:marTop w:val="0"/>
          <w:marBottom w:val="0"/>
          <w:divBdr>
            <w:top w:val="none" w:sz="0" w:space="0" w:color="auto"/>
            <w:left w:val="none" w:sz="0" w:space="0" w:color="auto"/>
            <w:bottom w:val="none" w:sz="0" w:space="0" w:color="auto"/>
            <w:right w:val="none" w:sz="0" w:space="0" w:color="auto"/>
          </w:divBdr>
        </w:div>
        <w:div w:id="1625110405">
          <w:marLeft w:val="480"/>
          <w:marRight w:val="0"/>
          <w:marTop w:val="0"/>
          <w:marBottom w:val="0"/>
          <w:divBdr>
            <w:top w:val="none" w:sz="0" w:space="0" w:color="auto"/>
            <w:left w:val="none" w:sz="0" w:space="0" w:color="auto"/>
            <w:bottom w:val="none" w:sz="0" w:space="0" w:color="auto"/>
            <w:right w:val="none" w:sz="0" w:space="0" w:color="auto"/>
          </w:divBdr>
        </w:div>
        <w:div w:id="1638411245">
          <w:marLeft w:val="480"/>
          <w:marRight w:val="0"/>
          <w:marTop w:val="0"/>
          <w:marBottom w:val="0"/>
          <w:divBdr>
            <w:top w:val="none" w:sz="0" w:space="0" w:color="auto"/>
            <w:left w:val="none" w:sz="0" w:space="0" w:color="auto"/>
            <w:bottom w:val="none" w:sz="0" w:space="0" w:color="auto"/>
            <w:right w:val="none" w:sz="0" w:space="0" w:color="auto"/>
          </w:divBdr>
        </w:div>
        <w:div w:id="1754426415">
          <w:marLeft w:val="480"/>
          <w:marRight w:val="0"/>
          <w:marTop w:val="0"/>
          <w:marBottom w:val="0"/>
          <w:divBdr>
            <w:top w:val="none" w:sz="0" w:space="0" w:color="auto"/>
            <w:left w:val="none" w:sz="0" w:space="0" w:color="auto"/>
            <w:bottom w:val="none" w:sz="0" w:space="0" w:color="auto"/>
            <w:right w:val="none" w:sz="0" w:space="0" w:color="auto"/>
          </w:divBdr>
        </w:div>
        <w:div w:id="1853034664">
          <w:marLeft w:val="480"/>
          <w:marRight w:val="0"/>
          <w:marTop w:val="0"/>
          <w:marBottom w:val="0"/>
          <w:divBdr>
            <w:top w:val="none" w:sz="0" w:space="0" w:color="auto"/>
            <w:left w:val="none" w:sz="0" w:space="0" w:color="auto"/>
            <w:bottom w:val="none" w:sz="0" w:space="0" w:color="auto"/>
            <w:right w:val="none" w:sz="0" w:space="0" w:color="auto"/>
          </w:divBdr>
        </w:div>
        <w:div w:id="1854689611">
          <w:marLeft w:val="480"/>
          <w:marRight w:val="0"/>
          <w:marTop w:val="0"/>
          <w:marBottom w:val="0"/>
          <w:divBdr>
            <w:top w:val="none" w:sz="0" w:space="0" w:color="auto"/>
            <w:left w:val="none" w:sz="0" w:space="0" w:color="auto"/>
            <w:bottom w:val="none" w:sz="0" w:space="0" w:color="auto"/>
            <w:right w:val="none" w:sz="0" w:space="0" w:color="auto"/>
          </w:divBdr>
        </w:div>
        <w:div w:id="1858084283">
          <w:marLeft w:val="480"/>
          <w:marRight w:val="0"/>
          <w:marTop w:val="0"/>
          <w:marBottom w:val="0"/>
          <w:divBdr>
            <w:top w:val="none" w:sz="0" w:space="0" w:color="auto"/>
            <w:left w:val="none" w:sz="0" w:space="0" w:color="auto"/>
            <w:bottom w:val="none" w:sz="0" w:space="0" w:color="auto"/>
            <w:right w:val="none" w:sz="0" w:space="0" w:color="auto"/>
          </w:divBdr>
        </w:div>
        <w:div w:id="1861235870">
          <w:marLeft w:val="480"/>
          <w:marRight w:val="0"/>
          <w:marTop w:val="0"/>
          <w:marBottom w:val="0"/>
          <w:divBdr>
            <w:top w:val="none" w:sz="0" w:space="0" w:color="auto"/>
            <w:left w:val="none" w:sz="0" w:space="0" w:color="auto"/>
            <w:bottom w:val="none" w:sz="0" w:space="0" w:color="auto"/>
            <w:right w:val="none" w:sz="0" w:space="0" w:color="auto"/>
          </w:divBdr>
        </w:div>
        <w:div w:id="1865744893">
          <w:marLeft w:val="480"/>
          <w:marRight w:val="0"/>
          <w:marTop w:val="0"/>
          <w:marBottom w:val="0"/>
          <w:divBdr>
            <w:top w:val="none" w:sz="0" w:space="0" w:color="auto"/>
            <w:left w:val="none" w:sz="0" w:space="0" w:color="auto"/>
            <w:bottom w:val="none" w:sz="0" w:space="0" w:color="auto"/>
            <w:right w:val="none" w:sz="0" w:space="0" w:color="auto"/>
          </w:divBdr>
        </w:div>
        <w:div w:id="1936741190">
          <w:marLeft w:val="480"/>
          <w:marRight w:val="0"/>
          <w:marTop w:val="0"/>
          <w:marBottom w:val="0"/>
          <w:divBdr>
            <w:top w:val="none" w:sz="0" w:space="0" w:color="auto"/>
            <w:left w:val="none" w:sz="0" w:space="0" w:color="auto"/>
            <w:bottom w:val="none" w:sz="0" w:space="0" w:color="auto"/>
            <w:right w:val="none" w:sz="0" w:space="0" w:color="auto"/>
          </w:divBdr>
        </w:div>
        <w:div w:id="1976257874">
          <w:marLeft w:val="480"/>
          <w:marRight w:val="0"/>
          <w:marTop w:val="0"/>
          <w:marBottom w:val="0"/>
          <w:divBdr>
            <w:top w:val="none" w:sz="0" w:space="0" w:color="auto"/>
            <w:left w:val="none" w:sz="0" w:space="0" w:color="auto"/>
            <w:bottom w:val="none" w:sz="0" w:space="0" w:color="auto"/>
            <w:right w:val="none" w:sz="0" w:space="0" w:color="auto"/>
          </w:divBdr>
        </w:div>
        <w:div w:id="2018388576">
          <w:marLeft w:val="480"/>
          <w:marRight w:val="0"/>
          <w:marTop w:val="0"/>
          <w:marBottom w:val="0"/>
          <w:divBdr>
            <w:top w:val="none" w:sz="0" w:space="0" w:color="auto"/>
            <w:left w:val="none" w:sz="0" w:space="0" w:color="auto"/>
            <w:bottom w:val="none" w:sz="0" w:space="0" w:color="auto"/>
            <w:right w:val="none" w:sz="0" w:space="0" w:color="auto"/>
          </w:divBdr>
        </w:div>
        <w:div w:id="2134201905">
          <w:marLeft w:val="480"/>
          <w:marRight w:val="0"/>
          <w:marTop w:val="0"/>
          <w:marBottom w:val="0"/>
          <w:divBdr>
            <w:top w:val="none" w:sz="0" w:space="0" w:color="auto"/>
            <w:left w:val="none" w:sz="0" w:space="0" w:color="auto"/>
            <w:bottom w:val="none" w:sz="0" w:space="0" w:color="auto"/>
            <w:right w:val="none" w:sz="0" w:space="0" w:color="auto"/>
          </w:divBdr>
        </w:div>
      </w:divsChild>
    </w:div>
    <w:div w:id="887188632">
      <w:bodyDiv w:val="1"/>
      <w:marLeft w:val="0"/>
      <w:marRight w:val="0"/>
      <w:marTop w:val="0"/>
      <w:marBottom w:val="0"/>
      <w:divBdr>
        <w:top w:val="none" w:sz="0" w:space="0" w:color="auto"/>
        <w:left w:val="none" w:sz="0" w:space="0" w:color="auto"/>
        <w:bottom w:val="none" w:sz="0" w:space="0" w:color="auto"/>
        <w:right w:val="none" w:sz="0" w:space="0" w:color="auto"/>
      </w:divBdr>
    </w:div>
    <w:div w:id="890387814">
      <w:bodyDiv w:val="1"/>
      <w:marLeft w:val="0"/>
      <w:marRight w:val="0"/>
      <w:marTop w:val="0"/>
      <w:marBottom w:val="0"/>
      <w:divBdr>
        <w:top w:val="none" w:sz="0" w:space="0" w:color="auto"/>
        <w:left w:val="none" w:sz="0" w:space="0" w:color="auto"/>
        <w:bottom w:val="none" w:sz="0" w:space="0" w:color="auto"/>
        <w:right w:val="none" w:sz="0" w:space="0" w:color="auto"/>
      </w:divBdr>
      <w:divsChild>
        <w:div w:id="40831905">
          <w:marLeft w:val="480"/>
          <w:marRight w:val="0"/>
          <w:marTop w:val="0"/>
          <w:marBottom w:val="0"/>
          <w:divBdr>
            <w:top w:val="none" w:sz="0" w:space="0" w:color="auto"/>
            <w:left w:val="none" w:sz="0" w:space="0" w:color="auto"/>
            <w:bottom w:val="none" w:sz="0" w:space="0" w:color="auto"/>
            <w:right w:val="none" w:sz="0" w:space="0" w:color="auto"/>
          </w:divBdr>
        </w:div>
        <w:div w:id="62414230">
          <w:marLeft w:val="480"/>
          <w:marRight w:val="0"/>
          <w:marTop w:val="0"/>
          <w:marBottom w:val="0"/>
          <w:divBdr>
            <w:top w:val="none" w:sz="0" w:space="0" w:color="auto"/>
            <w:left w:val="none" w:sz="0" w:space="0" w:color="auto"/>
            <w:bottom w:val="none" w:sz="0" w:space="0" w:color="auto"/>
            <w:right w:val="none" w:sz="0" w:space="0" w:color="auto"/>
          </w:divBdr>
        </w:div>
        <w:div w:id="176696995">
          <w:marLeft w:val="480"/>
          <w:marRight w:val="0"/>
          <w:marTop w:val="0"/>
          <w:marBottom w:val="0"/>
          <w:divBdr>
            <w:top w:val="none" w:sz="0" w:space="0" w:color="auto"/>
            <w:left w:val="none" w:sz="0" w:space="0" w:color="auto"/>
            <w:bottom w:val="none" w:sz="0" w:space="0" w:color="auto"/>
            <w:right w:val="none" w:sz="0" w:space="0" w:color="auto"/>
          </w:divBdr>
        </w:div>
        <w:div w:id="190731440">
          <w:marLeft w:val="480"/>
          <w:marRight w:val="0"/>
          <w:marTop w:val="0"/>
          <w:marBottom w:val="0"/>
          <w:divBdr>
            <w:top w:val="none" w:sz="0" w:space="0" w:color="auto"/>
            <w:left w:val="none" w:sz="0" w:space="0" w:color="auto"/>
            <w:bottom w:val="none" w:sz="0" w:space="0" w:color="auto"/>
            <w:right w:val="none" w:sz="0" w:space="0" w:color="auto"/>
          </w:divBdr>
        </w:div>
        <w:div w:id="234360603">
          <w:marLeft w:val="480"/>
          <w:marRight w:val="0"/>
          <w:marTop w:val="0"/>
          <w:marBottom w:val="0"/>
          <w:divBdr>
            <w:top w:val="none" w:sz="0" w:space="0" w:color="auto"/>
            <w:left w:val="none" w:sz="0" w:space="0" w:color="auto"/>
            <w:bottom w:val="none" w:sz="0" w:space="0" w:color="auto"/>
            <w:right w:val="none" w:sz="0" w:space="0" w:color="auto"/>
          </w:divBdr>
        </w:div>
        <w:div w:id="241990825">
          <w:marLeft w:val="480"/>
          <w:marRight w:val="0"/>
          <w:marTop w:val="0"/>
          <w:marBottom w:val="0"/>
          <w:divBdr>
            <w:top w:val="none" w:sz="0" w:space="0" w:color="auto"/>
            <w:left w:val="none" w:sz="0" w:space="0" w:color="auto"/>
            <w:bottom w:val="none" w:sz="0" w:space="0" w:color="auto"/>
            <w:right w:val="none" w:sz="0" w:space="0" w:color="auto"/>
          </w:divBdr>
        </w:div>
        <w:div w:id="280579243">
          <w:marLeft w:val="480"/>
          <w:marRight w:val="0"/>
          <w:marTop w:val="0"/>
          <w:marBottom w:val="0"/>
          <w:divBdr>
            <w:top w:val="none" w:sz="0" w:space="0" w:color="auto"/>
            <w:left w:val="none" w:sz="0" w:space="0" w:color="auto"/>
            <w:bottom w:val="none" w:sz="0" w:space="0" w:color="auto"/>
            <w:right w:val="none" w:sz="0" w:space="0" w:color="auto"/>
          </w:divBdr>
        </w:div>
        <w:div w:id="281806795">
          <w:marLeft w:val="480"/>
          <w:marRight w:val="0"/>
          <w:marTop w:val="0"/>
          <w:marBottom w:val="0"/>
          <w:divBdr>
            <w:top w:val="none" w:sz="0" w:space="0" w:color="auto"/>
            <w:left w:val="none" w:sz="0" w:space="0" w:color="auto"/>
            <w:bottom w:val="none" w:sz="0" w:space="0" w:color="auto"/>
            <w:right w:val="none" w:sz="0" w:space="0" w:color="auto"/>
          </w:divBdr>
        </w:div>
        <w:div w:id="287013277">
          <w:marLeft w:val="480"/>
          <w:marRight w:val="0"/>
          <w:marTop w:val="0"/>
          <w:marBottom w:val="0"/>
          <w:divBdr>
            <w:top w:val="none" w:sz="0" w:space="0" w:color="auto"/>
            <w:left w:val="none" w:sz="0" w:space="0" w:color="auto"/>
            <w:bottom w:val="none" w:sz="0" w:space="0" w:color="auto"/>
            <w:right w:val="none" w:sz="0" w:space="0" w:color="auto"/>
          </w:divBdr>
        </w:div>
        <w:div w:id="359284321">
          <w:marLeft w:val="480"/>
          <w:marRight w:val="0"/>
          <w:marTop w:val="0"/>
          <w:marBottom w:val="0"/>
          <w:divBdr>
            <w:top w:val="none" w:sz="0" w:space="0" w:color="auto"/>
            <w:left w:val="none" w:sz="0" w:space="0" w:color="auto"/>
            <w:bottom w:val="none" w:sz="0" w:space="0" w:color="auto"/>
            <w:right w:val="none" w:sz="0" w:space="0" w:color="auto"/>
          </w:divBdr>
        </w:div>
        <w:div w:id="364135034">
          <w:marLeft w:val="480"/>
          <w:marRight w:val="0"/>
          <w:marTop w:val="0"/>
          <w:marBottom w:val="0"/>
          <w:divBdr>
            <w:top w:val="none" w:sz="0" w:space="0" w:color="auto"/>
            <w:left w:val="none" w:sz="0" w:space="0" w:color="auto"/>
            <w:bottom w:val="none" w:sz="0" w:space="0" w:color="auto"/>
            <w:right w:val="none" w:sz="0" w:space="0" w:color="auto"/>
          </w:divBdr>
        </w:div>
        <w:div w:id="405306760">
          <w:marLeft w:val="480"/>
          <w:marRight w:val="0"/>
          <w:marTop w:val="0"/>
          <w:marBottom w:val="0"/>
          <w:divBdr>
            <w:top w:val="none" w:sz="0" w:space="0" w:color="auto"/>
            <w:left w:val="none" w:sz="0" w:space="0" w:color="auto"/>
            <w:bottom w:val="none" w:sz="0" w:space="0" w:color="auto"/>
            <w:right w:val="none" w:sz="0" w:space="0" w:color="auto"/>
          </w:divBdr>
        </w:div>
        <w:div w:id="449514555">
          <w:marLeft w:val="480"/>
          <w:marRight w:val="0"/>
          <w:marTop w:val="0"/>
          <w:marBottom w:val="0"/>
          <w:divBdr>
            <w:top w:val="none" w:sz="0" w:space="0" w:color="auto"/>
            <w:left w:val="none" w:sz="0" w:space="0" w:color="auto"/>
            <w:bottom w:val="none" w:sz="0" w:space="0" w:color="auto"/>
            <w:right w:val="none" w:sz="0" w:space="0" w:color="auto"/>
          </w:divBdr>
        </w:div>
        <w:div w:id="462505997">
          <w:marLeft w:val="480"/>
          <w:marRight w:val="0"/>
          <w:marTop w:val="0"/>
          <w:marBottom w:val="0"/>
          <w:divBdr>
            <w:top w:val="none" w:sz="0" w:space="0" w:color="auto"/>
            <w:left w:val="none" w:sz="0" w:space="0" w:color="auto"/>
            <w:bottom w:val="none" w:sz="0" w:space="0" w:color="auto"/>
            <w:right w:val="none" w:sz="0" w:space="0" w:color="auto"/>
          </w:divBdr>
        </w:div>
        <w:div w:id="551648635">
          <w:marLeft w:val="480"/>
          <w:marRight w:val="0"/>
          <w:marTop w:val="0"/>
          <w:marBottom w:val="0"/>
          <w:divBdr>
            <w:top w:val="none" w:sz="0" w:space="0" w:color="auto"/>
            <w:left w:val="none" w:sz="0" w:space="0" w:color="auto"/>
            <w:bottom w:val="none" w:sz="0" w:space="0" w:color="auto"/>
            <w:right w:val="none" w:sz="0" w:space="0" w:color="auto"/>
          </w:divBdr>
        </w:div>
        <w:div w:id="578945913">
          <w:marLeft w:val="480"/>
          <w:marRight w:val="0"/>
          <w:marTop w:val="0"/>
          <w:marBottom w:val="0"/>
          <w:divBdr>
            <w:top w:val="none" w:sz="0" w:space="0" w:color="auto"/>
            <w:left w:val="none" w:sz="0" w:space="0" w:color="auto"/>
            <w:bottom w:val="none" w:sz="0" w:space="0" w:color="auto"/>
            <w:right w:val="none" w:sz="0" w:space="0" w:color="auto"/>
          </w:divBdr>
        </w:div>
        <w:div w:id="615143029">
          <w:marLeft w:val="480"/>
          <w:marRight w:val="0"/>
          <w:marTop w:val="0"/>
          <w:marBottom w:val="0"/>
          <w:divBdr>
            <w:top w:val="none" w:sz="0" w:space="0" w:color="auto"/>
            <w:left w:val="none" w:sz="0" w:space="0" w:color="auto"/>
            <w:bottom w:val="none" w:sz="0" w:space="0" w:color="auto"/>
            <w:right w:val="none" w:sz="0" w:space="0" w:color="auto"/>
          </w:divBdr>
        </w:div>
        <w:div w:id="634221049">
          <w:marLeft w:val="480"/>
          <w:marRight w:val="0"/>
          <w:marTop w:val="0"/>
          <w:marBottom w:val="0"/>
          <w:divBdr>
            <w:top w:val="none" w:sz="0" w:space="0" w:color="auto"/>
            <w:left w:val="none" w:sz="0" w:space="0" w:color="auto"/>
            <w:bottom w:val="none" w:sz="0" w:space="0" w:color="auto"/>
            <w:right w:val="none" w:sz="0" w:space="0" w:color="auto"/>
          </w:divBdr>
        </w:div>
        <w:div w:id="644093406">
          <w:marLeft w:val="480"/>
          <w:marRight w:val="0"/>
          <w:marTop w:val="0"/>
          <w:marBottom w:val="0"/>
          <w:divBdr>
            <w:top w:val="none" w:sz="0" w:space="0" w:color="auto"/>
            <w:left w:val="none" w:sz="0" w:space="0" w:color="auto"/>
            <w:bottom w:val="none" w:sz="0" w:space="0" w:color="auto"/>
            <w:right w:val="none" w:sz="0" w:space="0" w:color="auto"/>
          </w:divBdr>
        </w:div>
        <w:div w:id="716395359">
          <w:marLeft w:val="480"/>
          <w:marRight w:val="0"/>
          <w:marTop w:val="0"/>
          <w:marBottom w:val="0"/>
          <w:divBdr>
            <w:top w:val="none" w:sz="0" w:space="0" w:color="auto"/>
            <w:left w:val="none" w:sz="0" w:space="0" w:color="auto"/>
            <w:bottom w:val="none" w:sz="0" w:space="0" w:color="auto"/>
            <w:right w:val="none" w:sz="0" w:space="0" w:color="auto"/>
          </w:divBdr>
        </w:div>
        <w:div w:id="732314244">
          <w:marLeft w:val="480"/>
          <w:marRight w:val="0"/>
          <w:marTop w:val="0"/>
          <w:marBottom w:val="0"/>
          <w:divBdr>
            <w:top w:val="none" w:sz="0" w:space="0" w:color="auto"/>
            <w:left w:val="none" w:sz="0" w:space="0" w:color="auto"/>
            <w:bottom w:val="none" w:sz="0" w:space="0" w:color="auto"/>
            <w:right w:val="none" w:sz="0" w:space="0" w:color="auto"/>
          </w:divBdr>
        </w:div>
        <w:div w:id="777220257">
          <w:marLeft w:val="480"/>
          <w:marRight w:val="0"/>
          <w:marTop w:val="0"/>
          <w:marBottom w:val="0"/>
          <w:divBdr>
            <w:top w:val="none" w:sz="0" w:space="0" w:color="auto"/>
            <w:left w:val="none" w:sz="0" w:space="0" w:color="auto"/>
            <w:bottom w:val="none" w:sz="0" w:space="0" w:color="auto"/>
            <w:right w:val="none" w:sz="0" w:space="0" w:color="auto"/>
          </w:divBdr>
        </w:div>
        <w:div w:id="816579705">
          <w:marLeft w:val="480"/>
          <w:marRight w:val="0"/>
          <w:marTop w:val="0"/>
          <w:marBottom w:val="0"/>
          <w:divBdr>
            <w:top w:val="none" w:sz="0" w:space="0" w:color="auto"/>
            <w:left w:val="none" w:sz="0" w:space="0" w:color="auto"/>
            <w:bottom w:val="none" w:sz="0" w:space="0" w:color="auto"/>
            <w:right w:val="none" w:sz="0" w:space="0" w:color="auto"/>
          </w:divBdr>
        </w:div>
        <w:div w:id="820271105">
          <w:marLeft w:val="480"/>
          <w:marRight w:val="0"/>
          <w:marTop w:val="0"/>
          <w:marBottom w:val="0"/>
          <w:divBdr>
            <w:top w:val="none" w:sz="0" w:space="0" w:color="auto"/>
            <w:left w:val="none" w:sz="0" w:space="0" w:color="auto"/>
            <w:bottom w:val="none" w:sz="0" w:space="0" w:color="auto"/>
            <w:right w:val="none" w:sz="0" w:space="0" w:color="auto"/>
          </w:divBdr>
        </w:div>
        <w:div w:id="900679819">
          <w:marLeft w:val="480"/>
          <w:marRight w:val="0"/>
          <w:marTop w:val="0"/>
          <w:marBottom w:val="0"/>
          <w:divBdr>
            <w:top w:val="none" w:sz="0" w:space="0" w:color="auto"/>
            <w:left w:val="none" w:sz="0" w:space="0" w:color="auto"/>
            <w:bottom w:val="none" w:sz="0" w:space="0" w:color="auto"/>
            <w:right w:val="none" w:sz="0" w:space="0" w:color="auto"/>
          </w:divBdr>
        </w:div>
        <w:div w:id="920257545">
          <w:marLeft w:val="480"/>
          <w:marRight w:val="0"/>
          <w:marTop w:val="0"/>
          <w:marBottom w:val="0"/>
          <w:divBdr>
            <w:top w:val="none" w:sz="0" w:space="0" w:color="auto"/>
            <w:left w:val="none" w:sz="0" w:space="0" w:color="auto"/>
            <w:bottom w:val="none" w:sz="0" w:space="0" w:color="auto"/>
            <w:right w:val="none" w:sz="0" w:space="0" w:color="auto"/>
          </w:divBdr>
        </w:div>
        <w:div w:id="972172605">
          <w:marLeft w:val="480"/>
          <w:marRight w:val="0"/>
          <w:marTop w:val="0"/>
          <w:marBottom w:val="0"/>
          <w:divBdr>
            <w:top w:val="none" w:sz="0" w:space="0" w:color="auto"/>
            <w:left w:val="none" w:sz="0" w:space="0" w:color="auto"/>
            <w:bottom w:val="none" w:sz="0" w:space="0" w:color="auto"/>
            <w:right w:val="none" w:sz="0" w:space="0" w:color="auto"/>
          </w:divBdr>
        </w:div>
        <w:div w:id="1089696225">
          <w:marLeft w:val="480"/>
          <w:marRight w:val="0"/>
          <w:marTop w:val="0"/>
          <w:marBottom w:val="0"/>
          <w:divBdr>
            <w:top w:val="none" w:sz="0" w:space="0" w:color="auto"/>
            <w:left w:val="none" w:sz="0" w:space="0" w:color="auto"/>
            <w:bottom w:val="none" w:sz="0" w:space="0" w:color="auto"/>
            <w:right w:val="none" w:sz="0" w:space="0" w:color="auto"/>
          </w:divBdr>
        </w:div>
        <w:div w:id="1493180237">
          <w:marLeft w:val="480"/>
          <w:marRight w:val="0"/>
          <w:marTop w:val="0"/>
          <w:marBottom w:val="0"/>
          <w:divBdr>
            <w:top w:val="none" w:sz="0" w:space="0" w:color="auto"/>
            <w:left w:val="none" w:sz="0" w:space="0" w:color="auto"/>
            <w:bottom w:val="none" w:sz="0" w:space="0" w:color="auto"/>
            <w:right w:val="none" w:sz="0" w:space="0" w:color="auto"/>
          </w:divBdr>
        </w:div>
        <w:div w:id="1509632865">
          <w:marLeft w:val="480"/>
          <w:marRight w:val="0"/>
          <w:marTop w:val="0"/>
          <w:marBottom w:val="0"/>
          <w:divBdr>
            <w:top w:val="none" w:sz="0" w:space="0" w:color="auto"/>
            <w:left w:val="none" w:sz="0" w:space="0" w:color="auto"/>
            <w:bottom w:val="none" w:sz="0" w:space="0" w:color="auto"/>
            <w:right w:val="none" w:sz="0" w:space="0" w:color="auto"/>
          </w:divBdr>
        </w:div>
        <w:div w:id="1522285026">
          <w:marLeft w:val="480"/>
          <w:marRight w:val="0"/>
          <w:marTop w:val="0"/>
          <w:marBottom w:val="0"/>
          <w:divBdr>
            <w:top w:val="none" w:sz="0" w:space="0" w:color="auto"/>
            <w:left w:val="none" w:sz="0" w:space="0" w:color="auto"/>
            <w:bottom w:val="none" w:sz="0" w:space="0" w:color="auto"/>
            <w:right w:val="none" w:sz="0" w:space="0" w:color="auto"/>
          </w:divBdr>
        </w:div>
        <w:div w:id="1546867100">
          <w:marLeft w:val="480"/>
          <w:marRight w:val="0"/>
          <w:marTop w:val="0"/>
          <w:marBottom w:val="0"/>
          <w:divBdr>
            <w:top w:val="none" w:sz="0" w:space="0" w:color="auto"/>
            <w:left w:val="none" w:sz="0" w:space="0" w:color="auto"/>
            <w:bottom w:val="none" w:sz="0" w:space="0" w:color="auto"/>
            <w:right w:val="none" w:sz="0" w:space="0" w:color="auto"/>
          </w:divBdr>
        </w:div>
        <w:div w:id="1581449524">
          <w:marLeft w:val="480"/>
          <w:marRight w:val="0"/>
          <w:marTop w:val="0"/>
          <w:marBottom w:val="0"/>
          <w:divBdr>
            <w:top w:val="none" w:sz="0" w:space="0" w:color="auto"/>
            <w:left w:val="none" w:sz="0" w:space="0" w:color="auto"/>
            <w:bottom w:val="none" w:sz="0" w:space="0" w:color="auto"/>
            <w:right w:val="none" w:sz="0" w:space="0" w:color="auto"/>
          </w:divBdr>
        </w:div>
        <w:div w:id="1610548142">
          <w:marLeft w:val="480"/>
          <w:marRight w:val="0"/>
          <w:marTop w:val="0"/>
          <w:marBottom w:val="0"/>
          <w:divBdr>
            <w:top w:val="none" w:sz="0" w:space="0" w:color="auto"/>
            <w:left w:val="none" w:sz="0" w:space="0" w:color="auto"/>
            <w:bottom w:val="none" w:sz="0" w:space="0" w:color="auto"/>
            <w:right w:val="none" w:sz="0" w:space="0" w:color="auto"/>
          </w:divBdr>
        </w:div>
        <w:div w:id="1624194108">
          <w:marLeft w:val="480"/>
          <w:marRight w:val="0"/>
          <w:marTop w:val="0"/>
          <w:marBottom w:val="0"/>
          <w:divBdr>
            <w:top w:val="none" w:sz="0" w:space="0" w:color="auto"/>
            <w:left w:val="none" w:sz="0" w:space="0" w:color="auto"/>
            <w:bottom w:val="none" w:sz="0" w:space="0" w:color="auto"/>
            <w:right w:val="none" w:sz="0" w:space="0" w:color="auto"/>
          </w:divBdr>
        </w:div>
        <w:div w:id="1638337426">
          <w:marLeft w:val="480"/>
          <w:marRight w:val="0"/>
          <w:marTop w:val="0"/>
          <w:marBottom w:val="0"/>
          <w:divBdr>
            <w:top w:val="none" w:sz="0" w:space="0" w:color="auto"/>
            <w:left w:val="none" w:sz="0" w:space="0" w:color="auto"/>
            <w:bottom w:val="none" w:sz="0" w:space="0" w:color="auto"/>
            <w:right w:val="none" w:sz="0" w:space="0" w:color="auto"/>
          </w:divBdr>
        </w:div>
        <w:div w:id="1644234642">
          <w:marLeft w:val="480"/>
          <w:marRight w:val="0"/>
          <w:marTop w:val="0"/>
          <w:marBottom w:val="0"/>
          <w:divBdr>
            <w:top w:val="none" w:sz="0" w:space="0" w:color="auto"/>
            <w:left w:val="none" w:sz="0" w:space="0" w:color="auto"/>
            <w:bottom w:val="none" w:sz="0" w:space="0" w:color="auto"/>
            <w:right w:val="none" w:sz="0" w:space="0" w:color="auto"/>
          </w:divBdr>
        </w:div>
        <w:div w:id="1761442559">
          <w:marLeft w:val="480"/>
          <w:marRight w:val="0"/>
          <w:marTop w:val="0"/>
          <w:marBottom w:val="0"/>
          <w:divBdr>
            <w:top w:val="none" w:sz="0" w:space="0" w:color="auto"/>
            <w:left w:val="none" w:sz="0" w:space="0" w:color="auto"/>
            <w:bottom w:val="none" w:sz="0" w:space="0" w:color="auto"/>
            <w:right w:val="none" w:sz="0" w:space="0" w:color="auto"/>
          </w:divBdr>
        </w:div>
        <w:div w:id="1784418186">
          <w:marLeft w:val="480"/>
          <w:marRight w:val="0"/>
          <w:marTop w:val="0"/>
          <w:marBottom w:val="0"/>
          <w:divBdr>
            <w:top w:val="none" w:sz="0" w:space="0" w:color="auto"/>
            <w:left w:val="none" w:sz="0" w:space="0" w:color="auto"/>
            <w:bottom w:val="none" w:sz="0" w:space="0" w:color="auto"/>
            <w:right w:val="none" w:sz="0" w:space="0" w:color="auto"/>
          </w:divBdr>
        </w:div>
        <w:div w:id="1802504119">
          <w:marLeft w:val="480"/>
          <w:marRight w:val="0"/>
          <w:marTop w:val="0"/>
          <w:marBottom w:val="0"/>
          <w:divBdr>
            <w:top w:val="none" w:sz="0" w:space="0" w:color="auto"/>
            <w:left w:val="none" w:sz="0" w:space="0" w:color="auto"/>
            <w:bottom w:val="none" w:sz="0" w:space="0" w:color="auto"/>
            <w:right w:val="none" w:sz="0" w:space="0" w:color="auto"/>
          </w:divBdr>
        </w:div>
        <w:div w:id="1816412021">
          <w:marLeft w:val="480"/>
          <w:marRight w:val="0"/>
          <w:marTop w:val="0"/>
          <w:marBottom w:val="0"/>
          <w:divBdr>
            <w:top w:val="none" w:sz="0" w:space="0" w:color="auto"/>
            <w:left w:val="none" w:sz="0" w:space="0" w:color="auto"/>
            <w:bottom w:val="none" w:sz="0" w:space="0" w:color="auto"/>
            <w:right w:val="none" w:sz="0" w:space="0" w:color="auto"/>
          </w:divBdr>
        </w:div>
        <w:div w:id="1817255553">
          <w:marLeft w:val="480"/>
          <w:marRight w:val="0"/>
          <w:marTop w:val="0"/>
          <w:marBottom w:val="0"/>
          <w:divBdr>
            <w:top w:val="none" w:sz="0" w:space="0" w:color="auto"/>
            <w:left w:val="none" w:sz="0" w:space="0" w:color="auto"/>
            <w:bottom w:val="none" w:sz="0" w:space="0" w:color="auto"/>
            <w:right w:val="none" w:sz="0" w:space="0" w:color="auto"/>
          </w:divBdr>
        </w:div>
        <w:div w:id="1865559721">
          <w:marLeft w:val="480"/>
          <w:marRight w:val="0"/>
          <w:marTop w:val="0"/>
          <w:marBottom w:val="0"/>
          <w:divBdr>
            <w:top w:val="none" w:sz="0" w:space="0" w:color="auto"/>
            <w:left w:val="none" w:sz="0" w:space="0" w:color="auto"/>
            <w:bottom w:val="none" w:sz="0" w:space="0" w:color="auto"/>
            <w:right w:val="none" w:sz="0" w:space="0" w:color="auto"/>
          </w:divBdr>
        </w:div>
        <w:div w:id="1897205064">
          <w:marLeft w:val="480"/>
          <w:marRight w:val="0"/>
          <w:marTop w:val="0"/>
          <w:marBottom w:val="0"/>
          <w:divBdr>
            <w:top w:val="none" w:sz="0" w:space="0" w:color="auto"/>
            <w:left w:val="none" w:sz="0" w:space="0" w:color="auto"/>
            <w:bottom w:val="none" w:sz="0" w:space="0" w:color="auto"/>
            <w:right w:val="none" w:sz="0" w:space="0" w:color="auto"/>
          </w:divBdr>
        </w:div>
        <w:div w:id="1899392365">
          <w:marLeft w:val="480"/>
          <w:marRight w:val="0"/>
          <w:marTop w:val="0"/>
          <w:marBottom w:val="0"/>
          <w:divBdr>
            <w:top w:val="none" w:sz="0" w:space="0" w:color="auto"/>
            <w:left w:val="none" w:sz="0" w:space="0" w:color="auto"/>
            <w:bottom w:val="none" w:sz="0" w:space="0" w:color="auto"/>
            <w:right w:val="none" w:sz="0" w:space="0" w:color="auto"/>
          </w:divBdr>
        </w:div>
        <w:div w:id="1994869491">
          <w:marLeft w:val="480"/>
          <w:marRight w:val="0"/>
          <w:marTop w:val="0"/>
          <w:marBottom w:val="0"/>
          <w:divBdr>
            <w:top w:val="none" w:sz="0" w:space="0" w:color="auto"/>
            <w:left w:val="none" w:sz="0" w:space="0" w:color="auto"/>
            <w:bottom w:val="none" w:sz="0" w:space="0" w:color="auto"/>
            <w:right w:val="none" w:sz="0" w:space="0" w:color="auto"/>
          </w:divBdr>
        </w:div>
        <w:div w:id="2061317630">
          <w:marLeft w:val="480"/>
          <w:marRight w:val="0"/>
          <w:marTop w:val="0"/>
          <w:marBottom w:val="0"/>
          <w:divBdr>
            <w:top w:val="none" w:sz="0" w:space="0" w:color="auto"/>
            <w:left w:val="none" w:sz="0" w:space="0" w:color="auto"/>
            <w:bottom w:val="none" w:sz="0" w:space="0" w:color="auto"/>
            <w:right w:val="none" w:sz="0" w:space="0" w:color="auto"/>
          </w:divBdr>
        </w:div>
        <w:div w:id="2096826964">
          <w:marLeft w:val="480"/>
          <w:marRight w:val="0"/>
          <w:marTop w:val="0"/>
          <w:marBottom w:val="0"/>
          <w:divBdr>
            <w:top w:val="none" w:sz="0" w:space="0" w:color="auto"/>
            <w:left w:val="none" w:sz="0" w:space="0" w:color="auto"/>
            <w:bottom w:val="none" w:sz="0" w:space="0" w:color="auto"/>
            <w:right w:val="none" w:sz="0" w:space="0" w:color="auto"/>
          </w:divBdr>
        </w:div>
        <w:div w:id="2104757835">
          <w:marLeft w:val="480"/>
          <w:marRight w:val="0"/>
          <w:marTop w:val="0"/>
          <w:marBottom w:val="0"/>
          <w:divBdr>
            <w:top w:val="none" w:sz="0" w:space="0" w:color="auto"/>
            <w:left w:val="none" w:sz="0" w:space="0" w:color="auto"/>
            <w:bottom w:val="none" w:sz="0" w:space="0" w:color="auto"/>
            <w:right w:val="none" w:sz="0" w:space="0" w:color="auto"/>
          </w:divBdr>
        </w:div>
      </w:divsChild>
    </w:div>
    <w:div w:id="890968377">
      <w:bodyDiv w:val="1"/>
      <w:marLeft w:val="0"/>
      <w:marRight w:val="0"/>
      <w:marTop w:val="0"/>
      <w:marBottom w:val="0"/>
      <w:divBdr>
        <w:top w:val="none" w:sz="0" w:space="0" w:color="auto"/>
        <w:left w:val="none" w:sz="0" w:space="0" w:color="auto"/>
        <w:bottom w:val="none" w:sz="0" w:space="0" w:color="auto"/>
        <w:right w:val="none" w:sz="0" w:space="0" w:color="auto"/>
      </w:divBdr>
    </w:div>
    <w:div w:id="895048180">
      <w:bodyDiv w:val="1"/>
      <w:marLeft w:val="0"/>
      <w:marRight w:val="0"/>
      <w:marTop w:val="0"/>
      <w:marBottom w:val="0"/>
      <w:divBdr>
        <w:top w:val="none" w:sz="0" w:space="0" w:color="auto"/>
        <w:left w:val="none" w:sz="0" w:space="0" w:color="auto"/>
        <w:bottom w:val="none" w:sz="0" w:space="0" w:color="auto"/>
        <w:right w:val="none" w:sz="0" w:space="0" w:color="auto"/>
      </w:divBdr>
    </w:div>
    <w:div w:id="895165159">
      <w:bodyDiv w:val="1"/>
      <w:marLeft w:val="0"/>
      <w:marRight w:val="0"/>
      <w:marTop w:val="0"/>
      <w:marBottom w:val="0"/>
      <w:divBdr>
        <w:top w:val="none" w:sz="0" w:space="0" w:color="auto"/>
        <w:left w:val="none" w:sz="0" w:space="0" w:color="auto"/>
        <w:bottom w:val="none" w:sz="0" w:space="0" w:color="auto"/>
        <w:right w:val="none" w:sz="0" w:space="0" w:color="auto"/>
      </w:divBdr>
      <w:divsChild>
        <w:div w:id="19939141">
          <w:marLeft w:val="480"/>
          <w:marRight w:val="0"/>
          <w:marTop w:val="0"/>
          <w:marBottom w:val="0"/>
          <w:divBdr>
            <w:top w:val="none" w:sz="0" w:space="0" w:color="auto"/>
            <w:left w:val="none" w:sz="0" w:space="0" w:color="auto"/>
            <w:bottom w:val="none" w:sz="0" w:space="0" w:color="auto"/>
            <w:right w:val="none" w:sz="0" w:space="0" w:color="auto"/>
          </w:divBdr>
        </w:div>
        <w:div w:id="60375914">
          <w:marLeft w:val="480"/>
          <w:marRight w:val="0"/>
          <w:marTop w:val="0"/>
          <w:marBottom w:val="0"/>
          <w:divBdr>
            <w:top w:val="none" w:sz="0" w:space="0" w:color="auto"/>
            <w:left w:val="none" w:sz="0" w:space="0" w:color="auto"/>
            <w:bottom w:val="none" w:sz="0" w:space="0" w:color="auto"/>
            <w:right w:val="none" w:sz="0" w:space="0" w:color="auto"/>
          </w:divBdr>
        </w:div>
        <w:div w:id="117838612">
          <w:marLeft w:val="480"/>
          <w:marRight w:val="0"/>
          <w:marTop w:val="0"/>
          <w:marBottom w:val="0"/>
          <w:divBdr>
            <w:top w:val="none" w:sz="0" w:space="0" w:color="auto"/>
            <w:left w:val="none" w:sz="0" w:space="0" w:color="auto"/>
            <w:bottom w:val="none" w:sz="0" w:space="0" w:color="auto"/>
            <w:right w:val="none" w:sz="0" w:space="0" w:color="auto"/>
          </w:divBdr>
        </w:div>
        <w:div w:id="247925020">
          <w:marLeft w:val="480"/>
          <w:marRight w:val="0"/>
          <w:marTop w:val="0"/>
          <w:marBottom w:val="0"/>
          <w:divBdr>
            <w:top w:val="none" w:sz="0" w:space="0" w:color="auto"/>
            <w:left w:val="none" w:sz="0" w:space="0" w:color="auto"/>
            <w:bottom w:val="none" w:sz="0" w:space="0" w:color="auto"/>
            <w:right w:val="none" w:sz="0" w:space="0" w:color="auto"/>
          </w:divBdr>
        </w:div>
        <w:div w:id="334921503">
          <w:marLeft w:val="480"/>
          <w:marRight w:val="0"/>
          <w:marTop w:val="0"/>
          <w:marBottom w:val="0"/>
          <w:divBdr>
            <w:top w:val="none" w:sz="0" w:space="0" w:color="auto"/>
            <w:left w:val="none" w:sz="0" w:space="0" w:color="auto"/>
            <w:bottom w:val="none" w:sz="0" w:space="0" w:color="auto"/>
            <w:right w:val="none" w:sz="0" w:space="0" w:color="auto"/>
          </w:divBdr>
        </w:div>
        <w:div w:id="367031264">
          <w:marLeft w:val="480"/>
          <w:marRight w:val="0"/>
          <w:marTop w:val="0"/>
          <w:marBottom w:val="0"/>
          <w:divBdr>
            <w:top w:val="none" w:sz="0" w:space="0" w:color="auto"/>
            <w:left w:val="none" w:sz="0" w:space="0" w:color="auto"/>
            <w:bottom w:val="none" w:sz="0" w:space="0" w:color="auto"/>
            <w:right w:val="none" w:sz="0" w:space="0" w:color="auto"/>
          </w:divBdr>
        </w:div>
        <w:div w:id="370039059">
          <w:marLeft w:val="480"/>
          <w:marRight w:val="0"/>
          <w:marTop w:val="0"/>
          <w:marBottom w:val="0"/>
          <w:divBdr>
            <w:top w:val="none" w:sz="0" w:space="0" w:color="auto"/>
            <w:left w:val="none" w:sz="0" w:space="0" w:color="auto"/>
            <w:bottom w:val="none" w:sz="0" w:space="0" w:color="auto"/>
            <w:right w:val="none" w:sz="0" w:space="0" w:color="auto"/>
          </w:divBdr>
        </w:div>
        <w:div w:id="491340239">
          <w:marLeft w:val="480"/>
          <w:marRight w:val="0"/>
          <w:marTop w:val="0"/>
          <w:marBottom w:val="0"/>
          <w:divBdr>
            <w:top w:val="none" w:sz="0" w:space="0" w:color="auto"/>
            <w:left w:val="none" w:sz="0" w:space="0" w:color="auto"/>
            <w:bottom w:val="none" w:sz="0" w:space="0" w:color="auto"/>
            <w:right w:val="none" w:sz="0" w:space="0" w:color="auto"/>
          </w:divBdr>
        </w:div>
        <w:div w:id="502161091">
          <w:marLeft w:val="480"/>
          <w:marRight w:val="0"/>
          <w:marTop w:val="0"/>
          <w:marBottom w:val="0"/>
          <w:divBdr>
            <w:top w:val="none" w:sz="0" w:space="0" w:color="auto"/>
            <w:left w:val="none" w:sz="0" w:space="0" w:color="auto"/>
            <w:bottom w:val="none" w:sz="0" w:space="0" w:color="auto"/>
            <w:right w:val="none" w:sz="0" w:space="0" w:color="auto"/>
          </w:divBdr>
        </w:div>
        <w:div w:id="513962746">
          <w:marLeft w:val="480"/>
          <w:marRight w:val="0"/>
          <w:marTop w:val="0"/>
          <w:marBottom w:val="0"/>
          <w:divBdr>
            <w:top w:val="none" w:sz="0" w:space="0" w:color="auto"/>
            <w:left w:val="none" w:sz="0" w:space="0" w:color="auto"/>
            <w:bottom w:val="none" w:sz="0" w:space="0" w:color="auto"/>
            <w:right w:val="none" w:sz="0" w:space="0" w:color="auto"/>
          </w:divBdr>
        </w:div>
        <w:div w:id="567691814">
          <w:marLeft w:val="480"/>
          <w:marRight w:val="0"/>
          <w:marTop w:val="0"/>
          <w:marBottom w:val="0"/>
          <w:divBdr>
            <w:top w:val="none" w:sz="0" w:space="0" w:color="auto"/>
            <w:left w:val="none" w:sz="0" w:space="0" w:color="auto"/>
            <w:bottom w:val="none" w:sz="0" w:space="0" w:color="auto"/>
            <w:right w:val="none" w:sz="0" w:space="0" w:color="auto"/>
          </w:divBdr>
        </w:div>
        <w:div w:id="575747036">
          <w:marLeft w:val="480"/>
          <w:marRight w:val="0"/>
          <w:marTop w:val="0"/>
          <w:marBottom w:val="0"/>
          <w:divBdr>
            <w:top w:val="none" w:sz="0" w:space="0" w:color="auto"/>
            <w:left w:val="none" w:sz="0" w:space="0" w:color="auto"/>
            <w:bottom w:val="none" w:sz="0" w:space="0" w:color="auto"/>
            <w:right w:val="none" w:sz="0" w:space="0" w:color="auto"/>
          </w:divBdr>
        </w:div>
        <w:div w:id="708338605">
          <w:marLeft w:val="480"/>
          <w:marRight w:val="0"/>
          <w:marTop w:val="0"/>
          <w:marBottom w:val="0"/>
          <w:divBdr>
            <w:top w:val="none" w:sz="0" w:space="0" w:color="auto"/>
            <w:left w:val="none" w:sz="0" w:space="0" w:color="auto"/>
            <w:bottom w:val="none" w:sz="0" w:space="0" w:color="auto"/>
            <w:right w:val="none" w:sz="0" w:space="0" w:color="auto"/>
          </w:divBdr>
        </w:div>
        <w:div w:id="764349459">
          <w:marLeft w:val="480"/>
          <w:marRight w:val="0"/>
          <w:marTop w:val="0"/>
          <w:marBottom w:val="0"/>
          <w:divBdr>
            <w:top w:val="none" w:sz="0" w:space="0" w:color="auto"/>
            <w:left w:val="none" w:sz="0" w:space="0" w:color="auto"/>
            <w:bottom w:val="none" w:sz="0" w:space="0" w:color="auto"/>
            <w:right w:val="none" w:sz="0" w:space="0" w:color="auto"/>
          </w:divBdr>
        </w:div>
        <w:div w:id="766537066">
          <w:marLeft w:val="480"/>
          <w:marRight w:val="0"/>
          <w:marTop w:val="0"/>
          <w:marBottom w:val="0"/>
          <w:divBdr>
            <w:top w:val="none" w:sz="0" w:space="0" w:color="auto"/>
            <w:left w:val="none" w:sz="0" w:space="0" w:color="auto"/>
            <w:bottom w:val="none" w:sz="0" w:space="0" w:color="auto"/>
            <w:right w:val="none" w:sz="0" w:space="0" w:color="auto"/>
          </w:divBdr>
        </w:div>
        <w:div w:id="812260602">
          <w:marLeft w:val="480"/>
          <w:marRight w:val="0"/>
          <w:marTop w:val="0"/>
          <w:marBottom w:val="0"/>
          <w:divBdr>
            <w:top w:val="none" w:sz="0" w:space="0" w:color="auto"/>
            <w:left w:val="none" w:sz="0" w:space="0" w:color="auto"/>
            <w:bottom w:val="none" w:sz="0" w:space="0" w:color="auto"/>
            <w:right w:val="none" w:sz="0" w:space="0" w:color="auto"/>
          </w:divBdr>
        </w:div>
        <w:div w:id="818348527">
          <w:marLeft w:val="480"/>
          <w:marRight w:val="0"/>
          <w:marTop w:val="0"/>
          <w:marBottom w:val="0"/>
          <w:divBdr>
            <w:top w:val="none" w:sz="0" w:space="0" w:color="auto"/>
            <w:left w:val="none" w:sz="0" w:space="0" w:color="auto"/>
            <w:bottom w:val="none" w:sz="0" w:space="0" w:color="auto"/>
            <w:right w:val="none" w:sz="0" w:space="0" w:color="auto"/>
          </w:divBdr>
        </w:div>
        <w:div w:id="820460756">
          <w:marLeft w:val="480"/>
          <w:marRight w:val="0"/>
          <w:marTop w:val="0"/>
          <w:marBottom w:val="0"/>
          <w:divBdr>
            <w:top w:val="none" w:sz="0" w:space="0" w:color="auto"/>
            <w:left w:val="none" w:sz="0" w:space="0" w:color="auto"/>
            <w:bottom w:val="none" w:sz="0" w:space="0" w:color="auto"/>
            <w:right w:val="none" w:sz="0" w:space="0" w:color="auto"/>
          </w:divBdr>
        </w:div>
        <w:div w:id="930430146">
          <w:marLeft w:val="480"/>
          <w:marRight w:val="0"/>
          <w:marTop w:val="0"/>
          <w:marBottom w:val="0"/>
          <w:divBdr>
            <w:top w:val="none" w:sz="0" w:space="0" w:color="auto"/>
            <w:left w:val="none" w:sz="0" w:space="0" w:color="auto"/>
            <w:bottom w:val="none" w:sz="0" w:space="0" w:color="auto"/>
            <w:right w:val="none" w:sz="0" w:space="0" w:color="auto"/>
          </w:divBdr>
        </w:div>
        <w:div w:id="972054320">
          <w:marLeft w:val="480"/>
          <w:marRight w:val="0"/>
          <w:marTop w:val="0"/>
          <w:marBottom w:val="0"/>
          <w:divBdr>
            <w:top w:val="none" w:sz="0" w:space="0" w:color="auto"/>
            <w:left w:val="none" w:sz="0" w:space="0" w:color="auto"/>
            <w:bottom w:val="none" w:sz="0" w:space="0" w:color="auto"/>
            <w:right w:val="none" w:sz="0" w:space="0" w:color="auto"/>
          </w:divBdr>
        </w:div>
        <w:div w:id="984234393">
          <w:marLeft w:val="480"/>
          <w:marRight w:val="0"/>
          <w:marTop w:val="0"/>
          <w:marBottom w:val="0"/>
          <w:divBdr>
            <w:top w:val="none" w:sz="0" w:space="0" w:color="auto"/>
            <w:left w:val="none" w:sz="0" w:space="0" w:color="auto"/>
            <w:bottom w:val="none" w:sz="0" w:space="0" w:color="auto"/>
            <w:right w:val="none" w:sz="0" w:space="0" w:color="auto"/>
          </w:divBdr>
        </w:div>
        <w:div w:id="1035540822">
          <w:marLeft w:val="480"/>
          <w:marRight w:val="0"/>
          <w:marTop w:val="0"/>
          <w:marBottom w:val="0"/>
          <w:divBdr>
            <w:top w:val="none" w:sz="0" w:space="0" w:color="auto"/>
            <w:left w:val="none" w:sz="0" w:space="0" w:color="auto"/>
            <w:bottom w:val="none" w:sz="0" w:space="0" w:color="auto"/>
            <w:right w:val="none" w:sz="0" w:space="0" w:color="auto"/>
          </w:divBdr>
        </w:div>
        <w:div w:id="1049525768">
          <w:marLeft w:val="480"/>
          <w:marRight w:val="0"/>
          <w:marTop w:val="0"/>
          <w:marBottom w:val="0"/>
          <w:divBdr>
            <w:top w:val="none" w:sz="0" w:space="0" w:color="auto"/>
            <w:left w:val="none" w:sz="0" w:space="0" w:color="auto"/>
            <w:bottom w:val="none" w:sz="0" w:space="0" w:color="auto"/>
            <w:right w:val="none" w:sz="0" w:space="0" w:color="auto"/>
          </w:divBdr>
        </w:div>
        <w:div w:id="1063256874">
          <w:marLeft w:val="480"/>
          <w:marRight w:val="0"/>
          <w:marTop w:val="0"/>
          <w:marBottom w:val="0"/>
          <w:divBdr>
            <w:top w:val="none" w:sz="0" w:space="0" w:color="auto"/>
            <w:left w:val="none" w:sz="0" w:space="0" w:color="auto"/>
            <w:bottom w:val="none" w:sz="0" w:space="0" w:color="auto"/>
            <w:right w:val="none" w:sz="0" w:space="0" w:color="auto"/>
          </w:divBdr>
        </w:div>
        <w:div w:id="1139803081">
          <w:marLeft w:val="480"/>
          <w:marRight w:val="0"/>
          <w:marTop w:val="0"/>
          <w:marBottom w:val="0"/>
          <w:divBdr>
            <w:top w:val="none" w:sz="0" w:space="0" w:color="auto"/>
            <w:left w:val="none" w:sz="0" w:space="0" w:color="auto"/>
            <w:bottom w:val="none" w:sz="0" w:space="0" w:color="auto"/>
            <w:right w:val="none" w:sz="0" w:space="0" w:color="auto"/>
          </w:divBdr>
        </w:div>
        <w:div w:id="1191067550">
          <w:marLeft w:val="480"/>
          <w:marRight w:val="0"/>
          <w:marTop w:val="0"/>
          <w:marBottom w:val="0"/>
          <w:divBdr>
            <w:top w:val="none" w:sz="0" w:space="0" w:color="auto"/>
            <w:left w:val="none" w:sz="0" w:space="0" w:color="auto"/>
            <w:bottom w:val="none" w:sz="0" w:space="0" w:color="auto"/>
            <w:right w:val="none" w:sz="0" w:space="0" w:color="auto"/>
          </w:divBdr>
        </w:div>
        <w:div w:id="1201671890">
          <w:marLeft w:val="480"/>
          <w:marRight w:val="0"/>
          <w:marTop w:val="0"/>
          <w:marBottom w:val="0"/>
          <w:divBdr>
            <w:top w:val="none" w:sz="0" w:space="0" w:color="auto"/>
            <w:left w:val="none" w:sz="0" w:space="0" w:color="auto"/>
            <w:bottom w:val="none" w:sz="0" w:space="0" w:color="auto"/>
            <w:right w:val="none" w:sz="0" w:space="0" w:color="auto"/>
          </w:divBdr>
        </w:div>
        <w:div w:id="1274820732">
          <w:marLeft w:val="480"/>
          <w:marRight w:val="0"/>
          <w:marTop w:val="0"/>
          <w:marBottom w:val="0"/>
          <w:divBdr>
            <w:top w:val="none" w:sz="0" w:space="0" w:color="auto"/>
            <w:left w:val="none" w:sz="0" w:space="0" w:color="auto"/>
            <w:bottom w:val="none" w:sz="0" w:space="0" w:color="auto"/>
            <w:right w:val="none" w:sz="0" w:space="0" w:color="auto"/>
          </w:divBdr>
        </w:div>
        <w:div w:id="1343358482">
          <w:marLeft w:val="480"/>
          <w:marRight w:val="0"/>
          <w:marTop w:val="0"/>
          <w:marBottom w:val="0"/>
          <w:divBdr>
            <w:top w:val="none" w:sz="0" w:space="0" w:color="auto"/>
            <w:left w:val="none" w:sz="0" w:space="0" w:color="auto"/>
            <w:bottom w:val="none" w:sz="0" w:space="0" w:color="auto"/>
            <w:right w:val="none" w:sz="0" w:space="0" w:color="auto"/>
          </w:divBdr>
        </w:div>
        <w:div w:id="1363554340">
          <w:marLeft w:val="480"/>
          <w:marRight w:val="0"/>
          <w:marTop w:val="0"/>
          <w:marBottom w:val="0"/>
          <w:divBdr>
            <w:top w:val="none" w:sz="0" w:space="0" w:color="auto"/>
            <w:left w:val="none" w:sz="0" w:space="0" w:color="auto"/>
            <w:bottom w:val="none" w:sz="0" w:space="0" w:color="auto"/>
            <w:right w:val="none" w:sz="0" w:space="0" w:color="auto"/>
          </w:divBdr>
        </w:div>
        <w:div w:id="1364015882">
          <w:marLeft w:val="480"/>
          <w:marRight w:val="0"/>
          <w:marTop w:val="0"/>
          <w:marBottom w:val="0"/>
          <w:divBdr>
            <w:top w:val="none" w:sz="0" w:space="0" w:color="auto"/>
            <w:left w:val="none" w:sz="0" w:space="0" w:color="auto"/>
            <w:bottom w:val="none" w:sz="0" w:space="0" w:color="auto"/>
            <w:right w:val="none" w:sz="0" w:space="0" w:color="auto"/>
          </w:divBdr>
        </w:div>
        <w:div w:id="1386029094">
          <w:marLeft w:val="480"/>
          <w:marRight w:val="0"/>
          <w:marTop w:val="0"/>
          <w:marBottom w:val="0"/>
          <w:divBdr>
            <w:top w:val="none" w:sz="0" w:space="0" w:color="auto"/>
            <w:left w:val="none" w:sz="0" w:space="0" w:color="auto"/>
            <w:bottom w:val="none" w:sz="0" w:space="0" w:color="auto"/>
            <w:right w:val="none" w:sz="0" w:space="0" w:color="auto"/>
          </w:divBdr>
        </w:div>
        <w:div w:id="1402019391">
          <w:marLeft w:val="480"/>
          <w:marRight w:val="0"/>
          <w:marTop w:val="0"/>
          <w:marBottom w:val="0"/>
          <w:divBdr>
            <w:top w:val="none" w:sz="0" w:space="0" w:color="auto"/>
            <w:left w:val="none" w:sz="0" w:space="0" w:color="auto"/>
            <w:bottom w:val="none" w:sz="0" w:space="0" w:color="auto"/>
            <w:right w:val="none" w:sz="0" w:space="0" w:color="auto"/>
          </w:divBdr>
        </w:div>
        <w:div w:id="1456748604">
          <w:marLeft w:val="480"/>
          <w:marRight w:val="0"/>
          <w:marTop w:val="0"/>
          <w:marBottom w:val="0"/>
          <w:divBdr>
            <w:top w:val="none" w:sz="0" w:space="0" w:color="auto"/>
            <w:left w:val="none" w:sz="0" w:space="0" w:color="auto"/>
            <w:bottom w:val="none" w:sz="0" w:space="0" w:color="auto"/>
            <w:right w:val="none" w:sz="0" w:space="0" w:color="auto"/>
          </w:divBdr>
        </w:div>
        <w:div w:id="1467963531">
          <w:marLeft w:val="480"/>
          <w:marRight w:val="0"/>
          <w:marTop w:val="0"/>
          <w:marBottom w:val="0"/>
          <w:divBdr>
            <w:top w:val="none" w:sz="0" w:space="0" w:color="auto"/>
            <w:left w:val="none" w:sz="0" w:space="0" w:color="auto"/>
            <w:bottom w:val="none" w:sz="0" w:space="0" w:color="auto"/>
            <w:right w:val="none" w:sz="0" w:space="0" w:color="auto"/>
          </w:divBdr>
        </w:div>
        <w:div w:id="1471047031">
          <w:marLeft w:val="480"/>
          <w:marRight w:val="0"/>
          <w:marTop w:val="0"/>
          <w:marBottom w:val="0"/>
          <w:divBdr>
            <w:top w:val="none" w:sz="0" w:space="0" w:color="auto"/>
            <w:left w:val="none" w:sz="0" w:space="0" w:color="auto"/>
            <w:bottom w:val="none" w:sz="0" w:space="0" w:color="auto"/>
            <w:right w:val="none" w:sz="0" w:space="0" w:color="auto"/>
          </w:divBdr>
        </w:div>
        <w:div w:id="1484354800">
          <w:marLeft w:val="480"/>
          <w:marRight w:val="0"/>
          <w:marTop w:val="0"/>
          <w:marBottom w:val="0"/>
          <w:divBdr>
            <w:top w:val="none" w:sz="0" w:space="0" w:color="auto"/>
            <w:left w:val="none" w:sz="0" w:space="0" w:color="auto"/>
            <w:bottom w:val="none" w:sz="0" w:space="0" w:color="auto"/>
            <w:right w:val="none" w:sz="0" w:space="0" w:color="auto"/>
          </w:divBdr>
        </w:div>
        <w:div w:id="1508866649">
          <w:marLeft w:val="480"/>
          <w:marRight w:val="0"/>
          <w:marTop w:val="0"/>
          <w:marBottom w:val="0"/>
          <w:divBdr>
            <w:top w:val="none" w:sz="0" w:space="0" w:color="auto"/>
            <w:left w:val="none" w:sz="0" w:space="0" w:color="auto"/>
            <w:bottom w:val="none" w:sz="0" w:space="0" w:color="auto"/>
            <w:right w:val="none" w:sz="0" w:space="0" w:color="auto"/>
          </w:divBdr>
        </w:div>
        <w:div w:id="1679967578">
          <w:marLeft w:val="480"/>
          <w:marRight w:val="0"/>
          <w:marTop w:val="0"/>
          <w:marBottom w:val="0"/>
          <w:divBdr>
            <w:top w:val="none" w:sz="0" w:space="0" w:color="auto"/>
            <w:left w:val="none" w:sz="0" w:space="0" w:color="auto"/>
            <w:bottom w:val="none" w:sz="0" w:space="0" w:color="auto"/>
            <w:right w:val="none" w:sz="0" w:space="0" w:color="auto"/>
          </w:divBdr>
        </w:div>
        <w:div w:id="1766683719">
          <w:marLeft w:val="480"/>
          <w:marRight w:val="0"/>
          <w:marTop w:val="0"/>
          <w:marBottom w:val="0"/>
          <w:divBdr>
            <w:top w:val="none" w:sz="0" w:space="0" w:color="auto"/>
            <w:left w:val="none" w:sz="0" w:space="0" w:color="auto"/>
            <w:bottom w:val="none" w:sz="0" w:space="0" w:color="auto"/>
            <w:right w:val="none" w:sz="0" w:space="0" w:color="auto"/>
          </w:divBdr>
        </w:div>
        <w:div w:id="1810897705">
          <w:marLeft w:val="480"/>
          <w:marRight w:val="0"/>
          <w:marTop w:val="0"/>
          <w:marBottom w:val="0"/>
          <w:divBdr>
            <w:top w:val="none" w:sz="0" w:space="0" w:color="auto"/>
            <w:left w:val="none" w:sz="0" w:space="0" w:color="auto"/>
            <w:bottom w:val="none" w:sz="0" w:space="0" w:color="auto"/>
            <w:right w:val="none" w:sz="0" w:space="0" w:color="auto"/>
          </w:divBdr>
        </w:div>
        <w:div w:id="1936667423">
          <w:marLeft w:val="480"/>
          <w:marRight w:val="0"/>
          <w:marTop w:val="0"/>
          <w:marBottom w:val="0"/>
          <w:divBdr>
            <w:top w:val="none" w:sz="0" w:space="0" w:color="auto"/>
            <w:left w:val="none" w:sz="0" w:space="0" w:color="auto"/>
            <w:bottom w:val="none" w:sz="0" w:space="0" w:color="auto"/>
            <w:right w:val="none" w:sz="0" w:space="0" w:color="auto"/>
          </w:divBdr>
        </w:div>
        <w:div w:id="1966891531">
          <w:marLeft w:val="480"/>
          <w:marRight w:val="0"/>
          <w:marTop w:val="0"/>
          <w:marBottom w:val="0"/>
          <w:divBdr>
            <w:top w:val="none" w:sz="0" w:space="0" w:color="auto"/>
            <w:left w:val="none" w:sz="0" w:space="0" w:color="auto"/>
            <w:bottom w:val="none" w:sz="0" w:space="0" w:color="auto"/>
            <w:right w:val="none" w:sz="0" w:space="0" w:color="auto"/>
          </w:divBdr>
        </w:div>
        <w:div w:id="2063287987">
          <w:marLeft w:val="480"/>
          <w:marRight w:val="0"/>
          <w:marTop w:val="0"/>
          <w:marBottom w:val="0"/>
          <w:divBdr>
            <w:top w:val="none" w:sz="0" w:space="0" w:color="auto"/>
            <w:left w:val="none" w:sz="0" w:space="0" w:color="auto"/>
            <w:bottom w:val="none" w:sz="0" w:space="0" w:color="auto"/>
            <w:right w:val="none" w:sz="0" w:space="0" w:color="auto"/>
          </w:divBdr>
        </w:div>
        <w:div w:id="2146580090">
          <w:marLeft w:val="480"/>
          <w:marRight w:val="0"/>
          <w:marTop w:val="0"/>
          <w:marBottom w:val="0"/>
          <w:divBdr>
            <w:top w:val="none" w:sz="0" w:space="0" w:color="auto"/>
            <w:left w:val="none" w:sz="0" w:space="0" w:color="auto"/>
            <w:bottom w:val="none" w:sz="0" w:space="0" w:color="auto"/>
            <w:right w:val="none" w:sz="0" w:space="0" w:color="auto"/>
          </w:divBdr>
        </w:div>
      </w:divsChild>
    </w:div>
    <w:div w:id="897594919">
      <w:bodyDiv w:val="1"/>
      <w:marLeft w:val="0"/>
      <w:marRight w:val="0"/>
      <w:marTop w:val="0"/>
      <w:marBottom w:val="0"/>
      <w:divBdr>
        <w:top w:val="none" w:sz="0" w:space="0" w:color="auto"/>
        <w:left w:val="none" w:sz="0" w:space="0" w:color="auto"/>
        <w:bottom w:val="none" w:sz="0" w:space="0" w:color="auto"/>
        <w:right w:val="none" w:sz="0" w:space="0" w:color="auto"/>
      </w:divBdr>
    </w:div>
    <w:div w:id="900750722">
      <w:bodyDiv w:val="1"/>
      <w:marLeft w:val="0"/>
      <w:marRight w:val="0"/>
      <w:marTop w:val="0"/>
      <w:marBottom w:val="0"/>
      <w:divBdr>
        <w:top w:val="none" w:sz="0" w:space="0" w:color="auto"/>
        <w:left w:val="none" w:sz="0" w:space="0" w:color="auto"/>
        <w:bottom w:val="none" w:sz="0" w:space="0" w:color="auto"/>
        <w:right w:val="none" w:sz="0" w:space="0" w:color="auto"/>
      </w:divBdr>
    </w:div>
    <w:div w:id="903221387">
      <w:bodyDiv w:val="1"/>
      <w:marLeft w:val="0"/>
      <w:marRight w:val="0"/>
      <w:marTop w:val="0"/>
      <w:marBottom w:val="0"/>
      <w:divBdr>
        <w:top w:val="none" w:sz="0" w:space="0" w:color="auto"/>
        <w:left w:val="none" w:sz="0" w:space="0" w:color="auto"/>
        <w:bottom w:val="none" w:sz="0" w:space="0" w:color="auto"/>
        <w:right w:val="none" w:sz="0" w:space="0" w:color="auto"/>
      </w:divBdr>
    </w:div>
    <w:div w:id="904221356">
      <w:bodyDiv w:val="1"/>
      <w:marLeft w:val="0"/>
      <w:marRight w:val="0"/>
      <w:marTop w:val="0"/>
      <w:marBottom w:val="0"/>
      <w:divBdr>
        <w:top w:val="none" w:sz="0" w:space="0" w:color="auto"/>
        <w:left w:val="none" w:sz="0" w:space="0" w:color="auto"/>
        <w:bottom w:val="none" w:sz="0" w:space="0" w:color="auto"/>
        <w:right w:val="none" w:sz="0" w:space="0" w:color="auto"/>
      </w:divBdr>
      <w:divsChild>
        <w:div w:id="30107304">
          <w:marLeft w:val="480"/>
          <w:marRight w:val="0"/>
          <w:marTop w:val="0"/>
          <w:marBottom w:val="0"/>
          <w:divBdr>
            <w:top w:val="none" w:sz="0" w:space="0" w:color="auto"/>
            <w:left w:val="none" w:sz="0" w:space="0" w:color="auto"/>
            <w:bottom w:val="none" w:sz="0" w:space="0" w:color="auto"/>
            <w:right w:val="none" w:sz="0" w:space="0" w:color="auto"/>
          </w:divBdr>
        </w:div>
        <w:div w:id="63451410">
          <w:marLeft w:val="480"/>
          <w:marRight w:val="0"/>
          <w:marTop w:val="0"/>
          <w:marBottom w:val="0"/>
          <w:divBdr>
            <w:top w:val="none" w:sz="0" w:space="0" w:color="auto"/>
            <w:left w:val="none" w:sz="0" w:space="0" w:color="auto"/>
            <w:bottom w:val="none" w:sz="0" w:space="0" w:color="auto"/>
            <w:right w:val="none" w:sz="0" w:space="0" w:color="auto"/>
          </w:divBdr>
        </w:div>
        <w:div w:id="135145186">
          <w:marLeft w:val="480"/>
          <w:marRight w:val="0"/>
          <w:marTop w:val="0"/>
          <w:marBottom w:val="0"/>
          <w:divBdr>
            <w:top w:val="none" w:sz="0" w:space="0" w:color="auto"/>
            <w:left w:val="none" w:sz="0" w:space="0" w:color="auto"/>
            <w:bottom w:val="none" w:sz="0" w:space="0" w:color="auto"/>
            <w:right w:val="none" w:sz="0" w:space="0" w:color="auto"/>
          </w:divBdr>
        </w:div>
        <w:div w:id="144124765">
          <w:marLeft w:val="480"/>
          <w:marRight w:val="0"/>
          <w:marTop w:val="0"/>
          <w:marBottom w:val="0"/>
          <w:divBdr>
            <w:top w:val="none" w:sz="0" w:space="0" w:color="auto"/>
            <w:left w:val="none" w:sz="0" w:space="0" w:color="auto"/>
            <w:bottom w:val="none" w:sz="0" w:space="0" w:color="auto"/>
            <w:right w:val="none" w:sz="0" w:space="0" w:color="auto"/>
          </w:divBdr>
        </w:div>
        <w:div w:id="144399646">
          <w:marLeft w:val="480"/>
          <w:marRight w:val="0"/>
          <w:marTop w:val="0"/>
          <w:marBottom w:val="0"/>
          <w:divBdr>
            <w:top w:val="none" w:sz="0" w:space="0" w:color="auto"/>
            <w:left w:val="none" w:sz="0" w:space="0" w:color="auto"/>
            <w:bottom w:val="none" w:sz="0" w:space="0" w:color="auto"/>
            <w:right w:val="none" w:sz="0" w:space="0" w:color="auto"/>
          </w:divBdr>
        </w:div>
        <w:div w:id="186917757">
          <w:marLeft w:val="480"/>
          <w:marRight w:val="0"/>
          <w:marTop w:val="0"/>
          <w:marBottom w:val="0"/>
          <w:divBdr>
            <w:top w:val="none" w:sz="0" w:space="0" w:color="auto"/>
            <w:left w:val="none" w:sz="0" w:space="0" w:color="auto"/>
            <w:bottom w:val="none" w:sz="0" w:space="0" w:color="auto"/>
            <w:right w:val="none" w:sz="0" w:space="0" w:color="auto"/>
          </w:divBdr>
        </w:div>
        <w:div w:id="307562803">
          <w:marLeft w:val="480"/>
          <w:marRight w:val="0"/>
          <w:marTop w:val="0"/>
          <w:marBottom w:val="0"/>
          <w:divBdr>
            <w:top w:val="none" w:sz="0" w:space="0" w:color="auto"/>
            <w:left w:val="none" w:sz="0" w:space="0" w:color="auto"/>
            <w:bottom w:val="none" w:sz="0" w:space="0" w:color="auto"/>
            <w:right w:val="none" w:sz="0" w:space="0" w:color="auto"/>
          </w:divBdr>
        </w:div>
        <w:div w:id="327249632">
          <w:marLeft w:val="480"/>
          <w:marRight w:val="0"/>
          <w:marTop w:val="0"/>
          <w:marBottom w:val="0"/>
          <w:divBdr>
            <w:top w:val="none" w:sz="0" w:space="0" w:color="auto"/>
            <w:left w:val="none" w:sz="0" w:space="0" w:color="auto"/>
            <w:bottom w:val="none" w:sz="0" w:space="0" w:color="auto"/>
            <w:right w:val="none" w:sz="0" w:space="0" w:color="auto"/>
          </w:divBdr>
        </w:div>
        <w:div w:id="352729006">
          <w:marLeft w:val="480"/>
          <w:marRight w:val="0"/>
          <w:marTop w:val="0"/>
          <w:marBottom w:val="0"/>
          <w:divBdr>
            <w:top w:val="none" w:sz="0" w:space="0" w:color="auto"/>
            <w:left w:val="none" w:sz="0" w:space="0" w:color="auto"/>
            <w:bottom w:val="none" w:sz="0" w:space="0" w:color="auto"/>
            <w:right w:val="none" w:sz="0" w:space="0" w:color="auto"/>
          </w:divBdr>
        </w:div>
        <w:div w:id="389310183">
          <w:marLeft w:val="480"/>
          <w:marRight w:val="0"/>
          <w:marTop w:val="0"/>
          <w:marBottom w:val="0"/>
          <w:divBdr>
            <w:top w:val="none" w:sz="0" w:space="0" w:color="auto"/>
            <w:left w:val="none" w:sz="0" w:space="0" w:color="auto"/>
            <w:bottom w:val="none" w:sz="0" w:space="0" w:color="auto"/>
            <w:right w:val="none" w:sz="0" w:space="0" w:color="auto"/>
          </w:divBdr>
        </w:div>
        <w:div w:id="530729406">
          <w:marLeft w:val="480"/>
          <w:marRight w:val="0"/>
          <w:marTop w:val="0"/>
          <w:marBottom w:val="0"/>
          <w:divBdr>
            <w:top w:val="none" w:sz="0" w:space="0" w:color="auto"/>
            <w:left w:val="none" w:sz="0" w:space="0" w:color="auto"/>
            <w:bottom w:val="none" w:sz="0" w:space="0" w:color="auto"/>
            <w:right w:val="none" w:sz="0" w:space="0" w:color="auto"/>
          </w:divBdr>
        </w:div>
        <w:div w:id="543636495">
          <w:marLeft w:val="480"/>
          <w:marRight w:val="0"/>
          <w:marTop w:val="0"/>
          <w:marBottom w:val="0"/>
          <w:divBdr>
            <w:top w:val="none" w:sz="0" w:space="0" w:color="auto"/>
            <w:left w:val="none" w:sz="0" w:space="0" w:color="auto"/>
            <w:bottom w:val="none" w:sz="0" w:space="0" w:color="auto"/>
            <w:right w:val="none" w:sz="0" w:space="0" w:color="auto"/>
          </w:divBdr>
        </w:div>
        <w:div w:id="639191722">
          <w:marLeft w:val="480"/>
          <w:marRight w:val="0"/>
          <w:marTop w:val="0"/>
          <w:marBottom w:val="0"/>
          <w:divBdr>
            <w:top w:val="none" w:sz="0" w:space="0" w:color="auto"/>
            <w:left w:val="none" w:sz="0" w:space="0" w:color="auto"/>
            <w:bottom w:val="none" w:sz="0" w:space="0" w:color="auto"/>
            <w:right w:val="none" w:sz="0" w:space="0" w:color="auto"/>
          </w:divBdr>
        </w:div>
        <w:div w:id="643194689">
          <w:marLeft w:val="480"/>
          <w:marRight w:val="0"/>
          <w:marTop w:val="0"/>
          <w:marBottom w:val="0"/>
          <w:divBdr>
            <w:top w:val="none" w:sz="0" w:space="0" w:color="auto"/>
            <w:left w:val="none" w:sz="0" w:space="0" w:color="auto"/>
            <w:bottom w:val="none" w:sz="0" w:space="0" w:color="auto"/>
            <w:right w:val="none" w:sz="0" w:space="0" w:color="auto"/>
          </w:divBdr>
        </w:div>
        <w:div w:id="692074427">
          <w:marLeft w:val="480"/>
          <w:marRight w:val="0"/>
          <w:marTop w:val="0"/>
          <w:marBottom w:val="0"/>
          <w:divBdr>
            <w:top w:val="none" w:sz="0" w:space="0" w:color="auto"/>
            <w:left w:val="none" w:sz="0" w:space="0" w:color="auto"/>
            <w:bottom w:val="none" w:sz="0" w:space="0" w:color="auto"/>
            <w:right w:val="none" w:sz="0" w:space="0" w:color="auto"/>
          </w:divBdr>
        </w:div>
        <w:div w:id="729042435">
          <w:marLeft w:val="480"/>
          <w:marRight w:val="0"/>
          <w:marTop w:val="0"/>
          <w:marBottom w:val="0"/>
          <w:divBdr>
            <w:top w:val="none" w:sz="0" w:space="0" w:color="auto"/>
            <w:left w:val="none" w:sz="0" w:space="0" w:color="auto"/>
            <w:bottom w:val="none" w:sz="0" w:space="0" w:color="auto"/>
            <w:right w:val="none" w:sz="0" w:space="0" w:color="auto"/>
          </w:divBdr>
        </w:div>
        <w:div w:id="976447191">
          <w:marLeft w:val="480"/>
          <w:marRight w:val="0"/>
          <w:marTop w:val="0"/>
          <w:marBottom w:val="0"/>
          <w:divBdr>
            <w:top w:val="none" w:sz="0" w:space="0" w:color="auto"/>
            <w:left w:val="none" w:sz="0" w:space="0" w:color="auto"/>
            <w:bottom w:val="none" w:sz="0" w:space="0" w:color="auto"/>
            <w:right w:val="none" w:sz="0" w:space="0" w:color="auto"/>
          </w:divBdr>
        </w:div>
        <w:div w:id="985399722">
          <w:marLeft w:val="480"/>
          <w:marRight w:val="0"/>
          <w:marTop w:val="0"/>
          <w:marBottom w:val="0"/>
          <w:divBdr>
            <w:top w:val="none" w:sz="0" w:space="0" w:color="auto"/>
            <w:left w:val="none" w:sz="0" w:space="0" w:color="auto"/>
            <w:bottom w:val="none" w:sz="0" w:space="0" w:color="auto"/>
            <w:right w:val="none" w:sz="0" w:space="0" w:color="auto"/>
          </w:divBdr>
        </w:div>
        <w:div w:id="1025640887">
          <w:marLeft w:val="480"/>
          <w:marRight w:val="0"/>
          <w:marTop w:val="0"/>
          <w:marBottom w:val="0"/>
          <w:divBdr>
            <w:top w:val="none" w:sz="0" w:space="0" w:color="auto"/>
            <w:left w:val="none" w:sz="0" w:space="0" w:color="auto"/>
            <w:bottom w:val="none" w:sz="0" w:space="0" w:color="auto"/>
            <w:right w:val="none" w:sz="0" w:space="0" w:color="auto"/>
          </w:divBdr>
        </w:div>
        <w:div w:id="1032609913">
          <w:marLeft w:val="480"/>
          <w:marRight w:val="0"/>
          <w:marTop w:val="0"/>
          <w:marBottom w:val="0"/>
          <w:divBdr>
            <w:top w:val="none" w:sz="0" w:space="0" w:color="auto"/>
            <w:left w:val="none" w:sz="0" w:space="0" w:color="auto"/>
            <w:bottom w:val="none" w:sz="0" w:space="0" w:color="auto"/>
            <w:right w:val="none" w:sz="0" w:space="0" w:color="auto"/>
          </w:divBdr>
        </w:div>
        <w:div w:id="1084107047">
          <w:marLeft w:val="480"/>
          <w:marRight w:val="0"/>
          <w:marTop w:val="0"/>
          <w:marBottom w:val="0"/>
          <w:divBdr>
            <w:top w:val="none" w:sz="0" w:space="0" w:color="auto"/>
            <w:left w:val="none" w:sz="0" w:space="0" w:color="auto"/>
            <w:bottom w:val="none" w:sz="0" w:space="0" w:color="auto"/>
            <w:right w:val="none" w:sz="0" w:space="0" w:color="auto"/>
          </w:divBdr>
        </w:div>
        <w:div w:id="1116022993">
          <w:marLeft w:val="480"/>
          <w:marRight w:val="0"/>
          <w:marTop w:val="0"/>
          <w:marBottom w:val="0"/>
          <w:divBdr>
            <w:top w:val="none" w:sz="0" w:space="0" w:color="auto"/>
            <w:left w:val="none" w:sz="0" w:space="0" w:color="auto"/>
            <w:bottom w:val="none" w:sz="0" w:space="0" w:color="auto"/>
            <w:right w:val="none" w:sz="0" w:space="0" w:color="auto"/>
          </w:divBdr>
        </w:div>
        <w:div w:id="1126122818">
          <w:marLeft w:val="480"/>
          <w:marRight w:val="0"/>
          <w:marTop w:val="0"/>
          <w:marBottom w:val="0"/>
          <w:divBdr>
            <w:top w:val="none" w:sz="0" w:space="0" w:color="auto"/>
            <w:left w:val="none" w:sz="0" w:space="0" w:color="auto"/>
            <w:bottom w:val="none" w:sz="0" w:space="0" w:color="auto"/>
            <w:right w:val="none" w:sz="0" w:space="0" w:color="auto"/>
          </w:divBdr>
        </w:div>
        <w:div w:id="1144195539">
          <w:marLeft w:val="480"/>
          <w:marRight w:val="0"/>
          <w:marTop w:val="0"/>
          <w:marBottom w:val="0"/>
          <w:divBdr>
            <w:top w:val="none" w:sz="0" w:space="0" w:color="auto"/>
            <w:left w:val="none" w:sz="0" w:space="0" w:color="auto"/>
            <w:bottom w:val="none" w:sz="0" w:space="0" w:color="auto"/>
            <w:right w:val="none" w:sz="0" w:space="0" w:color="auto"/>
          </w:divBdr>
        </w:div>
        <w:div w:id="1294672713">
          <w:marLeft w:val="480"/>
          <w:marRight w:val="0"/>
          <w:marTop w:val="0"/>
          <w:marBottom w:val="0"/>
          <w:divBdr>
            <w:top w:val="none" w:sz="0" w:space="0" w:color="auto"/>
            <w:left w:val="none" w:sz="0" w:space="0" w:color="auto"/>
            <w:bottom w:val="none" w:sz="0" w:space="0" w:color="auto"/>
            <w:right w:val="none" w:sz="0" w:space="0" w:color="auto"/>
          </w:divBdr>
        </w:div>
        <w:div w:id="1344937059">
          <w:marLeft w:val="480"/>
          <w:marRight w:val="0"/>
          <w:marTop w:val="0"/>
          <w:marBottom w:val="0"/>
          <w:divBdr>
            <w:top w:val="none" w:sz="0" w:space="0" w:color="auto"/>
            <w:left w:val="none" w:sz="0" w:space="0" w:color="auto"/>
            <w:bottom w:val="none" w:sz="0" w:space="0" w:color="auto"/>
            <w:right w:val="none" w:sz="0" w:space="0" w:color="auto"/>
          </w:divBdr>
        </w:div>
        <w:div w:id="1364866114">
          <w:marLeft w:val="480"/>
          <w:marRight w:val="0"/>
          <w:marTop w:val="0"/>
          <w:marBottom w:val="0"/>
          <w:divBdr>
            <w:top w:val="none" w:sz="0" w:space="0" w:color="auto"/>
            <w:left w:val="none" w:sz="0" w:space="0" w:color="auto"/>
            <w:bottom w:val="none" w:sz="0" w:space="0" w:color="auto"/>
            <w:right w:val="none" w:sz="0" w:space="0" w:color="auto"/>
          </w:divBdr>
        </w:div>
        <w:div w:id="1396510090">
          <w:marLeft w:val="480"/>
          <w:marRight w:val="0"/>
          <w:marTop w:val="0"/>
          <w:marBottom w:val="0"/>
          <w:divBdr>
            <w:top w:val="none" w:sz="0" w:space="0" w:color="auto"/>
            <w:left w:val="none" w:sz="0" w:space="0" w:color="auto"/>
            <w:bottom w:val="none" w:sz="0" w:space="0" w:color="auto"/>
            <w:right w:val="none" w:sz="0" w:space="0" w:color="auto"/>
          </w:divBdr>
        </w:div>
        <w:div w:id="1504852697">
          <w:marLeft w:val="480"/>
          <w:marRight w:val="0"/>
          <w:marTop w:val="0"/>
          <w:marBottom w:val="0"/>
          <w:divBdr>
            <w:top w:val="none" w:sz="0" w:space="0" w:color="auto"/>
            <w:left w:val="none" w:sz="0" w:space="0" w:color="auto"/>
            <w:bottom w:val="none" w:sz="0" w:space="0" w:color="auto"/>
            <w:right w:val="none" w:sz="0" w:space="0" w:color="auto"/>
          </w:divBdr>
        </w:div>
        <w:div w:id="1579897917">
          <w:marLeft w:val="480"/>
          <w:marRight w:val="0"/>
          <w:marTop w:val="0"/>
          <w:marBottom w:val="0"/>
          <w:divBdr>
            <w:top w:val="none" w:sz="0" w:space="0" w:color="auto"/>
            <w:left w:val="none" w:sz="0" w:space="0" w:color="auto"/>
            <w:bottom w:val="none" w:sz="0" w:space="0" w:color="auto"/>
            <w:right w:val="none" w:sz="0" w:space="0" w:color="auto"/>
          </w:divBdr>
        </w:div>
        <w:div w:id="1689059580">
          <w:marLeft w:val="480"/>
          <w:marRight w:val="0"/>
          <w:marTop w:val="0"/>
          <w:marBottom w:val="0"/>
          <w:divBdr>
            <w:top w:val="none" w:sz="0" w:space="0" w:color="auto"/>
            <w:left w:val="none" w:sz="0" w:space="0" w:color="auto"/>
            <w:bottom w:val="none" w:sz="0" w:space="0" w:color="auto"/>
            <w:right w:val="none" w:sz="0" w:space="0" w:color="auto"/>
          </w:divBdr>
        </w:div>
        <w:div w:id="1813863352">
          <w:marLeft w:val="480"/>
          <w:marRight w:val="0"/>
          <w:marTop w:val="0"/>
          <w:marBottom w:val="0"/>
          <w:divBdr>
            <w:top w:val="none" w:sz="0" w:space="0" w:color="auto"/>
            <w:left w:val="none" w:sz="0" w:space="0" w:color="auto"/>
            <w:bottom w:val="none" w:sz="0" w:space="0" w:color="auto"/>
            <w:right w:val="none" w:sz="0" w:space="0" w:color="auto"/>
          </w:divBdr>
        </w:div>
        <w:div w:id="1837071272">
          <w:marLeft w:val="480"/>
          <w:marRight w:val="0"/>
          <w:marTop w:val="0"/>
          <w:marBottom w:val="0"/>
          <w:divBdr>
            <w:top w:val="none" w:sz="0" w:space="0" w:color="auto"/>
            <w:left w:val="none" w:sz="0" w:space="0" w:color="auto"/>
            <w:bottom w:val="none" w:sz="0" w:space="0" w:color="auto"/>
            <w:right w:val="none" w:sz="0" w:space="0" w:color="auto"/>
          </w:divBdr>
        </w:div>
        <w:div w:id="1845701665">
          <w:marLeft w:val="480"/>
          <w:marRight w:val="0"/>
          <w:marTop w:val="0"/>
          <w:marBottom w:val="0"/>
          <w:divBdr>
            <w:top w:val="none" w:sz="0" w:space="0" w:color="auto"/>
            <w:left w:val="none" w:sz="0" w:space="0" w:color="auto"/>
            <w:bottom w:val="none" w:sz="0" w:space="0" w:color="auto"/>
            <w:right w:val="none" w:sz="0" w:space="0" w:color="auto"/>
          </w:divBdr>
        </w:div>
        <w:div w:id="1851525133">
          <w:marLeft w:val="480"/>
          <w:marRight w:val="0"/>
          <w:marTop w:val="0"/>
          <w:marBottom w:val="0"/>
          <w:divBdr>
            <w:top w:val="none" w:sz="0" w:space="0" w:color="auto"/>
            <w:left w:val="none" w:sz="0" w:space="0" w:color="auto"/>
            <w:bottom w:val="none" w:sz="0" w:space="0" w:color="auto"/>
            <w:right w:val="none" w:sz="0" w:space="0" w:color="auto"/>
          </w:divBdr>
        </w:div>
        <w:div w:id="1902323676">
          <w:marLeft w:val="480"/>
          <w:marRight w:val="0"/>
          <w:marTop w:val="0"/>
          <w:marBottom w:val="0"/>
          <w:divBdr>
            <w:top w:val="none" w:sz="0" w:space="0" w:color="auto"/>
            <w:left w:val="none" w:sz="0" w:space="0" w:color="auto"/>
            <w:bottom w:val="none" w:sz="0" w:space="0" w:color="auto"/>
            <w:right w:val="none" w:sz="0" w:space="0" w:color="auto"/>
          </w:divBdr>
        </w:div>
        <w:div w:id="1931815446">
          <w:marLeft w:val="480"/>
          <w:marRight w:val="0"/>
          <w:marTop w:val="0"/>
          <w:marBottom w:val="0"/>
          <w:divBdr>
            <w:top w:val="none" w:sz="0" w:space="0" w:color="auto"/>
            <w:left w:val="none" w:sz="0" w:space="0" w:color="auto"/>
            <w:bottom w:val="none" w:sz="0" w:space="0" w:color="auto"/>
            <w:right w:val="none" w:sz="0" w:space="0" w:color="auto"/>
          </w:divBdr>
        </w:div>
        <w:div w:id="1948191025">
          <w:marLeft w:val="480"/>
          <w:marRight w:val="0"/>
          <w:marTop w:val="0"/>
          <w:marBottom w:val="0"/>
          <w:divBdr>
            <w:top w:val="none" w:sz="0" w:space="0" w:color="auto"/>
            <w:left w:val="none" w:sz="0" w:space="0" w:color="auto"/>
            <w:bottom w:val="none" w:sz="0" w:space="0" w:color="auto"/>
            <w:right w:val="none" w:sz="0" w:space="0" w:color="auto"/>
          </w:divBdr>
        </w:div>
        <w:div w:id="1967930324">
          <w:marLeft w:val="480"/>
          <w:marRight w:val="0"/>
          <w:marTop w:val="0"/>
          <w:marBottom w:val="0"/>
          <w:divBdr>
            <w:top w:val="none" w:sz="0" w:space="0" w:color="auto"/>
            <w:left w:val="none" w:sz="0" w:space="0" w:color="auto"/>
            <w:bottom w:val="none" w:sz="0" w:space="0" w:color="auto"/>
            <w:right w:val="none" w:sz="0" w:space="0" w:color="auto"/>
          </w:divBdr>
        </w:div>
        <w:div w:id="2005428691">
          <w:marLeft w:val="480"/>
          <w:marRight w:val="0"/>
          <w:marTop w:val="0"/>
          <w:marBottom w:val="0"/>
          <w:divBdr>
            <w:top w:val="none" w:sz="0" w:space="0" w:color="auto"/>
            <w:left w:val="none" w:sz="0" w:space="0" w:color="auto"/>
            <w:bottom w:val="none" w:sz="0" w:space="0" w:color="auto"/>
            <w:right w:val="none" w:sz="0" w:space="0" w:color="auto"/>
          </w:divBdr>
        </w:div>
        <w:div w:id="2013945643">
          <w:marLeft w:val="480"/>
          <w:marRight w:val="0"/>
          <w:marTop w:val="0"/>
          <w:marBottom w:val="0"/>
          <w:divBdr>
            <w:top w:val="none" w:sz="0" w:space="0" w:color="auto"/>
            <w:left w:val="none" w:sz="0" w:space="0" w:color="auto"/>
            <w:bottom w:val="none" w:sz="0" w:space="0" w:color="auto"/>
            <w:right w:val="none" w:sz="0" w:space="0" w:color="auto"/>
          </w:divBdr>
        </w:div>
        <w:div w:id="2097942939">
          <w:marLeft w:val="480"/>
          <w:marRight w:val="0"/>
          <w:marTop w:val="0"/>
          <w:marBottom w:val="0"/>
          <w:divBdr>
            <w:top w:val="none" w:sz="0" w:space="0" w:color="auto"/>
            <w:left w:val="none" w:sz="0" w:space="0" w:color="auto"/>
            <w:bottom w:val="none" w:sz="0" w:space="0" w:color="auto"/>
            <w:right w:val="none" w:sz="0" w:space="0" w:color="auto"/>
          </w:divBdr>
        </w:div>
        <w:div w:id="2146585952">
          <w:marLeft w:val="480"/>
          <w:marRight w:val="0"/>
          <w:marTop w:val="0"/>
          <w:marBottom w:val="0"/>
          <w:divBdr>
            <w:top w:val="none" w:sz="0" w:space="0" w:color="auto"/>
            <w:left w:val="none" w:sz="0" w:space="0" w:color="auto"/>
            <w:bottom w:val="none" w:sz="0" w:space="0" w:color="auto"/>
            <w:right w:val="none" w:sz="0" w:space="0" w:color="auto"/>
          </w:divBdr>
        </w:div>
      </w:divsChild>
    </w:div>
    <w:div w:id="926183835">
      <w:bodyDiv w:val="1"/>
      <w:marLeft w:val="0"/>
      <w:marRight w:val="0"/>
      <w:marTop w:val="0"/>
      <w:marBottom w:val="0"/>
      <w:divBdr>
        <w:top w:val="none" w:sz="0" w:space="0" w:color="auto"/>
        <w:left w:val="none" w:sz="0" w:space="0" w:color="auto"/>
        <w:bottom w:val="none" w:sz="0" w:space="0" w:color="auto"/>
        <w:right w:val="none" w:sz="0" w:space="0" w:color="auto"/>
      </w:divBdr>
    </w:div>
    <w:div w:id="935332306">
      <w:bodyDiv w:val="1"/>
      <w:marLeft w:val="0"/>
      <w:marRight w:val="0"/>
      <w:marTop w:val="0"/>
      <w:marBottom w:val="0"/>
      <w:divBdr>
        <w:top w:val="none" w:sz="0" w:space="0" w:color="auto"/>
        <w:left w:val="none" w:sz="0" w:space="0" w:color="auto"/>
        <w:bottom w:val="none" w:sz="0" w:space="0" w:color="auto"/>
        <w:right w:val="none" w:sz="0" w:space="0" w:color="auto"/>
      </w:divBdr>
    </w:div>
    <w:div w:id="939683600">
      <w:bodyDiv w:val="1"/>
      <w:marLeft w:val="0"/>
      <w:marRight w:val="0"/>
      <w:marTop w:val="0"/>
      <w:marBottom w:val="0"/>
      <w:divBdr>
        <w:top w:val="none" w:sz="0" w:space="0" w:color="auto"/>
        <w:left w:val="none" w:sz="0" w:space="0" w:color="auto"/>
        <w:bottom w:val="none" w:sz="0" w:space="0" w:color="auto"/>
        <w:right w:val="none" w:sz="0" w:space="0" w:color="auto"/>
      </w:divBdr>
    </w:div>
    <w:div w:id="942960196">
      <w:bodyDiv w:val="1"/>
      <w:marLeft w:val="0"/>
      <w:marRight w:val="0"/>
      <w:marTop w:val="0"/>
      <w:marBottom w:val="0"/>
      <w:divBdr>
        <w:top w:val="none" w:sz="0" w:space="0" w:color="auto"/>
        <w:left w:val="none" w:sz="0" w:space="0" w:color="auto"/>
        <w:bottom w:val="none" w:sz="0" w:space="0" w:color="auto"/>
        <w:right w:val="none" w:sz="0" w:space="0" w:color="auto"/>
      </w:divBdr>
    </w:div>
    <w:div w:id="944193591">
      <w:bodyDiv w:val="1"/>
      <w:marLeft w:val="0"/>
      <w:marRight w:val="0"/>
      <w:marTop w:val="0"/>
      <w:marBottom w:val="0"/>
      <w:divBdr>
        <w:top w:val="none" w:sz="0" w:space="0" w:color="auto"/>
        <w:left w:val="none" w:sz="0" w:space="0" w:color="auto"/>
        <w:bottom w:val="none" w:sz="0" w:space="0" w:color="auto"/>
        <w:right w:val="none" w:sz="0" w:space="0" w:color="auto"/>
      </w:divBdr>
    </w:div>
    <w:div w:id="944774706">
      <w:bodyDiv w:val="1"/>
      <w:marLeft w:val="0"/>
      <w:marRight w:val="0"/>
      <w:marTop w:val="0"/>
      <w:marBottom w:val="0"/>
      <w:divBdr>
        <w:top w:val="none" w:sz="0" w:space="0" w:color="auto"/>
        <w:left w:val="none" w:sz="0" w:space="0" w:color="auto"/>
        <w:bottom w:val="none" w:sz="0" w:space="0" w:color="auto"/>
        <w:right w:val="none" w:sz="0" w:space="0" w:color="auto"/>
      </w:divBdr>
    </w:div>
    <w:div w:id="950744694">
      <w:bodyDiv w:val="1"/>
      <w:marLeft w:val="0"/>
      <w:marRight w:val="0"/>
      <w:marTop w:val="0"/>
      <w:marBottom w:val="0"/>
      <w:divBdr>
        <w:top w:val="none" w:sz="0" w:space="0" w:color="auto"/>
        <w:left w:val="none" w:sz="0" w:space="0" w:color="auto"/>
        <w:bottom w:val="none" w:sz="0" w:space="0" w:color="auto"/>
        <w:right w:val="none" w:sz="0" w:space="0" w:color="auto"/>
      </w:divBdr>
    </w:div>
    <w:div w:id="953948645">
      <w:bodyDiv w:val="1"/>
      <w:marLeft w:val="0"/>
      <w:marRight w:val="0"/>
      <w:marTop w:val="0"/>
      <w:marBottom w:val="0"/>
      <w:divBdr>
        <w:top w:val="none" w:sz="0" w:space="0" w:color="auto"/>
        <w:left w:val="none" w:sz="0" w:space="0" w:color="auto"/>
        <w:bottom w:val="none" w:sz="0" w:space="0" w:color="auto"/>
        <w:right w:val="none" w:sz="0" w:space="0" w:color="auto"/>
      </w:divBdr>
    </w:div>
    <w:div w:id="961113096">
      <w:bodyDiv w:val="1"/>
      <w:marLeft w:val="0"/>
      <w:marRight w:val="0"/>
      <w:marTop w:val="0"/>
      <w:marBottom w:val="0"/>
      <w:divBdr>
        <w:top w:val="none" w:sz="0" w:space="0" w:color="auto"/>
        <w:left w:val="none" w:sz="0" w:space="0" w:color="auto"/>
        <w:bottom w:val="none" w:sz="0" w:space="0" w:color="auto"/>
        <w:right w:val="none" w:sz="0" w:space="0" w:color="auto"/>
      </w:divBdr>
    </w:div>
    <w:div w:id="970287620">
      <w:bodyDiv w:val="1"/>
      <w:marLeft w:val="0"/>
      <w:marRight w:val="0"/>
      <w:marTop w:val="0"/>
      <w:marBottom w:val="0"/>
      <w:divBdr>
        <w:top w:val="none" w:sz="0" w:space="0" w:color="auto"/>
        <w:left w:val="none" w:sz="0" w:space="0" w:color="auto"/>
        <w:bottom w:val="none" w:sz="0" w:space="0" w:color="auto"/>
        <w:right w:val="none" w:sz="0" w:space="0" w:color="auto"/>
      </w:divBdr>
    </w:div>
    <w:div w:id="971785389">
      <w:bodyDiv w:val="1"/>
      <w:marLeft w:val="0"/>
      <w:marRight w:val="0"/>
      <w:marTop w:val="0"/>
      <w:marBottom w:val="0"/>
      <w:divBdr>
        <w:top w:val="none" w:sz="0" w:space="0" w:color="auto"/>
        <w:left w:val="none" w:sz="0" w:space="0" w:color="auto"/>
        <w:bottom w:val="none" w:sz="0" w:space="0" w:color="auto"/>
        <w:right w:val="none" w:sz="0" w:space="0" w:color="auto"/>
      </w:divBdr>
    </w:div>
    <w:div w:id="974678472">
      <w:bodyDiv w:val="1"/>
      <w:marLeft w:val="0"/>
      <w:marRight w:val="0"/>
      <w:marTop w:val="0"/>
      <w:marBottom w:val="0"/>
      <w:divBdr>
        <w:top w:val="none" w:sz="0" w:space="0" w:color="auto"/>
        <w:left w:val="none" w:sz="0" w:space="0" w:color="auto"/>
        <w:bottom w:val="none" w:sz="0" w:space="0" w:color="auto"/>
        <w:right w:val="none" w:sz="0" w:space="0" w:color="auto"/>
      </w:divBdr>
    </w:div>
    <w:div w:id="975062979">
      <w:bodyDiv w:val="1"/>
      <w:marLeft w:val="0"/>
      <w:marRight w:val="0"/>
      <w:marTop w:val="0"/>
      <w:marBottom w:val="0"/>
      <w:divBdr>
        <w:top w:val="none" w:sz="0" w:space="0" w:color="auto"/>
        <w:left w:val="none" w:sz="0" w:space="0" w:color="auto"/>
        <w:bottom w:val="none" w:sz="0" w:space="0" w:color="auto"/>
        <w:right w:val="none" w:sz="0" w:space="0" w:color="auto"/>
      </w:divBdr>
    </w:div>
    <w:div w:id="977878470">
      <w:bodyDiv w:val="1"/>
      <w:marLeft w:val="0"/>
      <w:marRight w:val="0"/>
      <w:marTop w:val="0"/>
      <w:marBottom w:val="0"/>
      <w:divBdr>
        <w:top w:val="none" w:sz="0" w:space="0" w:color="auto"/>
        <w:left w:val="none" w:sz="0" w:space="0" w:color="auto"/>
        <w:bottom w:val="none" w:sz="0" w:space="0" w:color="auto"/>
        <w:right w:val="none" w:sz="0" w:space="0" w:color="auto"/>
      </w:divBdr>
    </w:div>
    <w:div w:id="981420718">
      <w:bodyDiv w:val="1"/>
      <w:marLeft w:val="0"/>
      <w:marRight w:val="0"/>
      <w:marTop w:val="0"/>
      <w:marBottom w:val="0"/>
      <w:divBdr>
        <w:top w:val="none" w:sz="0" w:space="0" w:color="auto"/>
        <w:left w:val="none" w:sz="0" w:space="0" w:color="auto"/>
        <w:bottom w:val="none" w:sz="0" w:space="0" w:color="auto"/>
        <w:right w:val="none" w:sz="0" w:space="0" w:color="auto"/>
      </w:divBdr>
    </w:div>
    <w:div w:id="983387329">
      <w:bodyDiv w:val="1"/>
      <w:marLeft w:val="0"/>
      <w:marRight w:val="0"/>
      <w:marTop w:val="0"/>
      <w:marBottom w:val="0"/>
      <w:divBdr>
        <w:top w:val="none" w:sz="0" w:space="0" w:color="auto"/>
        <w:left w:val="none" w:sz="0" w:space="0" w:color="auto"/>
        <w:bottom w:val="none" w:sz="0" w:space="0" w:color="auto"/>
        <w:right w:val="none" w:sz="0" w:space="0" w:color="auto"/>
      </w:divBdr>
    </w:div>
    <w:div w:id="996301591">
      <w:bodyDiv w:val="1"/>
      <w:marLeft w:val="0"/>
      <w:marRight w:val="0"/>
      <w:marTop w:val="0"/>
      <w:marBottom w:val="0"/>
      <w:divBdr>
        <w:top w:val="none" w:sz="0" w:space="0" w:color="auto"/>
        <w:left w:val="none" w:sz="0" w:space="0" w:color="auto"/>
        <w:bottom w:val="none" w:sz="0" w:space="0" w:color="auto"/>
        <w:right w:val="none" w:sz="0" w:space="0" w:color="auto"/>
      </w:divBdr>
    </w:div>
    <w:div w:id="997657931">
      <w:bodyDiv w:val="1"/>
      <w:marLeft w:val="0"/>
      <w:marRight w:val="0"/>
      <w:marTop w:val="0"/>
      <w:marBottom w:val="0"/>
      <w:divBdr>
        <w:top w:val="none" w:sz="0" w:space="0" w:color="auto"/>
        <w:left w:val="none" w:sz="0" w:space="0" w:color="auto"/>
        <w:bottom w:val="none" w:sz="0" w:space="0" w:color="auto"/>
        <w:right w:val="none" w:sz="0" w:space="0" w:color="auto"/>
      </w:divBdr>
    </w:div>
    <w:div w:id="1004016217">
      <w:bodyDiv w:val="1"/>
      <w:marLeft w:val="0"/>
      <w:marRight w:val="0"/>
      <w:marTop w:val="0"/>
      <w:marBottom w:val="0"/>
      <w:divBdr>
        <w:top w:val="none" w:sz="0" w:space="0" w:color="auto"/>
        <w:left w:val="none" w:sz="0" w:space="0" w:color="auto"/>
        <w:bottom w:val="none" w:sz="0" w:space="0" w:color="auto"/>
        <w:right w:val="none" w:sz="0" w:space="0" w:color="auto"/>
      </w:divBdr>
    </w:div>
    <w:div w:id="1006445689">
      <w:bodyDiv w:val="1"/>
      <w:marLeft w:val="0"/>
      <w:marRight w:val="0"/>
      <w:marTop w:val="0"/>
      <w:marBottom w:val="0"/>
      <w:divBdr>
        <w:top w:val="none" w:sz="0" w:space="0" w:color="auto"/>
        <w:left w:val="none" w:sz="0" w:space="0" w:color="auto"/>
        <w:bottom w:val="none" w:sz="0" w:space="0" w:color="auto"/>
        <w:right w:val="none" w:sz="0" w:space="0" w:color="auto"/>
      </w:divBdr>
    </w:div>
    <w:div w:id="1009872605">
      <w:bodyDiv w:val="1"/>
      <w:marLeft w:val="0"/>
      <w:marRight w:val="0"/>
      <w:marTop w:val="0"/>
      <w:marBottom w:val="0"/>
      <w:divBdr>
        <w:top w:val="none" w:sz="0" w:space="0" w:color="auto"/>
        <w:left w:val="none" w:sz="0" w:space="0" w:color="auto"/>
        <w:bottom w:val="none" w:sz="0" w:space="0" w:color="auto"/>
        <w:right w:val="none" w:sz="0" w:space="0" w:color="auto"/>
      </w:divBdr>
      <w:divsChild>
        <w:div w:id="67582192">
          <w:marLeft w:val="480"/>
          <w:marRight w:val="0"/>
          <w:marTop w:val="0"/>
          <w:marBottom w:val="0"/>
          <w:divBdr>
            <w:top w:val="none" w:sz="0" w:space="0" w:color="auto"/>
            <w:left w:val="none" w:sz="0" w:space="0" w:color="auto"/>
            <w:bottom w:val="none" w:sz="0" w:space="0" w:color="auto"/>
            <w:right w:val="none" w:sz="0" w:space="0" w:color="auto"/>
          </w:divBdr>
        </w:div>
        <w:div w:id="72553312">
          <w:marLeft w:val="480"/>
          <w:marRight w:val="0"/>
          <w:marTop w:val="0"/>
          <w:marBottom w:val="0"/>
          <w:divBdr>
            <w:top w:val="none" w:sz="0" w:space="0" w:color="auto"/>
            <w:left w:val="none" w:sz="0" w:space="0" w:color="auto"/>
            <w:bottom w:val="none" w:sz="0" w:space="0" w:color="auto"/>
            <w:right w:val="none" w:sz="0" w:space="0" w:color="auto"/>
          </w:divBdr>
        </w:div>
        <w:div w:id="139419483">
          <w:marLeft w:val="480"/>
          <w:marRight w:val="0"/>
          <w:marTop w:val="0"/>
          <w:marBottom w:val="0"/>
          <w:divBdr>
            <w:top w:val="none" w:sz="0" w:space="0" w:color="auto"/>
            <w:left w:val="none" w:sz="0" w:space="0" w:color="auto"/>
            <w:bottom w:val="none" w:sz="0" w:space="0" w:color="auto"/>
            <w:right w:val="none" w:sz="0" w:space="0" w:color="auto"/>
          </w:divBdr>
        </w:div>
        <w:div w:id="188106492">
          <w:marLeft w:val="480"/>
          <w:marRight w:val="0"/>
          <w:marTop w:val="0"/>
          <w:marBottom w:val="0"/>
          <w:divBdr>
            <w:top w:val="none" w:sz="0" w:space="0" w:color="auto"/>
            <w:left w:val="none" w:sz="0" w:space="0" w:color="auto"/>
            <w:bottom w:val="none" w:sz="0" w:space="0" w:color="auto"/>
            <w:right w:val="none" w:sz="0" w:space="0" w:color="auto"/>
          </w:divBdr>
        </w:div>
        <w:div w:id="193933574">
          <w:marLeft w:val="480"/>
          <w:marRight w:val="0"/>
          <w:marTop w:val="0"/>
          <w:marBottom w:val="0"/>
          <w:divBdr>
            <w:top w:val="none" w:sz="0" w:space="0" w:color="auto"/>
            <w:left w:val="none" w:sz="0" w:space="0" w:color="auto"/>
            <w:bottom w:val="none" w:sz="0" w:space="0" w:color="auto"/>
            <w:right w:val="none" w:sz="0" w:space="0" w:color="auto"/>
          </w:divBdr>
        </w:div>
        <w:div w:id="212082174">
          <w:marLeft w:val="480"/>
          <w:marRight w:val="0"/>
          <w:marTop w:val="0"/>
          <w:marBottom w:val="0"/>
          <w:divBdr>
            <w:top w:val="none" w:sz="0" w:space="0" w:color="auto"/>
            <w:left w:val="none" w:sz="0" w:space="0" w:color="auto"/>
            <w:bottom w:val="none" w:sz="0" w:space="0" w:color="auto"/>
            <w:right w:val="none" w:sz="0" w:space="0" w:color="auto"/>
          </w:divBdr>
        </w:div>
        <w:div w:id="269510238">
          <w:marLeft w:val="480"/>
          <w:marRight w:val="0"/>
          <w:marTop w:val="0"/>
          <w:marBottom w:val="0"/>
          <w:divBdr>
            <w:top w:val="none" w:sz="0" w:space="0" w:color="auto"/>
            <w:left w:val="none" w:sz="0" w:space="0" w:color="auto"/>
            <w:bottom w:val="none" w:sz="0" w:space="0" w:color="auto"/>
            <w:right w:val="none" w:sz="0" w:space="0" w:color="auto"/>
          </w:divBdr>
        </w:div>
        <w:div w:id="296493130">
          <w:marLeft w:val="480"/>
          <w:marRight w:val="0"/>
          <w:marTop w:val="0"/>
          <w:marBottom w:val="0"/>
          <w:divBdr>
            <w:top w:val="none" w:sz="0" w:space="0" w:color="auto"/>
            <w:left w:val="none" w:sz="0" w:space="0" w:color="auto"/>
            <w:bottom w:val="none" w:sz="0" w:space="0" w:color="auto"/>
            <w:right w:val="none" w:sz="0" w:space="0" w:color="auto"/>
          </w:divBdr>
        </w:div>
        <w:div w:id="313216350">
          <w:marLeft w:val="480"/>
          <w:marRight w:val="0"/>
          <w:marTop w:val="0"/>
          <w:marBottom w:val="0"/>
          <w:divBdr>
            <w:top w:val="none" w:sz="0" w:space="0" w:color="auto"/>
            <w:left w:val="none" w:sz="0" w:space="0" w:color="auto"/>
            <w:bottom w:val="none" w:sz="0" w:space="0" w:color="auto"/>
            <w:right w:val="none" w:sz="0" w:space="0" w:color="auto"/>
          </w:divBdr>
        </w:div>
        <w:div w:id="386876200">
          <w:marLeft w:val="480"/>
          <w:marRight w:val="0"/>
          <w:marTop w:val="0"/>
          <w:marBottom w:val="0"/>
          <w:divBdr>
            <w:top w:val="none" w:sz="0" w:space="0" w:color="auto"/>
            <w:left w:val="none" w:sz="0" w:space="0" w:color="auto"/>
            <w:bottom w:val="none" w:sz="0" w:space="0" w:color="auto"/>
            <w:right w:val="none" w:sz="0" w:space="0" w:color="auto"/>
          </w:divBdr>
        </w:div>
        <w:div w:id="506990772">
          <w:marLeft w:val="480"/>
          <w:marRight w:val="0"/>
          <w:marTop w:val="0"/>
          <w:marBottom w:val="0"/>
          <w:divBdr>
            <w:top w:val="none" w:sz="0" w:space="0" w:color="auto"/>
            <w:left w:val="none" w:sz="0" w:space="0" w:color="auto"/>
            <w:bottom w:val="none" w:sz="0" w:space="0" w:color="auto"/>
            <w:right w:val="none" w:sz="0" w:space="0" w:color="auto"/>
          </w:divBdr>
        </w:div>
        <w:div w:id="507215061">
          <w:marLeft w:val="480"/>
          <w:marRight w:val="0"/>
          <w:marTop w:val="0"/>
          <w:marBottom w:val="0"/>
          <w:divBdr>
            <w:top w:val="none" w:sz="0" w:space="0" w:color="auto"/>
            <w:left w:val="none" w:sz="0" w:space="0" w:color="auto"/>
            <w:bottom w:val="none" w:sz="0" w:space="0" w:color="auto"/>
            <w:right w:val="none" w:sz="0" w:space="0" w:color="auto"/>
          </w:divBdr>
        </w:div>
        <w:div w:id="535586510">
          <w:marLeft w:val="480"/>
          <w:marRight w:val="0"/>
          <w:marTop w:val="0"/>
          <w:marBottom w:val="0"/>
          <w:divBdr>
            <w:top w:val="none" w:sz="0" w:space="0" w:color="auto"/>
            <w:left w:val="none" w:sz="0" w:space="0" w:color="auto"/>
            <w:bottom w:val="none" w:sz="0" w:space="0" w:color="auto"/>
            <w:right w:val="none" w:sz="0" w:space="0" w:color="auto"/>
          </w:divBdr>
        </w:div>
        <w:div w:id="554970602">
          <w:marLeft w:val="480"/>
          <w:marRight w:val="0"/>
          <w:marTop w:val="0"/>
          <w:marBottom w:val="0"/>
          <w:divBdr>
            <w:top w:val="none" w:sz="0" w:space="0" w:color="auto"/>
            <w:left w:val="none" w:sz="0" w:space="0" w:color="auto"/>
            <w:bottom w:val="none" w:sz="0" w:space="0" w:color="auto"/>
            <w:right w:val="none" w:sz="0" w:space="0" w:color="auto"/>
          </w:divBdr>
        </w:div>
        <w:div w:id="578057345">
          <w:marLeft w:val="480"/>
          <w:marRight w:val="0"/>
          <w:marTop w:val="0"/>
          <w:marBottom w:val="0"/>
          <w:divBdr>
            <w:top w:val="none" w:sz="0" w:space="0" w:color="auto"/>
            <w:left w:val="none" w:sz="0" w:space="0" w:color="auto"/>
            <w:bottom w:val="none" w:sz="0" w:space="0" w:color="auto"/>
            <w:right w:val="none" w:sz="0" w:space="0" w:color="auto"/>
          </w:divBdr>
        </w:div>
        <w:div w:id="586302509">
          <w:marLeft w:val="480"/>
          <w:marRight w:val="0"/>
          <w:marTop w:val="0"/>
          <w:marBottom w:val="0"/>
          <w:divBdr>
            <w:top w:val="none" w:sz="0" w:space="0" w:color="auto"/>
            <w:left w:val="none" w:sz="0" w:space="0" w:color="auto"/>
            <w:bottom w:val="none" w:sz="0" w:space="0" w:color="auto"/>
            <w:right w:val="none" w:sz="0" w:space="0" w:color="auto"/>
          </w:divBdr>
        </w:div>
        <w:div w:id="663552208">
          <w:marLeft w:val="480"/>
          <w:marRight w:val="0"/>
          <w:marTop w:val="0"/>
          <w:marBottom w:val="0"/>
          <w:divBdr>
            <w:top w:val="none" w:sz="0" w:space="0" w:color="auto"/>
            <w:left w:val="none" w:sz="0" w:space="0" w:color="auto"/>
            <w:bottom w:val="none" w:sz="0" w:space="0" w:color="auto"/>
            <w:right w:val="none" w:sz="0" w:space="0" w:color="auto"/>
          </w:divBdr>
        </w:div>
        <w:div w:id="764961063">
          <w:marLeft w:val="480"/>
          <w:marRight w:val="0"/>
          <w:marTop w:val="0"/>
          <w:marBottom w:val="0"/>
          <w:divBdr>
            <w:top w:val="none" w:sz="0" w:space="0" w:color="auto"/>
            <w:left w:val="none" w:sz="0" w:space="0" w:color="auto"/>
            <w:bottom w:val="none" w:sz="0" w:space="0" w:color="auto"/>
            <w:right w:val="none" w:sz="0" w:space="0" w:color="auto"/>
          </w:divBdr>
        </w:div>
        <w:div w:id="771819460">
          <w:marLeft w:val="480"/>
          <w:marRight w:val="0"/>
          <w:marTop w:val="0"/>
          <w:marBottom w:val="0"/>
          <w:divBdr>
            <w:top w:val="none" w:sz="0" w:space="0" w:color="auto"/>
            <w:left w:val="none" w:sz="0" w:space="0" w:color="auto"/>
            <w:bottom w:val="none" w:sz="0" w:space="0" w:color="auto"/>
            <w:right w:val="none" w:sz="0" w:space="0" w:color="auto"/>
          </w:divBdr>
        </w:div>
        <w:div w:id="839736166">
          <w:marLeft w:val="480"/>
          <w:marRight w:val="0"/>
          <w:marTop w:val="0"/>
          <w:marBottom w:val="0"/>
          <w:divBdr>
            <w:top w:val="none" w:sz="0" w:space="0" w:color="auto"/>
            <w:left w:val="none" w:sz="0" w:space="0" w:color="auto"/>
            <w:bottom w:val="none" w:sz="0" w:space="0" w:color="auto"/>
            <w:right w:val="none" w:sz="0" w:space="0" w:color="auto"/>
          </w:divBdr>
        </w:div>
        <w:div w:id="869994064">
          <w:marLeft w:val="480"/>
          <w:marRight w:val="0"/>
          <w:marTop w:val="0"/>
          <w:marBottom w:val="0"/>
          <w:divBdr>
            <w:top w:val="none" w:sz="0" w:space="0" w:color="auto"/>
            <w:left w:val="none" w:sz="0" w:space="0" w:color="auto"/>
            <w:bottom w:val="none" w:sz="0" w:space="0" w:color="auto"/>
            <w:right w:val="none" w:sz="0" w:space="0" w:color="auto"/>
          </w:divBdr>
        </w:div>
        <w:div w:id="877351925">
          <w:marLeft w:val="480"/>
          <w:marRight w:val="0"/>
          <w:marTop w:val="0"/>
          <w:marBottom w:val="0"/>
          <w:divBdr>
            <w:top w:val="none" w:sz="0" w:space="0" w:color="auto"/>
            <w:left w:val="none" w:sz="0" w:space="0" w:color="auto"/>
            <w:bottom w:val="none" w:sz="0" w:space="0" w:color="auto"/>
            <w:right w:val="none" w:sz="0" w:space="0" w:color="auto"/>
          </w:divBdr>
        </w:div>
        <w:div w:id="881869974">
          <w:marLeft w:val="480"/>
          <w:marRight w:val="0"/>
          <w:marTop w:val="0"/>
          <w:marBottom w:val="0"/>
          <w:divBdr>
            <w:top w:val="none" w:sz="0" w:space="0" w:color="auto"/>
            <w:left w:val="none" w:sz="0" w:space="0" w:color="auto"/>
            <w:bottom w:val="none" w:sz="0" w:space="0" w:color="auto"/>
            <w:right w:val="none" w:sz="0" w:space="0" w:color="auto"/>
          </w:divBdr>
        </w:div>
        <w:div w:id="932014790">
          <w:marLeft w:val="480"/>
          <w:marRight w:val="0"/>
          <w:marTop w:val="0"/>
          <w:marBottom w:val="0"/>
          <w:divBdr>
            <w:top w:val="none" w:sz="0" w:space="0" w:color="auto"/>
            <w:left w:val="none" w:sz="0" w:space="0" w:color="auto"/>
            <w:bottom w:val="none" w:sz="0" w:space="0" w:color="auto"/>
            <w:right w:val="none" w:sz="0" w:space="0" w:color="auto"/>
          </w:divBdr>
        </w:div>
        <w:div w:id="987629315">
          <w:marLeft w:val="480"/>
          <w:marRight w:val="0"/>
          <w:marTop w:val="0"/>
          <w:marBottom w:val="0"/>
          <w:divBdr>
            <w:top w:val="none" w:sz="0" w:space="0" w:color="auto"/>
            <w:left w:val="none" w:sz="0" w:space="0" w:color="auto"/>
            <w:bottom w:val="none" w:sz="0" w:space="0" w:color="auto"/>
            <w:right w:val="none" w:sz="0" w:space="0" w:color="auto"/>
          </w:divBdr>
        </w:div>
        <w:div w:id="1027633416">
          <w:marLeft w:val="480"/>
          <w:marRight w:val="0"/>
          <w:marTop w:val="0"/>
          <w:marBottom w:val="0"/>
          <w:divBdr>
            <w:top w:val="none" w:sz="0" w:space="0" w:color="auto"/>
            <w:left w:val="none" w:sz="0" w:space="0" w:color="auto"/>
            <w:bottom w:val="none" w:sz="0" w:space="0" w:color="auto"/>
            <w:right w:val="none" w:sz="0" w:space="0" w:color="auto"/>
          </w:divBdr>
        </w:div>
        <w:div w:id="1068040623">
          <w:marLeft w:val="480"/>
          <w:marRight w:val="0"/>
          <w:marTop w:val="0"/>
          <w:marBottom w:val="0"/>
          <w:divBdr>
            <w:top w:val="none" w:sz="0" w:space="0" w:color="auto"/>
            <w:left w:val="none" w:sz="0" w:space="0" w:color="auto"/>
            <w:bottom w:val="none" w:sz="0" w:space="0" w:color="auto"/>
            <w:right w:val="none" w:sz="0" w:space="0" w:color="auto"/>
          </w:divBdr>
        </w:div>
        <w:div w:id="1071584142">
          <w:marLeft w:val="480"/>
          <w:marRight w:val="0"/>
          <w:marTop w:val="0"/>
          <w:marBottom w:val="0"/>
          <w:divBdr>
            <w:top w:val="none" w:sz="0" w:space="0" w:color="auto"/>
            <w:left w:val="none" w:sz="0" w:space="0" w:color="auto"/>
            <w:bottom w:val="none" w:sz="0" w:space="0" w:color="auto"/>
            <w:right w:val="none" w:sz="0" w:space="0" w:color="auto"/>
          </w:divBdr>
        </w:div>
        <w:div w:id="1083573204">
          <w:marLeft w:val="480"/>
          <w:marRight w:val="0"/>
          <w:marTop w:val="0"/>
          <w:marBottom w:val="0"/>
          <w:divBdr>
            <w:top w:val="none" w:sz="0" w:space="0" w:color="auto"/>
            <w:left w:val="none" w:sz="0" w:space="0" w:color="auto"/>
            <w:bottom w:val="none" w:sz="0" w:space="0" w:color="auto"/>
            <w:right w:val="none" w:sz="0" w:space="0" w:color="auto"/>
          </w:divBdr>
        </w:div>
        <w:div w:id="1152600941">
          <w:marLeft w:val="480"/>
          <w:marRight w:val="0"/>
          <w:marTop w:val="0"/>
          <w:marBottom w:val="0"/>
          <w:divBdr>
            <w:top w:val="none" w:sz="0" w:space="0" w:color="auto"/>
            <w:left w:val="none" w:sz="0" w:space="0" w:color="auto"/>
            <w:bottom w:val="none" w:sz="0" w:space="0" w:color="auto"/>
            <w:right w:val="none" w:sz="0" w:space="0" w:color="auto"/>
          </w:divBdr>
        </w:div>
        <w:div w:id="1285959876">
          <w:marLeft w:val="480"/>
          <w:marRight w:val="0"/>
          <w:marTop w:val="0"/>
          <w:marBottom w:val="0"/>
          <w:divBdr>
            <w:top w:val="none" w:sz="0" w:space="0" w:color="auto"/>
            <w:left w:val="none" w:sz="0" w:space="0" w:color="auto"/>
            <w:bottom w:val="none" w:sz="0" w:space="0" w:color="auto"/>
            <w:right w:val="none" w:sz="0" w:space="0" w:color="auto"/>
          </w:divBdr>
        </w:div>
        <w:div w:id="1288928135">
          <w:marLeft w:val="480"/>
          <w:marRight w:val="0"/>
          <w:marTop w:val="0"/>
          <w:marBottom w:val="0"/>
          <w:divBdr>
            <w:top w:val="none" w:sz="0" w:space="0" w:color="auto"/>
            <w:left w:val="none" w:sz="0" w:space="0" w:color="auto"/>
            <w:bottom w:val="none" w:sz="0" w:space="0" w:color="auto"/>
            <w:right w:val="none" w:sz="0" w:space="0" w:color="auto"/>
          </w:divBdr>
        </w:div>
        <w:div w:id="1306929338">
          <w:marLeft w:val="480"/>
          <w:marRight w:val="0"/>
          <w:marTop w:val="0"/>
          <w:marBottom w:val="0"/>
          <w:divBdr>
            <w:top w:val="none" w:sz="0" w:space="0" w:color="auto"/>
            <w:left w:val="none" w:sz="0" w:space="0" w:color="auto"/>
            <w:bottom w:val="none" w:sz="0" w:space="0" w:color="auto"/>
            <w:right w:val="none" w:sz="0" w:space="0" w:color="auto"/>
          </w:divBdr>
        </w:div>
        <w:div w:id="1324165593">
          <w:marLeft w:val="480"/>
          <w:marRight w:val="0"/>
          <w:marTop w:val="0"/>
          <w:marBottom w:val="0"/>
          <w:divBdr>
            <w:top w:val="none" w:sz="0" w:space="0" w:color="auto"/>
            <w:left w:val="none" w:sz="0" w:space="0" w:color="auto"/>
            <w:bottom w:val="none" w:sz="0" w:space="0" w:color="auto"/>
            <w:right w:val="none" w:sz="0" w:space="0" w:color="auto"/>
          </w:divBdr>
        </w:div>
        <w:div w:id="1368138090">
          <w:marLeft w:val="480"/>
          <w:marRight w:val="0"/>
          <w:marTop w:val="0"/>
          <w:marBottom w:val="0"/>
          <w:divBdr>
            <w:top w:val="none" w:sz="0" w:space="0" w:color="auto"/>
            <w:left w:val="none" w:sz="0" w:space="0" w:color="auto"/>
            <w:bottom w:val="none" w:sz="0" w:space="0" w:color="auto"/>
            <w:right w:val="none" w:sz="0" w:space="0" w:color="auto"/>
          </w:divBdr>
        </w:div>
        <w:div w:id="1375695052">
          <w:marLeft w:val="480"/>
          <w:marRight w:val="0"/>
          <w:marTop w:val="0"/>
          <w:marBottom w:val="0"/>
          <w:divBdr>
            <w:top w:val="none" w:sz="0" w:space="0" w:color="auto"/>
            <w:left w:val="none" w:sz="0" w:space="0" w:color="auto"/>
            <w:bottom w:val="none" w:sz="0" w:space="0" w:color="auto"/>
            <w:right w:val="none" w:sz="0" w:space="0" w:color="auto"/>
          </w:divBdr>
        </w:div>
        <w:div w:id="1438674079">
          <w:marLeft w:val="480"/>
          <w:marRight w:val="0"/>
          <w:marTop w:val="0"/>
          <w:marBottom w:val="0"/>
          <w:divBdr>
            <w:top w:val="none" w:sz="0" w:space="0" w:color="auto"/>
            <w:left w:val="none" w:sz="0" w:space="0" w:color="auto"/>
            <w:bottom w:val="none" w:sz="0" w:space="0" w:color="auto"/>
            <w:right w:val="none" w:sz="0" w:space="0" w:color="auto"/>
          </w:divBdr>
        </w:div>
        <w:div w:id="1441410000">
          <w:marLeft w:val="480"/>
          <w:marRight w:val="0"/>
          <w:marTop w:val="0"/>
          <w:marBottom w:val="0"/>
          <w:divBdr>
            <w:top w:val="none" w:sz="0" w:space="0" w:color="auto"/>
            <w:left w:val="none" w:sz="0" w:space="0" w:color="auto"/>
            <w:bottom w:val="none" w:sz="0" w:space="0" w:color="auto"/>
            <w:right w:val="none" w:sz="0" w:space="0" w:color="auto"/>
          </w:divBdr>
        </w:div>
        <w:div w:id="1511140043">
          <w:marLeft w:val="480"/>
          <w:marRight w:val="0"/>
          <w:marTop w:val="0"/>
          <w:marBottom w:val="0"/>
          <w:divBdr>
            <w:top w:val="none" w:sz="0" w:space="0" w:color="auto"/>
            <w:left w:val="none" w:sz="0" w:space="0" w:color="auto"/>
            <w:bottom w:val="none" w:sz="0" w:space="0" w:color="auto"/>
            <w:right w:val="none" w:sz="0" w:space="0" w:color="auto"/>
          </w:divBdr>
        </w:div>
        <w:div w:id="1533031931">
          <w:marLeft w:val="480"/>
          <w:marRight w:val="0"/>
          <w:marTop w:val="0"/>
          <w:marBottom w:val="0"/>
          <w:divBdr>
            <w:top w:val="none" w:sz="0" w:space="0" w:color="auto"/>
            <w:left w:val="none" w:sz="0" w:space="0" w:color="auto"/>
            <w:bottom w:val="none" w:sz="0" w:space="0" w:color="auto"/>
            <w:right w:val="none" w:sz="0" w:space="0" w:color="auto"/>
          </w:divBdr>
        </w:div>
        <w:div w:id="1708286978">
          <w:marLeft w:val="480"/>
          <w:marRight w:val="0"/>
          <w:marTop w:val="0"/>
          <w:marBottom w:val="0"/>
          <w:divBdr>
            <w:top w:val="none" w:sz="0" w:space="0" w:color="auto"/>
            <w:left w:val="none" w:sz="0" w:space="0" w:color="auto"/>
            <w:bottom w:val="none" w:sz="0" w:space="0" w:color="auto"/>
            <w:right w:val="none" w:sz="0" w:space="0" w:color="auto"/>
          </w:divBdr>
        </w:div>
        <w:div w:id="1741102283">
          <w:marLeft w:val="480"/>
          <w:marRight w:val="0"/>
          <w:marTop w:val="0"/>
          <w:marBottom w:val="0"/>
          <w:divBdr>
            <w:top w:val="none" w:sz="0" w:space="0" w:color="auto"/>
            <w:left w:val="none" w:sz="0" w:space="0" w:color="auto"/>
            <w:bottom w:val="none" w:sz="0" w:space="0" w:color="auto"/>
            <w:right w:val="none" w:sz="0" w:space="0" w:color="auto"/>
          </w:divBdr>
        </w:div>
        <w:div w:id="1840384641">
          <w:marLeft w:val="480"/>
          <w:marRight w:val="0"/>
          <w:marTop w:val="0"/>
          <w:marBottom w:val="0"/>
          <w:divBdr>
            <w:top w:val="none" w:sz="0" w:space="0" w:color="auto"/>
            <w:left w:val="none" w:sz="0" w:space="0" w:color="auto"/>
            <w:bottom w:val="none" w:sz="0" w:space="0" w:color="auto"/>
            <w:right w:val="none" w:sz="0" w:space="0" w:color="auto"/>
          </w:divBdr>
        </w:div>
        <w:div w:id="1843548376">
          <w:marLeft w:val="480"/>
          <w:marRight w:val="0"/>
          <w:marTop w:val="0"/>
          <w:marBottom w:val="0"/>
          <w:divBdr>
            <w:top w:val="none" w:sz="0" w:space="0" w:color="auto"/>
            <w:left w:val="none" w:sz="0" w:space="0" w:color="auto"/>
            <w:bottom w:val="none" w:sz="0" w:space="0" w:color="auto"/>
            <w:right w:val="none" w:sz="0" w:space="0" w:color="auto"/>
          </w:divBdr>
        </w:div>
        <w:div w:id="2071734352">
          <w:marLeft w:val="480"/>
          <w:marRight w:val="0"/>
          <w:marTop w:val="0"/>
          <w:marBottom w:val="0"/>
          <w:divBdr>
            <w:top w:val="none" w:sz="0" w:space="0" w:color="auto"/>
            <w:left w:val="none" w:sz="0" w:space="0" w:color="auto"/>
            <w:bottom w:val="none" w:sz="0" w:space="0" w:color="auto"/>
            <w:right w:val="none" w:sz="0" w:space="0" w:color="auto"/>
          </w:divBdr>
        </w:div>
        <w:div w:id="2082865930">
          <w:marLeft w:val="480"/>
          <w:marRight w:val="0"/>
          <w:marTop w:val="0"/>
          <w:marBottom w:val="0"/>
          <w:divBdr>
            <w:top w:val="none" w:sz="0" w:space="0" w:color="auto"/>
            <w:left w:val="none" w:sz="0" w:space="0" w:color="auto"/>
            <w:bottom w:val="none" w:sz="0" w:space="0" w:color="auto"/>
            <w:right w:val="none" w:sz="0" w:space="0" w:color="auto"/>
          </w:divBdr>
        </w:div>
        <w:div w:id="2103406967">
          <w:marLeft w:val="480"/>
          <w:marRight w:val="0"/>
          <w:marTop w:val="0"/>
          <w:marBottom w:val="0"/>
          <w:divBdr>
            <w:top w:val="none" w:sz="0" w:space="0" w:color="auto"/>
            <w:left w:val="none" w:sz="0" w:space="0" w:color="auto"/>
            <w:bottom w:val="none" w:sz="0" w:space="0" w:color="auto"/>
            <w:right w:val="none" w:sz="0" w:space="0" w:color="auto"/>
          </w:divBdr>
        </w:div>
        <w:div w:id="2142575729">
          <w:marLeft w:val="480"/>
          <w:marRight w:val="0"/>
          <w:marTop w:val="0"/>
          <w:marBottom w:val="0"/>
          <w:divBdr>
            <w:top w:val="none" w:sz="0" w:space="0" w:color="auto"/>
            <w:left w:val="none" w:sz="0" w:space="0" w:color="auto"/>
            <w:bottom w:val="none" w:sz="0" w:space="0" w:color="auto"/>
            <w:right w:val="none" w:sz="0" w:space="0" w:color="auto"/>
          </w:divBdr>
        </w:div>
      </w:divsChild>
    </w:div>
    <w:div w:id="1012101796">
      <w:bodyDiv w:val="1"/>
      <w:marLeft w:val="0"/>
      <w:marRight w:val="0"/>
      <w:marTop w:val="0"/>
      <w:marBottom w:val="0"/>
      <w:divBdr>
        <w:top w:val="none" w:sz="0" w:space="0" w:color="auto"/>
        <w:left w:val="none" w:sz="0" w:space="0" w:color="auto"/>
        <w:bottom w:val="none" w:sz="0" w:space="0" w:color="auto"/>
        <w:right w:val="none" w:sz="0" w:space="0" w:color="auto"/>
      </w:divBdr>
      <w:divsChild>
        <w:div w:id="28529629">
          <w:marLeft w:val="480"/>
          <w:marRight w:val="0"/>
          <w:marTop w:val="0"/>
          <w:marBottom w:val="0"/>
          <w:divBdr>
            <w:top w:val="none" w:sz="0" w:space="0" w:color="auto"/>
            <w:left w:val="none" w:sz="0" w:space="0" w:color="auto"/>
            <w:bottom w:val="none" w:sz="0" w:space="0" w:color="auto"/>
            <w:right w:val="none" w:sz="0" w:space="0" w:color="auto"/>
          </w:divBdr>
        </w:div>
        <w:div w:id="29838990">
          <w:marLeft w:val="480"/>
          <w:marRight w:val="0"/>
          <w:marTop w:val="0"/>
          <w:marBottom w:val="0"/>
          <w:divBdr>
            <w:top w:val="none" w:sz="0" w:space="0" w:color="auto"/>
            <w:left w:val="none" w:sz="0" w:space="0" w:color="auto"/>
            <w:bottom w:val="none" w:sz="0" w:space="0" w:color="auto"/>
            <w:right w:val="none" w:sz="0" w:space="0" w:color="auto"/>
          </w:divBdr>
        </w:div>
        <w:div w:id="86461881">
          <w:marLeft w:val="480"/>
          <w:marRight w:val="0"/>
          <w:marTop w:val="0"/>
          <w:marBottom w:val="0"/>
          <w:divBdr>
            <w:top w:val="none" w:sz="0" w:space="0" w:color="auto"/>
            <w:left w:val="none" w:sz="0" w:space="0" w:color="auto"/>
            <w:bottom w:val="none" w:sz="0" w:space="0" w:color="auto"/>
            <w:right w:val="none" w:sz="0" w:space="0" w:color="auto"/>
          </w:divBdr>
        </w:div>
        <w:div w:id="86855727">
          <w:marLeft w:val="480"/>
          <w:marRight w:val="0"/>
          <w:marTop w:val="0"/>
          <w:marBottom w:val="0"/>
          <w:divBdr>
            <w:top w:val="none" w:sz="0" w:space="0" w:color="auto"/>
            <w:left w:val="none" w:sz="0" w:space="0" w:color="auto"/>
            <w:bottom w:val="none" w:sz="0" w:space="0" w:color="auto"/>
            <w:right w:val="none" w:sz="0" w:space="0" w:color="auto"/>
          </w:divBdr>
        </w:div>
        <w:div w:id="113256970">
          <w:marLeft w:val="480"/>
          <w:marRight w:val="0"/>
          <w:marTop w:val="0"/>
          <w:marBottom w:val="0"/>
          <w:divBdr>
            <w:top w:val="none" w:sz="0" w:space="0" w:color="auto"/>
            <w:left w:val="none" w:sz="0" w:space="0" w:color="auto"/>
            <w:bottom w:val="none" w:sz="0" w:space="0" w:color="auto"/>
            <w:right w:val="none" w:sz="0" w:space="0" w:color="auto"/>
          </w:divBdr>
        </w:div>
        <w:div w:id="138960027">
          <w:marLeft w:val="480"/>
          <w:marRight w:val="0"/>
          <w:marTop w:val="0"/>
          <w:marBottom w:val="0"/>
          <w:divBdr>
            <w:top w:val="none" w:sz="0" w:space="0" w:color="auto"/>
            <w:left w:val="none" w:sz="0" w:space="0" w:color="auto"/>
            <w:bottom w:val="none" w:sz="0" w:space="0" w:color="auto"/>
            <w:right w:val="none" w:sz="0" w:space="0" w:color="auto"/>
          </w:divBdr>
        </w:div>
        <w:div w:id="155612528">
          <w:marLeft w:val="480"/>
          <w:marRight w:val="0"/>
          <w:marTop w:val="0"/>
          <w:marBottom w:val="0"/>
          <w:divBdr>
            <w:top w:val="none" w:sz="0" w:space="0" w:color="auto"/>
            <w:left w:val="none" w:sz="0" w:space="0" w:color="auto"/>
            <w:bottom w:val="none" w:sz="0" w:space="0" w:color="auto"/>
            <w:right w:val="none" w:sz="0" w:space="0" w:color="auto"/>
          </w:divBdr>
        </w:div>
        <w:div w:id="174999390">
          <w:marLeft w:val="480"/>
          <w:marRight w:val="0"/>
          <w:marTop w:val="0"/>
          <w:marBottom w:val="0"/>
          <w:divBdr>
            <w:top w:val="none" w:sz="0" w:space="0" w:color="auto"/>
            <w:left w:val="none" w:sz="0" w:space="0" w:color="auto"/>
            <w:bottom w:val="none" w:sz="0" w:space="0" w:color="auto"/>
            <w:right w:val="none" w:sz="0" w:space="0" w:color="auto"/>
          </w:divBdr>
        </w:div>
        <w:div w:id="180709062">
          <w:marLeft w:val="480"/>
          <w:marRight w:val="0"/>
          <w:marTop w:val="0"/>
          <w:marBottom w:val="0"/>
          <w:divBdr>
            <w:top w:val="none" w:sz="0" w:space="0" w:color="auto"/>
            <w:left w:val="none" w:sz="0" w:space="0" w:color="auto"/>
            <w:bottom w:val="none" w:sz="0" w:space="0" w:color="auto"/>
            <w:right w:val="none" w:sz="0" w:space="0" w:color="auto"/>
          </w:divBdr>
        </w:div>
        <w:div w:id="200096046">
          <w:marLeft w:val="480"/>
          <w:marRight w:val="0"/>
          <w:marTop w:val="0"/>
          <w:marBottom w:val="0"/>
          <w:divBdr>
            <w:top w:val="none" w:sz="0" w:space="0" w:color="auto"/>
            <w:left w:val="none" w:sz="0" w:space="0" w:color="auto"/>
            <w:bottom w:val="none" w:sz="0" w:space="0" w:color="auto"/>
            <w:right w:val="none" w:sz="0" w:space="0" w:color="auto"/>
          </w:divBdr>
        </w:div>
        <w:div w:id="203714906">
          <w:marLeft w:val="480"/>
          <w:marRight w:val="0"/>
          <w:marTop w:val="0"/>
          <w:marBottom w:val="0"/>
          <w:divBdr>
            <w:top w:val="none" w:sz="0" w:space="0" w:color="auto"/>
            <w:left w:val="none" w:sz="0" w:space="0" w:color="auto"/>
            <w:bottom w:val="none" w:sz="0" w:space="0" w:color="auto"/>
            <w:right w:val="none" w:sz="0" w:space="0" w:color="auto"/>
          </w:divBdr>
        </w:div>
        <w:div w:id="233324668">
          <w:marLeft w:val="480"/>
          <w:marRight w:val="0"/>
          <w:marTop w:val="0"/>
          <w:marBottom w:val="0"/>
          <w:divBdr>
            <w:top w:val="none" w:sz="0" w:space="0" w:color="auto"/>
            <w:left w:val="none" w:sz="0" w:space="0" w:color="auto"/>
            <w:bottom w:val="none" w:sz="0" w:space="0" w:color="auto"/>
            <w:right w:val="none" w:sz="0" w:space="0" w:color="auto"/>
          </w:divBdr>
        </w:div>
        <w:div w:id="272518481">
          <w:marLeft w:val="480"/>
          <w:marRight w:val="0"/>
          <w:marTop w:val="0"/>
          <w:marBottom w:val="0"/>
          <w:divBdr>
            <w:top w:val="none" w:sz="0" w:space="0" w:color="auto"/>
            <w:left w:val="none" w:sz="0" w:space="0" w:color="auto"/>
            <w:bottom w:val="none" w:sz="0" w:space="0" w:color="auto"/>
            <w:right w:val="none" w:sz="0" w:space="0" w:color="auto"/>
          </w:divBdr>
        </w:div>
        <w:div w:id="321390869">
          <w:marLeft w:val="480"/>
          <w:marRight w:val="0"/>
          <w:marTop w:val="0"/>
          <w:marBottom w:val="0"/>
          <w:divBdr>
            <w:top w:val="none" w:sz="0" w:space="0" w:color="auto"/>
            <w:left w:val="none" w:sz="0" w:space="0" w:color="auto"/>
            <w:bottom w:val="none" w:sz="0" w:space="0" w:color="auto"/>
            <w:right w:val="none" w:sz="0" w:space="0" w:color="auto"/>
          </w:divBdr>
        </w:div>
        <w:div w:id="423962519">
          <w:marLeft w:val="480"/>
          <w:marRight w:val="0"/>
          <w:marTop w:val="0"/>
          <w:marBottom w:val="0"/>
          <w:divBdr>
            <w:top w:val="none" w:sz="0" w:space="0" w:color="auto"/>
            <w:left w:val="none" w:sz="0" w:space="0" w:color="auto"/>
            <w:bottom w:val="none" w:sz="0" w:space="0" w:color="auto"/>
            <w:right w:val="none" w:sz="0" w:space="0" w:color="auto"/>
          </w:divBdr>
        </w:div>
        <w:div w:id="427622889">
          <w:marLeft w:val="480"/>
          <w:marRight w:val="0"/>
          <w:marTop w:val="0"/>
          <w:marBottom w:val="0"/>
          <w:divBdr>
            <w:top w:val="none" w:sz="0" w:space="0" w:color="auto"/>
            <w:left w:val="none" w:sz="0" w:space="0" w:color="auto"/>
            <w:bottom w:val="none" w:sz="0" w:space="0" w:color="auto"/>
            <w:right w:val="none" w:sz="0" w:space="0" w:color="auto"/>
          </w:divBdr>
        </w:div>
        <w:div w:id="465046085">
          <w:marLeft w:val="480"/>
          <w:marRight w:val="0"/>
          <w:marTop w:val="0"/>
          <w:marBottom w:val="0"/>
          <w:divBdr>
            <w:top w:val="none" w:sz="0" w:space="0" w:color="auto"/>
            <w:left w:val="none" w:sz="0" w:space="0" w:color="auto"/>
            <w:bottom w:val="none" w:sz="0" w:space="0" w:color="auto"/>
            <w:right w:val="none" w:sz="0" w:space="0" w:color="auto"/>
          </w:divBdr>
        </w:div>
        <w:div w:id="502547436">
          <w:marLeft w:val="480"/>
          <w:marRight w:val="0"/>
          <w:marTop w:val="0"/>
          <w:marBottom w:val="0"/>
          <w:divBdr>
            <w:top w:val="none" w:sz="0" w:space="0" w:color="auto"/>
            <w:left w:val="none" w:sz="0" w:space="0" w:color="auto"/>
            <w:bottom w:val="none" w:sz="0" w:space="0" w:color="auto"/>
            <w:right w:val="none" w:sz="0" w:space="0" w:color="auto"/>
          </w:divBdr>
        </w:div>
        <w:div w:id="507065865">
          <w:marLeft w:val="480"/>
          <w:marRight w:val="0"/>
          <w:marTop w:val="0"/>
          <w:marBottom w:val="0"/>
          <w:divBdr>
            <w:top w:val="none" w:sz="0" w:space="0" w:color="auto"/>
            <w:left w:val="none" w:sz="0" w:space="0" w:color="auto"/>
            <w:bottom w:val="none" w:sz="0" w:space="0" w:color="auto"/>
            <w:right w:val="none" w:sz="0" w:space="0" w:color="auto"/>
          </w:divBdr>
        </w:div>
        <w:div w:id="531577723">
          <w:marLeft w:val="480"/>
          <w:marRight w:val="0"/>
          <w:marTop w:val="0"/>
          <w:marBottom w:val="0"/>
          <w:divBdr>
            <w:top w:val="none" w:sz="0" w:space="0" w:color="auto"/>
            <w:left w:val="none" w:sz="0" w:space="0" w:color="auto"/>
            <w:bottom w:val="none" w:sz="0" w:space="0" w:color="auto"/>
            <w:right w:val="none" w:sz="0" w:space="0" w:color="auto"/>
          </w:divBdr>
        </w:div>
        <w:div w:id="534852476">
          <w:marLeft w:val="480"/>
          <w:marRight w:val="0"/>
          <w:marTop w:val="0"/>
          <w:marBottom w:val="0"/>
          <w:divBdr>
            <w:top w:val="none" w:sz="0" w:space="0" w:color="auto"/>
            <w:left w:val="none" w:sz="0" w:space="0" w:color="auto"/>
            <w:bottom w:val="none" w:sz="0" w:space="0" w:color="auto"/>
            <w:right w:val="none" w:sz="0" w:space="0" w:color="auto"/>
          </w:divBdr>
        </w:div>
        <w:div w:id="553735567">
          <w:marLeft w:val="480"/>
          <w:marRight w:val="0"/>
          <w:marTop w:val="0"/>
          <w:marBottom w:val="0"/>
          <w:divBdr>
            <w:top w:val="none" w:sz="0" w:space="0" w:color="auto"/>
            <w:left w:val="none" w:sz="0" w:space="0" w:color="auto"/>
            <w:bottom w:val="none" w:sz="0" w:space="0" w:color="auto"/>
            <w:right w:val="none" w:sz="0" w:space="0" w:color="auto"/>
          </w:divBdr>
        </w:div>
        <w:div w:id="565648659">
          <w:marLeft w:val="480"/>
          <w:marRight w:val="0"/>
          <w:marTop w:val="0"/>
          <w:marBottom w:val="0"/>
          <w:divBdr>
            <w:top w:val="none" w:sz="0" w:space="0" w:color="auto"/>
            <w:left w:val="none" w:sz="0" w:space="0" w:color="auto"/>
            <w:bottom w:val="none" w:sz="0" w:space="0" w:color="auto"/>
            <w:right w:val="none" w:sz="0" w:space="0" w:color="auto"/>
          </w:divBdr>
        </w:div>
        <w:div w:id="597952703">
          <w:marLeft w:val="480"/>
          <w:marRight w:val="0"/>
          <w:marTop w:val="0"/>
          <w:marBottom w:val="0"/>
          <w:divBdr>
            <w:top w:val="none" w:sz="0" w:space="0" w:color="auto"/>
            <w:left w:val="none" w:sz="0" w:space="0" w:color="auto"/>
            <w:bottom w:val="none" w:sz="0" w:space="0" w:color="auto"/>
            <w:right w:val="none" w:sz="0" w:space="0" w:color="auto"/>
          </w:divBdr>
        </w:div>
        <w:div w:id="621230351">
          <w:marLeft w:val="480"/>
          <w:marRight w:val="0"/>
          <w:marTop w:val="0"/>
          <w:marBottom w:val="0"/>
          <w:divBdr>
            <w:top w:val="none" w:sz="0" w:space="0" w:color="auto"/>
            <w:left w:val="none" w:sz="0" w:space="0" w:color="auto"/>
            <w:bottom w:val="none" w:sz="0" w:space="0" w:color="auto"/>
            <w:right w:val="none" w:sz="0" w:space="0" w:color="auto"/>
          </w:divBdr>
        </w:div>
        <w:div w:id="632905083">
          <w:marLeft w:val="480"/>
          <w:marRight w:val="0"/>
          <w:marTop w:val="0"/>
          <w:marBottom w:val="0"/>
          <w:divBdr>
            <w:top w:val="none" w:sz="0" w:space="0" w:color="auto"/>
            <w:left w:val="none" w:sz="0" w:space="0" w:color="auto"/>
            <w:bottom w:val="none" w:sz="0" w:space="0" w:color="auto"/>
            <w:right w:val="none" w:sz="0" w:space="0" w:color="auto"/>
          </w:divBdr>
        </w:div>
        <w:div w:id="649528749">
          <w:marLeft w:val="480"/>
          <w:marRight w:val="0"/>
          <w:marTop w:val="0"/>
          <w:marBottom w:val="0"/>
          <w:divBdr>
            <w:top w:val="none" w:sz="0" w:space="0" w:color="auto"/>
            <w:left w:val="none" w:sz="0" w:space="0" w:color="auto"/>
            <w:bottom w:val="none" w:sz="0" w:space="0" w:color="auto"/>
            <w:right w:val="none" w:sz="0" w:space="0" w:color="auto"/>
          </w:divBdr>
        </w:div>
        <w:div w:id="677537718">
          <w:marLeft w:val="480"/>
          <w:marRight w:val="0"/>
          <w:marTop w:val="0"/>
          <w:marBottom w:val="0"/>
          <w:divBdr>
            <w:top w:val="none" w:sz="0" w:space="0" w:color="auto"/>
            <w:left w:val="none" w:sz="0" w:space="0" w:color="auto"/>
            <w:bottom w:val="none" w:sz="0" w:space="0" w:color="auto"/>
            <w:right w:val="none" w:sz="0" w:space="0" w:color="auto"/>
          </w:divBdr>
        </w:div>
        <w:div w:id="696660491">
          <w:marLeft w:val="480"/>
          <w:marRight w:val="0"/>
          <w:marTop w:val="0"/>
          <w:marBottom w:val="0"/>
          <w:divBdr>
            <w:top w:val="none" w:sz="0" w:space="0" w:color="auto"/>
            <w:left w:val="none" w:sz="0" w:space="0" w:color="auto"/>
            <w:bottom w:val="none" w:sz="0" w:space="0" w:color="auto"/>
            <w:right w:val="none" w:sz="0" w:space="0" w:color="auto"/>
          </w:divBdr>
        </w:div>
        <w:div w:id="772095499">
          <w:marLeft w:val="480"/>
          <w:marRight w:val="0"/>
          <w:marTop w:val="0"/>
          <w:marBottom w:val="0"/>
          <w:divBdr>
            <w:top w:val="none" w:sz="0" w:space="0" w:color="auto"/>
            <w:left w:val="none" w:sz="0" w:space="0" w:color="auto"/>
            <w:bottom w:val="none" w:sz="0" w:space="0" w:color="auto"/>
            <w:right w:val="none" w:sz="0" w:space="0" w:color="auto"/>
          </w:divBdr>
        </w:div>
        <w:div w:id="787743898">
          <w:marLeft w:val="480"/>
          <w:marRight w:val="0"/>
          <w:marTop w:val="0"/>
          <w:marBottom w:val="0"/>
          <w:divBdr>
            <w:top w:val="none" w:sz="0" w:space="0" w:color="auto"/>
            <w:left w:val="none" w:sz="0" w:space="0" w:color="auto"/>
            <w:bottom w:val="none" w:sz="0" w:space="0" w:color="auto"/>
            <w:right w:val="none" w:sz="0" w:space="0" w:color="auto"/>
          </w:divBdr>
        </w:div>
        <w:div w:id="842744102">
          <w:marLeft w:val="480"/>
          <w:marRight w:val="0"/>
          <w:marTop w:val="0"/>
          <w:marBottom w:val="0"/>
          <w:divBdr>
            <w:top w:val="none" w:sz="0" w:space="0" w:color="auto"/>
            <w:left w:val="none" w:sz="0" w:space="0" w:color="auto"/>
            <w:bottom w:val="none" w:sz="0" w:space="0" w:color="auto"/>
            <w:right w:val="none" w:sz="0" w:space="0" w:color="auto"/>
          </w:divBdr>
        </w:div>
        <w:div w:id="866219821">
          <w:marLeft w:val="480"/>
          <w:marRight w:val="0"/>
          <w:marTop w:val="0"/>
          <w:marBottom w:val="0"/>
          <w:divBdr>
            <w:top w:val="none" w:sz="0" w:space="0" w:color="auto"/>
            <w:left w:val="none" w:sz="0" w:space="0" w:color="auto"/>
            <w:bottom w:val="none" w:sz="0" w:space="0" w:color="auto"/>
            <w:right w:val="none" w:sz="0" w:space="0" w:color="auto"/>
          </w:divBdr>
        </w:div>
        <w:div w:id="882012925">
          <w:marLeft w:val="480"/>
          <w:marRight w:val="0"/>
          <w:marTop w:val="0"/>
          <w:marBottom w:val="0"/>
          <w:divBdr>
            <w:top w:val="none" w:sz="0" w:space="0" w:color="auto"/>
            <w:left w:val="none" w:sz="0" w:space="0" w:color="auto"/>
            <w:bottom w:val="none" w:sz="0" w:space="0" w:color="auto"/>
            <w:right w:val="none" w:sz="0" w:space="0" w:color="auto"/>
          </w:divBdr>
        </w:div>
        <w:div w:id="911348941">
          <w:marLeft w:val="480"/>
          <w:marRight w:val="0"/>
          <w:marTop w:val="0"/>
          <w:marBottom w:val="0"/>
          <w:divBdr>
            <w:top w:val="none" w:sz="0" w:space="0" w:color="auto"/>
            <w:left w:val="none" w:sz="0" w:space="0" w:color="auto"/>
            <w:bottom w:val="none" w:sz="0" w:space="0" w:color="auto"/>
            <w:right w:val="none" w:sz="0" w:space="0" w:color="auto"/>
          </w:divBdr>
        </w:div>
        <w:div w:id="1014041499">
          <w:marLeft w:val="480"/>
          <w:marRight w:val="0"/>
          <w:marTop w:val="0"/>
          <w:marBottom w:val="0"/>
          <w:divBdr>
            <w:top w:val="none" w:sz="0" w:space="0" w:color="auto"/>
            <w:left w:val="none" w:sz="0" w:space="0" w:color="auto"/>
            <w:bottom w:val="none" w:sz="0" w:space="0" w:color="auto"/>
            <w:right w:val="none" w:sz="0" w:space="0" w:color="auto"/>
          </w:divBdr>
        </w:div>
        <w:div w:id="1021859499">
          <w:marLeft w:val="480"/>
          <w:marRight w:val="0"/>
          <w:marTop w:val="0"/>
          <w:marBottom w:val="0"/>
          <w:divBdr>
            <w:top w:val="none" w:sz="0" w:space="0" w:color="auto"/>
            <w:left w:val="none" w:sz="0" w:space="0" w:color="auto"/>
            <w:bottom w:val="none" w:sz="0" w:space="0" w:color="auto"/>
            <w:right w:val="none" w:sz="0" w:space="0" w:color="auto"/>
          </w:divBdr>
        </w:div>
        <w:div w:id="1048341478">
          <w:marLeft w:val="480"/>
          <w:marRight w:val="0"/>
          <w:marTop w:val="0"/>
          <w:marBottom w:val="0"/>
          <w:divBdr>
            <w:top w:val="none" w:sz="0" w:space="0" w:color="auto"/>
            <w:left w:val="none" w:sz="0" w:space="0" w:color="auto"/>
            <w:bottom w:val="none" w:sz="0" w:space="0" w:color="auto"/>
            <w:right w:val="none" w:sz="0" w:space="0" w:color="auto"/>
          </w:divBdr>
        </w:div>
        <w:div w:id="1078938083">
          <w:marLeft w:val="480"/>
          <w:marRight w:val="0"/>
          <w:marTop w:val="0"/>
          <w:marBottom w:val="0"/>
          <w:divBdr>
            <w:top w:val="none" w:sz="0" w:space="0" w:color="auto"/>
            <w:left w:val="none" w:sz="0" w:space="0" w:color="auto"/>
            <w:bottom w:val="none" w:sz="0" w:space="0" w:color="auto"/>
            <w:right w:val="none" w:sz="0" w:space="0" w:color="auto"/>
          </w:divBdr>
        </w:div>
        <w:div w:id="1119253646">
          <w:marLeft w:val="480"/>
          <w:marRight w:val="0"/>
          <w:marTop w:val="0"/>
          <w:marBottom w:val="0"/>
          <w:divBdr>
            <w:top w:val="none" w:sz="0" w:space="0" w:color="auto"/>
            <w:left w:val="none" w:sz="0" w:space="0" w:color="auto"/>
            <w:bottom w:val="none" w:sz="0" w:space="0" w:color="auto"/>
            <w:right w:val="none" w:sz="0" w:space="0" w:color="auto"/>
          </w:divBdr>
        </w:div>
        <w:div w:id="1172599794">
          <w:marLeft w:val="480"/>
          <w:marRight w:val="0"/>
          <w:marTop w:val="0"/>
          <w:marBottom w:val="0"/>
          <w:divBdr>
            <w:top w:val="none" w:sz="0" w:space="0" w:color="auto"/>
            <w:left w:val="none" w:sz="0" w:space="0" w:color="auto"/>
            <w:bottom w:val="none" w:sz="0" w:space="0" w:color="auto"/>
            <w:right w:val="none" w:sz="0" w:space="0" w:color="auto"/>
          </w:divBdr>
        </w:div>
        <w:div w:id="1181747615">
          <w:marLeft w:val="480"/>
          <w:marRight w:val="0"/>
          <w:marTop w:val="0"/>
          <w:marBottom w:val="0"/>
          <w:divBdr>
            <w:top w:val="none" w:sz="0" w:space="0" w:color="auto"/>
            <w:left w:val="none" w:sz="0" w:space="0" w:color="auto"/>
            <w:bottom w:val="none" w:sz="0" w:space="0" w:color="auto"/>
            <w:right w:val="none" w:sz="0" w:space="0" w:color="auto"/>
          </w:divBdr>
        </w:div>
        <w:div w:id="1183277756">
          <w:marLeft w:val="480"/>
          <w:marRight w:val="0"/>
          <w:marTop w:val="0"/>
          <w:marBottom w:val="0"/>
          <w:divBdr>
            <w:top w:val="none" w:sz="0" w:space="0" w:color="auto"/>
            <w:left w:val="none" w:sz="0" w:space="0" w:color="auto"/>
            <w:bottom w:val="none" w:sz="0" w:space="0" w:color="auto"/>
            <w:right w:val="none" w:sz="0" w:space="0" w:color="auto"/>
          </w:divBdr>
        </w:div>
        <w:div w:id="1218592394">
          <w:marLeft w:val="480"/>
          <w:marRight w:val="0"/>
          <w:marTop w:val="0"/>
          <w:marBottom w:val="0"/>
          <w:divBdr>
            <w:top w:val="none" w:sz="0" w:space="0" w:color="auto"/>
            <w:left w:val="none" w:sz="0" w:space="0" w:color="auto"/>
            <w:bottom w:val="none" w:sz="0" w:space="0" w:color="auto"/>
            <w:right w:val="none" w:sz="0" w:space="0" w:color="auto"/>
          </w:divBdr>
        </w:div>
        <w:div w:id="1225490190">
          <w:marLeft w:val="480"/>
          <w:marRight w:val="0"/>
          <w:marTop w:val="0"/>
          <w:marBottom w:val="0"/>
          <w:divBdr>
            <w:top w:val="none" w:sz="0" w:space="0" w:color="auto"/>
            <w:left w:val="none" w:sz="0" w:space="0" w:color="auto"/>
            <w:bottom w:val="none" w:sz="0" w:space="0" w:color="auto"/>
            <w:right w:val="none" w:sz="0" w:space="0" w:color="auto"/>
          </w:divBdr>
        </w:div>
        <w:div w:id="1333606967">
          <w:marLeft w:val="480"/>
          <w:marRight w:val="0"/>
          <w:marTop w:val="0"/>
          <w:marBottom w:val="0"/>
          <w:divBdr>
            <w:top w:val="none" w:sz="0" w:space="0" w:color="auto"/>
            <w:left w:val="none" w:sz="0" w:space="0" w:color="auto"/>
            <w:bottom w:val="none" w:sz="0" w:space="0" w:color="auto"/>
            <w:right w:val="none" w:sz="0" w:space="0" w:color="auto"/>
          </w:divBdr>
        </w:div>
        <w:div w:id="1359887048">
          <w:marLeft w:val="480"/>
          <w:marRight w:val="0"/>
          <w:marTop w:val="0"/>
          <w:marBottom w:val="0"/>
          <w:divBdr>
            <w:top w:val="none" w:sz="0" w:space="0" w:color="auto"/>
            <w:left w:val="none" w:sz="0" w:space="0" w:color="auto"/>
            <w:bottom w:val="none" w:sz="0" w:space="0" w:color="auto"/>
            <w:right w:val="none" w:sz="0" w:space="0" w:color="auto"/>
          </w:divBdr>
        </w:div>
        <w:div w:id="1388606369">
          <w:marLeft w:val="480"/>
          <w:marRight w:val="0"/>
          <w:marTop w:val="0"/>
          <w:marBottom w:val="0"/>
          <w:divBdr>
            <w:top w:val="none" w:sz="0" w:space="0" w:color="auto"/>
            <w:left w:val="none" w:sz="0" w:space="0" w:color="auto"/>
            <w:bottom w:val="none" w:sz="0" w:space="0" w:color="auto"/>
            <w:right w:val="none" w:sz="0" w:space="0" w:color="auto"/>
          </w:divBdr>
        </w:div>
        <w:div w:id="1460028244">
          <w:marLeft w:val="480"/>
          <w:marRight w:val="0"/>
          <w:marTop w:val="0"/>
          <w:marBottom w:val="0"/>
          <w:divBdr>
            <w:top w:val="none" w:sz="0" w:space="0" w:color="auto"/>
            <w:left w:val="none" w:sz="0" w:space="0" w:color="auto"/>
            <w:bottom w:val="none" w:sz="0" w:space="0" w:color="auto"/>
            <w:right w:val="none" w:sz="0" w:space="0" w:color="auto"/>
          </w:divBdr>
        </w:div>
        <w:div w:id="1460293823">
          <w:marLeft w:val="480"/>
          <w:marRight w:val="0"/>
          <w:marTop w:val="0"/>
          <w:marBottom w:val="0"/>
          <w:divBdr>
            <w:top w:val="none" w:sz="0" w:space="0" w:color="auto"/>
            <w:left w:val="none" w:sz="0" w:space="0" w:color="auto"/>
            <w:bottom w:val="none" w:sz="0" w:space="0" w:color="auto"/>
            <w:right w:val="none" w:sz="0" w:space="0" w:color="auto"/>
          </w:divBdr>
        </w:div>
        <w:div w:id="1511331222">
          <w:marLeft w:val="480"/>
          <w:marRight w:val="0"/>
          <w:marTop w:val="0"/>
          <w:marBottom w:val="0"/>
          <w:divBdr>
            <w:top w:val="none" w:sz="0" w:space="0" w:color="auto"/>
            <w:left w:val="none" w:sz="0" w:space="0" w:color="auto"/>
            <w:bottom w:val="none" w:sz="0" w:space="0" w:color="auto"/>
            <w:right w:val="none" w:sz="0" w:space="0" w:color="auto"/>
          </w:divBdr>
        </w:div>
        <w:div w:id="1512987936">
          <w:marLeft w:val="480"/>
          <w:marRight w:val="0"/>
          <w:marTop w:val="0"/>
          <w:marBottom w:val="0"/>
          <w:divBdr>
            <w:top w:val="none" w:sz="0" w:space="0" w:color="auto"/>
            <w:left w:val="none" w:sz="0" w:space="0" w:color="auto"/>
            <w:bottom w:val="none" w:sz="0" w:space="0" w:color="auto"/>
            <w:right w:val="none" w:sz="0" w:space="0" w:color="auto"/>
          </w:divBdr>
        </w:div>
        <w:div w:id="1516580070">
          <w:marLeft w:val="480"/>
          <w:marRight w:val="0"/>
          <w:marTop w:val="0"/>
          <w:marBottom w:val="0"/>
          <w:divBdr>
            <w:top w:val="none" w:sz="0" w:space="0" w:color="auto"/>
            <w:left w:val="none" w:sz="0" w:space="0" w:color="auto"/>
            <w:bottom w:val="none" w:sz="0" w:space="0" w:color="auto"/>
            <w:right w:val="none" w:sz="0" w:space="0" w:color="auto"/>
          </w:divBdr>
        </w:div>
        <w:div w:id="1565489839">
          <w:marLeft w:val="480"/>
          <w:marRight w:val="0"/>
          <w:marTop w:val="0"/>
          <w:marBottom w:val="0"/>
          <w:divBdr>
            <w:top w:val="none" w:sz="0" w:space="0" w:color="auto"/>
            <w:left w:val="none" w:sz="0" w:space="0" w:color="auto"/>
            <w:bottom w:val="none" w:sz="0" w:space="0" w:color="auto"/>
            <w:right w:val="none" w:sz="0" w:space="0" w:color="auto"/>
          </w:divBdr>
        </w:div>
        <w:div w:id="1588347676">
          <w:marLeft w:val="480"/>
          <w:marRight w:val="0"/>
          <w:marTop w:val="0"/>
          <w:marBottom w:val="0"/>
          <w:divBdr>
            <w:top w:val="none" w:sz="0" w:space="0" w:color="auto"/>
            <w:left w:val="none" w:sz="0" w:space="0" w:color="auto"/>
            <w:bottom w:val="none" w:sz="0" w:space="0" w:color="auto"/>
            <w:right w:val="none" w:sz="0" w:space="0" w:color="auto"/>
          </w:divBdr>
        </w:div>
        <w:div w:id="1624654983">
          <w:marLeft w:val="480"/>
          <w:marRight w:val="0"/>
          <w:marTop w:val="0"/>
          <w:marBottom w:val="0"/>
          <w:divBdr>
            <w:top w:val="none" w:sz="0" w:space="0" w:color="auto"/>
            <w:left w:val="none" w:sz="0" w:space="0" w:color="auto"/>
            <w:bottom w:val="none" w:sz="0" w:space="0" w:color="auto"/>
            <w:right w:val="none" w:sz="0" w:space="0" w:color="auto"/>
          </w:divBdr>
        </w:div>
        <w:div w:id="1626543101">
          <w:marLeft w:val="480"/>
          <w:marRight w:val="0"/>
          <w:marTop w:val="0"/>
          <w:marBottom w:val="0"/>
          <w:divBdr>
            <w:top w:val="none" w:sz="0" w:space="0" w:color="auto"/>
            <w:left w:val="none" w:sz="0" w:space="0" w:color="auto"/>
            <w:bottom w:val="none" w:sz="0" w:space="0" w:color="auto"/>
            <w:right w:val="none" w:sz="0" w:space="0" w:color="auto"/>
          </w:divBdr>
        </w:div>
        <w:div w:id="1758094279">
          <w:marLeft w:val="480"/>
          <w:marRight w:val="0"/>
          <w:marTop w:val="0"/>
          <w:marBottom w:val="0"/>
          <w:divBdr>
            <w:top w:val="none" w:sz="0" w:space="0" w:color="auto"/>
            <w:left w:val="none" w:sz="0" w:space="0" w:color="auto"/>
            <w:bottom w:val="none" w:sz="0" w:space="0" w:color="auto"/>
            <w:right w:val="none" w:sz="0" w:space="0" w:color="auto"/>
          </w:divBdr>
        </w:div>
        <w:div w:id="1776168133">
          <w:marLeft w:val="480"/>
          <w:marRight w:val="0"/>
          <w:marTop w:val="0"/>
          <w:marBottom w:val="0"/>
          <w:divBdr>
            <w:top w:val="none" w:sz="0" w:space="0" w:color="auto"/>
            <w:left w:val="none" w:sz="0" w:space="0" w:color="auto"/>
            <w:bottom w:val="none" w:sz="0" w:space="0" w:color="auto"/>
            <w:right w:val="none" w:sz="0" w:space="0" w:color="auto"/>
          </w:divBdr>
        </w:div>
        <w:div w:id="1785269565">
          <w:marLeft w:val="480"/>
          <w:marRight w:val="0"/>
          <w:marTop w:val="0"/>
          <w:marBottom w:val="0"/>
          <w:divBdr>
            <w:top w:val="none" w:sz="0" w:space="0" w:color="auto"/>
            <w:left w:val="none" w:sz="0" w:space="0" w:color="auto"/>
            <w:bottom w:val="none" w:sz="0" w:space="0" w:color="auto"/>
            <w:right w:val="none" w:sz="0" w:space="0" w:color="auto"/>
          </w:divBdr>
        </w:div>
        <w:div w:id="1791392749">
          <w:marLeft w:val="480"/>
          <w:marRight w:val="0"/>
          <w:marTop w:val="0"/>
          <w:marBottom w:val="0"/>
          <w:divBdr>
            <w:top w:val="none" w:sz="0" w:space="0" w:color="auto"/>
            <w:left w:val="none" w:sz="0" w:space="0" w:color="auto"/>
            <w:bottom w:val="none" w:sz="0" w:space="0" w:color="auto"/>
            <w:right w:val="none" w:sz="0" w:space="0" w:color="auto"/>
          </w:divBdr>
        </w:div>
        <w:div w:id="1832408602">
          <w:marLeft w:val="480"/>
          <w:marRight w:val="0"/>
          <w:marTop w:val="0"/>
          <w:marBottom w:val="0"/>
          <w:divBdr>
            <w:top w:val="none" w:sz="0" w:space="0" w:color="auto"/>
            <w:left w:val="none" w:sz="0" w:space="0" w:color="auto"/>
            <w:bottom w:val="none" w:sz="0" w:space="0" w:color="auto"/>
            <w:right w:val="none" w:sz="0" w:space="0" w:color="auto"/>
          </w:divBdr>
        </w:div>
        <w:div w:id="1845777115">
          <w:marLeft w:val="480"/>
          <w:marRight w:val="0"/>
          <w:marTop w:val="0"/>
          <w:marBottom w:val="0"/>
          <w:divBdr>
            <w:top w:val="none" w:sz="0" w:space="0" w:color="auto"/>
            <w:left w:val="none" w:sz="0" w:space="0" w:color="auto"/>
            <w:bottom w:val="none" w:sz="0" w:space="0" w:color="auto"/>
            <w:right w:val="none" w:sz="0" w:space="0" w:color="auto"/>
          </w:divBdr>
        </w:div>
        <w:div w:id="1860463268">
          <w:marLeft w:val="480"/>
          <w:marRight w:val="0"/>
          <w:marTop w:val="0"/>
          <w:marBottom w:val="0"/>
          <w:divBdr>
            <w:top w:val="none" w:sz="0" w:space="0" w:color="auto"/>
            <w:left w:val="none" w:sz="0" w:space="0" w:color="auto"/>
            <w:bottom w:val="none" w:sz="0" w:space="0" w:color="auto"/>
            <w:right w:val="none" w:sz="0" w:space="0" w:color="auto"/>
          </w:divBdr>
        </w:div>
        <w:div w:id="1875917653">
          <w:marLeft w:val="480"/>
          <w:marRight w:val="0"/>
          <w:marTop w:val="0"/>
          <w:marBottom w:val="0"/>
          <w:divBdr>
            <w:top w:val="none" w:sz="0" w:space="0" w:color="auto"/>
            <w:left w:val="none" w:sz="0" w:space="0" w:color="auto"/>
            <w:bottom w:val="none" w:sz="0" w:space="0" w:color="auto"/>
            <w:right w:val="none" w:sz="0" w:space="0" w:color="auto"/>
          </w:divBdr>
        </w:div>
        <w:div w:id="1906262096">
          <w:marLeft w:val="480"/>
          <w:marRight w:val="0"/>
          <w:marTop w:val="0"/>
          <w:marBottom w:val="0"/>
          <w:divBdr>
            <w:top w:val="none" w:sz="0" w:space="0" w:color="auto"/>
            <w:left w:val="none" w:sz="0" w:space="0" w:color="auto"/>
            <w:bottom w:val="none" w:sz="0" w:space="0" w:color="auto"/>
            <w:right w:val="none" w:sz="0" w:space="0" w:color="auto"/>
          </w:divBdr>
        </w:div>
        <w:div w:id="1912618678">
          <w:marLeft w:val="480"/>
          <w:marRight w:val="0"/>
          <w:marTop w:val="0"/>
          <w:marBottom w:val="0"/>
          <w:divBdr>
            <w:top w:val="none" w:sz="0" w:space="0" w:color="auto"/>
            <w:left w:val="none" w:sz="0" w:space="0" w:color="auto"/>
            <w:bottom w:val="none" w:sz="0" w:space="0" w:color="auto"/>
            <w:right w:val="none" w:sz="0" w:space="0" w:color="auto"/>
          </w:divBdr>
        </w:div>
        <w:div w:id="2007856221">
          <w:marLeft w:val="480"/>
          <w:marRight w:val="0"/>
          <w:marTop w:val="0"/>
          <w:marBottom w:val="0"/>
          <w:divBdr>
            <w:top w:val="none" w:sz="0" w:space="0" w:color="auto"/>
            <w:left w:val="none" w:sz="0" w:space="0" w:color="auto"/>
            <w:bottom w:val="none" w:sz="0" w:space="0" w:color="auto"/>
            <w:right w:val="none" w:sz="0" w:space="0" w:color="auto"/>
          </w:divBdr>
        </w:div>
        <w:div w:id="2050716960">
          <w:marLeft w:val="480"/>
          <w:marRight w:val="0"/>
          <w:marTop w:val="0"/>
          <w:marBottom w:val="0"/>
          <w:divBdr>
            <w:top w:val="none" w:sz="0" w:space="0" w:color="auto"/>
            <w:left w:val="none" w:sz="0" w:space="0" w:color="auto"/>
            <w:bottom w:val="none" w:sz="0" w:space="0" w:color="auto"/>
            <w:right w:val="none" w:sz="0" w:space="0" w:color="auto"/>
          </w:divBdr>
        </w:div>
        <w:div w:id="2065329329">
          <w:marLeft w:val="480"/>
          <w:marRight w:val="0"/>
          <w:marTop w:val="0"/>
          <w:marBottom w:val="0"/>
          <w:divBdr>
            <w:top w:val="none" w:sz="0" w:space="0" w:color="auto"/>
            <w:left w:val="none" w:sz="0" w:space="0" w:color="auto"/>
            <w:bottom w:val="none" w:sz="0" w:space="0" w:color="auto"/>
            <w:right w:val="none" w:sz="0" w:space="0" w:color="auto"/>
          </w:divBdr>
        </w:div>
        <w:div w:id="2095542348">
          <w:marLeft w:val="480"/>
          <w:marRight w:val="0"/>
          <w:marTop w:val="0"/>
          <w:marBottom w:val="0"/>
          <w:divBdr>
            <w:top w:val="none" w:sz="0" w:space="0" w:color="auto"/>
            <w:left w:val="none" w:sz="0" w:space="0" w:color="auto"/>
            <w:bottom w:val="none" w:sz="0" w:space="0" w:color="auto"/>
            <w:right w:val="none" w:sz="0" w:space="0" w:color="auto"/>
          </w:divBdr>
        </w:div>
        <w:div w:id="2134858788">
          <w:marLeft w:val="480"/>
          <w:marRight w:val="0"/>
          <w:marTop w:val="0"/>
          <w:marBottom w:val="0"/>
          <w:divBdr>
            <w:top w:val="none" w:sz="0" w:space="0" w:color="auto"/>
            <w:left w:val="none" w:sz="0" w:space="0" w:color="auto"/>
            <w:bottom w:val="none" w:sz="0" w:space="0" w:color="auto"/>
            <w:right w:val="none" w:sz="0" w:space="0" w:color="auto"/>
          </w:divBdr>
        </w:div>
      </w:divsChild>
    </w:div>
    <w:div w:id="1017541980">
      <w:bodyDiv w:val="1"/>
      <w:marLeft w:val="0"/>
      <w:marRight w:val="0"/>
      <w:marTop w:val="0"/>
      <w:marBottom w:val="0"/>
      <w:divBdr>
        <w:top w:val="none" w:sz="0" w:space="0" w:color="auto"/>
        <w:left w:val="none" w:sz="0" w:space="0" w:color="auto"/>
        <w:bottom w:val="none" w:sz="0" w:space="0" w:color="auto"/>
        <w:right w:val="none" w:sz="0" w:space="0" w:color="auto"/>
      </w:divBdr>
    </w:div>
    <w:div w:id="1022585747">
      <w:bodyDiv w:val="1"/>
      <w:marLeft w:val="0"/>
      <w:marRight w:val="0"/>
      <w:marTop w:val="0"/>
      <w:marBottom w:val="0"/>
      <w:divBdr>
        <w:top w:val="none" w:sz="0" w:space="0" w:color="auto"/>
        <w:left w:val="none" w:sz="0" w:space="0" w:color="auto"/>
        <w:bottom w:val="none" w:sz="0" w:space="0" w:color="auto"/>
        <w:right w:val="none" w:sz="0" w:space="0" w:color="auto"/>
      </w:divBdr>
    </w:div>
    <w:div w:id="1037462877">
      <w:bodyDiv w:val="1"/>
      <w:marLeft w:val="0"/>
      <w:marRight w:val="0"/>
      <w:marTop w:val="0"/>
      <w:marBottom w:val="0"/>
      <w:divBdr>
        <w:top w:val="none" w:sz="0" w:space="0" w:color="auto"/>
        <w:left w:val="none" w:sz="0" w:space="0" w:color="auto"/>
        <w:bottom w:val="none" w:sz="0" w:space="0" w:color="auto"/>
        <w:right w:val="none" w:sz="0" w:space="0" w:color="auto"/>
      </w:divBdr>
    </w:div>
    <w:div w:id="1038045580">
      <w:bodyDiv w:val="1"/>
      <w:marLeft w:val="0"/>
      <w:marRight w:val="0"/>
      <w:marTop w:val="0"/>
      <w:marBottom w:val="0"/>
      <w:divBdr>
        <w:top w:val="none" w:sz="0" w:space="0" w:color="auto"/>
        <w:left w:val="none" w:sz="0" w:space="0" w:color="auto"/>
        <w:bottom w:val="none" w:sz="0" w:space="0" w:color="auto"/>
        <w:right w:val="none" w:sz="0" w:space="0" w:color="auto"/>
      </w:divBdr>
    </w:div>
    <w:div w:id="1041511917">
      <w:bodyDiv w:val="1"/>
      <w:marLeft w:val="0"/>
      <w:marRight w:val="0"/>
      <w:marTop w:val="0"/>
      <w:marBottom w:val="0"/>
      <w:divBdr>
        <w:top w:val="none" w:sz="0" w:space="0" w:color="auto"/>
        <w:left w:val="none" w:sz="0" w:space="0" w:color="auto"/>
        <w:bottom w:val="none" w:sz="0" w:space="0" w:color="auto"/>
        <w:right w:val="none" w:sz="0" w:space="0" w:color="auto"/>
      </w:divBdr>
    </w:div>
    <w:div w:id="1047492681">
      <w:bodyDiv w:val="1"/>
      <w:marLeft w:val="0"/>
      <w:marRight w:val="0"/>
      <w:marTop w:val="0"/>
      <w:marBottom w:val="0"/>
      <w:divBdr>
        <w:top w:val="none" w:sz="0" w:space="0" w:color="auto"/>
        <w:left w:val="none" w:sz="0" w:space="0" w:color="auto"/>
        <w:bottom w:val="none" w:sz="0" w:space="0" w:color="auto"/>
        <w:right w:val="none" w:sz="0" w:space="0" w:color="auto"/>
      </w:divBdr>
    </w:div>
    <w:div w:id="1055161802">
      <w:bodyDiv w:val="1"/>
      <w:marLeft w:val="0"/>
      <w:marRight w:val="0"/>
      <w:marTop w:val="0"/>
      <w:marBottom w:val="0"/>
      <w:divBdr>
        <w:top w:val="none" w:sz="0" w:space="0" w:color="auto"/>
        <w:left w:val="none" w:sz="0" w:space="0" w:color="auto"/>
        <w:bottom w:val="none" w:sz="0" w:space="0" w:color="auto"/>
        <w:right w:val="none" w:sz="0" w:space="0" w:color="auto"/>
      </w:divBdr>
    </w:div>
    <w:div w:id="1066533423">
      <w:bodyDiv w:val="1"/>
      <w:marLeft w:val="0"/>
      <w:marRight w:val="0"/>
      <w:marTop w:val="0"/>
      <w:marBottom w:val="0"/>
      <w:divBdr>
        <w:top w:val="none" w:sz="0" w:space="0" w:color="auto"/>
        <w:left w:val="none" w:sz="0" w:space="0" w:color="auto"/>
        <w:bottom w:val="none" w:sz="0" w:space="0" w:color="auto"/>
        <w:right w:val="none" w:sz="0" w:space="0" w:color="auto"/>
      </w:divBdr>
    </w:div>
    <w:div w:id="1069882104">
      <w:bodyDiv w:val="1"/>
      <w:marLeft w:val="0"/>
      <w:marRight w:val="0"/>
      <w:marTop w:val="0"/>
      <w:marBottom w:val="0"/>
      <w:divBdr>
        <w:top w:val="none" w:sz="0" w:space="0" w:color="auto"/>
        <w:left w:val="none" w:sz="0" w:space="0" w:color="auto"/>
        <w:bottom w:val="none" w:sz="0" w:space="0" w:color="auto"/>
        <w:right w:val="none" w:sz="0" w:space="0" w:color="auto"/>
      </w:divBdr>
    </w:div>
    <w:div w:id="1070689115">
      <w:bodyDiv w:val="1"/>
      <w:marLeft w:val="0"/>
      <w:marRight w:val="0"/>
      <w:marTop w:val="0"/>
      <w:marBottom w:val="0"/>
      <w:divBdr>
        <w:top w:val="none" w:sz="0" w:space="0" w:color="auto"/>
        <w:left w:val="none" w:sz="0" w:space="0" w:color="auto"/>
        <w:bottom w:val="none" w:sz="0" w:space="0" w:color="auto"/>
        <w:right w:val="none" w:sz="0" w:space="0" w:color="auto"/>
      </w:divBdr>
    </w:div>
    <w:div w:id="1091660137">
      <w:bodyDiv w:val="1"/>
      <w:marLeft w:val="0"/>
      <w:marRight w:val="0"/>
      <w:marTop w:val="0"/>
      <w:marBottom w:val="0"/>
      <w:divBdr>
        <w:top w:val="none" w:sz="0" w:space="0" w:color="auto"/>
        <w:left w:val="none" w:sz="0" w:space="0" w:color="auto"/>
        <w:bottom w:val="none" w:sz="0" w:space="0" w:color="auto"/>
        <w:right w:val="none" w:sz="0" w:space="0" w:color="auto"/>
      </w:divBdr>
    </w:div>
    <w:div w:id="1102991911">
      <w:bodyDiv w:val="1"/>
      <w:marLeft w:val="0"/>
      <w:marRight w:val="0"/>
      <w:marTop w:val="0"/>
      <w:marBottom w:val="0"/>
      <w:divBdr>
        <w:top w:val="none" w:sz="0" w:space="0" w:color="auto"/>
        <w:left w:val="none" w:sz="0" w:space="0" w:color="auto"/>
        <w:bottom w:val="none" w:sz="0" w:space="0" w:color="auto"/>
        <w:right w:val="none" w:sz="0" w:space="0" w:color="auto"/>
      </w:divBdr>
    </w:div>
    <w:div w:id="1109817861">
      <w:bodyDiv w:val="1"/>
      <w:marLeft w:val="0"/>
      <w:marRight w:val="0"/>
      <w:marTop w:val="0"/>
      <w:marBottom w:val="0"/>
      <w:divBdr>
        <w:top w:val="none" w:sz="0" w:space="0" w:color="auto"/>
        <w:left w:val="none" w:sz="0" w:space="0" w:color="auto"/>
        <w:bottom w:val="none" w:sz="0" w:space="0" w:color="auto"/>
        <w:right w:val="none" w:sz="0" w:space="0" w:color="auto"/>
      </w:divBdr>
    </w:div>
    <w:div w:id="1110855532">
      <w:bodyDiv w:val="1"/>
      <w:marLeft w:val="0"/>
      <w:marRight w:val="0"/>
      <w:marTop w:val="0"/>
      <w:marBottom w:val="0"/>
      <w:divBdr>
        <w:top w:val="none" w:sz="0" w:space="0" w:color="auto"/>
        <w:left w:val="none" w:sz="0" w:space="0" w:color="auto"/>
        <w:bottom w:val="none" w:sz="0" w:space="0" w:color="auto"/>
        <w:right w:val="none" w:sz="0" w:space="0" w:color="auto"/>
      </w:divBdr>
    </w:div>
    <w:div w:id="1117332034">
      <w:bodyDiv w:val="1"/>
      <w:marLeft w:val="0"/>
      <w:marRight w:val="0"/>
      <w:marTop w:val="0"/>
      <w:marBottom w:val="0"/>
      <w:divBdr>
        <w:top w:val="none" w:sz="0" w:space="0" w:color="auto"/>
        <w:left w:val="none" w:sz="0" w:space="0" w:color="auto"/>
        <w:bottom w:val="none" w:sz="0" w:space="0" w:color="auto"/>
        <w:right w:val="none" w:sz="0" w:space="0" w:color="auto"/>
      </w:divBdr>
    </w:div>
    <w:div w:id="1118338127">
      <w:bodyDiv w:val="1"/>
      <w:marLeft w:val="0"/>
      <w:marRight w:val="0"/>
      <w:marTop w:val="0"/>
      <w:marBottom w:val="0"/>
      <w:divBdr>
        <w:top w:val="none" w:sz="0" w:space="0" w:color="auto"/>
        <w:left w:val="none" w:sz="0" w:space="0" w:color="auto"/>
        <w:bottom w:val="none" w:sz="0" w:space="0" w:color="auto"/>
        <w:right w:val="none" w:sz="0" w:space="0" w:color="auto"/>
      </w:divBdr>
    </w:div>
    <w:div w:id="1122113479">
      <w:bodyDiv w:val="1"/>
      <w:marLeft w:val="0"/>
      <w:marRight w:val="0"/>
      <w:marTop w:val="0"/>
      <w:marBottom w:val="0"/>
      <w:divBdr>
        <w:top w:val="none" w:sz="0" w:space="0" w:color="auto"/>
        <w:left w:val="none" w:sz="0" w:space="0" w:color="auto"/>
        <w:bottom w:val="none" w:sz="0" w:space="0" w:color="auto"/>
        <w:right w:val="none" w:sz="0" w:space="0" w:color="auto"/>
      </w:divBdr>
    </w:div>
    <w:div w:id="1123647193">
      <w:bodyDiv w:val="1"/>
      <w:marLeft w:val="0"/>
      <w:marRight w:val="0"/>
      <w:marTop w:val="0"/>
      <w:marBottom w:val="0"/>
      <w:divBdr>
        <w:top w:val="none" w:sz="0" w:space="0" w:color="auto"/>
        <w:left w:val="none" w:sz="0" w:space="0" w:color="auto"/>
        <w:bottom w:val="none" w:sz="0" w:space="0" w:color="auto"/>
        <w:right w:val="none" w:sz="0" w:space="0" w:color="auto"/>
      </w:divBdr>
    </w:div>
    <w:div w:id="1134375193">
      <w:bodyDiv w:val="1"/>
      <w:marLeft w:val="0"/>
      <w:marRight w:val="0"/>
      <w:marTop w:val="0"/>
      <w:marBottom w:val="0"/>
      <w:divBdr>
        <w:top w:val="none" w:sz="0" w:space="0" w:color="auto"/>
        <w:left w:val="none" w:sz="0" w:space="0" w:color="auto"/>
        <w:bottom w:val="none" w:sz="0" w:space="0" w:color="auto"/>
        <w:right w:val="none" w:sz="0" w:space="0" w:color="auto"/>
      </w:divBdr>
    </w:div>
    <w:div w:id="1139952896">
      <w:bodyDiv w:val="1"/>
      <w:marLeft w:val="0"/>
      <w:marRight w:val="0"/>
      <w:marTop w:val="0"/>
      <w:marBottom w:val="0"/>
      <w:divBdr>
        <w:top w:val="none" w:sz="0" w:space="0" w:color="auto"/>
        <w:left w:val="none" w:sz="0" w:space="0" w:color="auto"/>
        <w:bottom w:val="none" w:sz="0" w:space="0" w:color="auto"/>
        <w:right w:val="none" w:sz="0" w:space="0" w:color="auto"/>
      </w:divBdr>
    </w:div>
    <w:div w:id="1141267340">
      <w:bodyDiv w:val="1"/>
      <w:marLeft w:val="0"/>
      <w:marRight w:val="0"/>
      <w:marTop w:val="0"/>
      <w:marBottom w:val="0"/>
      <w:divBdr>
        <w:top w:val="none" w:sz="0" w:space="0" w:color="auto"/>
        <w:left w:val="none" w:sz="0" w:space="0" w:color="auto"/>
        <w:bottom w:val="none" w:sz="0" w:space="0" w:color="auto"/>
        <w:right w:val="none" w:sz="0" w:space="0" w:color="auto"/>
      </w:divBdr>
    </w:div>
    <w:div w:id="1143615328">
      <w:bodyDiv w:val="1"/>
      <w:marLeft w:val="0"/>
      <w:marRight w:val="0"/>
      <w:marTop w:val="0"/>
      <w:marBottom w:val="0"/>
      <w:divBdr>
        <w:top w:val="none" w:sz="0" w:space="0" w:color="auto"/>
        <w:left w:val="none" w:sz="0" w:space="0" w:color="auto"/>
        <w:bottom w:val="none" w:sz="0" w:space="0" w:color="auto"/>
        <w:right w:val="none" w:sz="0" w:space="0" w:color="auto"/>
      </w:divBdr>
      <w:divsChild>
        <w:div w:id="2246002">
          <w:marLeft w:val="480"/>
          <w:marRight w:val="0"/>
          <w:marTop w:val="0"/>
          <w:marBottom w:val="0"/>
          <w:divBdr>
            <w:top w:val="none" w:sz="0" w:space="0" w:color="auto"/>
            <w:left w:val="none" w:sz="0" w:space="0" w:color="auto"/>
            <w:bottom w:val="none" w:sz="0" w:space="0" w:color="auto"/>
            <w:right w:val="none" w:sz="0" w:space="0" w:color="auto"/>
          </w:divBdr>
        </w:div>
        <w:div w:id="24068279">
          <w:marLeft w:val="480"/>
          <w:marRight w:val="0"/>
          <w:marTop w:val="0"/>
          <w:marBottom w:val="0"/>
          <w:divBdr>
            <w:top w:val="none" w:sz="0" w:space="0" w:color="auto"/>
            <w:left w:val="none" w:sz="0" w:space="0" w:color="auto"/>
            <w:bottom w:val="none" w:sz="0" w:space="0" w:color="auto"/>
            <w:right w:val="none" w:sz="0" w:space="0" w:color="auto"/>
          </w:divBdr>
        </w:div>
        <w:div w:id="28847527">
          <w:marLeft w:val="480"/>
          <w:marRight w:val="0"/>
          <w:marTop w:val="0"/>
          <w:marBottom w:val="0"/>
          <w:divBdr>
            <w:top w:val="none" w:sz="0" w:space="0" w:color="auto"/>
            <w:left w:val="none" w:sz="0" w:space="0" w:color="auto"/>
            <w:bottom w:val="none" w:sz="0" w:space="0" w:color="auto"/>
            <w:right w:val="none" w:sz="0" w:space="0" w:color="auto"/>
          </w:divBdr>
        </w:div>
        <w:div w:id="45226466">
          <w:marLeft w:val="480"/>
          <w:marRight w:val="0"/>
          <w:marTop w:val="0"/>
          <w:marBottom w:val="0"/>
          <w:divBdr>
            <w:top w:val="none" w:sz="0" w:space="0" w:color="auto"/>
            <w:left w:val="none" w:sz="0" w:space="0" w:color="auto"/>
            <w:bottom w:val="none" w:sz="0" w:space="0" w:color="auto"/>
            <w:right w:val="none" w:sz="0" w:space="0" w:color="auto"/>
          </w:divBdr>
        </w:div>
        <w:div w:id="46495832">
          <w:marLeft w:val="480"/>
          <w:marRight w:val="0"/>
          <w:marTop w:val="0"/>
          <w:marBottom w:val="0"/>
          <w:divBdr>
            <w:top w:val="none" w:sz="0" w:space="0" w:color="auto"/>
            <w:left w:val="none" w:sz="0" w:space="0" w:color="auto"/>
            <w:bottom w:val="none" w:sz="0" w:space="0" w:color="auto"/>
            <w:right w:val="none" w:sz="0" w:space="0" w:color="auto"/>
          </w:divBdr>
        </w:div>
        <w:div w:id="66878884">
          <w:marLeft w:val="480"/>
          <w:marRight w:val="0"/>
          <w:marTop w:val="0"/>
          <w:marBottom w:val="0"/>
          <w:divBdr>
            <w:top w:val="none" w:sz="0" w:space="0" w:color="auto"/>
            <w:left w:val="none" w:sz="0" w:space="0" w:color="auto"/>
            <w:bottom w:val="none" w:sz="0" w:space="0" w:color="auto"/>
            <w:right w:val="none" w:sz="0" w:space="0" w:color="auto"/>
          </w:divBdr>
        </w:div>
        <w:div w:id="86854259">
          <w:marLeft w:val="480"/>
          <w:marRight w:val="0"/>
          <w:marTop w:val="0"/>
          <w:marBottom w:val="0"/>
          <w:divBdr>
            <w:top w:val="none" w:sz="0" w:space="0" w:color="auto"/>
            <w:left w:val="none" w:sz="0" w:space="0" w:color="auto"/>
            <w:bottom w:val="none" w:sz="0" w:space="0" w:color="auto"/>
            <w:right w:val="none" w:sz="0" w:space="0" w:color="auto"/>
          </w:divBdr>
        </w:div>
        <w:div w:id="120079121">
          <w:marLeft w:val="480"/>
          <w:marRight w:val="0"/>
          <w:marTop w:val="0"/>
          <w:marBottom w:val="0"/>
          <w:divBdr>
            <w:top w:val="none" w:sz="0" w:space="0" w:color="auto"/>
            <w:left w:val="none" w:sz="0" w:space="0" w:color="auto"/>
            <w:bottom w:val="none" w:sz="0" w:space="0" w:color="auto"/>
            <w:right w:val="none" w:sz="0" w:space="0" w:color="auto"/>
          </w:divBdr>
        </w:div>
        <w:div w:id="241185319">
          <w:marLeft w:val="480"/>
          <w:marRight w:val="0"/>
          <w:marTop w:val="0"/>
          <w:marBottom w:val="0"/>
          <w:divBdr>
            <w:top w:val="none" w:sz="0" w:space="0" w:color="auto"/>
            <w:left w:val="none" w:sz="0" w:space="0" w:color="auto"/>
            <w:bottom w:val="none" w:sz="0" w:space="0" w:color="auto"/>
            <w:right w:val="none" w:sz="0" w:space="0" w:color="auto"/>
          </w:divBdr>
        </w:div>
        <w:div w:id="299922316">
          <w:marLeft w:val="480"/>
          <w:marRight w:val="0"/>
          <w:marTop w:val="0"/>
          <w:marBottom w:val="0"/>
          <w:divBdr>
            <w:top w:val="none" w:sz="0" w:space="0" w:color="auto"/>
            <w:left w:val="none" w:sz="0" w:space="0" w:color="auto"/>
            <w:bottom w:val="none" w:sz="0" w:space="0" w:color="auto"/>
            <w:right w:val="none" w:sz="0" w:space="0" w:color="auto"/>
          </w:divBdr>
        </w:div>
        <w:div w:id="304554452">
          <w:marLeft w:val="480"/>
          <w:marRight w:val="0"/>
          <w:marTop w:val="0"/>
          <w:marBottom w:val="0"/>
          <w:divBdr>
            <w:top w:val="none" w:sz="0" w:space="0" w:color="auto"/>
            <w:left w:val="none" w:sz="0" w:space="0" w:color="auto"/>
            <w:bottom w:val="none" w:sz="0" w:space="0" w:color="auto"/>
            <w:right w:val="none" w:sz="0" w:space="0" w:color="auto"/>
          </w:divBdr>
        </w:div>
        <w:div w:id="383601667">
          <w:marLeft w:val="480"/>
          <w:marRight w:val="0"/>
          <w:marTop w:val="0"/>
          <w:marBottom w:val="0"/>
          <w:divBdr>
            <w:top w:val="none" w:sz="0" w:space="0" w:color="auto"/>
            <w:left w:val="none" w:sz="0" w:space="0" w:color="auto"/>
            <w:bottom w:val="none" w:sz="0" w:space="0" w:color="auto"/>
            <w:right w:val="none" w:sz="0" w:space="0" w:color="auto"/>
          </w:divBdr>
        </w:div>
        <w:div w:id="441806819">
          <w:marLeft w:val="480"/>
          <w:marRight w:val="0"/>
          <w:marTop w:val="0"/>
          <w:marBottom w:val="0"/>
          <w:divBdr>
            <w:top w:val="none" w:sz="0" w:space="0" w:color="auto"/>
            <w:left w:val="none" w:sz="0" w:space="0" w:color="auto"/>
            <w:bottom w:val="none" w:sz="0" w:space="0" w:color="auto"/>
            <w:right w:val="none" w:sz="0" w:space="0" w:color="auto"/>
          </w:divBdr>
        </w:div>
        <w:div w:id="463235850">
          <w:marLeft w:val="480"/>
          <w:marRight w:val="0"/>
          <w:marTop w:val="0"/>
          <w:marBottom w:val="0"/>
          <w:divBdr>
            <w:top w:val="none" w:sz="0" w:space="0" w:color="auto"/>
            <w:left w:val="none" w:sz="0" w:space="0" w:color="auto"/>
            <w:bottom w:val="none" w:sz="0" w:space="0" w:color="auto"/>
            <w:right w:val="none" w:sz="0" w:space="0" w:color="auto"/>
          </w:divBdr>
        </w:div>
        <w:div w:id="469900896">
          <w:marLeft w:val="480"/>
          <w:marRight w:val="0"/>
          <w:marTop w:val="0"/>
          <w:marBottom w:val="0"/>
          <w:divBdr>
            <w:top w:val="none" w:sz="0" w:space="0" w:color="auto"/>
            <w:left w:val="none" w:sz="0" w:space="0" w:color="auto"/>
            <w:bottom w:val="none" w:sz="0" w:space="0" w:color="auto"/>
            <w:right w:val="none" w:sz="0" w:space="0" w:color="auto"/>
          </w:divBdr>
        </w:div>
        <w:div w:id="527718634">
          <w:marLeft w:val="480"/>
          <w:marRight w:val="0"/>
          <w:marTop w:val="0"/>
          <w:marBottom w:val="0"/>
          <w:divBdr>
            <w:top w:val="none" w:sz="0" w:space="0" w:color="auto"/>
            <w:left w:val="none" w:sz="0" w:space="0" w:color="auto"/>
            <w:bottom w:val="none" w:sz="0" w:space="0" w:color="auto"/>
            <w:right w:val="none" w:sz="0" w:space="0" w:color="auto"/>
          </w:divBdr>
        </w:div>
        <w:div w:id="574825468">
          <w:marLeft w:val="480"/>
          <w:marRight w:val="0"/>
          <w:marTop w:val="0"/>
          <w:marBottom w:val="0"/>
          <w:divBdr>
            <w:top w:val="none" w:sz="0" w:space="0" w:color="auto"/>
            <w:left w:val="none" w:sz="0" w:space="0" w:color="auto"/>
            <w:bottom w:val="none" w:sz="0" w:space="0" w:color="auto"/>
            <w:right w:val="none" w:sz="0" w:space="0" w:color="auto"/>
          </w:divBdr>
        </w:div>
        <w:div w:id="582566074">
          <w:marLeft w:val="480"/>
          <w:marRight w:val="0"/>
          <w:marTop w:val="0"/>
          <w:marBottom w:val="0"/>
          <w:divBdr>
            <w:top w:val="none" w:sz="0" w:space="0" w:color="auto"/>
            <w:left w:val="none" w:sz="0" w:space="0" w:color="auto"/>
            <w:bottom w:val="none" w:sz="0" w:space="0" w:color="auto"/>
            <w:right w:val="none" w:sz="0" w:space="0" w:color="auto"/>
          </w:divBdr>
        </w:div>
        <w:div w:id="600181417">
          <w:marLeft w:val="480"/>
          <w:marRight w:val="0"/>
          <w:marTop w:val="0"/>
          <w:marBottom w:val="0"/>
          <w:divBdr>
            <w:top w:val="none" w:sz="0" w:space="0" w:color="auto"/>
            <w:left w:val="none" w:sz="0" w:space="0" w:color="auto"/>
            <w:bottom w:val="none" w:sz="0" w:space="0" w:color="auto"/>
            <w:right w:val="none" w:sz="0" w:space="0" w:color="auto"/>
          </w:divBdr>
        </w:div>
        <w:div w:id="619335622">
          <w:marLeft w:val="480"/>
          <w:marRight w:val="0"/>
          <w:marTop w:val="0"/>
          <w:marBottom w:val="0"/>
          <w:divBdr>
            <w:top w:val="none" w:sz="0" w:space="0" w:color="auto"/>
            <w:left w:val="none" w:sz="0" w:space="0" w:color="auto"/>
            <w:bottom w:val="none" w:sz="0" w:space="0" w:color="auto"/>
            <w:right w:val="none" w:sz="0" w:space="0" w:color="auto"/>
          </w:divBdr>
        </w:div>
        <w:div w:id="621881120">
          <w:marLeft w:val="480"/>
          <w:marRight w:val="0"/>
          <w:marTop w:val="0"/>
          <w:marBottom w:val="0"/>
          <w:divBdr>
            <w:top w:val="none" w:sz="0" w:space="0" w:color="auto"/>
            <w:left w:val="none" w:sz="0" w:space="0" w:color="auto"/>
            <w:bottom w:val="none" w:sz="0" w:space="0" w:color="auto"/>
            <w:right w:val="none" w:sz="0" w:space="0" w:color="auto"/>
          </w:divBdr>
        </w:div>
        <w:div w:id="716508464">
          <w:marLeft w:val="480"/>
          <w:marRight w:val="0"/>
          <w:marTop w:val="0"/>
          <w:marBottom w:val="0"/>
          <w:divBdr>
            <w:top w:val="none" w:sz="0" w:space="0" w:color="auto"/>
            <w:left w:val="none" w:sz="0" w:space="0" w:color="auto"/>
            <w:bottom w:val="none" w:sz="0" w:space="0" w:color="auto"/>
            <w:right w:val="none" w:sz="0" w:space="0" w:color="auto"/>
          </w:divBdr>
        </w:div>
        <w:div w:id="719549188">
          <w:marLeft w:val="480"/>
          <w:marRight w:val="0"/>
          <w:marTop w:val="0"/>
          <w:marBottom w:val="0"/>
          <w:divBdr>
            <w:top w:val="none" w:sz="0" w:space="0" w:color="auto"/>
            <w:left w:val="none" w:sz="0" w:space="0" w:color="auto"/>
            <w:bottom w:val="none" w:sz="0" w:space="0" w:color="auto"/>
            <w:right w:val="none" w:sz="0" w:space="0" w:color="auto"/>
          </w:divBdr>
        </w:div>
        <w:div w:id="731655780">
          <w:marLeft w:val="480"/>
          <w:marRight w:val="0"/>
          <w:marTop w:val="0"/>
          <w:marBottom w:val="0"/>
          <w:divBdr>
            <w:top w:val="none" w:sz="0" w:space="0" w:color="auto"/>
            <w:left w:val="none" w:sz="0" w:space="0" w:color="auto"/>
            <w:bottom w:val="none" w:sz="0" w:space="0" w:color="auto"/>
            <w:right w:val="none" w:sz="0" w:space="0" w:color="auto"/>
          </w:divBdr>
        </w:div>
        <w:div w:id="742028528">
          <w:marLeft w:val="480"/>
          <w:marRight w:val="0"/>
          <w:marTop w:val="0"/>
          <w:marBottom w:val="0"/>
          <w:divBdr>
            <w:top w:val="none" w:sz="0" w:space="0" w:color="auto"/>
            <w:left w:val="none" w:sz="0" w:space="0" w:color="auto"/>
            <w:bottom w:val="none" w:sz="0" w:space="0" w:color="auto"/>
            <w:right w:val="none" w:sz="0" w:space="0" w:color="auto"/>
          </w:divBdr>
        </w:div>
        <w:div w:id="755397308">
          <w:marLeft w:val="480"/>
          <w:marRight w:val="0"/>
          <w:marTop w:val="0"/>
          <w:marBottom w:val="0"/>
          <w:divBdr>
            <w:top w:val="none" w:sz="0" w:space="0" w:color="auto"/>
            <w:left w:val="none" w:sz="0" w:space="0" w:color="auto"/>
            <w:bottom w:val="none" w:sz="0" w:space="0" w:color="auto"/>
            <w:right w:val="none" w:sz="0" w:space="0" w:color="auto"/>
          </w:divBdr>
        </w:div>
        <w:div w:id="776557048">
          <w:marLeft w:val="480"/>
          <w:marRight w:val="0"/>
          <w:marTop w:val="0"/>
          <w:marBottom w:val="0"/>
          <w:divBdr>
            <w:top w:val="none" w:sz="0" w:space="0" w:color="auto"/>
            <w:left w:val="none" w:sz="0" w:space="0" w:color="auto"/>
            <w:bottom w:val="none" w:sz="0" w:space="0" w:color="auto"/>
            <w:right w:val="none" w:sz="0" w:space="0" w:color="auto"/>
          </w:divBdr>
        </w:div>
        <w:div w:id="798256739">
          <w:marLeft w:val="480"/>
          <w:marRight w:val="0"/>
          <w:marTop w:val="0"/>
          <w:marBottom w:val="0"/>
          <w:divBdr>
            <w:top w:val="none" w:sz="0" w:space="0" w:color="auto"/>
            <w:left w:val="none" w:sz="0" w:space="0" w:color="auto"/>
            <w:bottom w:val="none" w:sz="0" w:space="0" w:color="auto"/>
            <w:right w:val="none" w:sz="0" w:space="0" w:color="auto"/>
          </w:divBdr>
        </w:div>
        <w:div w:id="811171379">
          <w:marLeft w:val="480"/>
          <w:marRight w:val="0"/>
          <w:marTop w:val="0"/>
          <w:marBottom w:val="0"/>
          <w:divBdr>
            <w:top w:val="none" w:sz="0" w:space="0" w:color="auto"/>
            <w:left w:val="none" w:sz="0" w:space="0" w:color="auto"/>
            <w:bottom w:val="none" w:sz="0" w:space="0" w:color="auto"/>
            <w:right w:val="none" w:sz="0" w:space="0" w:color="auto"/>
          </w:divBdr>
        </w:div>
        <w:div w:id="829250386">
          <w:marLeft w:val="480"/>
          <w:marRight w:val="0"/>
          <w:marTop w:val="0"/>
          <w:marBottom w:val="0"/>
          <w:divBdr>
            <w:top w:val="none" w:sz="0" w:space="0" w:color="auto"/>
            <w:left w:val="none" w:sz="0" w:space="0" w:color="auto"/>
            <w:bottom w:val="none" w:sz="0" w:space="0" w:color="auto"/>
            <w:right w:val="none" w:sz="0" w:space="0" w:color="auto"/>
          </w:divBdr>
        </w:div>
        <w:div w:id="912275098">
          <w:marLeft w:val="480"/>
          <w:marRight w:val="0"/>
          <w:marTop w:val="0"/>
          <w:marBottom w:val="0"/>
          <w:divBdr>
            <w:top w:val="none" w:sz="0" w:space="0" w:color="auto"/>
            <w:left w:val="none" w:sz="0" w:space="0" w:color="auto"/>
            <w:bottom w:val="none" w:sz="0" w:space="0" w:color="auto"/>
            <w:right w:val="none" w:sz="0" w:space="0" w:color="auto"/>
          </w:divBdr>
        </w:div>
        <w:div w:id="914700818">
          <w:marLeft w:val="480"/>
          <w:marRight w:val="0"/>
          <w:marTop w:val="0"/>
          <w:marBottom w:val="0"/>
          <w:divBdr>
            <w:top w:val="none" w:sz="0" w:space="0" w:color="auto"/>
            <w:left w:val="none" w:sz="0" w:space="0" w:color="auto"/>
            <w:bottom w:val="none" w:sz="0" w:space="0" w:color="auto"/>
            <w:right w:val="none" w:sz="0" w:space="0" w:color="auto"/>
          </w:divBdr>
        </w:div>
        <w:div w:id="917325880">
          <w:marLeft w:val="480"/>
          <w:marRight w:val="0"/>
          <w:marTop w:val="0"/>
          <w:marBottom w:val="0"/>
          <w:divBdr>
            <w:top w:val="none" w:sz="0" w:space="0" w:color="auto"/>
            <w:left w:val="none" w:sz="0" w:space="0" w:color="auto"/>
            <w:bottom w:val="none" w:sz="0" w:space="0" w:color="auto"/>
            <w:right w:val="none" w:sz="0" w:space="0" w:color="auto"/>
          </w:divBdr>
        </w:div>
        <w:div w:id="945503825">
          <w:marLeft w:val="480"/>
          <w:marRight w:val="0"/>
          <w:marTop w:val="0"/>
          <w:marBottom w:val="0"/>
          <w:divBdr>
            <w:top w:val="none" w:sz="0" w:space="0" w:color="auto"/>
            <w:left w:val="none" w:sz="0" w:space="0" w:color="auto"/>
            <w:bottom w:val="none" w:sz="0" w:space="0" w:color="auto"/>
            <w:right w:val="none" w:sz="0" w:space="0" w:color="auto"/>
          </w:divBdr>
        </w:div>
        <w:div w:id="957878089">
          <w:marLeft w:val="480"/>
          <w:marRight w:val="0"/>
          <w:marTop w:val="0"/>
          <w:marBottom w:val="0"/>
          <w:divBdr>
            <w:top w:val="none" w:sz="0" w:space="0" w:color="auto"/>
            <w:left w:val="none" w:sz="0" w:space="0" w:color="auto"/>
            <w:bottom w:val="none" w:sz="0" w:space="0" w:color="auto"/>
            <w:right w:val="none" w:sz="0" w:space="0" w:color="auto"/>
          </w:divBdr>
        </w:div>
        <w:div w:id="1011374907">
          <w:marLeft w:val="480"/>
          <w:marRight w:val="0"/>
          <w:marTop w:val="0"/>
          <w:marBottom w:val="0"/>
          <w:divBdr>
            <w:top w:val="none" w:sz="0" w:space="0" w:color="auto"/>
            <w:left w:val="none" w:sz="0" w:space="0" w:color="auto"/>
            <w:bottom w:val="none" w:sz="0" w:space="0" w:color="auto"/>
            <w:right w:val="none" w:sz="0" w:space="0" w:color="auto"/>
          </w:divBdr>
        </w:div>
        <w:div w:id="1013262293">
          <w:marLeft w:val="480"/>
          <w:marRight w:val="0"/>
          <w:marTop w:val="0"/>
          <w:marBottom w:val="0"/>
          <w:divBdr>
            <w:top w:val="none" w:sz="0" w:space="0" w:color="auto"/>
            <w:left w:val="none" w:sz="0" w:space="0" w:color="auto"/>
            <w:bottom w:val="none" w:sz="0" w:space="0" w:color="auto"/>
            <w:right w:val="none" w:sz="0" w:space="0" w:color="auto"/>
          </w:divBdr>
        </w:div>
        <w:div w:id="1021589405">
          <w:marLeft w:val="480"/>
          <w:marRight w:val="0"/>
          <w:marTop w:val="0"/>
          <w:marBottom w:val="0"/>
          <w:divBdr>
            <w:top w:val="none" w:sz="0" w:space="0" w:color="auto"/>
            <w:left w:val="none" w:sz="0" w:space="0" w:color="auto"/>
            <w:bottom w:val="none" w:sz="0" w:space="0" w:color="auto"/>
            <w:right w:val="none" w:sz="0" w:space="0" w:color="auto"/>
          </w:divBdr>
        </w:div>
        <w:div w:id="1042829175">
          <w:marLeft w:val="480"/>
          <w:marRight w:val="0"/>
          <w:marTop w:val="0"/>
          <w:marBottom w:val="0"/>
          <w:divBdr>
            <w:top w:val="none" w:sz="0" w:space="0" w:color="auto"/>
            <w:left w:val="none" w:sz="0" w:space="0" w:color="auto"/>
            <w:bottom w:val="none" w:sz="0" w:space="0" w:color="auto"/>
            <w:right w:val="none" w:sz="0" w:space="0" w:color="auto"/>
          </w:divBdr>
        </w:div>
        <w:div w:id="1058284703">
          <w:marLeft w:val="480"/>
          <w:marRight w:val="0"/>
          <w:marTop w:val="0"/>
          <w:marBottom w:val="0"/>
          <w:divBdr>
            <w:top w:val="none" w:sz="0" w:space="0" w:color="auto"/>
            <w:left w:val="none" w:sz="0" w:space="0" w:color="auto"/>
            <w:bottom w:val="none" w:sz="0" w:space="0" w:color="auto"/>
            <w:right w:val="none" w:sz="0" w:space="0" w:color="auto"/>
          </w:divBdr>
        </w:div>
        <w:div w:id="1106848219">
          <w:marLeft w:val="480"/>
          <w:marRight w:val="0"/>
          <w:marTop w:val="0"/>
          <w:marBottom w:val="0"/>
          <w:divBdr>
            <w:top w:val="none" w:sz="0" w:space="0" w:color="auto"/>
            <w:left w:val="none" w:sz="0" w:space="0" w:color="auto"/>
            <w:bottom w:val="none" w:sz="0" w:space="0" w:color="auto"/>
            <w:right w:val="none" w:sz="0" w:space="0" w:color="auto"/>
          </w:divBdr>
        </w:div>
        <w:div w:id="1141271845">
          <w:marLeft w:val="480"/>
          <w:marRight w:val="0"/>
          <w:marTop w:val="0"/>
          <w:marBottom w:val="0"/>
          <w:divBdr>
            <w:top w:val="none" w:sz="0" w:space="0" w:color="auto"/>
            <w:left w:val="none" w:sz="0" w:space="0" w:color="auto"/>
            <w:bottom w:val="none" w:sz="0" w:space="0" w:color="auto"/>
            <w:right w:val="none" w:sz="0" w:space="0" w:color="auto"/>
          </w:divBdr>
        </w:div>
        <w:div w:id="1166632251">
          <w:marLeft w:val="480"/>
          <w:marRight w:val="0"/>
          <w:marTop w:val="0"/>
          <w:marBottom w:val="0"/>
          <w:divBdr>
            <w:top w:val="none" w:sz="0" w:space="0" w:color="auto"/>
            <w:left w:val="none" w:sz="0" w:space="0" w:color="auto"/>
            <w:bottom w:val="none" w:sz="0" w:space="0" w:color="auto"/>
            <w:right w:val="none" w:sz="0" w:space="0" w:color="auto"/>
          </w:divBdr>
        </w:div>
        <w:div w:id="1184510608">
          <w:marLeft w:val="480"/>
          <w:marRight w:val="0"/>
          <w:marTop w:val="0"/>
          <w:marBottom w:val="0"/>
          <w:divBdr>
            <w:top w:val="none" w:sz="0" w:space="0" w:color="auto"/>
            <w:left w:val="none" w:sz="0" w:space="0" w:color="auto"/>
            <w:bottom w:val="none" w:sz="0" w:space="0" w:color="auto"/>
            <w:right w:val="none" w:sz="0" w:space="0" w:color="auto"/>
          </w:divBdr>
        </w:div>
        <w:div w:id="1211841480">
          <w:marLeft w:val="480"/>
          <w:marRight w:val="0"/>
          <w:marTop w:val="0"/>
          <w:marBottom w:val="0"/>
          <w:divBdr>
            <w:top w:val="none" w:sz="0" w:space="0" w:color="auto"/>
            <w:left w:val="none" w:sz="0" w:space="0" w:color="auto"/>
            <w:bottom w:val="none" w:sz="0" w:space="0" w:color="auto"/>
            <w:right w:val="none" w:sz="0" w:space="0" w:color="auto"/>
          </w:divBdr>
        </w:div>
        <w:div w:id="1238712312">
          <w:marLeft w:val="480"/>
          <w:marRight w:val="0"/>
          <w:marTop w:val="0"/>
          <w:marBottom w:val="0"/>
          <w:divBdr>
            <w:top w:val="none" w:sz="0" w:space="0" w:color="auto"/>
            <w:left w:val="none" w:sz="0" w:space="0" w:color="auto"/>
            <w:bottom w:val="none" w:sz="0" w:space="0" w:color="auto"/>
            <w:right w:val="none" w:sz="0" w:space="0" w:color="auto"/>
          </w:divBdr>
        </w:div>
        <w:div w:id="1240361330">
          <w:marLeft w:val="480"/>
          <w:marRight w:val="0"/>
          <w:marTop w:val="0"/>
          <w:marBottom w:val="0"/>
          <w:divBdr>
            <w:top w:val="none" w:sz="0" w:space="0" w:color="auto"/>
            <w:left w:val="none" w:sz="0" w:space="0" w:color="auto"/>
            <w:bottom w:val="none" w:sz="0" w:space="0" w:color="auto"/>
            <w:right w:val="none" w:sz="0" w:space="0" w:color="auto"/>
          </w:divBdr>
        </w:div>
        <w:div w:id="1241021498">
          <w:marLeft w:val="480"/>
          <w:marRight w:val="0"/>
          <w:marTop w:val="0"/>
          <w:marBottom w:val="0"/>
          <w:divBdr>
            <w:top w:val="none" w:sz="0" w:space="0" w:color="auto"/>
            <w:left w:val="none" w:sz="0" w:space="0" w:color="auto"/>
            <w:bottom w:val="none" w:sz="0" w:space="0" w:color="auto"/>
            <w:right w:val="none" w:sz="0" w:space="0" w:color="auto"/>
          </w:divBdr>
        </w:div>
        <w:div w:id="1253734454">
          <w:marLeft w:val="480"/>
          <w:marRight w:val="0"/>
          <w:marTop w:val="0"/>
          <w:marBottom w:val="0"/>
          <w:divBdr>
            <w:top w:val="none" w:sz="0" w:space="0" w:color="auto"/>
            <w:left w:val="none" w:sz="0" w:space="0" w:color="auto"/>
            <w:bottom w:val="none" w:sz="0" w:space="0" w:color="auto"/>
            <w:right w:val="none" w:sz="0" w:space="0" w:color="auto"/>
          </w:divBdr>
        </w:div>
        <w:div w:id="1287856338">
          <w:marLeft w:val="480"/>
          <w:marRight w:val="0"/>
          <w:marTop w:val="0"/>
          <w:marBottom w:val="0"/>
          <w:divBdr>
            <w:top w:val="none" w:sz="0" w:space="0" w:color="auto"/>
            <w:left w:val="none" w:sz="0" w:space="0" w:color="auto"/>
            <w:bottom w:val="none" w:sz="0" w:space="0" w:color="auto"/>
            <w:right w:val="none" w:sz="0" w:space="0" w:color="auto"/>
          </w:divBdr>
        </w:div>
        <w:div w:id="1311130697">
          <w:marLeft w:val="480"/>
          <w:marRight w:val="0"/>
          <w:marTop w:val="0"/>
          <w:marBottom w:val="0"/>
          <w:divBdr>
            <w:top w:val="none" w:sz="0" w:space="0" w:color="auto"/>
            <w:left w:val="none" w:sz="0" w:space="0" w:color="auto"/>
            <w:bottom w:val="none" w:sz="0" w:space="0" w:color="auto"/>
            <w:right w:val="none" w:sz="0" w:space="0" w:color="auto"/>
          </w:divBdr>
        </w:div>
        <w:div w:id="1343363093">
          <w:marLeft w:val="480"/>
          <w:marRight w:val="0"/>
          <w:marTop w:val="0"/>
          <w:marBottom w:val="0"/>
          <w:divBdr>
            <w:top w:val="none" w:sz="0" w:space="0" w:color="auto"/>
            <w:left w:val="none" w:sz="0" w:space="0" w:color="auto"/>
            <w:bottom w:val="none" w:sz="0" w:space="0" w:color="auto"/>
            <w:right w:val="none" w:sz="0" w:space="0" w:color="auto"/>
          </w:divBdr>
        </w:div>
        <w:div w:id="1375883616">
          <w:marLeft w:val="480"/>
          <w:marRight w:val="0"/>
          <w:marTop w:val="0"/>
          <w:marBottom w:val="0"/>
          <w:divBdr>
            <w:top w:val="none" w:sz="0" w:space="0" w:color="auto"/>
            <w:left w:val="none" w:sz="0" w:space="0" w:color="auto"/>
            <w:bottom w:val="none" w:sz="0" w:space="0" w:color="auto"/>
            <w:right w:val="none" w:sz="0" w:space="0" w:color="auto"/>
          </w:divBdr>
        </w:div>
        <w:div w:id="1383015416">
          <w:marLeft w:val="480"/>
          <w:marRight w:val="0"/>
          <w:marTop w:val="0"/>
          <w:marBottom w:val="0"/>
          <w:divBdr>
            <w:top w:val="none" w:sz="0" w:space="0" w:color="auto"/>
            <w:left w:val="none" w:sz="0" w:space="0" w:color="auto"/>
            <w:bottom w:val="none" w:sz="0" w:space="0" w:color="auto"/>
            <w:right w:val="none" w:sz="0" w:space="0" w:color="auto"/>
          </w:divBdr>
        </w:div>
        <w:div w:id="1421873377">
          <w:marLeft w:val="480"/>
          <w:marRight w:val="0"/>
          <w:marTop w:val="0"/>
          <w:marBottom w:val="0"/>
          <w:divBdr>
            <w:top w:val="none" w:sz="0" w:space="0" w:color="auto"/>
            <w:left w:val="none" w:sz="0" w:space="0" w:color="auto"/>
            <w:bottom w:val="none" w:sz="0" w:space="0" w:color="auto"/>
            <w:right w:val="none" w:sz="0" w:space="0" w:color="auto"/>
          </w:divBdr>
        </w:div>
        <w:div w:id="1447889734">
          <w:marLeft w:val="480"/>
          <w:marRight w:val="0"/>
          <w:marTop w:val="0"/>
          <w:marBottom w:val="0"/>
          <w:divBdr>
            <w:top w:val="none" w:sz="0" w:space="0" w:color="auto"/>
            <w:left w:val="none" w:sz="0" w:space="0" w:color="auto"/>
            <w:bottom w:val="none" w:sz="0" w:space="0" w:color="auto"/>
            <w:right w:val="none" w:sz="0" w:space="0" w:color="auto"/>
          </w:divBdr>
        </w:div>
        <w:div w:id="1494956380">
          <w:marLeft w:val="480"/>
          <w:marRight w:val="0"/>
          <w:marTop w:val="0"/>
          <w:marBottom w:val="0"/>
          <w:divBdr>
            <w:top w:val="none" w:sz="0" w:space="0" w:color="auto"/>
            <w:left w:val="none" w:sz="0" w:space="0" w:color="auto"/>
            <w:bottom w:val="none" w:sz="0" w:space="0" w:color="auto"/>
            <w:right w:val="none" w:sz="0" w:space="0" w:color="auto"/>
          </w:divBdr>
        </w:div>
        <w:div w:id="1616477490">
          <w:marLeft w:val="480"/>
          <w:marRight w:val="0"/>
          <w:marTop w:val="0"/>
          <w:marBottom w:val="0"/>
          <w:divBdr>
            <w:top w:val="none" w:sz="0" w:space="0" w:color="auto"/>
            <w:left w:val="none" w:sz="0" w:space="0" w:color="auto"/>
            <w:bottom w:val="none" w:sz="0" w:space="0" w:color="auto"/>
            <w:right w:val="none" w:sz="0" w:space="0" w:color="auto"/>
          </w:divBdr>
        </w:div>
        <w:div w:id="1627346722">
          <w:marLeft w:val="480"/>
          <w:marRight w:val="0"/>
          <w:marTop w:val="0"/>
          <w:marBottom w:val="0"/>
          <w:divBdr>
            <w:top w:val="none" w:sz="0" w:space="0" w:color="auto"/>
            <w:left w:val="none" w:sz="0" w:space="0" w:color="auto"/>
            <w:bottom w:val="none" w:sz="0" w:space="0" w:color="auto"/>
            <w:right w:val="none" w:sz="0" w:space="0" w:color="auto"/>
          </w:divBdr>
        </w:div>
        <w:div w:id="1658727337">
          <w:marLeft w:val="480"/>
          <w:marRight w:val="0"/>
          <w:marTop w:val="0"/>
          <w:marBottom w:val="0"/>
          <w:divBdr>
            <w:top w:val="none" w:sz="0" w:space="0" w:color="auto"/>
            <w:left w:val="none" w:sz="0" w:space="0" w:color="auto"/>
            <w:bottom w:val="none" w:sz="0" w:space="0" w:color="auto"/>
            <w:right w:val="none" w:sz="0" w:space="0" w:color="auto"/>
          </w:divBdr>
        </w:div>
        <w:div w:id="1664314158">
          <w:marLeft w:val="480"/>
          <w:marRight w:val="0"/>
          <w:marTop w:val="0"/>
          <w:marBottom w:val="0"/>
          <w:divBdr>
            <w:top w:val="none" w:sz="0" w:space="0" w:color="auto"/>
            <w:left w:val="none" w:sz="0" w:space="0" w:color="auto"/>
            <w:bottom w:val="none" w:sz="0" w:space="0" w:color="auto"/>
            <w:right w:val="none" w:sz="0" w:space="0" w:color="auto"/>
          </w:divBdr>
        </w:div>
        <w:div w:id="1703168531">
          <w:marLeft w:val="480"/>
          <w:marRight w:val="0"/>
          <w:marTop w:val="0"/>
          <w:marBottom w:val="0"/>
          <w:divBdr>
            <w:top w:val="none" w:sz="0" w:space="0" w:color="auto"/>
            <w:left w:val="none" w:sz="0" w:space="0" w:color="auto"/>
            <w:bottom w:val="none" w:sz="0" w:space="0" w:color="auto"/>
            <w:right w:val="none" w:sz="0" w:space="0" w:color="auto"/>
          </w:divBdr>
        </w:div>
        <w:div w:id="1735278064">
          <w:marLeft w:val="480"/>
          <w:marRight w:val="0"/>
          <w:marTop w:val="0"/>
          <w:marBottom w:val="0"/>
          <w:divBdr>
            <w:top w:val="none" w:sz="0" w:space="0" w:color="auto"/>
            <w:left w:val="none" w:sz="0" w:space="0" w:color="auto"/>
            <w:bottom w:val="none" w:sz="0" w:space="0" w:color="auto"/>
            <w:right w:val="none" w:sz="0" w:space="0" w:color="auto"/>
          </w:divBdr>
        </w:div>
        <w:div w:id="1772772268">
          <w:marLeft w:val="480"/>
          <w:marRight w:val="0"/>
          <w:marTop w:val="0"/>
          <w:marBottom w:val="0"/>
          <w:divBdr>
            <w:top w:val="none" w:sz="0" w:space="0" w:color="auto"/>
            <w:left w:val="none" w:sz="0" w:space="0" w:color="auto"/>
            <w:bottom w:val="none" w:sz="0" w:space="0" w:color="auto"/>
            <w:right w:val="none" w:sz="0" w:space="0" w:color="auto"/>
          </w:divBdr>
        </w:div>
        <w:div w:id="1844398708">
          <w:marLeft w:val="480"/>
          <w:marRight w:val="0"/>
          <w:marTop w:val="0"/>
          <w:marBottom w:val="0"/>
          <w:divBdr>
            <w:top w:val="none" w:sz="0" w:space="0" w:color="auto"/>
            <w:left w:val="none" w:sz="0" w:space="0" w:color="auto"/>
            <w:bottom w:val="none" w:sz="0" w:space="0" w:color="auto"/>
            <w:right w:val="none" w:sz="0" w:space="0" w:color="auto"/>
          </w:divBdr>
        </w:div>
        <w:div w:id="1854799915">
          <w:marLeft w:val="480"/>
          <w:marRight w:val="0"/>
          <w:marTop w:val="0"/>
          <w:marBottom w:val="0"/>
          <w:divBdr>
            <w:top w:val="none" w:sz="0" w:space="0" w:color="auto"/>
            <w:left w:val="none" w:sz="0" w:space="0" w:color="auto"/>
            <w:bottom w:val="none" w:sz="0" w:space="0" w:color="auto"/>
            <w:right w:val="none" w:sz="0" w:space="0" w:color="auto"/>
          </w:divBdr>
        </w:div>
        <w:div w:id="1899902716">
          <w:marLeft w:val="480"/>
          <w:marRight w:val="0"/>
          <w:marTop w:val="0"/>
          <w:marBottom w:val="0"/>
          <w:divBdr>
            <w:top w:val="none" w:sz="0" w:space="0" w:color="auto"/>
            <w:left w:val="none" w:sz="0" w:space="0" w:color="auto"/>
            <w:bottom w:val="none" w:sz="0" w:space="0" w:color="auto"/>
            <w:right w:val="none" w:sz="0" w:space="0" w:color="auto"/>
          </w:divBdr>
        </w:div>
        <w:div w:id="1918706138">
          <w:marLeft w:val="480"/>
          <w:marRight w:val="0"/>
          <w:marTop w:val="0"/>
          <w:marBottom w:val="0"/>
          <w:divBdr>
            <w:top w:val="none" w:sz="0" w:space="0" w:color="auto"/>
            <w:left w:val="none" w:sz="0" w:space="0" w:color="auto"/>
            <w:bottom w:val="none" w:sz="0" w:space="0" w:color="auto"/>
            <w:right w:val="none" w:sz="0" w:space="0" w:color="auto"/>
          </w:divBdr>
        </w:div>
        <w:div w:id="1946843883">
          <w:marLeft w:val="480"/>
          <w:marRight w:val="0"/>
          <w:marTop w:val="0"/>
          <w:marBottom w:val="0"/>
          <w:divBdr>
            <w:top w:val="none" w:sz="0" w:space="0" w:color="auto"/>
            <w:left w:val="none" w:sz="0" w:space="0" w:color="auto"/>
            <w:bottom w:val="none" w:sz="0" w:space="0" w:color="auto"/>
            <w:right w:val="none" w:sz="0" w:space="0" w:color="auto"/>
          </w:divBdr>
        </w:div>
        <w:div w:id="2078161778">
          <w:marLeft w:val="480"/>
          <w:marRight w:val="0"/>
          <w:marTop w:val="0"/>
          <w:marBottom w:val="0"/>
          <w:divBdr>
            <w:top w:val="none" w:sz="0" w:space="0" w:color="auto"/>
            <w:left w:val="none" w:sz="0" w:space="0" w:color="auto"/>
            <w:bottom w:val="none" w:sz="0" w:space="0" w:color="auto"/>
            <w:right w:val="none" w:sz="0" w:space="0" w:color="auto"/>
          </w:divBdr>
        </w:div>
        <w:div w:id="2103522302">
          <w:marLeft w:val="480"/>
          <w:marRight w:val="0"/>
          <w:marTop w:val="0"/>
          <w:marBottom w:val="0"/>
          <w:divBdr>
            <w:top w:val="none" w:sz="0" w:space="0" w:color="auto"/>
            <w:left w:val="none" w:sz="0" w:space="0" w:color="auto"/>
            <w:bottom w:val="none" w:sz="0" w:space="0" w:color="auto"/>
            <w:right w:val="none" w:sz="0" w:space="0" w:color="auto"/>
          </w:divBdr>
        </w:div>
      </w:divsChild>
    </w:div>
    <w:div w:id="1145393822">
      <w:bodyDiv w:val="1"/>
      <w:marLeft w:val="0"/>
      <w:marRight w:val="0"/>
      <w:marTop w:val="0"/>
      <w:marBottom w:val="0"/>
      <w:divBdr>
        <w:top w:val="none" w:sz="0" w:space="0" w:color="auto"/>
        <w:left w:val="none" w:sz="0" w:space="0" w:color="auto"/>
        <w:bottom w:val="none" w:sz="0" w:space="0" w:color="auto"/>
        <w:right w:val="none" w:sz="0" w:space="0" w:color="auto"/>
      </w:divBdr>
    </w:div>
    <w:div w:id="1153451255">
      <w:bodyDiv w:val="1"/>
      <w:marLeft w:val="0"/>
      <w:marRight w:val="0"/>
      <w:marTop w:val="0"/>
      <w:marBottom w:val="0"/>
      <w:divBdr>
        <w:top w:val="none" w:sz="0" w:space="0" w:color="auto"/>
        <w:left w:val="none" w:sz="0" w:space="0" w:color="auto"/>
        <w:bottom w:val="none" w:sz="0" w:space="0" w:color="auto"/>
        <w:right w:val="none" w:sz="0" w:space="0" w:color="auto"/>
      </w:divBdr>
    </w:div>
    <w:div w:id="1156529642">
      <w:bodyDiv w:val="1"/>
      <w:marLeft w:val="0"/>
      <w:marRight w:val="0"/>
      <w:marTop w:val="0"/>
      <w:marBottom w:val="0"/>
      <w:divBdr>
        <w:top w:val="none" w:sz="0" w:space="0" w:color="auto"/>
        <w:left w:val="none" w:sz="0" w:space="0" w:color="auto"/>
        <w:bottom w:val="none" w:sz="0" w:space="0" w:color="auto"/>
        <w:right w:val="none" w:sz="0" w:space="0" w:color="auto"/>
      </w:divBdr>
    </w:div>
    <w:div w:id="1163469879">
      <w:bodyDiv w:val="1"/>
      <w:marLeft w:val="0"/>
      <w:marRight w:val="0"/>
      <w:marTop w:val="0"/>
      <w:marBottom w:val="0"/>
      <w:divBdr>
        <w:top w:val="none" w:sz="0" w:space="0" w:color="auto"/>
        <w:left w:val="none" w:sz="0" w:space="0" w:color="auto"/>
        <w:bottom w:val="none" w:sz="0" w:space="0" w:color="auto"/>
        <w:right w:val="none" w:sz="0" w:space="0" w:color="auto"/>
      </w:divBdr>
    </w:div>
    <w:div w:id="1170483420">
      <w:bodyDiv w:val="1"/>
      <w:marLeft w:val="0"/>
      <w:marRight w:val="0"/>
      <w:marTop w:val="0"/>
      <w:marBottom w:val="0"/>
      <w:divBdr>
        <w:top w:val="none" w:sz="0" w:space="0" w:color="auto"/>
        <w:left w:val="none" w:sz="0" w:space="0" w:color="auto"/>
        <w:bottom w:val="none" w:sz="0" w:space="0" w:color="auto"/>
        <w:right w:val="none" w:sz="0" w:space="0" w:color="auto"/>
      </w:divBdr>
    </w:div>
    <w:div w:id="1170827701">
      <w:bodyDiv w:val="1"/>
      <w:marLeft w:val="0"/>
      <w:marRight w:val="0"/>
      <w:marTop w:val="0"/>
      <w:marBottom w:val="0"/>
      <w:divBdr>
        <w:top w:val="none" w:sz="0" w:space="0" w:color="auto"/>
        <w:left w:val="none" w:sz="0" w:space="0" w:color="auto"/>
        <w:bottom w:val="none" w:sz="0" w:space="0" w:color="auto"/>
        <w:right w:val="none" w:sz="0" w:space="0" w:color="auto"/>
      </w:divBdr>
      <w:divsChild>
        <w:div w:id="29032998">
          <w:marLeft w:val="480"/>
          <w:marRight w:val="0"/>
          <w:marTop w:val="0"/>
          <w:marBottom w:val="0"/>
          <w:divBdr>
            <w:top w:val="none" w:sz="0" w:space="0" w:color="auto"/>
            <w:left w:val="none" w:sz="0" w:space="0" w:color="auto"/>
            <w:bottom w:val="none" w:sz="0" w:space="0" w:color="auto"/>
            <w:right w:val="none" w:sz="0" w:space="0" w:color="auto"/>
          </w:divBdr>
        </w:div>
        <w:div w:id="114446889">
          <w:marLeft w:val="480"/>
          <w:marRight w:val="0"/>
          <w:marTop w:val="0"/>
          <w:marBottom w:val="0"/>
          <w:divBdr>
            <w:top w:val="none" w:sz="0" w:space="0" w:color="auto"/>
            <w:left w:val="none" w:sz="0" w:space="0" w:color="auto"/>
            <w:bottom w:val="none" w:sz="0" w:space="0" w:color="auto"/>
            <w:right w:val="none" w:sz="0" w:space="0" w:color="auto"/>
          </w:divBdr>
        </w:div>
        <w:div w:id="117526918">
          <w:marLeft w:val="480"/>
          <w:marRight w:val="0"/>
          <w:marTop w:val="0"/>
          <w:marBottom w:val="0"/>
          <w:divBdr>
            <w:top w:val="none" w:sz="0" w:space="0" w:color="auto"/>
            <w:left w:val="none" w:sz="0" w:space="0" w:color="auto"/>
            <w:bottom w:val="none" w:sz="0" w:space="0" w:color="auto"/>
            <w:right w:val="none" w:sz="0" w:space="0" w:color="auto"/>
          </w:divBdr>
        </w:div>
        <w:div w:id="125052914">
          <w:marLeft w:val="480"/>
          <w:marRight w:val="0"/>
          <w:marTop w:val="0"/>
          <w:marBottom w:val="0"/>
          <w:divBdr>
            <w:top w:val="none" w:sz="0" w:space="0" w:color="auto"/>
            <w:left w:val="none" w:sz="0" w:space="0" w:color="auto"/>
            <w:bottom w:val="none" w:sz="0" w:space="0" w:color="auto"/>
            <w:right w:val="none" w:sz="0" w:space="0" w:color="auto"/>
          </w:divBdr>
        </w:div>
        <w:div w:id="146367201">
          <w:marLeft w:val="480"/>
          <w:marRight w:val="0"/>
          <w:marTop w:val="0"/>
          <w:marBottom w:val="0"/>
          <w:divBdr>
            <w:top w:val="none" w:sz="0" w:space="0" w:color="auto"/>
            <w:left w:val="none" w:sz="0" w:space="0" w:color="auto"/>
            <w:bottom w:val="none" w:sz="0" w:space="0" w:color="auto"/>
            <w:right w:val="none" w:sz="0" w:space="0" w:color="auto"/>
          </w:divBdr>
        </w:div>
        <w:div w:id="207030655">
          <w:marLeft w:val="480"/>
          <w:marRight w:val="0"/>
          <w:marTop w:val="0"/>
          <w:marBottom w:val="0"/>
          <w:divBdr>
            <w:top w:val="none" w:sz="0" w:space="0" w:color="auto"/>
            <w:left w:val="none" w:sz="0" w:space="0" w:color="auto"/>
            <w:bottom w:val="none" w:sz="0" w:space="0" w:color="auto"/>
            <w:right w:val="none" w:sz="0" w:space="0" w:color="auto"/>
          </w:divBdr>
        </w:div>
        <w:div w:id="243806864">
          <w:marLeft w:val="480"/>
          <w:marRight w:val="0"/>
          <w:marTop w:val="0"/>
          <w:marBottom w:val="0"/>
          <w:divBdr>
            <w:top w:val="none" w:sz="0" w:space="0" w:color="auto"/>
            <w:left w:val="none" w:sz="0" w:space="0" w:color="auto"/>
            <w:bottom w:val="none" w:sz="0" w:space="0" w:color="auto"/>
            <w:right w:val="none" w:sz="0" w:space="0" w:color="auto"/>
          </w:divBdr>
        </w:div>
        <w:div w:id="278688200">
          <w:marLeft w:val="480"/>
          <w:marRight w:val="0"/>
          <w:marTop w:val="0"/>
          <w:marBottom w:val="0"/>
          <w:divBdr>
            <w:top w:val="none" w:sz="0" w:space="0" w:color="auto"/>
            <w:left w:val="none" w:sz="0" w:space="0" w:color="auto"/>
            <w:bottom w:val="none" w:sz="0" w:space="0" w:color="auto"/>
            <w:right w:val="none" w:sz="0" w:space="0" w:color="auto"/>
          </w:divBdr>
        </w:div>
        <w:div w:id="305357441">
          <w:marLeft w:val="480"/>
          <w:marRight w:val="0"/>
          <w:marTop w:val="0"/>
          <w:marBottom w:val="0"/>
          <w:divBdr>
            <w:top w:val="none" w:sz="0" w:space="0" w:color="auto"/>
            <w:left w:val="none" w:sz="0" w:space="0" w:color="auto"/>
            <w:bottom w:val="none" w:sz="0" w:space="0" w:color="auto"/>
            <w:right w:val="none" w:sz="0" w:space="0" w:color="auto"/>
          </w:divBdr>
        </w:div>
        <w:div w:id="322046689">
          <w:marLeft w:val="480"/>
          <w:marRight w:val="0"/>
          <w:marTop w:val="0"/>
          <w:marBottom w:val="0"/>
          <w:divBdr>
            <w:top w:val="none" w:sz="0" w:space="0" w:color="auto"/>
            <w:left w:val="none" w:sz="0" w:space="0" w:color="auto"/>
            <w:bottom w:val="none" w:sz="0" w:space="0" w:color="auto"/>
            <w:right w:val="none" w:sz="0" w:space="0" w:color="auto"/>
          </w:divBdr>
        </w:div>
        <w:div w:id="328481480">
          <w:marLeft w:val="480"/>
          <w:marRight w:val="0"/>
          <w:marTop w:val="0"/>
          <w:marBottom w:val="0"/>
          <w:divBdr>
            <w:top w:val="none" w:sz="0" w:space="0" w:color="auto"/>
            <w:left w:val="none" w:sz="0" w:space="0" w:color="auto"/>
            <w:bottom w:val="none" w:sz="0" w:space="0" w:color="auto"/>
            <w:right w:val="none" w:sz="0" w:space="0" w:color="auto"/>
          </w:divBdr>
        </w:div>
        <w:div w:id="346717001">
          <w:marLeft w:val="480"/>
          <w:marRight w:val="0"/>
          <w:marTop w:val="0"/>
          <w:marBottom w:val="0"/>
          <w:divBdr>
            <w:top w:val="none" w:sz="0" w:space="0" w:color="auto"/>
            <w:left w:val="none" w:sz="0" w:space="0" w:color="auto"/>
            <w:bottom w:val="none" w:sz="0" w:space="0" w:color="auto"/>
            <w:right w:val="none" w:sz="0" w:space="0" w:color="auto"/>
          </w:divBdr>
        </w:div>
        <w:div w:id="390926104">
          <w:marLeft w:val="480"/>
          <w:marRight w:val="0"/>
          <w:marTop w:val="0"/>
          <w:marBottom w:val="0"/>
          <w:divBdr>
            <w:top w:val="none" w:sz="0" w:space="0" w:color="auto"/>
            <w:left w:val="none" w:sz="0" w:space="0" w:color="auto"/>
            <w:bottom w:val="none" w:sz="0" w:space="0" w:color="auto"/>
            <w:right w:val="none" w:sz="0" w:space="0" w:color="auto"/>
          </w:divBdr>
        </w:div>
        <w:div w:id="391193499">
          <w:marLeft w:val="480"/>
          <w:marRight w:val="0"/>
          <w:marTop w:val="0"/>
          <w:marBottom w:val="0"/>
          <w:divBdr>
            <w:top w:val="none" w:sz="0" w:space="0" w:color="auto"/>
            <w:left w:val="none" w:sz="0" w:space="0" w:color="auto"/>
            <w:bottom w:val="none" w:sz="0" w:space="0" w:color="auto"/>
            <w:right w:val="none" w:sz="0" w:space="0" w:color="auto"/>
          </w:divBdr>
        </w:div>
        <w:div w:id="398406940">
          <w:marLeft w:val="480"/>
          <w:marRight w:val="0"/>
          <w:marTop w:val="0"/>
          <w:marBottom w:val="0"/>
          <w:divBdr>
            <w:top w:val="none" w:sz="0" w:space="0" w:color="auto"/>
            <w:left w:val="none" w:sz="0" w:space="0" w:color="auto"/>
            <w:bottom w:val="none" w:sz="0" w:space="0" w:color="auto"/>
            <w:right w:val="none" w:sz="0" w:space="0" w:color="auto"/>
          </w:divBdr>
        </w:div>
        <w:div w:id="436799594">
          <w:marLeft w:val="480"/>
          <w:marRight w:val="0"/>
          <w:marTop w:val="0"/>
          <w:marBottom w:val="0"/>
          <w:divBdr>
            <w:top w:val="none" w:sz="0" w:space="0" w:color="auto"/>
            <w:left w:val="none" w:sz="0" w:space="0" w:color="auto"/>
            <w:bottom w:val="none" w:sz="0" w:space="0" w:color="auto"/>
            <w:right w:val="none" w:sz="0" w:space="0" w:color="auto"/>
          </w:divBdr>
        </w:div>
        <w:div w:id="474379053">
          <w:marLeft w:val="480"/>
          <w:marRight w:val="0"/>
          <w:marTop w:val="0"/>
          <w:marBottom w:val="0"/>
          <w:divBdr>
            <w:top w:val="none" w:sz="0" w:space="0" w:color="auto"/>
            <w:left w:val="none" w:sz="0" w:space="0" w:color="auto"/>
            <w:bottom w:val="none" w:sz="0" w:space="0" w:color="auto"/>
            <w:right w:val="none" w:sz="0" w:space="0" w:color="auto"/>
          </w:divBdr>
        </w:div>
        <w:div w:id="476147605">
          <w:marLeft w:val="480"/>
          <w:marRight w:val="0"/>
          <w:marTop w:val="0"/>
          <w:marBottom w:val="0"/>
          <w:divBdr>
            <w:top w:val="none" w:sz="0" w:space="0" w:color="auto"/>
            <w:left w:val="none" w:sz="0" w:space="0" w:color="auto"/>
            <w:bottom w:val="none" w:sz="0" w:space="0" w:color="auto"/>
            <w:right w:val="none" w:sz="0" w:space="0" w:color="auto"/>
          </w:divBdr>
        </w:div>
        <w:div w:id="519658753">
          <w:marLeft w:val="480"/>
          <w:marRight w:val="0"/>
          <w:marTop w:val="0"/>
          <w:marBottom w:val="0"/>
          <w:divBdr>
            <w:top w:val="none" w:sz="0" w:space="0" w:color="auto"/>
            <w:left w:val="none" w:sz="0" w:space="0" w:color="auto"/>
            <w:bottom w:val="none" w:sz="0" w:space="0" w:color="auto"/>
            <w:right w:val="none" w:sz="0" w:space="0" w:color="auto"/>
          </w:divBdr>
        </w:div>
        <w:div w:id="533230275">
          <w:marLeft w:val="480"/>
          <w:marRight w:val="0"/>
          <w:marTop w:val="0"/>
          <w:marBottom w:val="0"/>
          <w:divBdr>
            <w:top w:val="none" w:sz="0" w:space="0" w:color="auto"/>
            <w:left w:val="none" w:sz="0" w:space="0" w:color="auto"/>
            <w:bottom w:val="none" w:sz="0" w:space="0" w:color="auto"/>
            <w:right w:val="none" w:sz="0" w:space="0" w:color="auto"/>
          </w:divBdr>
        </w:div>
        <w:div w:id="551308433">
          <w:marLeft w:val="480"/>
          <w:marRight w:val="0"/>
          <w:marTop w:val="0"/>
          <w:marBottom w:val="0"/>
          <w:divBdr>
            <w:top w:val="none" w:sz="0" w:space="0" w:color="auto"/>
            <w:left w:val="none" w:sz="0" w:space="0" w:color="auto"/>
            <w:bottom w:val="none" w:sz="0" w:space="0" w:color="auto"/>
            <w:right w:val="none" w:sz="0" w:space="0" w:color="auto"/>
          </w:divBdr>
        </w:div>
        <w:div w:id="574047219">
          <w:marLeft w:val="480"/>
          <w:marRight w:val="0"/>
          <w:marTop w:val="0"/>
          <w:marBottom w:val="0"/>
          <w:divBdr>
            <w:top w:val="none" w:sz="0" w:space="0" w:color="auto"/>
            <w:left w:val="none" w:sz="0" w:space="0" w:color="auto"/>
            <w:bottom w:val="none" w:sz="0" w:space="0" w:color="auto"/>
            <w:right w:val="none" w:sz="0" w:space="0" w:color="auto"/>
          </w:divBdr>
        </w:div>
        <w:div w:id="577523666">
          <w:marLeft w:val="480"/>
          <w:marRight w:val="0"/>
          <w:marTop w:val="0"/>
          <w:marBottom w:val="0"/>
          <w:divBdr>
            <w:top w:val="none" w:sz="0" w:space="0" w:color="auto"/>
            <w:left w:val="none" w:sz="0" w:space="0" w:color="auto"/>
            <w:bottom w:val="none" w:sz="0" w:space="0" w:color="auto"/>
            <w:right w:val="none" w:sz="0" w:space="0" w:color="auto"/>
          </w:divBdr>
        </w:div>
        <w:div w:id="621691866">
          <w:marLeft w:val="480"/>
          <w:marRight w:val="0"/>
          <w:marTop w:val="0"/>
          <w:marBottom w:val="0"/>
          <w:divBdr>
            <w:top w:val="none" w:sz="0" w:space="0" w:color="auto"/>
            <w:left w:val="none" w:sz="0" w:space="0" w:color="auto"/>
            <w:bottom w:val="none" w:sz="0" w:space="0" w:color="auto"/>
            <w:right w:val="none" w:sz="0" w:space="0" w:color="auto"/>
          </w:divBdr>
        </w:div>
        <w:div w:id="665743951">
          <w:marLeft w:val="480"/>
          <w:marRight w:val="0"/>
          <w:marTop w:val="0"/>
          <w:marBottom w:val="0"/>
          <w:divBdr>
            <w:top w:val="none" w:sz="0" w:space="0" w:color="auto"/>
            <w:left w:val="none" w:sz="0" w:space="0" w:color="auto"/>
            <w:bottom w:val="none" w:sz="0" w:space="0" w:color="auto"/>
            <w:right w:val="none" w:sz="0" w:space="0" w:color="auto"/>
          </w:divBdr>
        </w:div>
        <w:div w:id="708917149">
          <w:marLeft w:val="480"/>
          <w:marRight w:val="0"/>
          <w:marTop w:val="0"/>
          <w:marBottom w:val="0"/>
          <w:divBdr>
            <w:top w:val="none" w:sz="0" w:space="0" w:color="auto"/>
            <w:left w:val="none" w:sz="0" w:space="0" w:color="auto"/>
            <w:bottom w:val="none" w:sz="0" w:space="0" w:color="auto"/>
            <w:right w:val="none" w:sz="0" w:space="0" w:color="auto"/>
          </w:divBdr>
        </w:div>
        <w:div w:id="721560206">
          <w:marLeft w:val="480"/>
          <w:marRight w:val="0"/>
          <w:marTop w:val="0"/>
          <w:marBottom w:val="0"/>
          <w:divBdr>
            <w:top w:val="none" w:sz="0" w:space="0" w:color="auto"/>
            <w:left w:val="none" w:sz="0" w:space="0" w:color="auto"/>
            <w:bottom w:val="none" w:sz="0" w:space="0" w:color="auto"/>
            <w:right w:val="none" w:sz="0" w:space="0" w:color="auto"/>
          </w:divBdr>
        </w:div>
        <w:div w:id="790901087">
          <w:marLeft w:val="480"/>
          <w:marRight w:val="0"/>
          <w:marTop w:val="0"/>
          <w:marBottom w:val="0"/>
          <w:divBdr>
            <w:top w:val="none" w:sz="0" w:space="0" w:color="auto"/>
            <w:left w:val="none" w:sz="0" w:space="0" w:color="auto"/>
            <w:bottom w:val="none" w:sz="0" w:space="0" w:color="auto"/>
            <w:right w:val="none" w:sz="0" w:space="0" w:color="auto"/>
          </w:divBdr>
        </w:div>
        <w:div w:id="818964579">
          <w:marLeft w:val="480"/>
          <w:marRight w:val="0"/>
          <w:marTop w:val="0"/>
          <w:marBottom w:val="0"/>
          <w:divBdr>
            <w:top w:val="none" w:sz="0" w:space="0" w:color="auto"/>
            <w:left w:val="none" w:sz="0" w:space="0" w:color="auto"/>
            <w:bottom w:val="none" w:sz="0" w:space="0" w:color="auto"/>
            <w:right w:val="none" w:sz="0" w:space="0" w:color="auto"/>
          </w:divBdr>
        </w:div>
        <w:div w:id="910845302">
          <w:marLeft w:val="480"/>
          <w:marRight w:val="0"/>
          <w:marTop w:val="0"/>
          <w:marBottom w:val="0"/>
          <w:divBdr>
            <w:top w:val="none" w:sz="0" w:space="0" w:color="auto"/>
            <w:left w:val="none" w:sz="0" w:space="0" w:color="auto"/>
            <w:bottom w:val="none" w:sz="0" w:space="0" w:color="auto"/>
            <w:right w:val="none" w:sz="0" w:space="0" w:color="auto"/>
          </w:divBdr>
        </w:div>
        <w:div w:id="939415614">
          <w:marLeft w:val="480"/>
          <w:marRight w:val="0"/>
          <w:marTop w:val="0"/>
          <w:marBottom w:val="0"/>
          <w:divBdr>
            <w:top w:val="none" w:sz="0" w:space="0" w:color="auto"/>
            <w:left w:val="none" w:sz="0" w:space="0" w:color="auto"/>
            <w:bottom w:val="none" w:sz="0" w:space="0" w:color="auto"/>
            <w:right w:val="none" w:sz="0" w:space="0" w:color="auto"/>
          </w:divBdr>
        </w:div>
        <w:div w:id="1009942382">
          <w:marLeft w:val="480"/>
          <w:marRight w:val="0"/>
          <w:marTop w:val="0"/>
          <w:marBottom w:val="0"/>
          <w:divBdr>
            <w:top w:val="none" w:sz="0" w:space="0" w:color="auto"/>
            <w:left w:val="none" w:sz="0" w:space="0" w:color="auto"/>
            <w:bottom w:val="none" w:sz="0" w:space="0" w:color="auto"/>
            <w:right w:val="none" w:sz="0" w:space="0" w:color="auto"/>
          </w:divBdr>
        </w:div>
        <w:div w:id="1029181721">
          <w:marLeft w:val="480"/>
          <w:marRight w:val="0"/>
          <w:marTop w:val="0"/>
          <w:marBottom w:val="0"/>
          <w:divBdr>
            <w:top w:val="none" w:sz="0" w:space="0" w:color="auto"/>
            <w:left w:val="none" w:sz="0" w:space="0" w:color="auto"/>
            <w:bottom w:val="none" w:sz="0" w:space="0" w:color="auto"/>
            <w:right w:val="none" w:sz="0" w:space="0" w:color="auto"/>
          </w:divBdr>
        </w:div>
        <w:div w:id="1125083914">
          <w:marLeft w:val="480"/>
          <w:marRight w:val="0"/>
          <w:marTop w:val="0"/>
          <w:marBottom w:val="0"/>
          <w:divBdr>
            <w:top w:val="none" w:sz="0" w:space="0" w:color="auto"/>
            <w:left w:val="none" w:sz="0" w:space="0" w:color="auto"/>
            <w:bottom w:val="none" w:sz="0" w:space="0" w:color="auto"/>
            <w:right w:val="none" w:sz="0" w:space="0" w:color="auto"/>
          </w:divBdr>
        </w:div>
        <w:div w:id="1150900383">
          <w:marLeft w:val="480"/>
          <w:marRight w:val="0"/>
          <w:marTop w:val="0"/>
          <w:marBottom w:val="0"/>
          <w:divBdr>
            <w:top w:val="none" w:sz="0" w:space="0" w:color="auto"/>
            <w:left w:val="none" w:sz="0" w:space="0" w:color="auto"/>
            <w:bottom w:val="none" w:sz="0" w:space="0" w:color="auto"/>
            <w:right w:val="none" w:sz="0" w:space="0" w:color="auto"/>
          </w:divBdr>
        </w:div>
        <w:div w:id="1167549567">
          <w:marLeft w:val="480"/>
          <w:marRight w:val="0"/>
          <w:marTop w:val="0"/>
          <w:marBottom w:val="0"/>
          <w:divBdr>
            <w:top w:val="none" w:sz="0" w:space="0" w:color="auto"/>
            <w:left w:val="none" w:sz="0" w:space="0" w:color="auto"/>
            <w:bottom w:val="none" w:sz="0" w:space="0" w:color="auto"/>
            <w:right w:val="none" w:sz="0" w:space="0" w:color="auto"/>
          </w:divBdr>
        </w:div>
        <w:div w:id="1168670480">
          <w:marLeft w:val="480"/>
          <w:marRight w:val="0"/>
          <w:marTop w:val="0"/>
          <w:marBottom w:val="0"/>
          <w:divBdr>
            <w:top w:val="none" w:sz="0" w:space="0" w:color="auto"/>
            <w:left w:val="none" w:sz="0" w:space="0" w:color="auto"/>
            <w:bottom w:val="none" w:sz="0" w:space="0" w:color="auto"/>
            <w:right w:val="none" w:sz="0" w:space="0" w:color="auto"/>
          </w:divBdr>
        </w:div>
        <w:div w:id="1247960656">
          <w:marLeft w:val="480"/>
          <w:marRight w:val="0"/>
          <w:marTop w:val="0"/>
          <w:marBottom w:val="0"/>
          <w:divBdr>
            <w:top w:val="none" w:sz="0" w:space="0" w:color="auto"/>
            <w:left w:val="none" w:sz="0" w:space="0" w:color="auto"/>
            <w:bottom w:val="none" w:sz="0" w:space="0" w:color="auto"/>
            <w:right w:val="none" w:sz="0" w:space="0" w:color="auto"/>
          </w:divBdr>
        </w:div>
        <w:div w:id="1262841314">
          <w:marLeft w:val="480"/>
          <w:marRight w:val="0"/>
          <w:marTop w:val="0"/>
          <w:marBottom w:val="0"/>
          <w:divBdr>
            <w:top w:val="none" w:sz="0" w:space="0" w:color="auto"/>
            <w:left w:val="none" w:sz="0" w:space="0" w:color="auto"/>
            <w:bottom w:val="none" w:sz="0" w:space="0" w:color="auto"/>
            <w:right w:val="none" w:sz="0" w:space="0" w:color="auto"/>
          </w:divBdr>
        </w:div>
        <w:div w:id="1280332516">
          <w:marLeft w:val="480"/>
          <w:marRight w:val="0"/>
          <w:marTop w:val="0"/>
          <w:marBottom w:val="0"/>
          <w:divBdr>
            <w:top w:val="none" w:sz="0" w:space="0" w:color="auto"/>
            <w:left w:val="none" w:sz="0" w:space="0" w:color="auto"/>
            <w:bottom w:val="none" w:sz="0" w:space="0" w:color="auto"/>
            <w:right w:val="none" w:sz="0" w:space="0" w:color="auto"/>
          </w:divBdr>
        </w:div>
        <w:div w:id="1360743982">
          <w:marLeft w:val="480"/>
          <w:marRight w:val="0"/>
          <w:marTop w:val="0"/>
          <w:marBottom w:val="0"/>
          <w:divBdr>
            <w:top w:val="none" w:sz="0" w:space="0" w:color="auto"/>
            <w:left w:val="none" w:sz="0" w:space="0" w:color="auto"/>
            <w:bottom w:val="none" w:sz="0" w:space="0" w:color="auto"/>
            <w:right w:val="none" w:sz="0" w:space="0" w:color="auto"/>
          </w:divBdr>
        </w:div>
        <w:div w:id="1369452411">
          <w:marLeft w:val="480"/>
          <w:marRight w:val="0"/>
          <w:marTop w:val="0"/>
          <w:marBottom w:val="0"/>
          <w:divBdr>
            <w:top w:val="none" w:sz="0" w:space="0" w:color="auto"/>
            <w:left w:val="none" w:sz="0" w:space="0" w:color="auto"/>
            <w:bottom w:val="none" w:sz="0" w:space="0" w:color="auto"/>
            <w:right w:val="none" w:sz="0" w:space="0" w:color="auto"/>
          </w:divBdr>
        </w:div>
        <w:div w:id="1383669811">
          <w:marLeft w:val="480"/>
          <w:marRight w:val="0"/>
          <w:marTop w:val="0"/>
          <w:marBottom w:val="0"/>
          <w:divBdr>
            <w:top w:val="none" w:sz="0" w:space="0" w:color="auto"/>
            <w:left w:val="none" w:sz="0" w:space="0" w:color="auto"/>
            <w:bottom w:val="none" w:sz="0" w:space="0" w:color="auto"/>
            <w:right w:val="none" w:sz="0" w:space="0" w:color="auto"/>
          </w:divBdr>
        </w:div>
        <w:div w:id="1438983131">
          <w:marLeft w:val="480"/>
          <w:marRight w:val="0"/>
          <w:marTop w:val="0"/>
          <w:marBottom w:val="0"/>
          <w:divBdr>
            <w:top w:val="none" w:sz="0" w:space="0" w:color="auto"/>
            <w:left w:val="none" w:sz="0" w:space="0" w:color="auto"/>
            <w:bottom w:val="none" w:sz="0" w:space="0" w:color="auto"/>
            <w:right w:val="none" w:sz="0" w:space="0" w:color="auto"/>
          </w:divBdr>
        </w:div>
        <w:div w:id="1456634633">
          <w:marLeft w:val="480"/>
          <w:marRight w:val="0"/>
          <w:marTop w:val="0"/>
          <w:marBottom w:val="0"/>
          <w:divBdr>
            <w:top w:val="none" w:sz="0" w:space="0" w:color="auto"/>
            <w:left w:val="none" w:sz="0" w:space="0" w:color="auto"/>
            <w:bottom w:val="none" w:sz="0" w:space="0" w:color="auto"/>
            <w:right w:val="none" w:sz="0" w:space="0" w:color="auto"/>
          </w:divBdr>
        </w:div>
        <w:div w:id="1481583203">
          <w:marLeft w:val="480"/>
          <w:marRight w:val="0"/>
          <w:marTop w:val="0"/>
          <w:marBottom w:val="0"/>
          <w:divBdr>
            <w:top w:val="none" w:sz="0" w:space="0" w:color="auto"/>
            <w:left w:val="none" w:sz="0" w:space="0" w:color="auto"/>
            <w:bottom w:val="none" w:sz="0" w:space="0" w:color="auto"/>
            <w:right w:val="none" w:sz="0" w:space="0" w:color="auto"/>
          </w:divBdr>
        </w:div>
        <w:div w:id="1502817906">
          <w:marLeft w:val="480"/>
          <w:marRight w:val="0"/>
          <w:marTop w:val="0"/>
          <w:marBottom w:val="0"/>
          <w:divBdr>
            <w:top w:val="none" w:sz="0" w:space="0" w:color="auto"/>
            <w:left w:val="none" w:sz="0" w:space="0" w:color="auto"/>
            <w:bottom w:val="none" w:sz="0" w:space="0" w:color="auto"/>
            <w:right w:val="none" w:sz="0" w:space="0" w:color="auto"/>
          </w:divBdr>
        </w:div>
        <w:div w:id="1515917096">
          <w:marLeft w:val="480"/>
          <w:marRight w:val="0"/>
          <w:marTop w:val="0"/>
          <w:marBottom w:val="0"/>
          <w:divBdr>
            <w:top w:val="none" w:sz="0" w:space="0" w:color="auto"/>
            <w:left w:val="none" w:sz="0" w:space="0" w:color="auto"/>
            <w:bottom w:val="none" w:sz="0" w:space="0" w:color="auto"/>
            <w:right w:val="none" w:sz="0" w:space="0" w:color="auto"/>
          </w:divBdr>
        </w:div>
        <w:div w:id="1537038792">
          <w:marLeft w:val="480"/>
          <w:marRight w:val="0"/>
          <w:marTop w:val="0"/>
          <w:marBottom w:val="0"/>
          <w:divBdr>
            <w:top w:val="none" w:sz="0" w:space="0" w:color="auto"/>
            <w:left w:val="none" w:sz="0" w:space="0" w:color="auto"/>
            <w:bottom w:val="none" w:sz="0" w:space="0" w:color="auto"/>
            <w:right w:val="none" w:sz="0" w:space="0" w:color="auto"/>
          </w:divBdr>
        </w:div>
        <w:div w:id="1626502279">
          <w:marLeft w:val="480"/>
          <w:marRight w:val="0"/>
          <w:marTop w:val="0"/>
          <w:marBottom w:val="0"/>
          <w:divBdr>
            <w:top w:val="none" w:sz="0" w:space="0" w:color="auto"/>
            <w:left w:val="none" w:sz="0" w:space="0" w:color="auto"/>
            <w:bottom w:val="none" w:sz="0" w:space="0" w:color="auto"/>
            <w:right w:val="none" w:sz="0" w:space="0" w:color="auto"/>
          </w:divBdr>
        </w:div>
        <w:div w:id="1653674548">
          <w:marLeft w:val="480"/>
          <w:marRight w:val="0"/>
          <w:marTop w:val="0"/>
          <w:marBottom w:val="0"/>
          <w:divBdr>
            <w:top w:val="none" w:sz="0" w:space="0" w:color="auto"/>
            <w:left w:val="none" w:sz="0" w:space="0" w:color="auto"/>
            <w:bottom w:val="none" w:sz="0" w:space="0" w:color="auto"/>
            <w:right w:val="none" w:sz="0" w:space="0" w:color="auto"/>
          </w:divBdr>
        </w:div>
        <w:div w:id="1693452999">
          <w:marLeft w:val="480"/>
          <w:marRight w:val="0"/>
          <w:marTop w:val="0"/>
          <w:marBottom w:val="0"/>
          <w:divBdr>
            <w:top w:val="none" w:sz="0" w:space="0" w:color="auto"/>
            <w:left w:val="none" w:sz="0" w:space="0" w:color="auto"/>
            <w:bottom w:val="none" w:sz="0" w:space="0" w:color="auto"/>
            <w:right w:val="none" w:sz="0" w:space="0" w:color="auto"/>
          </w:divBdr>
        </w:div>
        <w:div w:id="1749502489">
          <w:marLeft w:val="480"/>
          <w:marRight w:val="0"/>
          <w:marTop w:val="0"/>
          <w:marBottom w:val="0"/>
          <w:divBdr>
            <w:top w:val="none" w:sz="0" w:space="0" w:color="auto"/>
            <w:left w:val="none" w:sz="0" w:space="0" w:color="auto"/>
            <w:bottom w:val="none" w:sz="0" w:space="0" w:color="auto"/>
            <w:right w:val="none" w:sz="0" w:space="0" w:color="auto"/>
          </w:divBdr>
        </w:div>
        <w:div w:id="1765152235">
          <w:marLeft w:val="480"/>
          <w:marRight w:val="0"/>
          <w:marTop w:val="0"/>
          <w:marBottom w:val="0"/>
          <w:divBdr>
            <w:top w:val="none" w:sz="0" w:space="0" w:color="auto"/>
            <w:left w:val="none" w:sz="0" w:space="0" w:color="auto"/>
            <w:bottom w:val="none" w:sz="0" w:space="0" w:color="auto"/>
            <w:right w:val="none" w:sz="0" w:space="0" w:color="auto"/>
          </w:divBdr>
        </w:div>
        <w:div w:id="1781296407">
          <w:marLeft w:val="480"/>
          <w:marRight w:val="0"/>
          <w:marTop w:val="0"/>
          <w:marBottom w:val="0"/>
          <w:divBdr>
            <w:top w:val="none" w:sz="0" w:space="0" w:color="auto"/>
            <w:left w:val="none" w:sz="0" w:space="0" w:color="auto"/>
            <w:bottom w:val="none" w:sz="0" w:space="0" w:color="auto"/>
            <w:right w:val="none" w:sz="0" w:space="0" w:color="auto"/>
          </w:divBdr>
        </w:div>
        <w:div w:id="1784153186">
          <w:marLeft w:val="480"/>
          <w:marRight w:val="0"/>
          <w:marTop w:val="0"/>
          <w:marBottom w:val="0"/>
          <w:divBdr>
            <w:top w:val="none" w:sz="0" w:space="0" w:color="auto"/>
            <w:left w:val="none" w:sz="0" w:space="0" w:color="auto"/>
            <w:bottom w:val="none" w:sz="0" w:space="0" w:color="auto"/>
            <w:right w:val="none" w:sz="0" w:space="0" w:color="auto"/>
          </w:divBdr>
        </w:div>
        <w:div w:id="1804078717">
          <w:marLeft w:val="480"/>
          <w:marRight w:val="0"/>
          <w:marTop w:val="0"/>
          <w:marBottom w:val="0"/>
          <w:divBdr>
            <w:top w:val="none" w:sz="0" w:space="0" w:color="auto"/>
            <w:left w:val="none" w:sz="0" w:space="0" w:color="auto"/>
            <w:bottom w:val="none" w:sz="0" w:space="0" w:color="auto"/>
            <w:right w:val="none" w:sz="0" w:space="0" w:color="auto"/>
          </w:divBdr>
        </w:div>
        <w:div w:id="1825386888">
          <w:marLeft w:val="480"/>
          <w:marRight w:val="0"/>
          <w:marTop w:val="0"/>
          <w:marBottom w:val="0"/>
          <w:divBdr>
            <w:top w:val="none" w:sz="0" w:space="0" w:color="auto"/>
            <w:left w:val="none" w:sz="0" w:space="0" w:color="auto"/>
            <w:bottom w:val="none" w:sz="0" w:space="0" w:color="auto"/>
            <w:right w:val="none" w:sz="0" w:space="0" w:color="auto"/>
          </w:divBdr>
        </w:div>
        <w:div w:id="1975863683">
          <w:marLeft w:val="480"/>
          <w:marRight w:val="0"/>
          <w:marTop w:val="0"/>
          <w:marBottom w:val="0"/>
          <w:divBdr>
            <w:top w:val="none" w:sz="0" w:space="0" w:color="auto"/>
            <w:left w:val="none" w:sz="0" w:space="0" w:color="auto"/>
            <w:bottom w:val="none" w:sz="0" w:space="0" w:color="auto"/>
            <w:right w:val="none" w:sz="0" w:space="0" w:color="auto"/>
          </w:divBdr>
        </w:div>
        <w:div w:id="1979260565">
          <w:marLeft w:val="480"/>
          <w:marRight w:val="0"/>
          <w:marTop w:val="0"/>
          <w:marBottom w:val="0"/>
          <w:divBdr>
            <w:top w:val="none" w:sz="0" w:space="0" w:color="auto"/>
            <w:left w:val="none" w:sz="0" w:space="0" w:color="auto"/>
            <w:bottom w:val="none" w:sz="0" w:space="0" w:color="auto"/>
            <w:right w:val="none" w:sz="0" w:space="0" w:color="auto"/>
          </w:divBdr>
        </w:div>
        <w:div w:id="2008513806">
          <w:marLeft w:val="480"/>
          <w:marRight w:val="0"/>
          <w:marTop w:val="0"/>
          <w:marBottom w:val="0"/>
          <w:divBdr>
            <w:top w:val="none" w:sz="0" w:space="0" w:color="auto"/>
            <w:left w:val="none" w:sz="0" w:space="0" w:color="auto"/>
            <w:bottom w:val="none" w:sz="0" w:space="0" w:color="auto"/>
            <w:right w:val="none" w:sz="0" w:space="0" w:color="auto"/>
          </w:divBdr>
        </w:div>
        <w:div w:id="2079864585">
          <w:marLeft w:val="480"/>
          <w:marRight w:val="0"/>
          <w:marTop w:val="0"/>
          <w:marBottom w:val="0"/>
          <w:divBdr>
            <w:top w:val="none" w:sz="0" w:space="0" w:color="auto"/>
            <w:left w:val="none" w:sz="0" w:space="0" w:color="auto"/>
            <w:bottom w:val="none" w:sz="0" w:space="0" w:color="auto"/>
            <w:right w:val="none" w:sz="0" w:space="0" w:color="auto"/>
          </w:divBdr>
        </w:div>
        <w:div w:id="2108574951">
          <w:marLeft w:val="480"/>
          <w:marRight w:val="0"/>
          <w:marTop w:val="0"/>
          <w:marBottom w:val="0"/>
          <w:divBdr>
            <w:top w:val="none" w:sz="0" w:space="0" w:color="auto"/>
            <w:left w:val="none" w:sz="0" w:space="0" w:color="auto"/>
            <w:bottom w:val="none" w:sz="0" w:space="0" w:color="auto"/>
            <w:right w:val="none" w:sz="0" w:space="0" w:color="auto"/>
          </w:divBdr>
        </w:div>
        <w:div w:id="2137483022">
          <w:marLeft w:val="480"/>
          <w:marRight w:val="0"/>
          <w:marTop w:val="0"/>
          <w:marBottom w:val="0"/>
          <w:divBdr>
            <w:top w:val="none" w:sz="0" w:space="0" w:color="auto"/>
            <w:left w:val="none" w:sz="0" w:space="0" w:color="auto"/>
            <w:bottom w:val="none" w:sz="0" w:space="0" w:color="auto"/>
            <w:right w:val="none" w:sz="0" w:space="0" w:color="auto"/>
          </w:divBdr>
        </w:div>
      </w:divsChild>
    </w:div>
    <w:div w:id="1172062450">
      <w:bodyDiv w:val="1"/>
      <w:marLeft w:val="0"/>
      <w:marRight w:val="0"/>
      <w:marTop w:val="0"/>
      <w:marBottom w:val="0"/>
      <w:divBdr>
        <w:top w:val="none" w:sz="0" w:space="0" w:color="auto"/>
        <w:left w:val="none" w:sz="0" w:space="0" w:color="auto"/>
        <w:bottom w:val="none" w:sz="0" w:space="0" w:color="auto"/>
        <w:right w:val="none" w:sz="0" w:space="0" w:color="auto"/>
      </w:divBdr>
      <w:divsChild>
        <w:div w:id="142310498">
          <w:marLeft w:val="480"/>
          <w:marRight w:val="0"/>
          <w:marTop w:val="0"/>
          <w:marBottom w:val="0"/>
          <w:divBdr>
            <w:top w:val="none" w:sz="0" w:space="0" w:color="auto"/>
            <w:left w:val="none" w:sz="0" w:space="0" w:color="auto"/>
            <w:bottom w:val="none" w:sz="0" w:space="0" w:color="auto"/>
            <w:right w:val="none" w:sz="0" w:space="0" w:color="auto"/>
          </w:divBdr>
        </w:div>
        <w:div w:id="152987067">
          <w:marLeft w:val="480"/>
          <w:marRight w:val="0"/>
          <w:marTop w:val="0"/>
          <w:marBottom w:val="0"/>
          <w:divBdr>
            <w:top w:val="none" w:sz="0" w:space="0" w:color="auto"/>
            <w:left w:val="none" w:sz="0" w:space="0" w:color="auto"/>
            <w:bottom w:val="none" w:sz="0" w:space="0" w:color="auto"/>
            <w:right w:val="none" w:sz="0" w:space="0" w:color="auto"/>
          </w:divBdr>
        </w:div>
        <w:div w:id="166553981">
          <w:marLeft w:val="480"/>
          <w:marRight w:val="0"/>
          <w:marTop w:val="0"/>
          <w:marBottom w:val="0"/>
          <w:divBdr>
            <w:top w:val="none" w:sz="0" w:space="0" w:color="auto"/>
            <w:left w:val="none" w:sz="0" w:space="0" w:color="auto"/>
            <w:bottom w:val="none" w:sz="0" w:space="0" w:color="auto"/>
            <w:right w:val="none" w:sz="0" w:space="0" w:color="auto"/>
          </w:divBdr>
        </w:div>
        <w:div w:id="187719370">
          <w:marLeft w:val="480"/>
          <w:marRight w:val="0"/>
          <w:marTop w:val="0"/>
          <w:marBottom w:val="0"/>
          <w:divBdr>
            <w:top w:val="none" w:sz="0" w:space="0" w:color="auto"/>
            <w:left w:val="none" w:sz="0" w:space="0" w:color="auto"/>
            <w:bottom w:val="none" w:sz="0" w:space="0" w:color="auto"/>
            <w:right w:val="none" w:sz="0" w:space="0" w:color="auto"/>
          </w:divBdr>
        </w:div>
        <w:div w:id="216286926">
          <w:marLeft w:val="480"/>
          <w:marRight w:val="0"/>
          <w:marTop w:val="0"/>
          <w:marBottom w:val="0"/>
          <w:divBdr>
            <w:top w:val="none" w:sz="0" w:space="0" w:color="auto"/>
            <w:left w:val="none" w:sz="0" w:space="0" w:color="auto"/>
            <w:bottom w:val="none" w:sz="0" w:space="0" w:color="auto"/>
            <w:right w:val="none" w:sz="0" w:space="0" w:color="auto"/>
          </w:divBdr>
        </w:div>
        <w:div w:id="219437412">
          <w:marLeft w:val="480"/>
          <w:marRight w:val="0"/>
          <w:marTop w:val="0"/>
          <w:marBottom w:val="0"/>
          <w:divBdr>
            <w:top w:val="none" w:sz="0" w:space="0" w:color="auto"/>
            <w:left w:val="none" w:sz="0" w:space="0" w:color="auto"/>
            <w:bottom w:val="none" w:sz="0" w:space="0" w:color="auto"/>
            <w:right w:val="none" w:sz="0" w:space="0" w:color="auto"/>
          </w:divBdr>
        </w:div>
        <w:div w:id="249389946">
          <w:marLeft w:val="480"/>
          <w:marRight w:val="0"/>
          <w:marTop w:val="0"/>
          <w:marBottom w:val="0"/>
          <w:divBdr>
            <w:top w:val="none" w:sz="0" w:space="0" w:color="auto"/>
            <w:left w:val="none" w:sz="0" w:space="0" w:color="auto"/>
            <w:bottom w:val="none" w:sz="0" w:space="0" w:color="auto"/>
            <w:right w:val="none" w:sz="0" w:space="0" w:color="auto"/>
          </w:divBdr>
        </w:div>
        <w:div w:id="475420191">
          <w:marLeft w:val="480"/>
          <w:marRight w:val="0"/>
          <w:marTop w:val="0"/>
          <w:marBottom w:val="0"/>
          <w:divBdr>
            <w:top w:val="none" w:sz="0" w:space="0" w:color="auto"/>
            <w:left w:val="none" w:sz="0" w:space="0" w:color="auto"/>
            <w:bottom w:val="none" w:sz="0" w:space="0" w:color="auto"/>
            <w:right w:val="none" w:sz="0" w:space="0" w:color="auto"/>
          </w:divBdr>
        </w:div>
        <w:div w:id="480775831">
          <w:marLeft w:val="480"/>
          <w:marRight w:val="0"/>
          <w:marTop w:val="0"/>
          <w:marBottom w:val="0"/>
          <w:divBdr>
            <w:top w:val="none" w:sz="0" w:space="0" w:color="auto"/>
            <w:left w:val="none" w:sz="0" w:space="0" w:color="auto"/>
            <w:bottom w:val="none" w:sz="0" w:space="0" w:color="auto"/>
            <w:right w:val="none" w:sz="0" w:space="0" w:color="auto"/>
          </w:divBdr>
        </w:div>
        <w:div w:id="502278288">
          <w:marLeft w:val="480"/>
          <w:marRight w:val="0"/>
          <w:marTop w:val="0"/>
          <w:marBottom w:val="0"/>
          <w:divBdr>
            <w:top w:val="none" w:sz="0" w:space="0" w:color="auto"/>
            <w:left w:val="none" w:sz="0" w:space="0" w:color="auto"/>
            <w:bottom w:val="none" w:sz="0" w:space="0" w:color="auto"/>
            <w:right w:val="none" w:sz="0" w:space="0" w:color="auto"/>
          </w:divBdr>
        </w:div>
        <w:div w:id="509375309">
          <w:marLeft w:val="480"/>
          <w:marRight w:val="0"/>
          <w:marTop w:val="0"/>
          <w:marBottom w:val="0"/>
          <w:divBdr>
            <w:top w:val="none" w:sz="0" w:space="0" w:color="auto"/>
            <w:left w:val="none" w:sz="0" w:space="0" w:color="auto"/>
            <w:bottom w:val="none" w:sz="0" w:space="0" w:color="auto"/>
            <w:right w:val="none" w:sz="0" w:space="0" w:color="auto"/>
          </w:divBdr>
        </w:div>
        <w:div w:id="547495635">
          <w:marLeft w:val="480"/>
          <w:marRight w:val="0"/>
          <w:marTop w:val="0"/>
          <w:marBottom w:val="0"/>
          <w:divBdr>
            <w:top w:val="none" w:sz="0" w:space="0" w:color="auto"/>
            <w:left w:val="none" w:sz="0" w:space="0" w:color="auto"/>
            <w:bottom w:val="none" w:sz="0" w:space="0" w:color="auto"/>
            <w:right w:val="none" w:sz="0" w:space="0" w:color="auto"/>
          </w:divBdr>
        </w:div>
        <w:div w:id="600529153">
          <w:marLeft w:val="480"/>
          <w:marRight w:val="0"/>
          <w:marTop w:val="0"/>
          <w:marBottom w:val="0"/>
          <w:divBdr>
            <w:top w:val="none" w:sz="0" w:space="0" w:color="auto"/>
            <w:left w:val="none" w:sz="0" w:space="0" w:color="auto"/>
            <w:bottom w:val="none" w:sz="0" w:space="0" w:color="auto"/>
            <w:right w:val="none" w:sz="0" w:space="0" w:color="auto"/>
          </w:divBdr>
        </w:div>
        <w:div w:id="602612967">
          <w:marLeft w:val="480"/>
          <w:marRight w:val="0"/>
          <w:marTop w:val="0"/>
          <w:marBottom w:val="0"/>
          <w:divBdr>
            <w:top w:val="none" w:sz="0" w:space="0" w:color="auto"/>
            <w:left w:val="none" w:sz="0" w:space="0" w:color="auto"/>
            <w:bottom w:val="none" w:sz="0" w:space="0" w:color="auto"/>
            <w:right w:val="none" w:sz="0" w:space="0" w:color="auto"/>
          </w:divBdr>
        </w:div>
        <w:div w:id="793869805">
          <w:marLeft w:val="480"/>
          <w:marRight w:val="0"/>
          <w:marTop w:val="0"/>
          <w:marBottom w:val="0"/>
          <w:divBdr>
            <w:top w:val="none" w:sz="0" w:space="0" w:color="auto"/>
            <w:left w:val="none" w:sz="0" w:space="0" w:color="auto"/>
            <w:bottom w:val="none" w:sz="0" w:space="0" w:color="auto"/>
            <w:right w:val="none" w:sz="0" w:space="0" w:color="auto"/>
          </w:divBdr>
        </w:div>
        <w:div w:id="821311725">
          <w:marLeft w:val="480"/>
          <w:marRight w:val="0"/>
          <w:marTop w:val="0"/>
          <w:marBottom w:val="0"/>
          <w:divBdr>
            <w:top w:val="none" w:sz="0" w:space="0" w:color="auto"/>
            <w:left w:val="none" w:sz="0" w:space="0" w:color="auto"/>
            <w:bottom w:val="none" w:sz="0" w:space="0" w:color="auto"/>
            <w:right w:val="none" w:sz="0" w:space="0" w:color="auto"/>
          </w:divBdr>
        </w:div>
        <w:div w:id="891428718">
          <w:marLeft w:val="480"/>
          <w:marRight w:val="0"/>
          <w:marTop w:val="0"/>
          <w:marBottom w:val="0"/>
          <w:divBdr>
            <w:top w:val="none" w:sz="0" w:space="0" w:color="auto"/>
            <w:left w:val="none" w:sz="0" w:space="0" w:color="auto"/>
            <w:bottom w:val="none" w:sz="0" w:space="0" w:color="auto"/>
            <w:right w:val="none" w:sz="0" w:space="0" w:color="auto"/>
          </w:divBdr>
        </w:div>
        <w:div w:id="894392338">
          <w:marLeft w:val="480"/>
          <w:marRight w:val="0"/>
          <w:marTop w:val="0"/>
          <w:marBottom w:val="0"/>
          <w:divBdr>
            <w:top w:val="none" w:sz="0" w:space="0" w:color="auto"/>
            <w:left w:val="none" w:sz="0" w:space="0" w:color="auto"/>
            <w:bottom w:val="none" w:sz="0" w:space="0" w:color="auto"/>
            <w:right w:val="none" w:sz="0" w:space="0" w:color="auto"/>
          </w:divBdr>
        </w:div>
        <w:div w:id="1027564399">
          <w:marLeft w:val="480"/>
          <w:marRight w:val="0"/>
          <w:marTop w:val="0"/>
          <w:marBottom w:val="0"/>
          <w:divBdr>
            <w:top w:val="none" w:sz="0" w:space="0" w:color="auto"/>
            <w:left w:val="none" w:sz="0" w:space="0" w:color="auto"/>
            <w:bottom w:val="none" w:sz="0" w:space="0" w:color="auto"/>
            <w:right w:val="none" w:sz="0" w:space="0" w:color="auto"/>
          </w:divBdr>
        </w:div>
        <w:div w:id="1043868324">
          <w:marLeft w:val="480"/>
          <w:marRight w:val="0"/>
          <w:marTop w:val="0"/>
          <w:marBottom w:val="0"/>
          <w:divBdr>
            <w:top w:val="none" w:sz="0" w:space="0" w:color="auto"/>
            <w:left w:val="none" w:sz="0" w:space="0" w:color="auto"/>
            <w:bottom w:val="none" w:sz="0" w:space="0" w:color="auto"/>
            <w:right w:val="none" w:sz="0" w:space="0" w:color="auto"/>
          </w:divBdr>
        </w:div>
        <w:div w:id="1114178620">
          <w:marLeft w:val="480"/>
          <w:marRight w:val="0"/>
          <w:marTop w:val="0"/>
          <w:marBottom w:val="0"/>
          <w:divBdr>
            <w:top w:val="none" w:sz="0" w:space="0" w:color="auto"/>
            <w:left w:val="none" w:sz="0" w:space="0" w:color="auto"/>
            <w:bottom w:val="none" w:sz="0" w:space="0" w:color="auto"/>
            <w:right w:val="none" w:sz="0" w:space="0" w:color="auto"/>
          </w:divBdr>
        </w:div>
        <w:div w:id="1308900371">
          <w:marLeft w:val="480"/>
          <w:marRight w:val="0"/>
          <w:marTop w:val="0"/>
          <w:marBottom w:val="0"/>
          <w:divBdr>
            <w:top w:val="none" w:sz="0" w:space="0" w:color="auto"/>
            <w:left w:val="none" w:sz="0" w:space="0" w:color="auto"/>
            <w:bottom w:val="none" w:sz="0" w:space="0" w:color="auto"/>
            <w:right w:val="none" w:sz="0" w:space="0" w:color="auto"/>
          </w:divBdr>
        </w:div>
        <w:div w:id="1319383684">
          <w:marLeft w:val="480"/>
          <w:marRight w:val="0"/>
          <w:marTop w:val="0"/>
          <w:marBottom w:val="0"/>
          <w:divBdr>
            <w:top w:val="none" w:sz="0" w:space="0" w:color="auto"/>
            <w:left w:val="none" w:sz="0" w:space="0" w:color="auto"/>
            <w:bottom w:val="none" w:sz="0" w:space="0" w:color="auto"/>
            <w:right w:val="none" w:sz="0" w:space="0" w:color="auto"/>
          </w:divBdr>
        </w:div>
        <w:div w:id="1433435655">
          <w:marLeft w:val="480"/>
          <w:marRight w:val="0"/>
          <w:marTop w:val="0"/>
          <w:marBottom w:val="0"/>
          <w:divBdr>
            <w:top w:val="none" w:sz="0" w:space="0" w:color="auto"/>
            <w:left w:val="none" w:sz="0" w:space="0" w:color="auto"/>
            <w:bottom w:val="none" w:sz="0" w:space="0" w:color="auto"/>
            <w:right w:val="none" w:sz="0" w:space="0" w:color="auto"/>
          </w:divBdr>
        </w:div>
        <w:div w:id="1483693850">
          <w:marLeft w:val="480"/>
          <w:marRight w:val="0"/>
          <w:marTop w:val="0"/>
          <w:marBottom w:val="0"/>
          <w:divBdr>
            <w:top w:val="none" w:sz="0" w:space="0" w:color="auto"/>
            <w:left w:val="none" w:sz="0" w:space="0" w:color="auto"/>
            <w:bottom w:val="none" w:sz="0" w:space="0" w:color="auto"/>
            <w:right w:val="none" w:sz="0" w:space="0" w:color="auto"/>
          </w:divBdr>
        </w:div>
        <w:div w:id="1552569201">
          <w:marLeft w:val="480"/>
          <w:marRight w:val="0"/>
          <w:marTop w:val="0"/>
          <w:marBottom w:val="0"/>
          <w:divBdr>
            <w:top w:val="none" w:sz="0" w:space="0" w:color="auto"/>
            <w:left w:val="none" w:sz="0" w:space="0" w:color="auto"/>
            <w:bottom w:val="none" w:sz="0" w:space="0" w:color="auto"/>
            <w:right w:val="none" w:sz="0" w:space="0" w:color="auto"/>
          </w:divBdr>
        </w:div>
        <w:div w:id="1573196987">
          <w:marLeft w:val="480"/>
          <w:marRight w:val="0"/>
          <w:marTop w:val="0"/>
          <w:marBottom w:val="0"/>
          <w:divBdr>
            <w:top w:val="none" w:sz="0" w:space="0" w:color="auto"/>
            <w:left w:val="none" w:sz="0" w:space="0" w:color="auto"/>
            <w:bottom w:val="none" w:sz="0" w:space="0" w:color="auto"/>
            <w:right w:val="none" w:sz="0" w:space="0" w:color="auto"/>
          </w:divBdr>
        </w:div>
        <w:div w:id="1769427573">
          <w:marLeft w:val="480"/>
          <w:marRight w:val="0"/>
          <w:marTop w:val="0"/>
          <w:marBottom w:val="0"/>
          <w:divBdr>
            <w:top w:val="none" w:sz="0" w:space="0" w:color="auto"/>
            <w:left w:val="none" w:sz="0" w:space="0" w:color="auto"/>
            <w:bottom w:val="none" w:sz="0" w:space="0" w:color="auto"/>
            <w:right w:val="none" w:sz="0" w:space="0" w:color="auto"/>
          </w:divBdr>
        </w:div>
        <w:div w:id="1797216550">
          <w:marLeft w:val="480"/>
          <w:marRight w:val="0"/>
          <w:marTop w:val="0"/>
          <w:marBottom w:val="0"/>
          <w:divBdr>
            <w:top w:val="none" w:sz="0" w:space="0" w:color="auto"/>
            <w:left w:val="none" w:sz="0" w:space="0" w:color="auto"/>
            <w:bottom w:val="none" w:sz="0" w:space="0" w:color="auto"/>
            <w:right w:val="none" w:sz="0" w:space="0" w:color="auto"/>
          </w:divBdr>
        </w:div>
        <w:div w:id="1852642879">
          <w:marLeft w:val="480"/>
          <w:marRight w:val="0"/>
          <w:marTop w:val="0"/>
          <w:marBottom w:val="0"/>
          <w:divBdr>
            <w:top w:val="none" w:sz="0" w:space="0" w:color="auto"/>
            <w:left w:val="none" w:sz="0" w:space="0" w:color="auto"/>
            <w:bottom w:val="none" w:sz="0" w:space="0" w:color="auto"/>
            <w:right w:val="none" w:sz="0" w:space="0" w:color="auto"/>
          </w:divBdr>
        </w:div>
        <w:div w:id="1924408825">
          <w:marLeft w:val="480"/>
          <w:marRight w:val="0"/>
          <w:marTop w:val="0"/>
          <w:marBottom w:val="0"/>
          <w:divBdr>
            <w:top w:val="none" w:sz="0" w:space="0" w:color="auto"/>
            <w:left w:val="none" w:sz="0" w:space="0" w:color="auto"/>
            <w:bottom w:val="none" w:sz="0" w:space="0" w:color="auto"/>
            <w:right w:val="none" w:sz="0" w:space="0" w:color="auto"/>
          </w:divBdr>
        </w:div>
        <w:div w:id="1970624234">
          <w:marLeft w:val="480"/>
          <w:marRight w:val="0"/>
          <w:marTop w:val="0"/>
          <w:marBottom w:val="0"/>
          <w:divBdr>
            <w:top w:val="none" w:sz="0" w:space="0" w:color="auto"/>
            <w:left w:val="none" w:sz="0" w:space="0" w:color="auto"/>
            <w:bottom w:val="none" w:sz="0" w:space="0" w:color="auto"/>
            <w:right w:val="none" w:sz="0" w:space="0" w:color="auto"/>
          </w:divBdr>
        </w:div>
        <w:div w:id="2108302649">
          <w:marLeft w:val="480"/>
          <w:marRight w:val="0"/>
          <w:marTop w:val="0"/>
          <w:marBottom w:val="0"/>
          <w:divBdr>
            <w:top w:val="none" w:sz="0" w:space="0" w:color="auto"/>
            <w:left w:val="none" w:sz="0" w:space="0" w:color="auto"/>
            <w:bottom w:val="none" w:sz="0" w:space="0" w:color="auto"/>
            <w:right w:val="none" w:sz="0" w:space="0" w:color="auto"/>
          </w:divBdr>
        </w:div>
        <w:div w:id="2124494216">
          <w:marLeft w:val="480"/>
          <w:marRight w:val="0"/>
          <w:marTop w:val="0"/>
          <w:marBottom w:val="0"/>
          <w:divBdr>
            <w:top w:val="none" w:sz="0" w:space="0" w:color="auto"/>
            <w:left w:val="none" w:sz="0" w:space="0" w:color="auto"/>
            <w:bottom w:val="none" w:sz="0" w:space="0" w:color="auto"/>
            <w:right w:val="none" w:sz="0" w:space="0" w:color="auto"/>
          </w:divBdr>
        </w:div>
        <w:div w:id="2131125220">
          <w:marLeft w:val="480"/>
          <w:marRight w:val="0"/>
          <w:marTop w:val="0"/>
          <w:marBottom w:val="0"/>
          <w:divBdr>
            <w:top w:val="none" w:sz="0" w:space="0" w:color="auto"/>
            <w:left w:val="none" w:sz="0" w:space="0" w:color="auto"/>
            <w:bottom w:val="none" w:sz="0" w:space="0" w:color="auto"/>
            <w:right w:val="none" w:sz="0" w:space="0" w:color="auto"/>
          </w:divBdr>
        </w:div>
      </w:divsChild>
    </w:div>
    <w:div w:id="1174420304">
      <w:bodyDiv w:val="1"/>
      <w:marLeft w:val="0"/>
      <w:marRight w:val="0"/>
      <w:marTop w:val="0"/>
      <w:marBottom w:val="0"/>
      <w:divBdr>
        <w:top w:val="none" w:sz="0" w:space="0" w:color="auto"/>
        <w:left w:val="none" w:sz="0" w:space="0" w:color="auto"/>
        <w:bottom w:val="none" w:sz="0" w:space="0" w:color="auto"/>
        <w:right w:val="none" w:sz="0" w:space="0" w:color="auto"/>
      </w:divBdr>
    </w:div>
    <w:div w:id="1175413436">
      <w:bodyDiv w:val="1"/>
      <w:marLeft w:val="0"/>
      <w:marRight w:val="0"/>
      <w:marTop w:val="0"/>
      <w:marBottom w:val="0"/>
      <w:divBdr>
        <w:top w:val="none" w:sz="0" w:space="0" w:color="auto"/>
        <w:left w:val="none" w:sz="0" w:space="0" w:color="auto"/>
        <w:bottom w:val="none" w:sz="0" w:space="0" w:color="auto"/>
        <w:right w:val="none" w:sz="0" w:space="0" w:color="auto"/>
      </w:divBdr>
    </w:div>
    <w:div w:id="1185241176">
      <w:bodyDiv w:val="1"/>
      <w:marLeft w:val="0"/>
      <w:marRight w:val="0"/>
      <w:marTop w:val="0"/>
      <w:marBottom w:val="0"/>
      <w:divBdr>
        <w:top w:val="none" w:sz="0" w:space="0" w:color="auto"/>
        <w:left w:val="none" w:sz="0" w:space="0" w:color="auto"/>
        <w:bottom w:val="none" w:sz="0" w:space="0" w:color="auto"/>
        <w:right w:val="none" w:sz="0" w:space="0" w:color="auto"/>
      </w:divBdr>
    </w:div>
    <w:div w:id="1186014423">
      <w:bodyDiv w:val="1"/>
      <w:marLeft w:val="0"/>
      <w:marRight w:val="0"/>
      <w:marTop w:val="0"/>
      <w:marBottom w:val="0"/>
      <w:divBdr>
        <w:top w:val="none" w:sz="0" w:space="0" w:color="auto"/>
        <w:left w:val="none" w:sz="0" w:space="0" w:color="auto"/>
        <w:bottom w:val="none" w:sz="0" w:space="0" w:color="auto"/>
        <w:right w:val="none" w:sz="0" w:space="0" w:color="auto"/>
      </w:divBdr>
    </w:div>
    <w:div w:id="1197045079">
      <w:bodyDiv w:val="1"/>
      <w:marLeft w:val="0"/>
      <w:marRight w:val="0"/>
      <w:marTop w:val="0"/>
      <w:marBottom w:val="0"/>
      <w:divBdr>
        <w:top w:val="none" w:sz="0" w:space="0" w:color="auto"/>
        <w:left w:val="none" w:sz="0" w:space="0" w:color="auto"/>
        <w:bottom w:val="none" w:sz="0" w:space="0" w:color="auto"/>
        <w:right w:val="none" w:sz="0" w:space="0" w:color="auto"/>
      </w:divBdr>
    </w:div>
    <w:div w:id="1197618147">
      <w:bodyDiv w:val="1"/>
      <w:marLeft w:val="0"/>
      <w:marRight w:val="0"/>
      <w:marTop w:val="0"/>
      <w:marBottom w:val="0"/>
      <w:divBdr>
        <w:top w:val="none" w:sz="0" w:space="0" w:color="auto"/>
        <w:left w:val="none" w:sz="0" w:space="0" w:color="auto"/>
        <w:bottom w:val="none" w:sz="0" w:space="0" w:color="auto"/>
        <w:right w:val="none" w:sz="0" w:space="0" w:color="auto"/>
      </w:divBdr>
    </w:div>
    <w:div w:id="1199195830">
      <w:bodyDiv w:val="1"/>
      <w:marLeft w:val="0"/>
      <w:marRight w:val="0"/>
      <w:marTop w:val="0"/>
      <w:marBottom w:val="0"/>
      <w:divBdr>
        <w:top w:val="none" w:sz="0" w:space="0" w:color="auto"/>
        <w:left w:val="none" w:sz="0" w:space="0" w:color="auto"/>
        <w:bottom w:val="none" w:sz="0" w:space="0" w:color="auto"/>
        <w:right w:val="none" w:sz="0" w:space="0" w:color="auto"/>
      </w:divBdr>
    </w:div>
    <w:div w:id="1212612861">
      <w:bodyDiv w:val="1"/>
      <w:marLeft w:val="0"/>
      <w:marRight w:val="0"/>
      <w:marTop w:val="0"/>
      <w:marBottom w:val="0"/>
      <w:divBdr>
        <w:top w:val="none" w:sz="0" w:space="0" w:color="auto"/>
        <w:left w:val="none" w:sz="0" w:space="0" w:color="auto"/>
        <w:bottom w:val="none" w:sz="0" w:space="0" w:color="auto"/>
        <w:right w:val="none" w:sz="0" w:space="0" w:color="auto"/>
      </w:divBdr>
    </w:div>
    <w:div w:id="1215388338">
      <w:bodyDiv w:val="1"/>
      <w:marLeft w:val="0"/>
      <w:marRight w:val="0"/>
      <w:marTop w:val="0"/>
      <w:marBottom w:val="0"/>
      <w:divBdr>
        <w:top w:val="none" w:sz="0" w:space="0" w:color="auto"/>
        <w:left w:val="none" w:sz="0" w:space="0" w:color="auto"/>
        <w:bottom w:val="none" w:sz="0" w:space="0" w:color="auto"/>
        <w:right w:val="none" w:sz="0" w:space="0" w:color="auto"/>
      </w:divBdr>
    </w:div>
    <w:div w:id="1218276987">
      <w:bodyDiv w:val="1"/>
      <w:marLeft w:val="0"/>
      <w:marRight w:val="0"/>
      <w:marTop w:val="0"/>
      <w:marBottom w:val="0"/>
      <w:divBdr>
        <w:top w:val="none" w:sz="0" w:space="0" w:color="auto"/>
        <w:left w:val="none" w:sz="0" w:space="0" w:color="auto"/>
        <w:bottom w:val="none" w:sz="0" w:space="0" w:color="auto"/>
        <w:right w:val="none" w:sz="0" w:space="0" w:color="auto"/>
      </w:divBdr>
      <w:divsChild>
        <w:div w:id="75709489">
          <w:marLeft w:val="480"/>
          <w:marRight w:val="0"/>
          <w:marTop w:val="0"/>
          <w:marBottom w:val="0"/>
          <w:divBdr>
            <w:top w:val="none" w:sz="0" w:space="0" w:color="auto"/>
            <w:left w:val="none" w:sz="0" w:space="0" w:color="auto"/>
            <w:bottom w:val="none" w:sz="0" w:space="0" w:color="auto"/>
            <w:right w:val="none" w:sz="0" w:space="0" w:color="auto"/>
          </w:divBdr>
        </w:div>
        <w:div w:id="95835944">
          <w:marLeft w:val="480"/>
          <w:marRight w:val="0"/>
          <w:marTop w:val="0"/>
          <w:marBottom w:val="0"/>
          <w:divBdr>
            <w:top w:val="none" w:sz="0" w:space="0" w:color="auto"/>
            <w:left w:val="none" w:sz="0" w:space="0" w:color="auto"/>
            <w:bottom w:val="none" w:sz="0" w:space="0" w:color="auto"/>
            <w:right w:val="none" w:sz="0" w:space="0" w:color="auto"/>
          </w:divBdr>
        </w:div>
        <w:div w:id="104807384">
          <w:marLeft w:val="480"/>
          <w:marRight w:val="0"/>
          <w:marTop w:val="0"/>
          <w:marBottom w:val="0"/>
          <w:divBdr>
            <w:top w:val="none" w:sz="0" w:space="0" w:color="auto"/>
            <w:left w:val="none" w:sz="0" w:space="0" w:color="auto"/>
            <w:bottom w:val="none" w:sz="0" w:space="0" w:color="auto"/>
            <w:right w:val="none" w:sz="0" w:space="0" w:color="auto"/>
          </w:divBdr>
        </w:div>
        <w:div w:id="159200884">
          <w:marLeft w:val="480"/>
          <w:marRight w:val="0"/>
          <w:marTop w:val="0"/>
          <w:marBottom w:val="0"/>
          <w:divBdr>
            <w:top w:val="none" w:sz="0" w:space="0" w:color="auto"/>
            <w:left w:val="none" w:sz="0" w:space="0" w:color="auto"/>
            <w:bottom w:val="none" w:sz="0" w:space="0" w:color="auto"/>
            <w:right w:val="none" w:sz="0" w:space="0" w:color="auto"/>
          </w:divBdr>
        </w:div>
        <w:div w:id="252933544">
          <w:marLeft w:val="480"/>
          <w:marRight w:val="0"/>
          <w:marTop w:val="0"/>
          <w:marBottom w:val="0"/>
          <w:divBdr>
            <w:top w:val="none" w:sz="0" w:space="0" w:color="auto"/>
            <w:left w:val="none" w:sz="0" w:space="0" w:color="auto"/>
            <w:bottom w:val="none" w:sz="0" w:space="0" w:color="auto"/>
            <w:right w:val="none" w:sz="0" w:space="0" w:color="auto"/>
          </w:divBdr>
        </w:div>
        <w:div w:id="262734178">
          <w:marLeft w:val="480"/>
          <w:marRight w:val="0"/>
          <w:marTop w:val="0"/>
          <w:marBottom w:val="0"/>
          <w:divBdr>
            <w:top w:val="none" w:sz="0" w:space="0" w:color="auto"/>
            <w:left w:val="none" w:sz="0" w:space="0" w:color="auto"/>
            <w:bottom w:val="none" w:sz="0" w:space="0" w:color="auto"/>
            <w:right w:val="none" w:sz="0" w:space="0" w:color="auto"/>
          </w:divBdr>
        </w:div>
        <w:div w:id="275480327">
          <w:marLeft w:val="480"/>
          <w:marRight w:val="0"/>
          <w:marTop w:val="0"/>
          <w:marBottom w:val="0"/>
          <w:divBdr>
            <w:top w:val="none" w:sz="0" w:space="0" w:color="auto"/>
            <w:left w:val="none" w:sz="0" w:space="0" w:color="auto"/>
            <w:bottom w:val="none" w:sz="0" w:space="0" w:color="auto"/>
            <w:right w:val="none" w:sz="0" w:space="0" w:color="auto"/>
          </w:divBdr>
        </w:div>
        <w:div w:id="281964913">
          <w:marLeft w:val="480"/>
          <w:marRight w:val="0"/>
          <w:marTop w:val="0"/>
          <w:marBottom w:val="0"/>
          <w:divBdr>
            <w:top w:val="none" w:sz="0" w:space="0" w:color="auto"/>
            <w:left w:val="none" w:sz="0" w:space="0" w:color="auto"/>
            <w:bottom w:val="none" w:sz="0" w:space="0" w:color="auto"/>
            <w:right w:val="none" w:sz="0" w:space="0" w:color="auto"/>
          </w:divBdr>
        </w:div>
        <w:div w:id="318114202">
          <w:marLeft w:val="480"/>
          <w:marRight w:val="0"/>
          <w:marTop w:val="0"/>
          <w:marBottom w:val="0"/>
          <w:divBdr>
            <w:top w:val="none" w:sz="0" w:space="0" w:color="auto"/>
            <w:left w:val="none" w:sz="0" w:space="0" w:color="auto"/>
            <w:bottom w:val="none" w:sz="0" w:space="0" w:color="auto"/>
            <w:right w:val="none" w:sz="0" w:space="0" w:color="auto"/>
          </w:divBdr>
        </w:div>
        <w:div w:id="384374885">
          <w:marLeft w:val="480"/>
          <w:marRight w:val="0"/>
          <w:marTop w:val="0"/>
          <w:marBottom w:val="0"/>
          <w:divBdr>
            <w:top w:val="none" w:sz="0" w:space="0" w:color="auto"/>
            <w:left w:val="none" w:sz="0" w:space="0" w:color="auto"/>
            <w:bottom w:val="none" w:sz="0" w:space="0" w:color="auto"/>
            <w:right w:val="none" w:sz="0" w:space="0" w:color="auto"/>
          </w:divBdr>
        </w:div>
        <w:div w:id="403113085">
          <w:marLeft w:val="480"/>
          <w:marRight w:val="0"/>
          <w:marTop w:val="0"/>
          <w:marBottom w:val="0"/>
          <w:divBdr>
            <w:top w:val="none" w:sz="0" w:space="0" w:color="auto"/>
            <w:left w:val="none" w:sz="0" w:space="0" w:color="auto"/>
            <w:bottom w:val="none" w:sz="0" w:space="0" w:color="auto"/>
            <w:right w:val="none" w:sz="0" w:space="0" w:color="auto"/>
          </w:divBdr>
        </w:div>
        <w:div w:id="446311321">
          <w:marLeft w:val="480"/>
          <w:marRight w:val="0"/>
          <w:marTop w:val="0"/>
          <w:marBottom w:val="0"/>
          <w:divBdr>
            <w:top w:val="none" w:sz="0" w:space="0" w:color="auto"/>
            <w:left w:val="none" w:sz="0" w:space="0" w:color="auto"/>
            <w:bottom w:val="none" w:sz="0" w:space="0" w:color="auto"/>
            <w:right w:val="none" w:sz="0" w:space="0" w:color="auto"/>
          </w:divBdr>
        </w:div>
        <w:div w:id="459494643">
          <w:marLeft w:val="480"/>
          <w:marRight w:val="0"/>
          <w:marTop w:val="0"/>
          <w:marBottom w:val="0"/>
          <w:divBdr>
            <w:top w:val="none" w:sz="0" w:space="0" w:color="auto"/>
            <w:left w:val="none" w:sz="0" w:space="0" w:color="auto"/>
            <w:bottom w:val="none" w:sz="0" w:space="0" w:color="auto"/>
            <w:right w:val="none" w:sz="0" w:space="0" w:color="auto"/>
          </w:divBdr>
        </w:div>
        <w:div w:id="467168190">
          <w:marLeft w:val="480"/>
          <w:marRight w:val="0"/>
          <w:marTop w:val="0"/>
          <w:marBottom w:val="0"/>
          <w:divBdr>
            <w:top w:val="none" w:sz="0" w:space="0" w:color="auto"/>
            <w:left w:val="none" w:sz="0" w:space="0" w:color="auto"/>
            <w:bottom w:val="none" w:sz="0" w:space="0" w:color="auto"/>
            <w:right w:val="none" w:sz="0" w:space="0" w:color="auto"/>
          </w:divBdr>
        </w:div>
        <w:div w:id="494418297">
          <w:marLeft w:val="480"/>
          <w:marRight w:val="0"/>
          <w:marTop w:val="0"/>
          <w:marBottom w:val="0"/>
          <w:divBdr>
            <w:top w:val="none" w:sz="0" w:space="0" w:color="auto"/>
            <w:left w:val="none" w:sz="0" w:space="0" w:color="auto"/>
            <w:bottom w:val="none" w:sz="0" w:space="0" w:color="auto"/>
            <w:right w:val="none" w:sz="0" w:space="0" w:color="auto"/>
          </w:divBdr>
        </w:div>
        <w:div w:id="536621110">
          <w:marLeft w:val="480"/>
          <w:marRight w:val="0"/>
          <w:marTop w:val="0"/>
          <w:marBottom w:val="0"/>
          <w:divBdr>
            <w:top w:val="none" w:sz="0" w:space="0" w:color="auto"/>
            <w:left w:val="none" w:sz="0" w:space="0" w:color="auto"/>
            <w:bottom w:val="none" w:sz="0" w:space="0" w:color="auto"/>
            <w:right w:val="none" w:sz="0" w:space="0" w:color="auto"/>
          </w:divBdr>
        </w:div>
        <w:div w:id="538325317">
          <w:marLeft w:val="480"/>
          <w:marRight w:val="0"/>
          <w:marTop w:val="0"/>
          <w:marBottom w:val="0"/>
          <w:divBdr>
            <w:top w:val="none" w:sz="0" w:space="0" w:color="auto"/>
            <w:left w:val="none" w:sz="0" w:space="0" w:color="auto"/>
            <w:bottom w:val="none" w:sz="0" w:space="0" w:color="auto"/>
            <w:right w:val="none" w:sz="0" w:space="0" w:color="auto"/>
          </w:divBdr>
        </w:div>
        <w:div w:id="579027032">
          <w:marLeft w:val="480"/>
          <w:marRight w:val="0"/>
          <w:marTop w:val="0"/>
          <w:marBottom w:val="0"/>
          <w:divBdr>
            <w:top w:val="none" w:sz="0" w:space="0" w:color="auto"/>
            <w:left w:val="none" w:sz="0" w:space="0" w:color="auto"/>
            <w:bottom w:val="none" w:sz="0" w:space="0" w:color="auto"/>
            <w:right w:val="none" w:sz="0" w:space="0" w:color="auto"/>
          </w:divBdr>
        </w:div>
        <w:div w:id="648486550">
          <w:marLeft w:val="480"/>
          <w:marRight w:val="0"/>
          <w:marTop w:val="0"/>
          <w:marBottom w:val="0"/>
          <w:divBdr>
            <w:top w:val="none" w:sz="0" w:space="0" w:color="auto"/>
            <w:left w:val="none" w:sz="0" w:space="0" w:color="auto"/>
            <w:bottom w:val="none" w:sz="0" w:space="0" w:color="auto"/>
            <w:right w:val="none" w:sz="0" w:space="0" w:color="auto"/>
          </w:divBdr>
        </w:div>
        <w:div w:id="656500434">
          <w:marLeft w:val="480"/>
          <w:marRight w:val="0"/>
          <w:marTop w:val="0"/>
          <w:marBottom w:val="0"/>
          <w:divBdr>
            <w:top w:val="none" w:sz="0" w:space="0" w:color="auto"/>
            <w:left w:val="none" w:sz="0" w:space="0" w:color="auto"/>
            <w:bottom w:val="none" w:sz="0" w:space="0" w:color="auto"/>
            <w:right w:val="none" w:sz="0" w:space="0" w:color="auto"/>
          </w:divBdr>
        </w:div>
        <w:div w:id="723413190">
          <w:marLeft w:val="480"/>
          <w:marRight w:val="0"/>
          <w:marTop w:val="0"/>
          <w:marBottom w:val="0"/>
          <w:divBdr>
            <w:top w:val="none" w:sz="0" w:space="0" w:color="auto"/>
            <w:left w:val="none" w:sz="0" w:space="0" w:color="auto"/>
            <w:bottom w:val="none" w:sz="0" w:space="0" w:color="auto"/>
            <w:right w:val="none" w:sz="0" w:space="0" w:color="auto"/>
          </w:divBdr>
        </w:div>
        <w:div w:id="775909629">
          <w:marLeft w:val="480"/>
          <w:marRight w:val="0"/>
          <w:marTop w:val="0"/>
          <w:marBottom w:val="0"/>
          <w:divBdr>
            <w:top w:val="none" w:sz="0" w:space="0" w:color="auto"/>
            <w:left w:val="none" w:sz="0" w:space="0" w:color="auto"/>
            <w:bottom w:val="none" w:sz="0" w:space="0" w:color="auto"/>
            <w:right w:val="none" w:sz="0" w:space="0" w:color="auto"/>
          </w:divBdr>
        </w:div>
        <w:div w:id="817956351">
          <w:marLeft w:val="480"/>
          <w:marRight w:val="0"/>
          <w:marTop w:val="0"/>
          <w:marBottom w:val="0"/>
          <w:divBdr>
            <w:top w:val="none" w:sz="0" w:space="0" w:color="auto"/>
            <w:left w:val="none" w:sz="0" w:space="0" w:color="auto"/>
            <w:bottom w:val="none" w:sz="0" w:space="0" w:color="auto"/>
            <w:right w:val="none" w:sz="0" w:space="0" w:color="auto"/>
          </w:divBdr>
        </w:div>
        <w:div w:id="845630797">
          <w:marLeft w:val="480"/>
          <w:marRight w:val="0"/>
          <w:marTop w:val="0"/>
          <w:marBottom w:val="0"/>
          <w:divBdr>
            <w:top w:val="none" w:sz="0" w:space="0" w:color="auto"/>
            <w:left w:val="none" w:sz="0" w:space="0" w:color="auto"/>
            <w:bottom w:val="none" w:sz="0" w:space="0" w:color="auto"/>
            <w:right w:val="none" w:sz="0" w:space="0" w:color="auto"/>
          </w:divBdr>
        </w:div>
        <w:div w:id="913709858">
          <w:marLeft w:val="480"/>
          <w:marRight w:val="0"/>
          <w:marTop w:val="0"/>
          <w:marBottom w:val="0"/>
          <w:divBdr>
            <w:top w:val="none" w:sz="0" w:space="0" w:color="auto"/>
            <w:left w:val="none" w:sz="0" w:space="0" w:color="auto"/>
            <w:bottom w:val="none" w:sz="0" w:space="0" w:color="auto"/>
            <w:right w:val="none" w:sz="0" w:space="0" w:color="auto"/>
          </w:divBdr>
        </w:div>
        <w:div w:id="1040664880">
          <w:marLeft w:val="480"/>
          <w:marRight w:val="0"/>
          <w:marTop w:val="0"/>
          <w:marBottom w:val="0"/>
          <w:divBdr>
            <w:top w:val="none" w:sz="0" w:space="0" w:color="auto"/>
            <w:left w:val="none" w:sz="0" w:space="0" w:color="auto"/>
            <w:bottom w:val="none" w:sz="0" w:space="0" w:color="auto"/>
            <w:right w:val="none" w:sz="0" w:space="0" w:color="auto"/>
          </w:divBdr>
        </w:div>
        <w:div w:id="1053121683">
          <w:marLeft w:val="480"/>
          <w:marRight w:val="0"/>
          <w:marTop w:val="0"/>
          <w:marBottom w:val="0"/>
          <w:divBdr>
            <w:top w:val="none" w:sz="0" w:space="0" w:color="auto"/>
            <w:left w:val="none" w:sz="0" w:space="0" w:color="auto"/>
            <w:bottom w:val="none" w:sz="0" w:space="0" w:color="auto"/>
            <w:right w:val="none" w:sz="0" w:space="0" w:color="auto"/>
          </w:divBdr>
        </w:div>
        <w:div w:id="1055398000">
          <w:marLeft w:val="480"/>
          <w:marRight w:val="0"/>
          <w:marTop w:val="0"/>
          <w:marBottom w:val="0"/>
          <w:divBdr>
            <w:top w:val="none" w:sz="0" w:space="0" w:color="auto"/>
            <w:left w:val="none" w:sz="0" w:space="0" w:color="auto"/>
            <w:bottom w:val="none" w:sz="0" w:space="0" w:color="auto"/>
            <w:right w:val="none" w:sz="0" w:space="0" w:color="auto"/>
          </w:divBdr>
        </w:div>
        <w:div w:id="1078357780">
          <w:marLeft w:val="480"/>
          <w:marRight w:val="0"/>
          <w:marTop w:val="0"/>
          <w:marBottom w:val="0"/>
          <w:divBdr>
            <w:top w:val="none" w:sz="0" w:space="0" w:color="auto"/>
            <w:left w:val="none" w:sz="0" w:space="0" w:color="auto"/>
            <w:bottom w:val="none" w:sz="0" w:space="0" w:color="auto"/>
            <w:right w:val="none" w:sz="0" w:space="0" w:color="auto"/>
          </w:divBdr>
        </w:div>
        <w:div w:id="1091198778">
          <w:marLeft w:val="480"/>
          <w:marRight w:val="0"/>
          <w:marTop w:val="0"/>
          <w:marBottom w:val="0"/>
          <w:divBdr>
            <w:top w:val="none" w:sz="0" w:space="0" w:color="auto"/>
            <w:left w:val="none" w:sz="0" w:space="0" w:color="auto"/>
            <w:bottom w:val="none" w:sz="0" w:space="0" w:color="auto"/>
            <w:right w:val="none" w:sz="0" w:space="0" w:color="auto"/>
          </w:divBdr>
        </w:div>
        <w:div w:id="1222055972">
          <w:marLeft w:val="480"/>
          <w:marRight w:val="0"/>
          <w:marTop w:val="0"/>
          <w:marBottom w:val="0"/>
          <w:divBdr>
            <w:top w:val="none" w:sz="0" w:space="0" w:color="auto"/>
            <w:left w:val="none" w:sz="0" w:space="0" w:color="auto"/>
            <w:bottom w:val="none" w:sz="0" w:space="0" w:color="auto"/>
            <w:right w:val="none" w:sz="0" w:space="0" w:color="auto"/>
          </w:divBdr>
        </w:div>
        <w:div w:id="1246959527">
          <w:marLeft w:val="480"/>
          <w:marRight w:val="0"/>
          <w:marTop w:val="0"/>
          <w:marBottom w:val="0"/>
          <w:divBdr>
            <w:top w:val="none" w:sz="0" w:space="0" w:color="auto"/>
            <w:left w:val="none" w:sz="0" w:space="0" w:color="auto"/>
            <w:bottom w:val="none" w:sz="0" w:space="0" w:color="auto"/>
            <w:right w:val="none" w:sz="0" w:space="0" w:color="auto"/>
          </w:divBdr>
        </w:div>
        <w:div w:id="1356005976">
          <w:marLeft w:val="480"/>
          <w:marRight w:val="0"/>
          <w:marTop w:val="0"/>
          <w:marBottom w:val="0"/>
          <w:divBdr>
            <w:top w:val="none" w:sz="0" w:space="0" w:color="auto"/>
            <w:left w:val="none" w:sz="0" w:space="0" w:color="auto"/>
            <w:bottom w:val="none" w:sz="0" w:space="0" w:color="auto"/>
            <w:right w:val="none" w:sz="0" w:space="0" w:color="auto"/>
          </w:divBdr>
        </w:div>
        <w:div w:id="1388607157">
          <w:marLeft w:val="480"/>
          <w:marRight w:val="0"/>
          <w:marTop w:val="0"/>
          <w:marBottom w:val="0"/>
          <w:divBdr>
            <w:top w:val="none" w:sz="0" w:space="0" w:color="auto"/>
            <w:left w:val="none" w:sz="0" w:space="0" w:color="auto"/>
            <w:bottom w:val="none" w:sz="0" w:space="0" w:color="auto"/>
            <w:right w:val="none" w:sz="0" w:space="0" w:color="auto"/>
          </w:divBdr>
        </w:div>
        <w:div w:id="1393849526">
          <w:marLeft w:val="480"/>
          <w:marRight w:val="0"/>
          <w:marTop w:val="0"/>
          <w:marBottom w:val="0"/>
          <w:divBdr>
            <w:top w:val="none" w:sz="0" w:space="0" w:color="auto"/>
            <w:left w:val="none" w:sz="0" w:space="0" w:color="auto"/>
            <w:bottom w:val="none" w:sz="0" w:space="0" w:color="auto"/>
            <w:right w:val="none" w:sz="0" w:space="0" w:color="auto"/>
          </w:divBdr>
        </w:div>
        <w:div w:id="1422218765">
          <w:marLeft w:val="480"/>
          <w:marRight w:val="0"/>
          <w:marTop w:val="0"/>
          <w:marBottom w:val="0"/>
          <w:divBdr>
            <w:top w:val="none" w:sz="0" w:space="0" w:color="auto"/>
            <w:left w:val="none" w:sz="0" w:space="0" w:color="auto"/>
            <w:bottom w:val="none" w:sz="0" w:space="0" w:color="auto"/>
            <w:right w:val="none" w:sz="0" w:space="0" w:color="auto"/>
          </w:divBdr>
        </w:div>
        <w:div w:id="1498688003">
          <w:marLeft w:val="480"/>
          <w:marRight w:val="0"/>
          <w:marTop w:val="0"/>
          <w:marBottom w:val="0"/>
          <w:divBdr>
            <w:top w:val="none" w:sz="0" w:space="0" w:color="auto"/>
            <w:left w:val="none" w:sz="0" w:space="0" w:color="auto"/>
            <w:bottom w:val="none" w:sz="0" w:space="0" w:color="auto"/>
            <w:right w:val="none" w:sz="0" w:space="0" w:color="auto"/>
          </w:divBdr>
        </w:div>
        <w:div w:id="1560362493">
          <w:marLeft w:val="480"/>
          <w:marRight w:val="0"/>
          <w:marTop w:val="0"/>
          <w:marBottom w:val="0"/>
          <w:divBdr>
            <w:top w:val="none" w:sz="0" w:space="0" w:color="auto"/>
            <w:left w:val="none" w:sz="0" w:space="0" w:color="auto"/>
            <w:bottom w:val="none" w:sz="0" w:space="0" w:color="auto"/>
            <w:right w:val="none" w:sz="0" w:space="0" w:color="auto"/>
          </w:divBdr>
        </w:div>
        <w:div w:id="1594775470">
          <w:marLeft w:val="480"/>
          <w:marRight w:val="0"/>
          <w:marTop w:val="0"/>
          <w:marBottom w:val="0"/>
          <w:divBdr>
            <w:top w:val="none" w:sz="0" w:space="0" w:color="auto"/>
            <w:left w:val="none" w:sz="0" w:space="0" w:color="auto"/>
            <w:bottom w:val="none" w:sz="0" w:space="0" w:color="auto"/>
            <w:right w:val="none" w:sz="0" w:space="0" w:color="auto"/>
          </w:divBdr>
        </w:div>
        <w:div w:id="1632898529">
          <w:marLeft w:val="480"/>
          <w:marRight w:val="0"/>
          <w:marTop w:val="0"/>
          <w:marBottom w:val="0"/>
          <w:divBdr>
            <w:top w:val="none" w:sz="0" w:space="0" w:color="auto"/>
            <w:left w:val="none" w:sz="0" w:space="0" w:color="auto"/>
            <w:bottom w:val="none" w:sz="0" w:space="0" w:color="auto"/>
            <w:right w:val="none" w:sz="0" w:space="0" w:color="auto"/>
          </w:divBdr>
        </w:div>
        <w:div w:id="1694650952">
          <w:marLeft w:val="480"/>
          <w:marRight w:val="0"/>
          <w:marTop w:val="0"/>
          <w:marBottom w:val="0"/>
          <w:divBdr>
            <w:top w:val="none" w:sz="0" w:space="0" w:color="auto"/>
            <w:left w:val="none" w:sz="0" w:space="0" w:color="auto"/>
            <w:bottom w:val="none" w:sz="0" w:space="0" w:color="auto"/>
            <w:right w:val="none" w:sz="0" w:space="0" w:color="auto"/>
          </w:divBdr>
        </w:div>
        <w:div w:id="1714041317">
          <w:marLeft w:val="480"/>
          <w:marRight w:val="0"/>
          <w:marTop w:val="0"/>
          <w:marBottom w:val="0"/>
          <w:divBdr>
            <w:top w:val="none" w:sz="0" w:space="0" w:color="auto"/>
            <w:left w:val="none" w:sz="0" w:space="0" w:color="auto"/>
            <w:bottom w:val="none" w:sz="0" w:space="0" w:color="auto"/>
            <w:right w:val="none" w:sz="0" w:space="0" w:color="auto"/>
          </w:divBdr>
        </w:div>
        <w:div w:id="1716352695">
          <w:marLeft w:val="480"/>
          <w:marRight w:val="0"/>
          <w:marTop w:val="0"/>
          <w:marBottom w:val="0"/>
          <w:divBdr>
            <w:top w:val="none" w:sz="0" w:space="0" w:color="auto"/>
            <w:left w:val="none" w:sz="0" w:space="0" w:color="auto"/>
            <w:bottom w:val="none" w:sz="0" w:space="0" w:color="auto"/>
            <w:right w:val="none" w:sz="0" w:space="0" w:color="auto"/>
          </w:divBdr>
        </w:div>
        <w:div w:id="1722552857">
          <w:marLeft w:val="480"/>
          <w:marRight w:val="0"/>
          <w:marTop w:val="0"/>
          <w:marBottom w:val="0"/>
          <w:divBdr>
            <w:top w:val="none" w:sz="0" w:space="0" w:color="auto"/>
            <w:left w:val="none" w:sz="0" w:space="0" w:color="auto"/>
            <w:bottom w:val="none" w:sz="0" w:space="0" w:color="auto"/>
            <w:right w:val="none" w:sz="0" w:space="0" w:color="auto"/>
          </w:divBdr>
        </w:div>
        <w:div w:id="1724252744">
          <w:marLeft w:val="480"/>
          <w:marRight w:val="0"/>
          <w:marTop w:val="0"/>
          <w:marBottom w:val="0"/>
          <w:divBdr>
            <w:top w:val="none" w:sz="0" w:space="0" w:color="auto"/>
            <w:left w:val="none" w:sz="0" w:space="0" w:color="auto"/>
            <w:bottom w:val="none" w:sz="0" w:space="0" w:color="auto"/>
            <w:right w:val="none" w:sz="0" w:space="0" w:color="auto"/>
          </w:divBdr>
        </w:div>
        <w:div w:id="1897155078">
          <w:marLeft w:val="480"/>
          <w:marRight w:val="0"/>
          <w:marTop w:val="0"/>
          <w:marBottom w:val="0"/>
          <w:divBdr>
            <w:top w:val="none" w:sz="0" w:space="0" w:color="auto"/>
            <w:left w:val="none" w:sz="0" w:space="0" w:color="auto"/>
            <w:bottom w:val="none" w:sz="0" w:space="0" w:color="auto"/>
            <w:right w:val="none" w:sz="0" w:space="0" w:color="auto"/>
          </w:divBdr>
        </w:div>
        <w:div w:id="1984234646">
          <w:marLeft w:val="480"/>
          <w:marRight w:val="0"/>
          <w:marTop w:val="0"/>
          <w:marBottom w:val="0"/>
          <w:divBdr>
            <w:top w:val="none" w:sz="0" w:space="0" w:color="auto"/>
            <w:left w:val="none" w:sz="0" w:space="0" w:color="auto"/>
            <w:bottom w:val="none" w:sz="0" w:space="0" w:color="auto"/>
            <w:right w:val="none" w:sz="0" w:space="0" w:color="auto"/>
          </w:divBdr>
        </w:div>
        <w:div w:id="2013988408">
          <w:marLeft w:val="480"/>
          <w:marRight w:val="0"/>
          <w:marTop w:val="0"/>
          <w:marBottom w:val="0"/>
          <w:divBdr>
            <w:top w:val="none" w:sz="0" w:space="0" w:color="auto"/>
            <w:left w:val="none" w:sz="0" w:space="0" w:color="auto"/>
            <w:bottom w:val="none" w:sz="0" w:space="0" w:color="auto"/>
            <w:right w:val="none" w:sz="0" w:space="0" w:color="auto"/>
          </w:divBdr>
        </w:div>
        <w:div w:id="2059862905">
          <w:marLeft w:val="480"/>
          <w:marRight w:val="0"/>
          <w:marTop w:val="0"/>
          <w:marBottom w:val="0"/>
          <w:divBdr>
            <w:top w:val="none" w:sz="0" w:space="0" w:color="auto"/>
            <w:left w:val="none" w:sz="0" w:space="0" w:color="auto"/>
            <w:bottom w:val="none" w:sz="0" w:space="0" w:color="auto"/>
            <w:right w:val="none" w:sz="0" w:space="0" w:color="auto"/>
          </w:divBdr>
        </w:div>
        <w:div w:id="2120101159">
          <w:marLeft w:val="480"/>
          <w:marRight w:val="0"/>
          <w:marTop w:val="0"/>
          <w:marBottom w:val="0"/>
          <w:divBdr>
            <w:top w:val="none" w:sz="0" w:space="0" w:color="auto"/>
            <w:left w:val="none" w:sz="0" w:space="0" w:color="auto"/>
            <w:bottom w:val="none" w:sz="0" w:space="0" w:color="auto"/>
            <w:right w:val="none" w:sz="0" w:space="0" w:color="auto"/>
          </w:divBdr>
        </w:div>
        <w:div w:id="2122263869">
          <w:marLeft w:val="480"/>
          <w:marRight w:val="0"/>
          <w:marTop w:val="0"/>
          <w:marBottom w:val="0"/>
          <w:divBdr>
            <w:top w:val="none" w:sz="0" w:space="0" w:color="auto"/>
            <w:left w:val="none" w:sz="0" w:space="0" w:color="auto"/>
            <w:bottom w:val="none" w:sz="0" w:space="0" w:color="auto"/>
            <w:right w:val="none" w:sz="0" w:space="0" w:color="auto"/>
          </w:divBdr>
        </w:div>
        <w:div w:id="2125807825">
          <w:marLeft w:val="480"/>
          <w:marRight w:val="0"/>
          <w:marTop w:val="0"/>
          <w:marBottom w:val="0"/>
          <w:divBdr>
            <w:top w:val="none" w:sz="0" w:space="0" w:color="auto"/>
            <w:left w:val="none" w:sz="0" w:space="0" w:color="auto"/>
            <w:bottom w:val="none" w:sz="0" w:space="0" w:color="auto"/>
            <w:right w:val="none" w:sz="0" w:space="0" w:color="auto"/>
          </w:divBdr>
        </w:div>
        <w:div w:id="2138906780">
          <w:marLeft w:val="480"/>
          <w:marRight w:val="0"/>
          <w:marTop w:val="0"/>
          <w:marBottom w:val="0"/>
          <w:divBdr>
            <w:top w:val="none" w:sz="0" w:space="0" w:color="auto"/>
            <w:left w:val="none" w:sz="0" w:space="0" w:color="auto"/>
            <w:bottom w:val="none" w:sz="0" w:space="0" w:color="auto"/>
            <w:right w:val="none" w:sz="0" w:space="0" w:color="auto"/>
          </w:divBdr>
        </w:div>
        <w:div w:id="2143423175">
          <w:marLeft w:val="480"/>
          <w:marRight w:val="0"/>
          <w:marTop w:val="0"/>
          <w:marBottom w:val="0"/>
          <w:divBdr>
            <w:top w:val="none" w:sz="0" w:space="0" w:color="auto"/>
            <w:left w:val="none" w:sz="0" w:space="0" w:color="auto"/>
            <w:bottom w:val="none" w:sz="0" w:space="0" w:color="auto"/>
            <w:right w:val="none" w:sz="0" w:space="0" w:color="auto"/>
          </w:divBdr>
        </w:div>
      </w:divsChild>
    </w:div>
    <w:div w:id="1219706864">
      <w:bodyDiv w:val="1"/>
      <w:marLeft w:val="0"/>
      <w:marRight w:val="0"/>
      <w:marTop w:val="0"/>
      <w:marBottom w:val="0"/>
      <w:divBdr>
        <w:top w:val="none" w:sz="0" w:space="0" w:color="auto"/>
        <w:left w:val="none" w:sz="0" w:space="0" w:color="auto"/>
        <w:bottom w:val="none" w:sz="0" w:space="0" w:color="auto"/>
        <w:right w:val="none" w:sz="0" w:space="0" w:color="auto"/>
      </w:divBdr>
    </w:div>
    <w:div w:id="1222327308">
      <w:bodyDiv w:val="1"/>
      <w:marLeft w:val="0"/>
      <w:marRight w:val="0"/>
      <w:marTop w:val="0"/>
      <w:marBottom w:val="0"/>
      <w:divBdr>
        <w:top w:val="none" w:sz="0" w:space="0" w:color="auto"/>
        <w:left w:val="none" w:sz="0" w:space="0" w:color="auto"/>
        <w:bottom w:val="none" w:sz="0" w:space="0" w:color="auto"/>
        <w:right w:val="none" w:sz="0" w:space="0" w:color="auto"/>
      </w:divBdr>
    </w:div>
    <w:div w:id="1231310771">
      <w:bodyDiv w:val="1"/>
      <w:marLeft w:val="0"/>
      <w:marRight w:val="0"/>
      <w:marTop w:val="0"/>
      <w:marBottom w:val="0"/>
      <w:divBdr>
        <w:top w:val="none" w:sz="0" w:space="0" w:color="auto"/>
        <w:left w:val="none" w:sz="0" w:space="0" w:color="auto"/>
        <w:bottom w:val="none" w:sz="0" w:space="0" w:color="auto"/>
        <w:right w:val="none" w:sz="0" w:space="0" w:color="auto"/>
      </w:divBdr>
    </w:div>
    <w:div w:id="1241720089">
      <w:bodyDiv w:val="1"/>
      <w:marLeft w:val="0"/>
      <w:marRight w:val="0"/>
      <w:marTop w:val="0"/>
      <w:marBottom w:val="0"/>
      <w:divBdr>
        <w:top w:val="none" w:sz="0" w:space="0" w:color="auto"/>
        <w:left w:val="none" w:sz="0" w:space="0" w:color="auto"/>
        <w:bottom w:val="none" w:sz="0" w:space="0" w:color="auto"/>
        <w:right w:val="none" w:sz="0" w:space="0" w:color="auto"/>
      </w:divBdr>
    </w:div>
    <w:div w:id="1247346815">
      <w:bodyDiv w:val="1"/>
      <w:marLeft w:val="0"/>
      <w:marRight w:val="0"/>
      <w:marTop w:val="0"/>
      <w:marBottom w:val="0"/>
      <w:divBdr>
        <w:top w:val="none" w:sz="0" w:space="0" w:color="auto"/>
        <w:left w:val="none" w:sz="0" w:space="0" w:color="auto"/>
        <w:bottom w:val="none" w:sz="0" w:space="0" w:color="auto"/>
        <w:right w:val="none" w:sz="0" w:space="0" w:color="auto"/>
      </w:divBdr>
    </w:div>
    <w:div w:id="1254167459">
      <w:bodyDiv w:val="1"/>
      <w:marLeft w:val="0"/>
      <w:marRight w:val="0"/>
      <w:marTop w:val="0"/>
      <w:marBottom w:val="0"/>
      <w:divBdr>
        <w:top w:val="none" w:sz="0" w:space="0" w:color="auto"/>
        <w:left w:val="none" w:sz="0" w:space="0" w:color="auto"/>
        <w:bottom w:val="none" w:sz="0" w:space="0" w:color="auto"/>
        <w:right w:val="none" w:sz="0" w:space="0" w:color="auto"/>
      </w:divBdr>
    </w:div>
    <w:div w:id="1256279604">
      <w:bodyDiv w:val="1"/>
      <w:marLeft w:val="0"/>
      <w:marRight w:val="0"/>
      <w:marTop w:val="0"/>
      <w:marBottom w:val="0"/>
      <w:divBdr>
        <w:top w:val="none" w:sz="0" w:space="0" w:color="auto"/>
        <w:left w:val="none" w:sz="0" w:space="0" w:color="auto"/>
        <w:bottom w:val="none" w:sz="0" w:space="0" w:color="auto"/>
        <w:right w:val="none" w:sz="0" w:space="0" w:color="auto"/>
      </w:divBdr>
    </w:div>
    <w:div w:id="1258558696">
      <w:bodyDiv w:val="1"/>
      <w:marLeft w:val="0"/>
      <w:marRight w:val="0"/>
      <w:marTop w:val="0"/>
      <w:marBottom w:val="0"/>
      <w:divBdr>
        <w:top w:val="none" w:sz="0" w:space="0" w:color="auto"/>
        <w:left w:val="none" w:sz="0" w:space="0" w:color="auto"/>
        <w:bottom w:val="none" w:sz="0" w:space="0" w:color="auto"/>
        <w:right w:val="none" w:sz="0" w:space="0" w:color="auto"/>
      </w:divBdr>
    </w:div>
    <w:div w:id="1262957748">
      <w:bodyDiv w:val="1"/>
      <w:marLeft w:val="0"/>
      <w:marRight w:val="0"/>
      <w:marTop w:val="0"/>
      <w:marBottom w:val="0"/>
      <w:divBdr>
        <w:top w:val="none" w:sz="0" w:space="0" w:color="auto"/>
        <w:left w:val="none" w:sz="0" w:space="0" w:color="auto"/>
        <w:bottom w:val="none" w:sz="0" w:space="0" w:color="auto"/>
        <w:right w:val="none" w:sz="0" w:space="0" w:color="auto"/>
      </w:divBdr>
    </w:div>
    <w:div w:id="1271165768">
      <w:bodyDiv w:val="1"/>
      <w:marLeft w:val="0"/>
      <w:marRight w:val="0"/>
      <w:marTop w:val="0"/>
      <w:marBottom w:val="0"/>
      <w:divBdr>
        <w:top w:val="none" w:sz="0" w:space="0" w:color="auto"/>
        <w:left w:val="none" w:sz="0" w:space="0" w:color="auto"/>
        <w:bottom w:val="none" w:sz="0" w:space="0" w:color="auto"/>
        <w:right w:val="none" w:sz="0" w:space="0" w:color="auto"/>
      </w:divBdr>
    </w:div>
    <w:div w:id="1279140498">
      <w:bodyDiv w:val="1"/>
      <w:marLeft w:val="0"/>
      <w:marRight w:val="0"/>
      <w:marTop w:val="0"/>
      <w:marBottom w:val="0"/>
      <w:divBdr>
        <w:top w:val="none" w:sz="0" w:space="0" w:color="auto"/>
        <w:left w:val="none" w:sz="0" w:space="0" w:color="auto"/>
        <w:bottom w:val="none" w:sz="0" w:space="0" w:color="auto"/>
        <w:right w:val="none" w:sz="0" w:space="0" w:color="auto"/>
      </w:divBdr>
    </w:div>
    <w:div w:id="1280065950">
      <w:bodyDiv w:val="1"/>
      <w:marLeft w:val="0"/>
      <w:marRight w:val="0"/>
      <w:marTop w:val="0"/>
      <w:marBottom w:val="0"/>
      <w:divBdr>
        <w:top w:val="none" w:sz="0" w:space="0" w:color="auto"/>
        <w:left w:val="none" w:sz="0" w:space="0" w:color="auto"/>
        <w:bottom w:val="none" w:sz="0" w:space="0" w:color="auto"/>
        <w:right w:val="none" w:sz="0" w:space="0" w:color="auto"/>
      </w:divBdr>
    </w:div>
    <w:div w:id="1281884272">
      <w:bodyDiv w:val="1"/>
      <w:marLeft w:val="0"/>
      <w:marRight w:val="0"/>
      <w:marTop w:val="0"/>
      <w:marBottom w:val="0"/>
      <w:divBdr>
        <w:top w:val="none" w:sz="0" w:space="0" w:color="auto"/>
        <w:left w:val="none" w:sz="0" w:space="0" w:color="auto"/>
        <w:bottom w:val="none" w:sz="0" w:space="0" w:color="auto"/>
        <w:right w:val="none" w:sz="0" w:space="0" w:color="auto"/>
      </w:divBdr>
    </w:div>
    <w:div w:id="1285774545">
      <w:bodyDiv w:val="1"/>
      <w:marLeft w:val="0"/>
      <w:marRight w:val="0"/>
      <w:marTop w:val="0"/>
      <w:marBottom w:val="0"/>
      <w:divBdr>
        <w:top w:val="none" w:sz="0" w:space="0" w:color="auto"/>
        <w:left w:val="none" w:sz="0" w:space="0" w:color="auto"/>
        <w:bottom w:val="none" w:sz="0" w:space="0" w:color="auto"/>
        <w:right w:val="none" w:sz="0" w:space="0" w:color="auto"/>
      </w:divBdr>
    </w:div>
    <w:div w:id="1286765661">
      <w:bodyDiv w:val="1"/>
      <w:marLeft w:val="0"/>
      <w:marRight w:val="0"/>
      <w:marTop w:val="0"/>
      <w:marBottom w:val="0"/>
      <w:divBdr>
        <w:top w:val="none" w:sz="0" w:space="0" w:color="auto"/>
        <w:left w:val="none" w:sz="0" w:space="0" w:color="auto"/>
        <w:bottom w:val="none" w:sz="0" w:space="0" w:color="auto"/>
        <w:right w:val="none" w:sz="0" w:space="0" w:color="auto"/>
      </w:divBdr>
    </w:div>
    <w:div w:id="1291597659">
      <w:bodyDiv w:val="1"/>
      <w:marLeft w:val="0"/>
      <w:marRight w:val="0"/>
      <w:marTop w:val="0"/>
      <w:marBottom w:val="0"/>
      <w:divBdr>
        <w:top w:val="none" w:sz="0" w:space="0" w:color="auto"/>
        <w:left w:val="none" w:sz="0" w:space="0" w:color="auto"/>
        <w:bottom w:val="none" w:sz="0" w:space="0" w:color="auto"/>
        <w:right w:val="none" w:sz="0" w:space="0" w:color="auto"/>
      </w:divBdr>
    </w:div>
    <w:div w:id="1296906198">
      <w:bodyDiv w:val="1"/>
      <w:marLeft w:val="0"/>
      <w:marRight w:val="0"/>
      <w:marTop w:val="0"/>
      <w:marBottom w:val="0"/>
      <w:divBdr>
        <w:top w:val="none" w:sz="0" w:space="0" w:color="auto"/>
        <w:left w:val="none" w:sz="0" w:space="0" w:color="auto"/>
        <w:bottom w:val="none" w:sz="0" w:space="0" w:color="auto"/>
        <w:right w:val="none" w:sz="0" w:space="0" w:color="auto"/>
      </w:divBdr>
    </w:div>
    <w:div w:id="1300649536">
      <w:bodyDiv w:val="1"/>
      <w:marLeft w:val="0"/>
      <w:marRight w:val="0"/>
      <w:marTop w:val="0"/>
      <w:marBottom w:val="0"/>
      <w:divBdr>
        <w:top w:val="none" w:sz="0" w:space="0" w:color="auto"/>
        <w:left w:val="none" w:sz="0" w:space="0" w:color="auto"/>
        <w:bottom w:val="none" w:sz="0" w:space="0" w:color="auto"/>
        <w:right w:val="none" w:sz="0" w:space="0" w:color="auto"/>
      </w:divBdr>
    </w:div>
    <w:div w:id="1301422005">
      <w:bodyDiv w:val="1"/>
      <w:marLeft w:val="0"/>
      <w:marRight w:val="0"/>
      <w:marTop w:val="0"/>
      <w:marBottom w:val="0"/>
      <w:divBdr>
        <w:top w:val="none" w:sz="0" w:space="0" w:color="auto"/>
        <w:left w:val="none" w:sz="0" w:space="0" w:color="auto"/>
        <w:bottom w:val="none" w:sz="0" w:space="0" w:color="auto"/>
        <w:right w:val="none" w:sz="0" w:space="0" w:color="auto"/>
      </w:divBdr>
    </w:div>
    <w:div w:id="1301618883">
      <w:bodyDiv w:val="1"/>
      <w:marLeft w:val="0"/>
      <w:marRight w:val="0"/>
      <w:marTop w:val="0"/>
      <w:marBottom w:val="0"/>
      <w:divBdr>
        <w:top w:val="none" w:sz="0" w:space="0" w:color="auto"/>
        <w:left w:val="none" w:sz="0" w:space="0" w:color="auto"/>
        <w:bottom w:val="none" w:sz="0" w:space="0" w:color="auto"/>
        <w:right w:val="none" w:sz="0" w:space="0" w:color="auto"/>
      </w:divBdr>
    </w:div>
    <w:div w:id="1309475772">
      <w:bodyDiv w:val="1"/>
      <w:marLeft w:val="0"/>
      <w:marRight w:val="0"/>
      <w:marTop w:val="0"/>
      <w:marBottom w:val="0"/>
      <w:divBdr>
        <w:top w:val="none" w:sz="0" w:space="0" w:color="auto"/>
        <w:left w:val="none" w:sz="0" w:space="0" w:color="auto"/>
        <w:bottom w:val="none" w:sz="0" w:space="0" w:color="auto"/>
        <w:right w:val="none" w:sz="0" w:space="0" w:color="auto"/>
      </w:divBdr>
    </w:div>
    <w:div w:id="1309478549">
      <w:bodyDiv w:val="1"/>
      <w:marLeft w:val="0"/>
      <w:marRight w:val="0"/>
      <w:marTop w:val="0"/>
      <w:marBottom w:val="0"/>
      <w:divBdr>
        <w:top w:val="none" w:sz="0" w:space="0" w:color="auto"/>
        <w:left w:val="none" w:sz="0" w:space="0" w:color="auto"/>
        <w:bottom w:val="none" w:sz="0" w:space="0" w:color="auto"/>
        <w:right w:val="none" w:sz="0" w:space="0" w:color="auto"/>
      </w:divBdr>
      <w:divsChild>
        <w:div w:id="19091014">
          <w:marLeft w:val="480"/>
          <w:marRight w:val="0"/>
          <w:marTop w:val="0"/>
          <w:marBottom w:val="0"/>
          <w:divBdr>
            <w:top w:val="none" w:sz="0" w:space="0" w:color="auto"/>
            <w:left w:val="none" w:sz="0" w:space="0" w:color="auto"/>
            <w:bottom w:val="none" w:sz="0" w:space="0" w:color="auto"/>
            <w:right w:val="none" w:sz="0" w:space="0" w:color="auto"/>
          </w:divBdr>
        </w:div>
        <w:div w:id="50228610">
          <w:marLeft w:val="480"/>
          <w:marRight w:val="0"/>
          <w:marTop w:val="0"/>
          <w:marBottom w:val="0"/>
          <w:divBdr>
            <w:top w:val="none" w:sz="0" w:space="0" w:color="auto"/>
            <w:left w:val="none" w:sz="0" w:space="0" w:color="auto"/>
            <w:bottom w:val="none" w:sz="0" w:space="0" w:color="auto"/>
            <w:right w:val="none" w:sz="0" w:space="0" w:color="auto"/>
          </w:divBdr>
        </w:div>
        <w:div w:id="157157329">
          <w:marLeft w:val="480"/>
          <w:marRight w:val="0"/>
          <w:marTop w:val="0"/>
          <w:marBottom w:val="0"/>
          <w:divBdr>
            <w:top w:val="none" w:sz="0" w:space="0" w:color="auto"/>
            <w:left w:val="none" w:sz="0" w:space="0" w:color="auto"/>
            <w:bottom w:val="none" w:sz="0" w:space="0" w:color="auto"/>
            <w:right w:val="none" w:sz="0" w:space="0" w:color="auto"/>
          </w:divBdr>
        </w:div>
        <w:div w:id="179517749">
          <w:marLeft w:val="480"/>
          <w:marRight w:val="0"/>
          <w:marTop w:val="0"/>
          <w:marBottom w:val="0"/>
          <w:divBdr>
            <w:top w:val="none" w:sz="0" w:space="0" w:color="auto"/>
            <w:left w:val="none" w:sz="0" w:space="0" w:color="auto"/>
            <w:bottom w:val="none" w:sz="0" w:space="0" w:color="auto"/>
            <w:right w:val="none" w:sz="0" w:space="0" w:color="auto"/>
          </w:divBdr>
        </w:div>
        <w:div w:id="321470977">
          <w:marLeft w:val="480"/>
          <w:marRight w:val="0"/>
          <w:marTop w:val="0"/>
          <w:marBottom w:val="0"/>
          <w:divBdr>
            <w:top w:val="none" w:sz="0" w:space="0" w:color="auto"/>
            <w:left w:val="none" w:sz="0" w:space="0" w:color="auto"/>
            <w:bottom w:val="none" w:sz="0" w:space="0" w:color="auto"/>
            <w:right w:val="none" w:sz="0" w:space="0" w:color="auto"/>
          </w:divBdr>
        </w:div>
        <w:div w:id="437721685">
          <w:marLeft w:val="480"/>
          <w:marRight w:val="0"/>
          <w:marTop w:val="0"/>
          <w:marBottom w:val="0"/>
          <w:divBdr>
            <w:top w:val="none" w:sz="0" w:space="0" w:color="auto"/>
            <w:left w:val="none" w:sz="0" w:space="0" w:color="auto"/>
            <w:bottom w:val="none" w:sz="0" w:space="0" w:color="auto"/>
            <w:right w:val="none" w:sz="0" w:space="0" w:color="auto"/>
          </w:divBdr>
        </w:div>
        <w:div w:id="504787763">
          <w:marLeft w:val="480"/>
          <w:marRight w:val="0"/>
          <w:marTop w:val="0"/>
          <w:marBottom w:val="0"/>
          <w:divBdr>
            <w:top w:val="none" w:sz="0" w:space="0" w:color="auto"/>
            <w:left w:val="none" w:sz="0" w:space="0" w:color="auto"/>
            <w:bottom w:val="none" w:sz="0" w:space="0" w:color="auto"/>
            <w:right w:val="none" w:sz="0" w:space="0" w:color="auto"/>
          </w:divBdr>
        </w:div>
        <w:div w:id="508301918">
          <w:marLeft w:val="480"/>
          <w:marRight w:val="0"/>
          <w:marTop w:val="0"/>
          <w:marBottom w:val="0"/>
          <w:divBdr>
            <w:top w:val="none" w:sz="0" w:space="0" w:color="auto"/>
            <w:left w:val="none" w:sz="0" w:space="0" w:color="auto"/>
            <w:bottom w:val="none" w:sz="0" w:space="0" w:color="auto"/>
            <w:right w:val="none" w:sz="0" w:space="0" w:color="auto"/>
          </w:divBdr>
        </w:div>
        <w:div w:id="542447693">
          <w:marLeft w:val="480"/>
          <w:marRight w:val="0"/>
          <w:marTop w:val="0"/>
          <w:marBottom w:val="0"/>
          <w:divBdr>
            <w:top w:val="none" w:sz="0" w:space="0" w:color="auto"/>
            <w:left w:val="none" w:sz="0" w:space="0" w:color="auto"/>
            <w:bottom w:val="none" w:sz="0" w:space="0" w:color="auto"/>
            <w:right w:val="none" w:sz="0" w:space="0" w:color="auto"/>
          </w:divBdr>
        </w:div>
        <w:div w:id="562834383">
          <w:marLeft w:val="480"/>
          <w:marRight w:val="0"/>
          <w:marTop w:val="0"/>
          <w:marBottom w:val="0"/>
          <w:divBdr>
            <w:top w:val="none" w:sz="0" w:space="0" w:color="auto"/>
            <w:left w:val="none" w:sz="0" w:space="0" w:color="auto"/>
            <w:bottom w:val="none" w:sz="0" w:space="0" w:color="auto"/>
            <w:right w:val="none" w:sz="0" w:space="0" w:color="auto"/>
          </w:divBdr>
        </w:div>
        <w:div w:id="638657610">
          <w:marLeft w:val="480"/>
          <w:marRight w:val="0"/>
          <w:marTop w:val="0"/>
          <w:marBottom w:val="0"/>
          <w:divBdr>
            <w:top w:val="none" w:sz="0" w:space="0" w:color="auto"/>
            <w:left w:val="none" w:sz="0" w:space="0" w:color="auto"/>
            <w:bottom w:val="none" w:sz="0" w:space="0" w:color="auto"/>
            <w:right w:val="none" w:sz="0" w:space="0" w:color="auto"/>
          </w:divBdr>
        </w:div>
        <w:div w:id="713117695">
          <w:marLeft w:val="480"/>
          <w:marRight w:val="0"/>
          <w:marTop w:val="0"/>
          <w:marBottom w:val="0"/>
          <w:divBdr>
            <w:top w:val="none" w:sz="0" w:space="0" w:color="auto"/>
            <w:left w:val="none" w:sz="0" w:space="0" w:color="auto"/>
            <w:bottom w:val="none" w:sz="0" w:space="0" w:color="auto"/>
            <w:right w:val="none" w:sz="0" w:space="0" w:color="auto"/>
          </w:divBdr>
        </w:div>
        <w:div w:id="718170554">
          <w:marLeft w:val="480"/>
          <w:marRight w:val="0"/>
          <w:marTop w:val="0"/>
          <w:marBottom w:val="0"/>
          <w:divBdr>
            <w:top w:val="none" w:sz="0" w:space="0" w:color="auto"/>
            <w:left w:val="none" w:sz="0" w:space="0" w:color="auto"/>
            <w:bottom w:val="none" w:sz="0" w:space="0" w:color="auto"/>
            <w:right w:val="none" w:sz="0" w:space="0" w:color="auto"/>
          </w:divBdr>
        </w:div>
        <w:div w:id="751312811">
          <w:marLeft w:val="480"/>
          <w:marRight w:val="0"/>
          <w:marTop w:val="0"/>
          <w:marBottom w:val="0"/>
          <w:divBdr>
            <w:top w:val="none" w:sz="0" w:space="0" w:color="auto"/>
            <w:left w:val="none" w:sz="0" w:space="0" w:color="auto"/>
            <w:bottom w:val="none" w:sz="0" w:space="0" w:color="auto"/>
            <w:right w:val="none" w:sz="0" w:space="0" w:color="auto"/>
          </w:divBdr>
        </w:div>
        <w:div w:id="753208709">
          <w:marLeft w:val="480"/>
          <w:marRight w:val="0"/>
          <w:marTop w:val="0"/>
          <w:marBottom w:val="0"/>
          <w:divBdr>
            <w:top w:val="none" w:sz="0" w:space="0" w:color="auto"/>
            <w:left w:val="none" w:sz="0" w:space="0" w:color="auto"/>
            <w:bottom w:val="none" w:sz="0" w:space="0" w:color="auto"/>
            <w:right w:val="none" w:sz="0" w:space="0" w:color="auto"/>
          </w:divBdr>
        </w:div>
        <w:div w:id="774640193">
          <w:marLeft w:val="480"/>
          <w:marRight w:val="0"/>
          <w:marTop w:val="0"/>
          <w:marBottom w:val="0"/>
          <w:divBdr>
            <w:top w:val="none" w:sz="0" w:space="0" w:color="auto"/>
            <w:left w:val="none" w:sz="0" w:space="0" w:color="auto"/>
            <w:bottom w:val="none" w:sz="0" w:space="0" w:color="auto"/>
            <w:right w:val="none" w:sz="0" w:space="0" w:color="auto"/>
          </w:divBdr>
        </w:div>
        <w:div w:id="775252539">
          <w:marLeft w:val="480"/>
          <w:marRight w:val="0"/>
          <w:marTop w:val="0"/>
          <w:marBottom w:val="0"/>
          <w:divBdr>
            <w:top w:val="none" w:sz="0" w:space="0" w:color="auto"/>
            <w:left w:val="none" w:sz="0" w:space="0" w:color="auto"/>
            <w:bottom w:val="none" w:sz="0" w:space="0" w:color="auto"/>
            <w:right w:val="none" w:sz="0" w:space="0" w:color="auto"/>
          </w:divBdr>
        </w:div>
        <w:div w:id="917054363">
          <w:marLeft w:val="480"/>
          <w:marRight w:val="0"/>
          <w:marTop w:val="0"/>
          <w:marBottom w:val="0"/>
          <w:divBdr>
            <w:top w:val="none" w:sz="0" w:space="0" w:color="auto"/>
            <w:left w:val="none" w:sz="0" w:space="0" w:color="auto"/>
            <w:bottom w:val="none" w:sz="0" w:space="0" w:color="auto"/>
            <w:right w:val="none" w:sz="0" w:space="0" w:color="auto"/>
          </w:divBdr>
        </w:div>
        <w:div w:id="936909426">
          <w:marLeft w:val="480"/>
          <w:marRight w:val="0"/>
          <w:marTop w:val="0"/>
          <w:marBottom w:val="0"/>
          <w:divBdr>
            <w:top w:val="none" w:sz="0" w:space="0" w:color="auto"/>
            <w:left w:val="none" w:sz="0" w:space="0" w:color="auto"/>
            <w:bottom w:val="none" w:sz="0" w:space="0" w:color="auto"/>
            <w:right w:val="none" w:sz="0" w:space="0" w:color="auto"/>
          </w:divBdr>
        </w:div>
        <w:div w:id="1036731662">
          <w:marLeft w:val="480"/>
          <w:marRight w:val="0"/>
          <w:marTop w:val="0"/>
          <w:marBottom w:val="0"/>
          <w:divBdr>
            <w:top w:val="none" w:sz="0" w:space="0" w:color="auto"/>
            <w:left w:val="none" w:sz="0" w:space="0" w:color="auto"/>
            <w:bottom w:val="none" w:sz="0" w:space="0" w:color="auto"/>
            <w:right w:val="none" w:sz="0" w:space="0" w:color="auto"/>
          </w:divBdr>
        </w:div>
        <w:div w:id="1115170168">
          <w:marLeft w:val="480"/>
          <w:marRight w:val="0"/>
          <w:marTop w:val="0"/>
          <w:marBottom w:val="0"/>
          <w:divBdr>
            <w:top w:val="none" w:sz="0" w:space="0" w:color="auto"/>
            <w:left w:val="none" w:sz="0" w:space="0" w:color="auto"/>
            <w:bottom w:val="none" w:sz="0" w:space="0" w:color="auto"/>
            <w:right w:val="none" w:sz="0" w:space="0" w:color="auto"/>
          </w:divBdr>
        </w:div>
        <w:div w:id="1255361424">
          <w:marLeft w:val="480"/>
          <w:marRight w:val="0"/>
          <w:marTop w:val="0"/>
          <w:marBottom w:val="0"/>
          <w:divBdr>
            <w:top w:val="none" w:sz="0" w:space="0" w:color="auto"/>
            <w:left w:val="none" w:sz="0" w:space="0" w:color="auto"/>
            <w:bottom w:val="none" w:sz="0" w:space="0" w:color="auto"/>
            <w:right w:val="none" w:sz="0" w:space="0" w:color="auto"/>
          </w:divBdr>
        </w:div>
        <w:div w:id="1266108162">
          <w:marLeft w:val="480"/>
          <w:marRight w:val="0"/>
          <w:marTop w:val="0"/>
          <w:marBottom w:val="0"/>
          <w:divBdr>
            <w:top w:val="none" w:sz="0" w:space="0" w:color="auto"/>
            <w:left w:val="none" w:sz="0" w:space="0" w:color="auto"/>
            <w:bottom w:val="none" w:sz="0" w:space="0" w:color="auto"/>
            <w:right w:val="none" w:sz="0" w:space="0" w:color="auto"/>
          </w:divBdr>
        </w:div>
        <w:div w:id="1465585876">
          <w:marLeft w:val="480"/>
          <w:marRight w:val="0"/>
          <w:marTop w:val="0"/>
          <w:marBottom w:val="0"/>
          <w:divBdr>
            <w:top w:val="none" w:sz="0" w:space="0" w:color="auto"/>
            <w:left w:val="none" w:sz="0" w:space="0" w:color="auto"/>
            <w:bottom w:val="none" w:sz="0" w:space="0" w:color="auto"/>
            <w:right w:val="none" w:sz="0" w:space="0" w:color="auto"/>
          </w:divBdr>
        </w:div>
        <w:div w:id="1576746652">
          <w:marLeft w:val="480"/>
          <w:marRight w:val="0"/>
          <w:marTop w:val="0"/>
          <w:marBottom w:val="0"/>
          <w:divBdr>
            <w:top w:val="none" w:sz="0" w:space="0" w:color="auto"/>
            <w:left w:val="none" w:sz="0" w:space="0" w:color="auto"/>
            <w:bottom w:val="none" w:sz="0" w:space="0" w:color="auto"/>
            <w:right w:val="none" w:sz="0" w:space="0" w:color="auto"/>
          </w:divBdr>
        </w:div>
        <w:div w:id="1592472467">
          <w:marLeft w:val="480"/>
          <w:marRight w:val="0"/>
          <w:marTop w:val="0"/>
          <w:marBottom w:val="0"/>
          <w:divBdr>
            <w:top w:val="none" w:sz="0" w:space="0" w:color="auto"/>
            <w:left w:val="none" w:sz="0" w:space="0" w:color="auto"/>
            <w:bottom w:val="none" w:sz="0" w:space="0" w:color="auto"/>
            <w:right w:val="none" w:sz="0" w:space="0" w:color="auto"/>
          </w:divBdr>
        </w:div>
        <w:div w:id="1592742733">
          <w:marLeft w:val="480"/>
          <w:marRight w:val="0"/>
          <w:marTop w:val="0"/>
          <w:marBottom w:val="0"/>
          <w:divBdr>
            <w:top w:val="none" w:sz="0" w:space="0" w:color="auto"/>
            <w:left w:val="none" w:sz="0" w:space="0" w:color="auto"/>
            <w:bottom w:val="none" w:sz="0" w:space="0" w:color="auto"/>
            <w:right w:val="none" w:sz="0" w:space="0" w:color="auto"/>
          </w:divBdr>
        </w:div>
        <w:div w:id="1601066199">
          <w:marLeft w:val="480"/>
          <w:marRight w:val="0"/>
          <w:marTop w:val="0"/>
          <w:marBottom w:val="0"/>
          <w:divBdr>
            <w:top w:val="none" w:sz="0" w:space="0" w:color="auto"/>
            <w:left w:val="none" w:sz="0" w:space="0" w:color="auto"/>
            <w:bottom w:val="none" w:sz="0" w:space="0" w:color="auto"/>
            <w:right w:val="none" w:sz="0" w:space="0" w:color="auto"/>
          </w:divBdr>
        </w:div>
        <w:div w:id="1653634596">
          <w:marLeft w:val="480"/>
          <w:marRight w:val="0"/>
          <w:marTop w:val="0"/>
          <w:marBottom w:val="0"/>
          <w:divBdr>
            <w:top w:val="none" w:sz="0" w:space="0" w:color="auto"/>
            <w:left w:val="none" w:sz="0" w:space="0" w:color="auto"/>
            <w:bottom w:val="none" w:sz="0" w:space="0" w:color="auto"/>
            <w:right w:val="none" w:sz="0" w:space="0" w:color="auto"/>
          </w:divBdr>
        </w:div>
        <w:div w:id="1725061653">
          <w:marLeft w:val="480"/>
          <w:marRight w:val="0"/>
          <w:marTop w:val="0"/>
          <w:marBottom w:val="0"/>
          <w:divBdr>
            <w:top w:val="none" w:sz="0" w:space="0" w:color="auto"/>
            <w:left w:val="none" w:sz="0" w:space="0" w:color="auto"/>
            <w:bottom w:val="none" w:sz="0" w:space="0" w:color="auto"/>
            <w:right w:val="none" w:sz="0" w:space="0" w:color="auto"/>
          </w:divBdr>
        </w:div>
        <w:div w:id="1785736165">
          <w:marLeft w:val="480"/>
          <w:marRight w:val="0"/>
          <w:marTop w:val="0"/>
          <w:marBottom w:val="0"/>
          <w:divBdr>
            <w:top w:val="none" w:sz="0" w:space="0" w:color="auto"/>
            <w:left w:val="none" w:sz="0" w:space="0" w:color="auto"/>
            <w:bottom w:val="none" w:sz="0" w:space="0" w:color="auto"/>
            <w:right w:val="none" w:sz="0" w:space="0" w:color="auto"/>
          </w:divBdr>
        </w:div>
        <w:div w:id="1788507049">
          <w:marLeft w:val="480"/>
          <w:marRight w:val="0"/>
          <w:marTop w:val="0"/>
          <w:marBottom w:val="0"/>
          <w:divBdr>
            <w:top w:val="none" w:sz="0" w:space="0" w:color="auto"/>
            <w:left w:val="none" w:sz="0" w:space="0" w:color="auto"/>
            <w:bottom w:val="none" w:sz="0" w:space="0" w:color="auto"/>
            <w:right w:val="none" w:sz="0" w:space="0" w:color="auto"/>
          </w:divBdr>
        </w:div>
        <w:div w:id="1862402596">
          <w:marLeft w:val="480"/>
          <w:marRight w:val="0"/>
          <w:marTop w:val="0"/>
          <w:marBottom w:val="0"/>
          <w:divBdr>
            <w:top w:val="none" w:sz="0" w:space="0" w:color="auto"/>
            <w:left w:val="none" w:sz="0" w:space="0" w:color="auto"/>
            <w:bottom w:val="none" w:sz="0" w:space="0" w:color="auto"/>
            <w:right w:val="none" w:sz="0" w:space="0" w:color="auto"/>
          </w:divBdr>
        </w:div>
        <w:div w:id="1910848074">
          <w:marLeft w:val="480"/>
          <w:marRight w:val="0"/>
          <w:marTop w:val="0"/>
          <w:marBottom w:val="0"/>
          <w:divBdr>
            <w:top w:val="none" w:sz="0" w:space="0" w:color="auto"/>
            <w:left w:val="none" w:sz="0" w:space="0" w:color="auto"/>
            <w:bottom w:val="none" w:sz="0" w:space="0" w:color="auto"/>
            <w:right w:val="none" w:sz="0" w:space="0" w:color="auto"/>
          </w:divBdr>
        </w:div>
        <w:div w:id="1914194433">
          <w:marLeft w:val="480"/>
          <w:marRight w:val="0"/>
          <w:marTop w:val="0"/>
          <w:marBottom w:val="0"/>
          <w:divBdr>
            <w:top w:val="none" w:sz="0" w:space="0" w:color="auto"/>
            <w:left w:val="none" w:sz="0" w:space="0" w:color="auto"/>
            <w:bottom w:val="none" w:sz="0" w:space="0" w:color="auto"/>
            <w:right w:val="none" w:sz="0" w:space="0" w:color="auto"/>
          </w:divBdr>
        </w:div>
        <w:div w:id="1939214707">
          <w:marLeft w:val="480"/>
          <w:marRight w:val="0"/>
          <w:marTop w:val="0"/>
          <w:marBottom w:val="0"/>
          <w:divBdr>
            <w:top w:val="none" w:sz="0" w:space="0" w:color="auto"/>
            <w:left w:val="none" w:sz="0" w:space="0" w:color="auto"/>
            <w:bottom w:val="none" w:sz="0" w:space="0" w:color="auto"/>
            <w:right w:val="none" w:sz="0" w:space="0" w:color="auto"/>
          </w:divBdr>
        </w:div>
        <w:div w:id="1958101798">
          <w:marLeft w:val="480"/>
          <w:marRight w:val="0"/>
          <w:marTop w:val="0"/>
          <w:marBottom w:val="0"/>
          <w:divBdr>
            <w:top w:val="none" w:sz="0" w:space="0" w:color="auto"/>
            <w:left w:val="none" w:sz="0" w:space="0" w:color="auto"/>
            <w:bottom w:val="none" w:sz="0" w:space="0" w:color="auto"/>
            <w:right w:val="none" w:sz="0" w:space="0" w:color="auto"/>
          </w:divBdr>
        </w:div>
        <w:div w:id="2018344262">
          <w:marLeft w:val="480"/>
          <w:marRight w:val="0"/>
          <w:marTop w:val="0"/>
          <w:marBottom w:val="0"/>
          <w:divBdr>
            <w:top w:val="none" w:sz="0" w:space="0" w:color="auto"/>
            <w:left w:val="none" w:sz="0" w:space="0" w:color="auto"/>
            <w:bottom w:val="none" w:sz="0" w:space="0" w:color="auto"/>
            <w:right w:val="none" w:sz="0" w:space="0" w:color="auto"/>
          </w:divBdr>
        </w:div>
      </w:divsChild>
    </w:div>
    <w:div w:id="1325356577">
      <w:bodyDiv w:val="1"/>
      <w:marLeft w:val="0"/>
      <w:marRight w:val="0"/>
      <w:marTop w:val="0"/>
      <w:marBottom w:val="0"/>
      <w:divBdr>
        <w:top w:val="none" w:sz="0" w:space="0" w:color="auto"/>
        <w:left w:val="none" w:sz="0" w:space="0" w:color="auto"/>
        <w:bottom w:val="none" w:sz="0" w:space="0" w:color="auto"/>
        <w:right w:val="none" w:sz="0" w:space="0" w:color="auto"/>
      </w:divBdr>
    </w:div>
    <w:div w:id="1328678389">
      <w:bodyDiv w:val="1"/>
      <w:marLeft w:val="0"/>
      <w:marRight w:val="0"/>
      <w:marTop w:val="0"/>
      <w:marBottom w:val="0"/>
      <w:divBdr>
        <w:top w:val="none" w:sz="0" w:space="0" w:color="auto"/>
        <w:left w:val="none" w:sz="0" w:space="0" w:color="auto"/>
        <w:bottom w:val="none" w:sz="0" w:space="0" w:color="auto"/>
        <w:right w:val="none" w:sz="0" w:space="0" w:color="auto"/>
      </w:divBdr>
      <w:divsChild>
        <w:div w:id="32312467">
          <w:marLeft w:val="480"/>
          <w:marRight w:val="0"/>
          <w:marTop w:val="0"/>
          <w:marBottom w:val="0"/>
          <w:divBdr>
            <w:top w:val="none" w:sz="0" w:space="0" w:color="auto"/>
            <w:left w:val="none" w:sz="0" w:space="0" w:color="auto"/>
            <w:bottom w:val="none" w:sz="0" w:space="0" w:color="auto"/>
            <w:right w:val="none" w:sz="0" w:space="0" w:color="auto"/>
          </w:divBdr>
        </w:div>
        <w:div w:id="148910023">
          <w:marLeft w:val="480"/>
          <w:marRight w:val="0"/>
          <w:marTop w:val="0"/>
          <w:marBottom w:val="0"/>
          <w:divBdr>
            <w:top w:val="none" w:sz="0" w:space="0" w:color="auto"/>
            <w:left w:val="none" w:sz="0" w:space="0" w:color="auto"/>
            <w:bottom w:val="none" w:sz="0" w:space="0" w:color="auto"/>
            <w:right w:val="none" w:sz="0" w:space="0" w:color="auto"/>
          </w:divBdr>
        </w:div>
        <w:div w:id="201402910">
          <w:marLeft w:val="480"/>
          <w:marRight w:val="0"/>
          <w:marTop w:val="0"/>
          <w:marBottom w:val="0"/>
          <w:divBdr>
            <w:top w:val="none" w:sz="0" w:space="0" w:color="auto"/>
            <w:left w:val="none" w:sz="0" w:space="0" w:color="auto"/>
            <w:bottom w:val="none" w:sz="0" w:space="0" w:color="auto"/>
            <w:right w:val="none" w:sz="0" w:space="0" w:color="auto"/>
          </w:divBdr>
        </w:div>
        <w:div w:id="230164135">
          <w:marLeft w:val="480"/>
          <w:marRight w:val="0"/>
          <w:marTop w:val="0"/>
          <w:marBottom w:val="0"/>
          <w:divBdr>
            <w:top w:val="none" w:sz="0" w:space="0" w:color="auto"/>
            <w:left w:val="none" w:sz="0" w:space="0" w:color="auto"/>
            <w:bottom w:val="none" w:sz="0" w:space="0" w:color="auto"/>
            <w:right w:val="none" w:sz="0" w:space="0" w:color="auto"/>
          </w:divBdr>
        </w:div>
        <w:div w:id="238057045">
          <w:marLeft w:val="480"/>
          <w:marRight w:val="0"/>
          <w:marTop w:val="0"/>
          <w:marBottom w:val="0"/>
          <w:divBdr>
            <w:top w:val="none" w:sz="0" w:space="0" w:color="auto"/>
            <w:left w:val="none" w:sz="0" w:space="0" w:color="auto"/>
            <w:bottom w:val="none" w:sz="0" w:space="0" w:color="auto"/>
            <w:right w:val="none" w:sz="0" w:space="0" w:color="auto"/>
          </w:divBdr>
        </w:div>
        <w:div w:id="260336639">
          <w:marLeft w:val="480"/>
          <w:marRight w:val="0"/>
          <w:marTop w:val="0"/>
          <w:marBottom w:val="0"/>
          <w:divBdr>
            <w:top w:val="none" w:sz="0" w:space="0" w:color="auto"/>
            <w:left w:val="none" w:sz="0" w:space="0" w:color="auto"/>
            <w:bottom w:val="none" w:sz="0" w:space="0" w:color="auto"/>
            <w:right w:val="none" w:sz="0" w:space="0" w:color="auto"/>
          </w:divBdr>
        </w:div>
        <w:div w:id="380180166">
          <w:marLeft w:val="480"/>
          <w:marRight w:val="0"/>
          <w:marTop w:val="0"/>
          <w:marBottom w:val="0"/>
          <w:divBdr>
            <w:top w:val="none" w:sz="0" w:space="0" w:color="auto"/>
            <w:left w:val="none" w:sz="0" w:space="0" w:color="auto"/>
            <w:bottom w:val="none" w:sz="0" w:space="0" w:color="auto"/>
            <w:right w:val="none" w:sz="0" w:space="0" w:color="auto"/>
          </w:divBdr>
        </w:div>
        <w:div w:id="428739271">
          <w:marLeft w:val="480"/>
          <w:marRight w:val="0"/>
          <w:marTop w:val="0"/>
          <w:marBottom w:val="0"/>
          <w:divBdr>
            <w:top w:val="none" w:sz="0" w:space="0" w:color="auto"/>
            <w:left w:val="none" w:sz="0" w:space="0" w:color="auto"/>
            <w:bottom w:val="none" w:sz="0" w:space="0" w:color="auto"/>
            <w:right w:val="none" w:sz="0" w:space="0" w:color="auto"/>
          </w:divBdr>
        </w:div>
        <w:div w:id="440300388">
          <w:marLeft w:val="480"/>
          <w:marRight w:val="0"/>
          <w:marTop w:val="0"/>
          <w:marBottom w:val="0"/>
          <w:divBdr>
            <w:top w:val="none" w:sz="0" w:space="0" w:color="auto"/>
            <w:left w:val="none" w:sz="0" w:space="0" w:color="auto"/>
            <w:bottom w:val="none" w:sz="0" w:space="0" w:color="auto"/>
            <w:right w:val="none" w:sz="0" w:space="0" w:color="auto"/>
          </w:divBdr>
        </w:div>
        <w:div w:id="472990270">
          <w:marLeft w:val="480"/>
          <w:marRight w:val="0"/>
          <w:marTop w:val="0"/>
          <w:marBottom w:val="0"/>
          <w:divBdr>
            <w:top w:val="none" w:sz="0" w:space="0" w:color="auto"/>
            <w:left w:val="none" w:sz="0" w:space="0" w:color="auto"/>
            <w:bottom w:val="none" w:sz="0" w:space="0" w:color="auto"/>
            <w:right w:val="none" w:sz="0" w:space="0" w:color="auto"/>
          </w:divBdr>
        </w:div>
        <w:div w:id="576939513">
          <w:marLeft w:val="480"/>
          <w:marRight w:val="0"/>
          <w:marTop w:val="0"/>
          <w:marBottom w:val="0"/>
          <w:divBdr>
            <w:top w:val="none" w:sz="0" w:space="0" w:color="auto"/>
            <w:left w:val="none" w:sz="0" w:space="0" w:color="auto"/>
            <w:bottom w:val="none" w:sz="0" w:space="0" w:color="auto"/>
            <w:right w:val="none" w:sz="0" w:space="0" w:color="auto"/>
          </w:divBdr>
        </w:div>
        <w:div w:id="650914302">
          <w:marLeft w:val="480"/>
          <w:marRight w:val="0"/>
          <w:marTop w:val="0"/>
          <w:marBottom w:val="0"/>
          <w:divBdr>
            <w:top w:val="none" w:sz="0" w:space="0" w:color="auto"/>
            <w:left w:val="none" w:sz="0" w:space="0" w:color="auto"/>
            <w:bottom w:val="none" w:sz="0" w:space="0" w:color="auto"/>
            <w:right w:val="none" w:sz="0" w:space="0" w:color="auto"/>
          </w:divBdr>
        </w:div>
        <w:div w:id="656298749">
          <w:marLeft w:val="480"/>
          <w:marRight w:val="0"/>
          <w:marTop w:val="0"/>
          <w:marBottom w:val="0"/>
          <w:divBdr>
            <w:top w:val="none" w:sz="0" w:space="0" w:color="auto"/>
            <w:left w:val="none" w:sz="0" w:space="0" w:color="auto"/>
            <w:bottom w:val="none" w:sz="0" w:space="0" w:color="auto"/>
            <w:right w:val="none" w:sz="0" w:space="0" w:color="auto"/>
          </w:divBdr>
        </w:div>
        <w:div w:id="685180141">
          <w:marLeft w:val="480"/>
          <w:marRight w:val="0"/>
          <w:marTop w:val="0"/>
          <w:marBottom w:val="0"/>
          <w:divBdr>
            <w:top w:val="none" w:sz="0" w:space="0" w:color="auto"/>
            <w:left w:val="none" w:sz="0" w:space="0" w:color="auto"/>
            <w:bottom w:val="none" w:sz="0" w:space="0" w:color="auto"/>
            <w:right w:val="none" w:sz="0" w:space="0" w:color="auto"/>
          </w:divBdr>
        </w:div>
        <w:div w:id="707610797">
          <w:marLeft w:val="480"/>
          <w:marRight w:val="0"/>
          <w:marTop w:val="0"/>
          <w:marBottom w:val="0"/>
          <w:divBdr>
            <w:top w:val="none" w:sz="0" w:space="0" w:color="auto"/>
            <w:left w:val="none" w:sz="0" w:space="0" w:color="auto"/>
            <w:bottom w:val="none" w:sz="0" w:space="0" w:color="auto"/>
            <w:right w:val="none" w:sz="0" w:space="0" w:color="auto"/>
          </w:divBdr>
        </w:div>
        <w:div w:id="721832190">
          <w:marLeft w:val="480"/>
          <w:marRight w:val="0"/>
          <w:marTop w:val="0"/>
          <w:marBottom w:val="0"/>
          <w:divBdr>
            <w:top w:val="none" w:sz="0" w:space="0" w:color="auto"/>
            <w:left w:val="none" w:sz="0" w:space="0" w:color="auto"/>
            <w:bottom w:val="none" w:sz="0" w:space="0" w:color="auto"/>
            <w:right w:val="none" w:sz="0" w:space="0" w:color="auto"/>
          </w:divBdr>
        </w:div>
        <w:div w:id="740174787">
          <w:marLeft w:val="480"/>
          <w:marRight w:val="0"/>
          <w:marTop w:val="0"/>
          <w:marBottom w:val="0"/>
          <w:divBdr>
            <w:top w:val="none" w:sz="0" w:space="0" w:color="auto"/>
            <w:left w:val="none" w:sz="0" w:space="0" w:color="auto"/>
            <w:bottom w:val="none" w:sz="0" w:space="0" w:color="auto"/>
            <w:right w:val="none" w:sz="0" w:space="0" w:color="auto"/>
          </w:divBdr>
        </w:div>
        <w:div w:id="775950878">
          <w:marLeft w:val="480"/>
          <w:marRight w:val="0"/>
          <w:marTop w:val="0"/>
          <w:marBottom w:val="0"/>
          <w:divBdr>
            <w:top w:val="none" w:sz="0" w:space="0" w:color="auto"/>
            <w:left w:val="none" w:sz="0" w:space="0" w:color="auto"/>
            <w:bottom w:val="none" w:sz="0" w:space="0" w:color="auto"/>
            <w:right w:val="none" w:sz="0" w:space="0" w:color="auto"/>
          </w:divBdr>
        </w:div>
        <w:div w:id="823934257">
          <w:marLeft w:val="480"/>
          <w:marRight w:val="0"/>
          <w:marTop w:val="0"/>
          <w:marBottom w:val="0"/>
          <w:divBdr>
            <w:top w:val="none" w:sz="0" w:space="0" w:color="auto"/>
            <w:left w:val="none" w:sz="0" w:space="0" w:color="auto"/>
            <w:bottom w:val="none" w:sz="0" w:space="0" w:color="auto"/>
            <w:right w:val="none" w:sz="0" w:space="0" w:color="auto"/>
          </w:divBdr>
        </w:div>
        <w:div w:id="878977785">
          <w:marLeft w:val="480"/>
          <w:marRight w:val="0"/>
          <w:marTop w:val="0"/>
          <w:marBottom w:val="0"/>
          <w:divBdr>
            <w:top w:val="none" w:sz="0" w:space="0" w:color="auto"/>
            <w:left w:val="none" w:sz="0" w:space="0" w:color="auto"/>
            <w:bottom w:val="none" w:sz="0" w:space="0" w:color="auto"/>
            <w:right w:val="none" w:sz="0" w:space="0" w:color="auto"/>
          </w:divBdr>
        </w:div>
        <w:div w:id="898318844">
          <w:marLeft w:val="480"/>
          <w:marRight w:val="0"/>
          <w:marTop w:val="0"/>
          <w:marBottom w:val="0"/>
          <w:divBdr>
            <w:top w:val="none" w:sz="0" w:space="0" w:color="auto"/>
            <w:left w:val="none" w:sz="0" w:space="0" w:color="auto"/>
            <w:bottom w:val="none" w:sz="0" w:space="0" w:color="auto"/>
            <w:right w:val="none" w:sz="0" w:space="0" w:color="auto"/>
          </w:divBdr>
        </w:div>
        <w:div w:id="910236517">
          <w:marLeft w:val="480"/>
          <w:marRight w:val="0"/>
          <w:marTop w:val="0"/>
          <w:marBottom w:val="0"/>
          <w:divBdr>
            <w:top w:val="none" w:sz="0" w:space="0" w:color="auto"/>
            <w:left w:val="none" w:sz="0" w:space="0" w:color="auto"/>
            <w:bottom w:val="none" w:sz="0" w:space="0" w:color="auto"/>
            <w:right w:val="none" w:sz="0" w:space="0" w:color="auto"/>
          </w:divBdr>
        </w:div>
        <w:div w:id="935745046">
          <w:marLeft w:val="480"/>
          <w:marRight w:val="0"/>
          <w:marTop w:val="0"/>
          <w:marBottom w:val="0"/>
          <w:divBdr>
            <w:top w:val="none" w:sz="0" w:space="0" w:color="auto"/>
            <w:left w:val="none" w:sz="0" w:space="0" w:color="auto"/>
            <w:bottom w:val="none" w:sz="0" w:space="0" w:color="auto"/>
            <w:right w:val="none" w:sz="0" w:space="0" w:color="auto"/>
          </w:divBdr>
        </w:div>
        <w:div w:id="959796311">
          <w:marLeft w:val="480"/>
          <w:marRight w:val="0"/>
          <w:marTop w:val="0"/>
          <w:marBottom w:val="0"/>
          <w:divBdr>
            <w:top w:val="none" w:sz="0" w:space="0" w:color="auto"/>
            <w:left w:val="none" w:sz="0" w:space="0" w:color="auto"/>
            <w:bottom w:val="none" w:sz="0" w:space="0" w:color="auto"/>
            <w:right w:val="none" w:sz="0" w:space="0" w:color="auto"/>
          </w:divBdr>
        </w:div>
        <w:div w:id="1063406333">
          <w:marLeft w:val="480"/>
          <w:marRight w:val="0"/>
          <w:marTop w:val="0"/>
          <w:marBottom w:val="0"/>
          <w:divBdr>
            <w:top w:val="none" w:sz="0" w:space="0" w:color="auto"/>
            <w:left w:val="none" w:sz="0" w:space="0" w:color="auto"/>
            <w:bottom w:val="none" w:sz="0" w:space="0" w:color="auto"/>
            <w:right w:val="none" w:sz="0" w:space="0" w:color="auto"/>
          </w:divBdr>
        </w:div>
        <w:div w:id="1112629936">
          <w:marLeft w:val="480"/>
          <w:marRight w:val="0"/>
          <w:marTop w:val="0"/>
          <w:marBottom w:val="0"/>
          <w:divBdr>
            <w:top w:val="none" w:sz="0" w:space="0" w:color="auto"/>
            <w:left w:val="none" w:sz="0" w:space="0" w:color="auto"/>
            <w:bottom w:val="none" w:sz="0" w:space="0" w:color="auto"/>
            <w:right w:val="none" w:sz="0" w:space="0" w:color="auto"/>
          </w:divBdr>
        </w:div>
        <w:div w:id="1139614235">
          <w:marLeft w:val="480"/>
          <w:marRight w:val="0"/>
          <w:marTop w:val="0"/>
          <w:marBottom w:val="0"/>
          <w:divBdr>
            <w:top w:val="none" w:sz="0" w:space="0" w:color="auto"/>
            <w:left w:val="none" w:sz="0" w:space="0" w:color="auto"/>
            <w:bottom w:val="none" w:sz="0" w:space="0" w:color="auto"/>
            <w:right w:val="none" w:sz="0" w:space="0" w:color="auto"/>
          </w:divBdr>
        </w:div>
        <w:div w:id="1142190246">
          <w:marLeft w:val="480"/>
          <w:marRight w:val="0"/>
          <w:marTop w:val="0"/>
          <w:marBottom w:val="0"/>
          <w:divBdr>
            <w:top w:val="none" w:sz="0" w:space="0" w:color="auto"/>
            <w:left w:val="none" w:sz="0" w:space="0" w:color="auto"/>
            <w:bottom w:val="none" w:sz="0" w:space="0" w:color="auto"/>
            <w:right w:val="none" w:sz="0" w:space="0" w:color="auto"/>
          </w:divBdr>
        </w:div>
        <w:div w:id="1145005810">
          <w:marLeft w:val="480"/>
          <w:marRight w:val="0"/>
          <w:marTop w:val="0"/>
          <w:marBottom w:val="0"/>
          <w:divBdr>
            <w:top w:val="none" w:sz="0" w:space="0" w:color="auto"/>
            <w:left w:val="none" w:sz="0" w:space="0" w:color="auto"/>
            <w:bottom w:val="none" w:sz="0" w:space="0" w:color="auto"/>
            <w:right w:val="none" w:sz="0" w:space="0" w:color="auto"/>
          </w:divBdr>
        </w:div>
        <w:div w:id="1158880494">
          <w:marLeft w:val="480"/>
          <w:marRight w:val="0"/>
          <w:marTop w:val="0"/>
          <w:marBottom w:val="0"/>
          <w:divBdr>
            <w:top w:val="none" w:sz="0" w:space="0" w:color="auto"/>
            <w:left w:val="none" w:sz="0" w:space="0" w:color="auto"/>
            <w:bottom w:val="none" w:sz="0" w:space="0" w:color="auto"/>
            <w:right w:val="none" w:sz="0" w:space="0" w:color="auto"/>
          </w:divBdr>
        </w:div>
        <w:div w:id="1161579431">
          <w:marLeft w:val="480"/>
          <w:marRight w:val="0"/>
          <w:marTop w:val="0"/>
          <w:marBottom w:val="0"/>
          <w:divBdr>
            <w:top w:val="none" w:sz="0" w:space="0" w:color="auto"/>
            <w:left w:val="none" w:sz="0" w:space="0" w:color="auto"/>
            <w:bottom w:val="none" w:sz="0" w:space="0" w:color="auto"/>
            <w:right w:val="none" w:sz="0" w:space="0" w:color="auto"/>
          </w:divBdr>
        </w:div>
        <w:div w:id="1200321222">
          <w:marLeft w:val="480"/>
          <w:marRight w:val="0"/>
          <w:marTop w:val="0"/>
          <w:marBottom w:val="0"/>
          <w:divBdr>
            <w:top w:val="none" w:sz="0" w:space="0" w:color="auto"/>
            <w:left w:val="none" w:sz="0" w:space="0" w:color="auto"/>
            <w:bottom w:val="none" w:sz="0" w:space="0" w:color="auto"/>
            <w:right w:val="none" w:sz="0" w:space="0" w:color="auto"/>
          </w:divBdr>
        </w:div>
        <w:div w:id="1203597480">
          <w:marLeft w:val="480"/>
          <w:marRight w:val="0"/>
          <w:marTop w:val="0"/>
          <w:marBottom w:val="0"/>
          <w:divBdr>
            <w:top w:val="none" w:sz="0" w:space="0" w:color="auto"/>
            <w:left w:val="none" w:sz="0" w:space="0" w:color="auto"/>
            <w:bottom w:val="none" w:sz="0" w:space="0" w:color="auto"/>
            <w:right w:val="none" w:sz="0" w:space="0" w:color="auto"/>
          </w:divBdr>
        </w:div>
        <w:div w:id="1272588963">
          <w:marLeft w:val="480"/>
          <w:marRight w:val="0"/>
          <w:marTop w:val="0"/>
          <w:marBottom w:val="0"/>
          <w:divBdr>
            <w:top w:val="none" w:sz="0" w:space="0" w:color="auto"/>
            <w:left w:val="none" w:sz="0" w:space="0" w:color="auto"/>
            <w:bottom w:val="none" w:sz="0" w:space="0" w:color="auto"/>
            <w:right w:val="none" w:sz="0" w:space="0" w:color="auto"/>
          </w:divBdr>
        </w:div>
        <w:div w:id="1278683501">
          <w:marLeft w:val="480"/>
          <w:marRight w:val="0"/>
          <w:marTop w:val="0"/>
          <w:marBottom w:val="0"/>
          <w:divBdr>
            <w:top w:val="none" w:sz="0" w:space="0" w:color="auto"/>
            <w:left w:val="none" w:sz="0" w:space="0" w:color="auto"/>
            <w:bottom w:val="none" w:sz="0" w:space="0" w:color="auto"/>
            <w:right w:val="none" w:sz="0" w:space="0" w:color="auto"/>
          </w:divBdr>
        </w:div>
        <w:div w:id="1310673881">
          <w:marLeft w:val="480"/>
          <w:marRight w:val="0"/>
          <w:marTop w:val="0"/>
          <w:marBottom w:val="0"/>
          <w:divBdr>
            <w:top w:val="none" w:sz="0" w:space="0" w:color="auto"/>
            <w:left w:val="none" w:sz="0" w:space="0" w:color="auto"/>
            <w:bottom w:val="none" w:sz="0" w:space="0" w:color="auto"/>
            <w:right w:val="none" w:sz="0" w:space="0" w:color="auto"/>
          </w:divBdr>
        </w:div>
        <w:div w:id="1315136019">
          <w:marLeft w:val="480"/>
          <w:marRight w:val="0"/>
          <w:marTop w:val="0"/>
          <w:marBottom w:val="0"/>
          <w:divBdr>
            <w:top w:val="none" w:sz="0" w:space="0" w:color="auto"/>
            <w:left w:val="none" w:sz="0" w:space="0" w:color="auto"/>
            <w:bottom w:val="none" w:sz="0" w:space="0" w:color="auto"/>
            <w:right w:val="none" w:sz="0" w:space="0" w:color="auto"/>
          </w:divBdr>
        </w:div>
        <w:div w:id="1328512104">
          <w:marLeft w:val="480"/>
          <w:marRight w:val="0"/>
          <w:marTop w:val="0"/>
          <w:marBottom w:val="0"/>
          <w:divBdr>
            <w:top w:val="none" w:sz="0" w:space="0" w:color="auto"/>
            <w:left w:val="none" w:sz="0" w:space="0" w:color="auto"/>
            <w:bottom w:val="none" w:sz="0" w:space="0" w:color="auto"/>
            <w:right w:val="none" w:sz="0" w:space="0" w:color="auto"/>
          </w:divBdr>
        </w:div>
        <w:div w:id="1349677692">
          <w:marLeft w:val="480"/>
          <w:marRight w:val="0"/>
          <w:marTop w:val="0"/>
          <w:marBottom w:val="0"/>
          <w:divBdr>
            <w:top w:val="none" w:sz="0" w:space="0" w:color="auto"/>
            <w:left w:val="none" w:sz="0" w:space="0" w:color="auto"/>
            <w:bottom w:val="none" w:sz="0" w:space="0" w:color="auto"/>
            <w:right w:val="none" w:sz="0" w:space="0" w:color="auto"/>
          </w:divBdr>
        </w:div>
        <w:div w:id="1443570220">
          <w:marLeft w:val="480"/>
          <w:marRight w:val="0"/>
          <w:marTop w:val="0"/>
          <w:marBottom w:val="0"/>
          <w:divBdr>
            <w:top w:val="none" w:sz="0" w:space="0" w:color="auto"/>
            <w:left w:val="none" w:sz="0" w:space="0" w:color="auto"/>
            <w:bottom w:val="none" w:sz="0" w:space="0" w:color="auto"/>
            <w:right w:val="none" w:sz="0" w:space="0" w:color="auto"/>
          </w:divBdr>
        </w:div>
        <w:div w:id="1480879067">
          <w:marLeft w:val="480"/>
          <w:marRight w:val="0"/>
          <w:marTop w:val="0"/>
          <w:marBottom w:val="0"/>
          <w:divBdr>
            <w:top w:val="none" w:sz="0" w:space="0" w:color="auto"/>
            <w:left w:val="none" w:sz="0" w:space="0" w:color="auto"/>
            <w:bottom w:val="none" w:sz="0" w:space="0" w:color="auto"/>
            <w:right w:val="none" w:sz="0" w:space="0" w:color="auto"/>
          </w:divBdr>
        </w:div>
        <w:div w:id="1492865015">
          <w:marLeft w:val="480"/>
          <w:marRight w:val="0"/>
          <w:marTop w:val="0"/>
          <w:marBottom w:val="0"/>
          <w:divBdr>
            <w:top w:val="none" w:sz="0" w:space="0" w:color="auto"/>
            <w:left w:val="none" w:sz="0" w:space="0" w:color="auto"/>
            <w:bottom w:val="none" w:sz="0" w:space="0" w:color="auto"/>
            <w:right w:val="none" w:sz="0" w:space="0" w:color="auto"/>
          </w:divBdr>
        </w:div>
        <w:div w:id="1493913484">
          <w:marLeft w:val="480"/>
          <w:marRight w:val="0"/>
          <w:marTop w:val="0"/>
          <w:marBottom w:val="0"/>
          <w:divBdr>
            <w:top w:val="none" w:sz="0" w:space="0" w:color="auto"/>
            <w:left w:val="none" w:sz="0" w:space="0" w:color="auto"/>
            <w:bottom w:val="none" w:sz="0" w:space="0" w:color="auto"/>
            <w:right w:val="none" w:sz="0" w:space="0" w:color="auto"/>
          </w:divBdr>
        </w:div>
        <w:div w:id="1512798149">
          <w:marLeft w:val="480"/>
          <w:marRight w:val="0"/>
          <w:marTop w:val="0"/>
          <w:marBottom w:val="0"/>
          <w:divBdr>
            <w:top w:val="none" w:sz="0" w:space="0" w:color="auto"/>
            <w:left w:val="none" w:sz="0" w:space="0" w:color="auto"/>
            <w:bottom w:val="none" w:sz="0" w:space="0" w:color="auto"/>
            <w:right w:val="none" w:sz="0" w:space="0" w:color="auto"/>
          </w:divBdr>
        </w:div>
        <w:div w:id="1533491305">
          <w:marLeft w:val="480"/>
          <w:marRight w:val="0"/>
          <w:marTop w:val="0"/>
          <w:marBottom w:val="0"/>
          <w:divBdr>
            <w:top w:val="none" w:sz="0" w:space="0" w:color="auto"/>
            <w:left w:val="none" w:sz="0" w:space="0" w:color="auto"/>
            <w:bottom w:val="none" w:sz="0" w:space="0" w:color="auto"/>
            <w:right w:val="none" w:sz="0" w:space="0" w:color="auto"/>
          </w:divBdr>
        </w:div>
        <w:div w:id="1534268183">
          <w:marLeft w:val="480"/>
          <w:marRight w:val="0"/>
          <w:marTop w:val="0"/>
          <w:marBottom w:val="0"/>
          <w:divBdr>
            <w:top w:val="none" w:sz="0" w:space="0" w:color="auto"/>
            <w:left w:val="none" w:sz="0" w:space="0" w:color="auto"/>
            <w:bottom w:val="none" w:sz="0" w:space="0" w:color="auto"/>
            <w:right w:val="none" w:sz="0" w:space="0" w:color="auto"/>
          </w:divBdr>
        </w:div>
        <w:div w:id="1541088261">
          <w:marLeft w:val="480"/>
          <w:marRight w:val="0"/>
          <w:marTop w:val="0"/>
          <w:marBottom w:val="0"/>
          <w:divBdr>
            <w:top w:val="none" w:sz="0" w:space="0" w:color="auto"/>
            <w:left w:val="none" w:sz="0" w:space="0" w:color="auto"/>
            <w:bottom w:val="none" w:sz="0" w:space="0" w:color="auto"/>
            <w:right w:val="none" w:sz="0" w:space="0" w:color="auto"/>
          </w:divBdr>
        </w:div>
        <w:div w:id="1575512135">
          <w:marLeft w:val="480"/>
          <w:marRight w:val="0"/>
          <w:marTop w:val="0"/>
          <w:marBottom w:val="0"/>
          <w:divBdr>
            <w:top w:val="none" w:sz="0" w:space="0" w:color="auto"/>
            <w:left w:val="none" w:sz="0" w:space="0" w:color="auto"/>
            <w:bottom w:val="none" w:sz="0" w:space="0" w:color="auto"/>
            <w:right w:val="none" w:sz="0" w:space="0" w:color="auto"/>
          </w:divBdr>
        </w:div>
        <w:div w:id="1594052241">
          <w:marLeft w:val="480"/>
          <w:marRight w:val="0"/>
          <w:marTop w:val="0"/>
          <w:marBottom w:val="0"/>
          <w:divBdr>
            <w:top w:val="none" w:sz="0" w:space="0" w:color="auto"/>
            <w:left w:val="none" w:sz="0" w:space="0" w:color="auto"/>
            <w:bottom w:val="none" w:sz="0" w:space="0" w:color="auto"/>
            <w:right w:val="none" w:sz="0" w:space="0" w:color="auto"/>
          </w:divBdr>
        </w:div>
        <w:div w:id="1612782783">
          <w:marLeft w:val="480"/>
          <w:marRight w:val="0"/>
          <w:marTop w:val="0"/>
          <w:marBottom w:val="0"/>
          <w:divBdr>
            <w:top w:val="none" w:sz="0" w:space="0" w:color="auto"/>
            <w:left w:val="none" w:sz="0" w:space="0" w:color="auto"/>
            <w:bottom w:val="none" w:sz="0" w:space="0" w:color="auto"/>
            <w:right w:val="none" w:sz="0" w:space="0" w:color="auto"/>
          </w:divBdr>
        </w:div>
        <w:div w:id="1637876100">
          <w:marLeft w:val="480"/>
          <w:marRight w:val="0"/>
          <w:marTop w:val="0"/>
          <w:marBottom w:val="0"/>
          <w:divBdr>
            <w:top w:val="none" w:sz="0" w:space="0" w:color="auto"/>
            <w:left w:val="none" w:sz="0" w:space="0" w:color="auto"/>
            <w:bottom w:val="none" w:sz="0" w:space="0" w:color="auto"/>
            <w:right w:val="none" w:sz="0" w:space="0" w:color="auto"/>
          </w:divBdr>
        </w:div>
        <w:div w:id="1639065583">
          <w:marLeft w:val="480"/>
          <w:marRight w:val="0"/>
          <w:marTop w:val="0"/>
          <w:marBottom w:val="0"/>
          <w:divBdr>
            <w:top w:val="none" w:sz="0" w:space="0" w:color="auto"/>
            <w:left w:val="none" w:sz="0" w:space="0" w:color="auto"/>
            <w:bottom w:val="none" w:sz="0" w:space="0" w:color="auto"/>
            <w:right w:val="none" w:sz="0" w:space="0" w:color="auto"/>
          </w:divBdr>
        </w:div>
        <w:div w:id="1708871333">
          <w:marLeft w:val="480"/>
          <w:marRight w:val="0"/>
          <w:marTop w:val="0"/>
          <w:marBottom w:val="0"/>
          <w:divBdr>
            <w:top w:val="none" w:sz="0" w:space="0" w:color="auto"/>
            <w:left w:val="none" w:sz="0" w:space="0" w:color="auto"/>
            <w:bottom w:val="none" w:sz="0" w:space="0" w:color="auto"/>
            <w:right w:val="none" w:sz="0" w:space="0" w:color="auto"/>
          </w:divBdr>
        </w:div>
        <w:div w:id="1731415043">
          <w:marLeft w:val="480"/>
          <w:marRight w:val="0"/>
          <w:marTop w:val="0"/>
          <w:marBottom w:val="0"/>
          <w:divBdr>
            <w:top w:val="none" w:sz="0" w:space="0" w:color="auto"/>
            <w:left w:val="none" w:sz="0" w:space="0" w:color="auto"/>
            <w:bottom w:val="none" w:sz="0" w:space="0" w:color="auto"/>
            <w:right w:val="none" w:sz="0" w:space="0" w:color="auto"/>
          </w:divBdr>
        </w:div>
        <w:div w:id="1824351774">
          <w:marLeft w:val="480"/>
          <w:marRight w:val="0"/>
          <w:marTop w:val="0"/>
          <w:marBottom w:val="0"/>
          <w:divBdr>
            <w:top w:val="none" w:sz="0" w:space="0" w:color="auto"/>
            <w:left w:val="none" w:sz="0" w:space="0" w:color="auto"/>
            <w:bottom w:val="none" w:sz="0" w:space="0" w:color="auto"/>
            <w:right w:val="none" w:sz="0" w:space="0" w:color="auto"/>
          </w:divBdr>
        </w:div>
        <w:div w:id="1859153874">
          <w:marLeft w:val="480"/>
          <w:marRight w:val="0"/>
          <w:marTop w:val="0"/>
          <w:marBottom w:val="0"/>
          <w:divBdr>
            <w:top w:val="none" w:sz="0" w:space="0" w:color="auto"/>
            <w:left w:val="none" w:sz="0" w:space="0" w:color="auto"/>
            <w:bottom w:val="none" w:sz="0" w:space="0" w:color="auto"/>
            <w:right w:val="none" w:sz="0" w:space="0" w:color="auto"/>
          </w:divBdr>
        </w:div>
        <w:div w:id="1890071423">
          <w:marLeft w:val="480"/>
          <w:marRight w:val="0"/>
          <w:marTop w:val="0"/>
          <w:marBottom w:val="0"/>
          <w:divBdr>
            <w:top w:val="none" w:sz="0" w:space="0" w:color="auto"/>
            <w:left w:val="none" w:sz="0" w:space="0" w:color="auto"/>
            <w:bottom w:val="none" w:sz="0" w:space="0" w:color="auto"/>
            <w:right w:val="none" w:sz="0" w:space="0" w:color="auto"/>
          </w:divBdr>
        </w:div>
        <w:div w:id="1910184927">
          <w:marLeft w:val="480"/>
          <w:marRight w:val="0"/>
          <w:marTop w:val="0"/>
          <w:marBottom w:val="0"/>
          <w:divBdr>
            <w:top w:val="none" w:sz="0" w:space="0" w:color="auto"/>
            <w:left w:val="none" w:sz="0" w:space="0" w:color="auto"/>
            <w:bottom w:val="none" w:sz="0" w:space="0" w:color="auto"/>
            <w:right w:val="none" w:sz="0" w:space="0" w:color="auto"/>
          </w:divBdr>
        </w:div>
        <w:div w:id="1943025433">
          <w:marLeft w:val="480"/>
          <w:marRight w:val="0"/>
          <w:marTop w:val="0"/>
          <w:marBottom w:val="0"/>
          <w:divBdr>
            <w:top w:val="none" w:sz="0" w:space="0" w:color="auto"/>
            <w:left w:val="none" w:sz="0" w:space="0" w:color="auto"/>
            <w:bottom w:val="none" w:sz="0" w:space="0" w:color="auto"/>
            <w:right w:val="none" w:sz="0" w:space="0" w:color="auto"/>
          </w:divBdr>
        </w:div>
        <w:div w:id="1944453349">
          <w:marLeft w:val="480"/>
          <w:marRight w:val="0"/>
          <w:marTop w:val="0"/>
          <w:marBottom w:val="0"/>
          <w:divBdr>
            <w:top w:val="none" w:sz="0" w:space="0" w:color="auto"/>
            <w:left w:val="none" w:sz="0" w:space="0" w:color="auto"/>
            <w:bottom w:val="none" w:sz="0" w:space="0" w:color="auto"/>
            <w:right w:val="none" w:sz="0" w:space="0" w:color="auto"/>
          </w:divBdr>
        </w:div>
        <w:div w:id="1977293068">
          <w:marLeft w:val="480"/>
          <w:marRight w:val="0"/>
          <w:marTop w:val="0"/>
          <w:marBottom w:val="0"/>
          <w:divBdr>
            <w:top w:val="none" w:sz="0" w:space="0" w:color="auto"/>
            <w:left w:val="none" w:sz="0" w:space="0" w:color="auto"/>
            <w:bottom w:val="none" w:sz="0" w:space="0" w:color="auto"/>
            <w:right w:val="none" w:sz="0" w:space="0" w:color="auto"/>
          </w:divBdr>
        </w:div>
        <w:div w:id="1996450398">
          <w:marLeft w:val="480"/>
          <w:marRight w:val="0"/>
          <w:marTop w:val="0"/>
          <w:marBottom w:val="0"/>
          <w:divBdr>
            <w:top w:val="none" w:sz="0" w:space="0" w:color="auto"/>
            <w:left w:val="none" w:sz="0" w:space="0" w:color="auto"/>
            <w:bottom w:val="none" w:sz="0" w:space="0" w:color="auto"/>
            <w:right w:val="none" w:sz="0" w:space="0" w:color="auto"/>
          </w:divBdr>
        </w:div>
        <w:div w:id="2013792910">
          <w:marLeft w:val="480"/>
          <w:marRight w:val="0"/>
          <w:marTop w:val="0"/>
          <w:marBottom w:val="0"/>
          <w:divBdr>
            <w:top w:val="none" w:sz="0" w:space="0" w:color="auto"/>
            <w:left w:val="none" w:sz="0" w:space="0" w:color="auto"/>
            <w:bottom w:val="none" w:sz="0" w:space="0" w:color="auto"/>
            <w:right w:val="none" w:sz="0" w:space="0" w:color="auto"/>
          </w:divBdr>
        </w:div>
        <w:div w:id="2043439899">
          <w:marLeft w:val="480"/>
          <w:marRight w:val="0"/>
          <w:marTop w:val="0"/>
          <w:marBottom w:val="0"/>
          <w:divBdr>
            <w:top w:val="none" w:sz="0" w:space="0" w:color="auto"/>
            <w:left w:val="none" w:sz="0" w:space="0" w:color="auto"/>
            <w:bottom w:val="none" w:sz="0" w:space="0" w:color="auto"/>
            <w:right w:val="none" w:sz="0" w:space="0" w:color="auto"/>
          </w:divBdr>
        </w:div>
        <w:div w:id="2119980859">
          <w:marLeft w:val="480"/>
          <w:marRight w:val="0"/>
          <w:marTop w:val="0"/>
          <w:marBottom w:val="0"/>
          <w:divBdr>
            <w:top w:val="none" w:sz="0" w:space="0" w:color="auto"/>
            <w:left w:val="none" w:sz="0" w:space="0" w:color="auto"/>
            <w:bottom w:val="none" w:sz="0" w:space="0" w:color="auto"/>
            <w:right w:val="none" w:sz="0" w:space="0" w:color="auto"/>
          </w:divBdr>
        </w:div>
        <w:div w:id="2138718864">
          <w:marLeft w:val="480"/>
          <w:marRight w:val="0"/>
          <w:marTop w:val="0"/>
          <w:marBottom w:val="0"/>
          <w:divBdr>
            <w:top w:val="none" w:sz="0" w:space="0" w:color="auto"/>
            <w:left w:val="none" w:sz="0" w:space="0" w:color="auto"/>
            <w:bottom w:val="none" w:sz="0" w:space="0" w:color="auto"/>
            <w:right w:val="none" w:sz="0" w:space="0" w:color="auto"/>
          </w:divBdr>
        </w:div>
      </w:divsChild>
    </w:div>
    <w:div w:id="1328706462">
      <w:bodyDiv w:val="1"/>
      <w:marLeft w:val="0"/>
      <w:marRight w:val="0"/>
      <w:marTop w:val="0"/>
      <w:marBottom w:val="0"/>
      <w:divBdr>
        <w:top w:val="none" w:sz="0" w:space="0" w:color="auto"/>
        <w:left w:val="none" w:sz="0" w:space="0" w:color="auto"/>
        <w:bottom w:val="none" w:sz="0" w:space="0" w:color="auto"/>
        <w:right w:val="none" w:sz="0" w:space="0" w:color="auto"/>
      </w:divBdr>
    </w:div>
    <w:div w:id="1330059740">
      <w:bodyDiv w:val="1"/>
      <w:marLeft w:val="0"/>
      <w:marRight w:val="0"/>
      <w:marTop w:val="0"/>
      <w:marBottom w:val="0"/>
      <w:divBdr>
        <w:top w:val="none" w:sz="0" w:space="0" w:color="auto"/>
        <w:left w:val="none" w:sz="0" w:space="0" w:color="auto"/>
        <w:bottom w:val="none" w:sz="0" w:space="0" w:color="auto"/>
        <w:right w:val="none" w:sz="0" w:space="0" w:color="auto"/>
      </w:divBdr>
      <w:divsChild>
        <w:div w:id="76170342">
          <w:marLeft w:val="480"/>
          <w:marRight w:val="0"/>
          <w:marTop w:val="0"/>
          <w:marBottom w:val="0"/>
          <w:divBdr>
            <w:top w:val="none" w:sz="0" w:space="0" w:color="auto"/>
            <w:left w:val="none" w:sz="0" w:space="0" w:color="auto"/>
            <w:bottom w:val="none" w:sz="0" w:space="0" w:color="auto"/>
            <w:right w:val="none" w:sz="0" w:space="0" w:color="auto"/>
          </w:divBdr>
        </w:div>
        <w:div w:id="101385651">
          <w:marLeft w:val="480"/>
          <w:marRight w:val="0"/>
          <w:marTop w:val="0"/>
          <w:marBottom w:val="0"/>
          <w:divBdr>
            <w:top w:val="none" w:sz="0" w:space="0" w:color="auto"/>
            <w:left w:val="none" w:sz="0" w:space="0" w:color="auto"/>
            <w:bottom w:val="none" w:sz="0" w:space="0" w:color="auto"/>
            <w:right w:val="none" w:sz="0" w:space="0" w:color="auto"/>
          </w:divBdr>
        </w:div>
        <w:div w:id="136344448">
          <w:marLeft w:val="480"/>
          <w:marRight w:val="0"/>
          <w:marTop w:val="0"/>
          <w:marBottom w:val="0"/>
          <w:divBdr>
            <w:top w:val="none" w:sz="0" w:space="0" w:color="auto"/>
            <w:left w:val="none" w:sz="0" w:space="0" w:color="auto"/>
            <w:bottom w:val="none" w:sz="0" w:space="0" w:color="auto"/>
            <w:right w:val="none" w:sz="0" w:space="0" w:color="auto"/>
          </w:divBdr>
        </w:div>
        <w:div w:id="186405403">
          <w:marLeft w:val="480"/>
          <w:marRight w:val="0"/>
          <w:marTop w:val="0"/>
          <w:marBottom w:val="0"/>
          <w:divBdr>
            <w:top w:val="none" w:sz="0" w:space="0" w:color="auto"/>
            <w:left w:val="none" w:sz="0" w:space="0" w:color="auto"/>
            <w:bottom w:val="none" w:sz="0" w:space="0" w:color="auto"/>
            <w:right w:val="none" w:sz="0" w:space="0" w:color="auto"/>
          </w:divBdr>
        </w:div>
        <w:div w:id="186911113">
          <w:marLeft w:val="480"/>
          <w:marRight w:val="0"/>
          <w:marTop w:val="0"/>
          <w:marBottom w:val="0"/>
          <w:divBdr>
            <w:top w:val="none" w:sz="0" w:space="0" w:color="auto"/>
            <w:left w:val="none" w:sz="0" w:space="0" w:color="auto"/>
            <w:bottom w:val="none" w:sz="0" w:space="0" w:color="auto"/>
            <w:right w:val="none" w:sz="0" w:space="0" w:color="auto"/>
          </w:divBdr>
        </w:div>
        <w:div w:id="212540773">
          <w:marLeft w:val="480"/>
          <w:marRight w:val="0"/>
          <w:marTop w:val="0"/>
          <w:marBottom w:val="0"/>
          <w:divBdr>
            <w:top w:val="none" w:sz="0" w:space="0" w:color="auto"/>
            <w:left w:val="none" w:sz="0" w:space="0" w:color="auto"/>
            <w:bottom w:val="none" w:sz="0" w:space="0" w:color="auto"/>
            <w:right w:val="none" w:sz="0" w:space="0" w:color="auto"/>
          </w:divBdr>
        </w:div>
        <w:div w:id="276303134">
          <w:marLeft w:val="480"/>
          <w:marRight w:val="0"/>
          <w:marTop w:val="0"/>
          <w:marBottom w:val="0"/>
          <w:divBdr>
            <w:top w:val="none" w:sz="0" w:space="0" w:color="auto"/>
            <w:left w:val="none" w:sz="0" w:space="0" w:color="auto"/>
            <w:bottom w:val="none" w:sz="0" w:space="0" w:color="auto"/>
            <w:right w:val="none" w:sz="0" w:space="0" w:color="auto"/>
          </w:divBdr>
        </w:div>
        <w:div w:id="286200792">
          <w:marLeft w:val="480"/>
          <w:marRight w:val="0"/>
          <w:marTop w:val="0"/>
          <w:marBottom w:val="0"/>
          <w:divBdr>
            <w:top w:val="none" w:sz="0" w:space="0" w:color="auto"/>
            <w:left w:val="none" w:sz="0" w:space="0" w:color="auto"/>
            <w:bottom w:val="none" w:sz="0" w:space="0" w:color="auto"/>
            <w:right w:val="none" w:sz="0" w:space="0" w:color="auto"/>
          </w:divBdr>
        </w:div>
        <w:div w:id="353698170">
          <w:marLeft w:val="480"/>
          <w:marRight w:val="0"/>
          <w:marTop w:val="0"/>
          <w:marBottom w:val="0"/>
          <w:divBdr>
            <w:top w:val="none" w:sz="0" w:space="0" w:color="auto"/>
            <w:left w:val="none" w:sz="0" w:space="0" w:color="auto"/>
            <w:bottom w:val="none" w:sz="0" w:space="0" w:color="auto"/>
            <w:right w:val="none" w:sz="0" w:space="0" w:color="auto"/>
          </w:divBdr>
        </w:div>
        <w:div w:id="370150063">
          <w:marLeft w:val="480"/>
          <w:marRight w:val="0"/>
          <w:marTop w:val="0"/>
          <w:marBottom w:val="0"/>
          <w:divBdr>
            <w:top w:val="none" w:sz="0" w:space="0" w:color="auto"/>
            <w:left w:val="none" w:sz="0" w:space="0" w:color="auto"/>
            <w:bottom w:val="none" w:sz="0" w:space="0" w:color="auto"/>
            <w:right w:val="none" w:sz="0" w:space="0" w:color="auto"/>
          </w:divBdr>
        </w:div>
        <w:div w:id="382875934">
          <w:marLeft w:val="480"/>
          <w:marRight w:val="0"/>
          <w:marTop w:val="0"/>
          <w:marBottom w:val="0"/>
          <w:divBdr>
            <w:top w:val="none" w:sz="0" w:space="0" w:color="auto"/>
            <w:left w:val="none" w:sz="0" w:space="0" w:color="auto"/>
            <w:bottom w:val="none" w:sz="0" w:space="0" w:color="auto"/>
            <w:right w:val="none" w:sz="0" w:space="0" w:color="auto"/>
          </w:divBdr>
        </w:div>
        <w:div w:id="388263340">
          <w:marLeft w:val="480"/>
          <w:marRight w:val="0"/>
          <w:marTop w:val="0"/>
          <w:marBottom w:val="0"/>
          <w:divBdr>
            <w:top w:val="none" w:sz="0" w:space="0" w:color="auto"/>
            <w:left w:val="none" w:sz="0" w:space="0" w:color="auto"/>
            <w:bottom w:val="none" w:sz="0" w:space="0" w:color="auto"/>
            <w:right w:val="none" w:sz="0" w:space="0" w:color="auto"/>
          </w:divBdr>
        </w:div>
        <w:div w:id="411316039">
          <w:marLeft w:val="480"/>
          <w:marRight w:val="0"/>
          <w:marTop w:val="0"/>
          <w:marBottom w:val="0"/>
          <w:divBdr>
            <w:top w:val="none" w:sz="0" w:space="0" w:color="auto"/>
            <w:left w:val="none" w:sz="0" w:space="0" w:color="auto"/>
            <w:bottom w:val="none" w:sz="0" w:space="0" w:color="auto"/>
            <w:right w:val="none" w:sz="0" w:space="0" w:color="auto"/>
          </w:divBdr>
        </w:div>
        <w:div w:id="426078204">
          <w:marLeft w:val="480"/>
          <w:marRight w:val="0"/>
          <w:marTop w:val="0"/>
          <w:marBottom w:val="0"/>
          <w:divBdr>
            <w:top w:val="none" w:sz="0" w:space="0" w:color="auto"/>
            <w:left w:val="none" w:sz="0" w:space="0" w:color="auto"/>
            <w:bottom w:val="none" w:sz="0" w:space="0" w:color="auto"/>
            <w:right w:val="none" w:sz="0" w:space="0" w:color="auto"/>
          </w:divBdr>
        </w:div>
        <w:div w:id="507065319">
          <w:marLeft w:val="480"/>
          <w:marRight w:val="0"/>
          <w:marTop w:val="0"/>
          <w:marBottom w:val="0"/>
          <w:divBdr>
            <w:top w:val="none" w:sz="0" w:space="0" w:color="auto"/>
            <w:left w:val="none" w:sz="0" w:space="0" w:color="auto"/>
            <w:bottom w:val="none" w:sz="0" w:space="0" w:color="auto"/>
            <w:right w:val="none" w:sz="0" w:space="0" w:color="auto"/>
          </w:divBdr>
        </w:div>
        <w:div w:id="535312870">
          <w:marLeft w:val="480"/>
          <w:marRight w:val="0"/>
          <w:marTop w:val="0"/>
          <w:marBottom w:val="0"/>
          <w:divBdr>
            <w:top w:val="none" w:sz="0" w:space="0" w:color="auto"/>
            <w:left w:val="none" w:sz="0" w:space="0" w:color="auto"/>
            <w:bottom w:val="none" w:sz="0" w:space="0" w:color="auto"/>
            <w:right w:val="none" w:sz="0" w:space="0" w:color="auto"/>
          </w:divBdr>
        </w:div>
        <w:div w:id="625239145">
          <w:marLeft w:val="480"/>
          <w:marRight w:val="0"/>
          <w:marTop w:val="0"/>
          <w:marBottom w:val="0"/>
          <w:divBdr>
            <w:top w:val="none" w:sz="0" w:space="0" w:color="auto"/>
            <w:left w:val="none" w:sz="0" w:space="0" w:color="auto"/>
            <w:bottom w:val="none" w:sz="0" w:space="0" w:color="auto"/>
            <w:right w:val="none" w:sz="0" w:space="0" w:color="auto"/>
          </w:divBdr>
        </w:div>
        <w:div w:id="630404417">
          <w:marLeft w:val="480"/>
          <w:marRight w:val="0"/>
          <w:marTop w:val="0"/>
          <w:marBottom w:val="0"/>
          <w:divBdr>
            <w:top w:val="none" w:sz="0" w:space="0" w:color="auto"/>
            <w:left w:val="none" w:sz="0" w:space="0" w:color="auto"/>
            <w:bottom w:val="none" w:sz="0" w:space="0" w:color="auto"/>
            <w:right w:val="none" w:sz="0" w:space="0" w:color="auto"/>
          </w:divBdr>
        </w:div>
        <w:div w:id="684670201">
          <w:marLeft w:val="480"/>
          <w:marRight w:val="0"/>
          <w:marTop w:val="0"/>
          <w:marBottom w:val="0"/>
          <w:divBdr>
            <w:top w:val="none" w:sz="0" w:space="0" w:color="auto"/>
            <w:left w:val="none" w:sz="0" w:space="0" w:color="auto"/>
            <w:bottom w:val="none" w:sz="0" w:space="0" w:color="auto"/>
            <w:right w:val="none" w:sz="0" w:space="0" w:color="auto"/>
          </w:divBdr>
        </w:div>
        <w:div w:id="697631764">
          <w:marLeft w:val="480"/>
          <w:marRight w:val="0"/>
          <w:marTop w:val="0"/>
          <w:marBottom w:val="0"/>
          <w:divBdr>
            <w:top w:val="none" w:sz="0" w:space="0" w:color="auto"/>
            <w:left w:val="none" w:sz="0" w:space="0" w:color="auto"/>
            <w:bottom w:val="none" w:sz="0" w:space="0" w:color="auto"/>
            <w:right w:val="none" w:sz="0" w:space="0" w:color="auto"/>
          </w:divBdr>
        </w:div>
        <w:div w:id="708536126">
          <w:marLeft w:val="480"/>
          <w:marRight w:val="0"/>
          <w:marTop w:val="0"/>
          <w:marBottom w:val="0"/>
          <w:divBdr>
            <w:top w:val="none" w:sz="0" w:space="0" w:color="auto"/>
            <w:left w:val="none" w:sz="0" w:space="0" w:color="auto"/>
            <w:bottom w:val="none" w:sz="0" w:space="0" w:color="auto"/>
            <w:right w:val="none" w:sz="0" w:space="0" w:color="auto"/>
          </w:divBdr>
        </w:div>
        <w:div w:id="729966138">
          <w:marLeft w:val="480"/>
          <w:marRight w:val="0"/>
          <w:marTop w:val="0"/>
          <w:marBottom w:val="0"/>
          <w:divBdr>
            <w:top w:val="none" w:sz="0" w:space="0" w:color="auto"/>
            <w:left w:val="none" w:sz="0" w:space="0" w:color="auto"/>
            <w:bottom w:val="none" w:sz="0" w:space="0" w:color="auto"/>
            <w:right w:val="none" w:sz="0" w:space="0" w:color="auto"/>
          </w:divBdr>
        </w:div>
        <w:div w:id="745150294">
          <w:marLeft w:val="480"/>
          <w:marRight w:val="0"/>
          <w:marTop w:val="0"/>
          <w:marBottom w:val="0"/>
          <w:divBdr>
            <w:top w:val="none" w:sz="0" w:space="0" w:color="auto"/>
            <w:left w:val="none" w:sz="0" w:space="0" w:color="auto"/>
            <w:bottom w:val="none" w:sz="0" w:space="0" w:color="auto"/>
            <w:right w:val="none" w:sz="0" w:space="0" w:color="auto"/>
          </w:divBdr>
        </w:div>
        <w:div w:id="778335804">
          <w:marLeft w:val="480"/>
          <w:marRight w:val="0"/>
          <w:marTop w:val="0"/>
          <w:marBottom w:val="0"/>
          <w:divBdr>
            <w:top w:val="none" w:sz="0" w:space="0" w:color="auto"/>
            <w:left w:val="none" w:sz="0" w:space="0" w:color="auto"/>
            <w:bottom w:val="none" w:sz="0" w:space="0" w:color="auto"/>
            <w:right w:val="none" w:sz="0" w:space="0" w:color="auto"/>
          </w:divBdr>
        </w:div>
        <w:div w:id="796685181">
          <w:marLeft w:val="480"/>
          <w:marRight w:val="0"/>
          <w:marTop w:val="0"/>
          <w:marBottom w:val="0"/>
          <w:divBdr>
            <w:top w:val="none" w:sz="0" w:space="0" w:color="auto"/>
            <w:left w:val="none" w:sz="0" w:space="0" w:color="auto"/>
            <w:bottom w:val="none" w:sz="0" w:space="0" w:color="auto"/>
            <w:right w:val="none" w:sz="0" w:space="0" w:color="auto"/>
          </w:divBdr>
        </w:div>
        <w:div w:id="898789998">
          <w:marLeft w:val="480"/>
          <w:marRight w:val="0"/>
          <w:marTop w:val="0"/>
          <w:marBottom w:val="0"/>
          <w:divBdr>
            <w:top w:val="none" w:sz="0" w:space="0" w:color="auto"/>
            <w:left w:val="none" w:sz="0" w:space="0" w:color="auto"/>
            <w:bottom w:val="none" w:sz="0" w:space="0" w:color="auto"/>
            <w:right w:val="none" w:sz="0" w:space="0" w:color="auto"/>
          </w:divBdr>
        </w:div>
        <w:div w:id="951983331">
          <w:marLeft w:val="480"/>
          <w:marRight w:val="0"/>
          <w:marTop w:val="0"/>
          <w:marBottom w:val="0"/>
          <w:divBdr>
            <w:top w:val="none" w:sz="0" w:space="0" w:color="auto"/>
            <w:left w:val="none" w:sz="0" w:space="0" w:color="auto"/>
            <w:bottom w:val="none" w:sz="0" w:space="0" w:color="auto"/>
            <w:right w:val="none" w:sz="0" w:space="0" w:color="auto"/>
          </w:divBdr>
        </w:div>
        <w:div w:id="999968306">
          <w:marLeft w:val="480"/>
          <w:marRight w:val="0"/>
          <w:marTop w:val="0"/>
          <w:marBottom w:val="0"/>
          <w:divBdr>
            <w:top w:val="none" w:sz="0" w:space="0" w:color="auto"/>
            <w:left w:val="none" w:sz="0" w:space="0" w:color="auto"/>
            <w:bottom w:val="none" w:sz="0" w:space="0" w:color="auto"/>
            <w:right w:val="none" w:sz="0" w:space="0" w:color="auto"/>
          </w:divBdr>
        </w:div>
        <w:div w:id="1026828403">
          <w:marLeft w:val="480"/>
          <w:marRight w:val="0"/>
          <w:marTop w:val="0"/>
          <w:marBottom w:val="0"/>
          <w:divBdr>
            <w:top w:val="none" w:sz="0" w:space="0" w:color="auto"/>
            <w:left w:val="none" w:sz="0" w:space="0" w:color="auto"/>
            <w:bottom w:val="none" w:sz="0" w:space="0" w:color="auto"/>
            <w:right w:val="none" w:sz="0" w:space="0" w:color="auto"/>
          </w:divBdr>
        </w:div>
        <w:div w:id="1043483171">
          <w:marLeft w:val="480"/>
          <w:marRight w:val="0"/>
          <w:marTop w:val="0"/>
          <w:marBottom w:val="0"/>
          <w:divBdr>
            <w:top w:val="none" w:sz="0" w:space="0" w:color="auto"/>
            <w:left w:val="none" w:sz="0" w:space="0" w:color="auto"/>
            <w:bottom w:val="none" w:sz="0" w:space="0" w:color="auto"/>
            <w:right w:val="none" w:sz="0" w:space="0" w:color="auto"/>
          </w:divBdr>
        </w:div>
        <w:div w:id="1085299723">
          <w:marLeft w:val="480"/>
          <w:marRight w:val="0"/>
          <w:marTop w:val="0"/>
          <w:marBottom w:val="0"/>
          <w:divBdr>
            <w:top w:val="none" w:sz="0" w:space="0" w:color="auto"/>
            <w:left w:val="none" w:sz="0" w:space="0" w:color="auto"/>
            <w:bottom w:val="none" w:sz="0" w:space="0" w:color="auto"/>
            <w:right w:val="none" w:sz="0" w:space="0" w:color="auto"/>
          </w:divBdr>
        </w:div>
        <w:div w:id="1149596192">
          <w:marLeft w:val="480"/>
          <w:marRight w:val="0"/>
          <w:marTop w:val="0"/>
          <w:marBottom w:val="0"/>
          <w:divBdr>
            <w:top w:val="none" w:sz="0" w:space="0" w:color="auto"/>
            <w:left w:val="none" w:sz="0" w:space="0" w:color="auto"/>
            <w:bottom w:val="none" w:sz="0" w:space="0" w:color="auto"/>
            <w:right w:val="none" w:sz="0" w:space="0" w:color="auto"/>
          </w:divBdr>
        </w:div>
        <w:div w:id="1166750499">
          <w:marLeft w:val="480"/>
          <w:marRight w:val="0"/>
          <w:marTop w:val="0"/>
          <w:marBottom w:val="0"/>
          <w:divBdr>
            <w:top w:val="none" w:sz="0" w:space="0" w:color="auto"/>
            <w:left w:val="none" w:sz="0" w:space="0" w:color="auto"/>
            <w:bottom w:val="none" w:sz="0" w:space="0" w:color="auto"/>
            <w:right w:val="none" w:sz="0" w:space="0" w:color="auto"/>
          </w:divBdr>
        </w:div>
        <w:div w:id="1203982522">
          <w:marLeft w:val="480"/>
          <w:marRight w:val="0"/>
          <w:marTop w:val="0"/>
          <w:marBottom w:val="0"/>
          <w:divBdr>
            <w:top w:val="none" w:sz="0" w:space="0" w:color="auto"/>
            <w:left w:val="none" w:sz="0" w:space="0" w:color="auto"/>
            <w:bottom w:val="none" w:sz="0" w:space="0" w:color="auto"/>
            <w:right w:val="none" w:sz="0" w:space="0" w:color="auto"/>
          </w:divBdr>
        </w:div>
        <w:div w:id="1220827085">
          <w:marLeft w:val="480"/>
          <w:marRight w:val="0"/>
          <w:marTop w:val="0"/>
          <w:marBottom w:val="0"/>
          <w:divBdr>
            <w:top w:val="none" w:sz="0" w:space="0" w:color="auto"/>
            <w:left w:val="none" w:sz="0" w:space="0" w:color="auto"/>
            <w:bottom w:val="none" w:sz="0" w:space="0" w:color="auto"/>
            <w:right w:val="none" w:sz="0" w:space="0" w:color="auto"/>
          </w:divBdr>
        </w:div>
        <w:div w:id="1250507362">
          <w:marLeft w:val="480"/>
          <w:marRight w:val="0"/>
          <w:marTop w:val="0"/>
          <w:marBottom w:val="0"/>
          <w:divBdr>
            <w:top w:val="none" w:sz="0" w:space="0" w:color="auto"/>
            <w:left w:val="none" w:sz="0" w:space="0" w:color="auto"/>
            <w:bottom w:val="none" w:sz="0" w:space="0" w:color="auto"/>
            <w:right w:val="none" w:sz="0" w:space="0" w:color="auto"/>
          </w:divBdr>
        </w:div>
        <w:div w:id="1276980326">
          <w:marLeft w:val="480"/>
          <w:marRight w:val="0"/>
          <w:marTop w:val="0"/>
          <w:marBottom w:val="0"/>
          <w:divBdr>
            <w:top w:val="none" w:sz="0" w:space="0" w:color="auto"/>
            <w:left w:val="none" w:sz="0" w:space="0" w:color="auto"/>
            <w:bottom w:val="none" w:sz="0" w:space="0" w:color="auto"/>
            <w:right w:val="none" w:sz="0" w:space="0" w:color="auto"/>
          </w:divBdr>
        </w:div>
        <w:div w:id="1305739749">
          <w:marLeft w:val="480"/>
          <w:marRight w:val="0"/>
          <w:marTop w:val="0"/>
          <w:marBottom w:val="0"/>
          <w:divBdr>
            <w:top w:val="none" w:sz="0" w:space="0" w:color="auto"/>
            <w:left w:val="none" w:sz="0" w:space="0" w:color="auto"/>
            <w:bottom w:val="none" w:sz="0" w:space="0" w:color="auto"/>
            <w:right w:val="none" w:sz="0" w:space="0" w:color="auto"/>
          </w:divBdr>
        </w:div>
        <w:div w:id="1324241371">
          <w:marLeft w:val="480"/>
          <w:marRight w:val="0"/>
          <w:marTop w:val="0"/>
          <w:marBottom w:val="0"/>
          <w:divBdr>
            <w:top w:val="none" w:sz="0" w:space="0" w:color="auto"/>
            <w:left w:val="none" w:sz="0" w:space="0" w:color="auto"/>
            <w:bottom w:val="none" w:sz="0" w:space="0" w:color="auto"/>
            <w:right w:val="none" w:sz="0" w:space="0" w:color="auto"/>
          </w:divBdr>
        </w:div>
        <w:div w:id="1338310805">
          <w:marLeft w:val="480"/>
          <w:marRight w:val="0"/>
          <w:marTop w:val="0"/>
          <w:marBottom w:val="0"/>
          <w:divBdr>
            <w:top w:val="none" w:sz="0" w:space="0" w:color="auto"/>
            <w:left w:val="none" w:sz="0" w:space="0" w:color="auto"/>
            <w:bottom w:val="none" w:sz="0" w:space="0" w:color="auto"/>
            <w:right w:val="none" w:sz="0" w:space="0" w:color="auto"/>
          </w:divBdr>
        </w:div>
        <w:div w:id="1348482280">
          <w:marLeft w:val="480"/>
          <w:marRight w:val="0"/>
          <w:marTop w:val="0"/>
          <w:marBottom w:val="0"/>
          <w:divBdr>
            <w:top w:val="none" w:sz="0" w:space="0" w:color="auto"/>
            <w:left w:val="none" w:sz="0" w:space="0" w:color="auto"/>
            <w:bottom w:val="none" w:sz="0" w:space="0" w:color="auto"/>
            <w:right w:val="none" w:sz="0" w:space="0" w:color="auto"/>
          </w:divBdr>
        </w:div>
        <w:div w:id="1359043643">
          <w:marLeft w:val="480"/>
          <w:marRight w:val="0"/>
          <w:marTop w:val="0"/>
          <w:marBottom w:val="0"/>
          <w:divBdr>
            <w:top w:val="none" w:sz="0" w:space="0" w:color="auto"/>
            <w:left w:val="none" w:sz="0" w:space="0" w:color="auto"/>
            <w:bottom w:val="none" w:sz="0" w:space="0" w:color="auto"/>
            <w:right w:val="none" w:sz="0" w:space="0" w:color="auto"/>
          </w:divBdr>
        </w:div>
        <w:div w:id="1378776469">
          <w:marLeft w:val="480"/>
          <w:marRight w:val="0"/>
          <w:marTop w:val="0"/>
          <w:marBottom w:val="0"/>
          <w:divBdr>
            <w:top w:val="none" w:sz="0" w:space="0" w:color="auto"/>
            <w:left w:val="none" w:sz="0" w:space="0" w:color="auto"/>
            <w:bottom w:val="none" w:sz="0" w:space="0" w:color="auto"/>
            <w:right w:val="none" w:sz="0" w:space="0" w:color="auto"/>
          </w:divBdr>
        </w:div>
        <w:div w:id="1415200025">
          <w:marLeft w:val="480"/>
          <w:marRight w:val="0"/>
          <w:marTop w:val="0"/>
          <w:marBottom w:val="0"/>
          <w:divBdr>
            <w:top w:val="none" w:sz="0" w:space="0" w:color="auto"/>
            <w:left w:val="none" w:sz="0" w:space="0" w:color="auto"/>
            <w:bottom w:val="none" w:sz="0" w:space="0" w:color="auto"/>
            <w:right w:val="none" w:sz="0" w:space="0" w:color="auto"/>
          </w:divBdr>
        </w:div>
        <w:div w:id="1419524298">
          <w:marLeft w:val="480"/>
          <w:marRight w:val="0"/>
          <w:marTop w:val="0"/>
          <w:marBottom w:val="0"/>
          <w:divBdr>
            <w:top w:val="none" w:sz="0" w:space="0" w:color="auto"/>
            <w:left w:val="none" w:sz="0" w:space="0" w:color="auto"/>
            <w:bottom w:val="none" w:sz="0" w:space="0" w:color="auto"/>
            <w:right w:val="none" w:sz="0" w:space="0" w:color="auto"/>
          </w:divBdr>
        </w:div>
        <w:div w:id="1464887410">
          <w:marLeft w:val="480"/>
          <w:marRight w:val="0"/>
          <w:marTop w:val="0"/>
          <w:marBottom w:val="0"/>
          <w:divBdr>
            <w:top w:val="none" w:sz="0" w:space="0" w:color="auto"/>
            <w:left w:val="none" w:sz="0" w:space="0" w:color="auto"/>
            <w:bottom w:val="none" w:sz="0" w:space="0" w:color="auto"/>
            <w:right w:val="none" w:sz="0" w:space="0" w:color="auto"/>
          </w:divBdr>
        </w:div>
        <w:div w:id="1529249151">
          <w:marLeft w:val="480"/>
          <w:marRight w:val="0"/>
          <w:marTop w:val="0"/>
          <w:marBottom w:val="0"/>
          <w:divBdr>
            <w:top w:val="none" w:sz="0" w:space="0" w:color="auto"/>
            <w:left w:val="none" w:sz="0" w:space="0" w:color="auto"/>
            <w:bottom w:val="none" w:sz="0" w:space="0" w:color="auto"/>
            <w:right w:val="none" w:sz="0" w:space="0" w:color="auto"/>
          </w:divBdr>
        </w:div>
        <w:div w:id="1561283139">
          <w:marLeft w:val="480"/>
          <w:marRight w:val="0"/>
          <w:marTop w:val="0"/>
          <w:marBottom w:val="0"/>
          <w:divBdr>
            <w:top w:val="none" w:sz="0" w:space="0" w:color="auto"/>
            <w:left w:val="none" w:sz="0" w:space="0" w:color="auto"/>
            <w:bottom w:val="none" w:sz="0" w:space="0" w:color="auto"/>
            <w:right w:val="none" w:sz="0" w:space="0" w:color="auto"/>
          </w:divBdr>
        </w:div>
        <w:div w:id="1604609606">
          <w:marLeft w:val="480"/>
          <w:marRight w:val="0"/>
          <w:marTop w:val="0"/>
          <w:marBottom w:val="0"/>
          <w:divBdr>
            <w:top w:val="none" w:sz="0" w:space="0" w:color="auto"/>
            <w:left w:val="none" w:sz="0" w:space="0" w:color="auto"/>
            <w:bottom w:val="none" w:sz="0" w:space="0" w:color="auto"/>
            <w:right w:val="none" w:sz="0" w:space="0" w:color="auto"/>
          </w:divBdr>
        </w:div>
        <w:div w:id="1608274667">
          <w:marLeft w:val="480"/>
          <w:marRight w:val="0"/>
          <w:marTop w:val="0"/>
          <w:marBottom w:val="0"/>
          <w:divBdr>
            <w:top w:val="none" w:sz="0" w:space="0" w:color="auto"/>
            <w:left w:val="none" w:sz="0" w:space="0" w:color="auto"/>
            <w:bottom w:val="none" w:sz="0" w:space="0" w:color="auto"/>
            <w:right w:val="none" w:sz="0" w:space="0" w:color="auto"/>
          </w:divBdr>
        </w:div>
        <w:div w:id="1765416165">
          <w:marLeft w:val="480"/>
          <w:marRight w:val="0"/>
          <w:marTop w:val="0"/>
          <w:marBottom w:val="0"/>
          <w:divBdr>
            <w:top w:val="none" w:sz="0" w:space="0" w:color="auto"/>
            <w:left w:val="none" w:sz="0" w:space="0" w:color="auto"/>
            <w:bottom w:val="none" w:sz="0" w:space="0" w:color="auto"/>
            <w:right w:val="none" w:sz="0" w:space="0" w:color="auto"/>
          </w:divBdr>
        </w:div>
        <w:div w:id="1860658096">
          <w:marLeft w:val="480"/>
          <w:marRight w:val="0"/>
          <w:marTop w:val="0"/>
          <w:marBottom w:val="0"/>
          <w:divBdr>
            <w:top w:val="none" w:sz="0" w:space="0" w:color="auto"/>
            <w:left w:val="none" w:sz="0" w:space="0" w:color="auto"/>
            <w:bottom w:val="none" w:sz="0" w:space="0" w:color="auto"/>
            <w:right w:val="none" w:sz="0" w:space="0" w:color="auto"/>
          </w:divBdr>
        </w:div>
        <w:div w:id="1967003744">
          <w:marLeft w:val="480"/>
          <w:marRight w:val="0"/>
          <w:marTop w:val="0"/>
          <w:marBottom w:val="0"/>
          <w:divBdr>
            <w:top w:val="none" w:sz="0" w:space="0" w:color="auto"/>
            <w:left w:val="none" w:sz="0" w:space="0" w:color="auto"/>
            <w:bottom w:val="none" w:sz="0" w:space="0" w:color="auto"/>
            <w:right w:val="none" w:sz="0" w:space="0" w:color="auto"/>
          </w:divBdr>
        </w:div>
        <w:div w:id="1987316702">
          <w:marLeft w:val="480"/>
          <w:marRight w:val="0"/>
          <w:marTop w:val="0"/>
          <w:marBottom w:val="0"/>
          <w:divBdr>
            <w:top w:val="none" w:sz="0" w:space="0" w:color="auto"/>
            <w:left w:val="none" w:sz="0" w:space="0" w:color="auto"/>
            <w:bottom w:val="none" w:sz="0" w:space="0" w:color="auto"/>
            <w:right w:val="none" w:sz="0" w:space="0" w:color="auto"/>
          </w:divBdr>
        </w:div>
        <w:div w:id="2008436820">
          <w:marLeft w:val="480"/>
          <w:marRight w:val="0"/>
          <w:marTop w:val="0"/>
          <w:marBottom w:val="0"/>
          <w:divBdr>
            <w:top w:val="none" w:sz="0" w:space="0" w:color="auto"/>
            <w:left w:val="none" w:sz="0" w:space="0" w:color="auto"/>
            <w:bottom w:val="none" w:sz="0" w:space="0" w:color="auto"/>
            <w:right w:val="none" w:sz="0" w:space="0" w:color="auto"/>
          </w:divBdr>
        </w:div>
        <w:div w:id="2081437865">
          <w:marLeft w:val="480"/>
          <w:marRight w:val="0"/>
          <w:marTop w:val="0"/>
          <w:marBottom w:val="0"/>
          <w:divBdr>
            <w:top w:val="none" w:sz="0" w:space="0" w:color="auto"/>
            <w:left w:val="none" w:sz="0" w:space="0" w:color="auto"/>
            <w:bottom w:val="none" w:sz="0" w:space="0" w:color="auto"/>
            <w:right w:val="none" w:sz="0" w:space="0" w:color="auto"/>
          </w:divBdr>
        </w:div>
        <w:div w:id="2116245284">
          <w:marLeft w:val="480"/>
          <w:marRight w:val="0"/>
          <w:marTop w:val="0"/>
          <w:marBottom w:val="0"/>
          <w:divBdr>
            <w:top w:val="none" w:sz="0" w:space="0" w:color="auto"/>
            <w:left w:val="none" w:sz="0" w:space="0" w:color="auto"/>
            <w:bottom w:val="none" w:sz="0" w:space="0" w:color="auto"/>
            <w:right w:val="none" w:sz="0" w:space="0" w:color="auto"/>
          </w:divBdr>
        </w:div>
        <w:div w:id="2128041167">
          <w:marLeft w:val="480"/>
          <w:marRight w:val="0"/>
          <w:marTop w:val="0"/>
          <w:marBottom w:val="0"/>
          <w:divBdr>
            <w:top w:val="none" w:sz="0" w:space="0" w:color="auto"/>
            <w:left w:val="none" w:sz="0" w:space="0" w:color="auto"/>
            <w:bottom w:val="none" w:sz="0" w:space="0" w:color="auto"/>
            <w:right w:val="none" w:sz="0" w:space="0" w:color="auto"/>
          </w:divBdr>
        </w:div>
        <w:div w:id="2137749500">
          <w:marLeft w:val="480"/>
          <w:marRight w:val="0"/>
          <w:marTop w:val="0"/>
          <w:marBottom w:val="0"/>
          <w:divBdr>
            <w:top w:val="none" w:sz="0" w:space="0" w:color="auto"/>
            <w:left w:val="none" w:sz="0" w:space="0" w:color="auto"/>
            <w:bottom w:val="none" w:sz="0" w:space="0" w:color="auto"/>
            <w:right w:val="none" w:sz="0" w:space="0" w:color="auto"/>
          </w:divBdr>
        </w:div>
      </w:divsChild>
    </w:div>
    <w:div w:id="1334991486">
      <w:bodyDiv w:val="1"/>
      <w:marLeft w:val="0"/>
      <w:marRight w:val="0"/>
      <w:marTop w:val="0"/>
      <w:marBottom w:val="0"/>
      <w:divBdr>
        <w:top w:val="none" w:sz="0" w:space="0" w:color="auto"/>
        <w:left w:val="none" w:sz="0" w:space="0" w:color="auto"/>
        <w:bottom w:val="none" w:sz="0" w:space="0" w:color="auto"/>
        <w:right w:val="none" w:sz="0" w:space="0" w:color="auto"/>
      </w:divBdr>
    </w:div>
    <w:div w:id="1347832583">
      <w:bodyDiv w:val="1"/>
      <w:marLeft w:val="0"/>
      <w:marRight w:val="0"/>
      <w:marTop w:val="0"/>
      <w:marBottom w:val="0"/>
      <w:divBdr>
        <w:top w:val="none" w:sz="0" w:space="0" w:color="auto"/>
        <w:left w:val="none" w:sz="0" w:space="0" w:color="auto"/>
        <w:bottom w:val="none" w:sz="0" w:space="0" w:color="auto"/>
        <w:right w:val="none" w:sz="0" w:space="0" w:color="auto"/>
      </w:divBdr>
    </w:div>
    <w:div w:id="1368405904">
      <w:bodyDiv w:val="1"/>
      <w:marLeft w:val="0"/>
      <w:marRight w:val="0"/>
      <w:marTop w:val="0"/>
      <w:marBottom w:val="0"/>
      <w:divBdr>
        <w:top w:val="none" w:sz="0" w:space="0" w:color="auto"/>
        <w:left w:val="none" w:sz="0" w:space="0" w:color="auto"/>
        <w:bottom w:val="none" w:sz="0" w:space="0" w:color="auto"/>
        <w:right w:val="none" w:sz="0" w:space="0" w:color="auto"/>
      </w:divBdr>
    </w:div>
    <w:div w:id="1375471099">
      <w:bodyDiv w:val="1"/>
      <w:marLeft w:val="0"/>
      <w:marRight w:val="0"/>
      <w:marTop w:val="0"/>
      <w:marBottom w:val="0"/>
      <w:divBdr>
        <w:top w:val="none" w:sz="0" w:space="0" w:color="auto"/>
        <w:left w:val="none" w:sz="0" w:space="0" w:color="auto"/>
        <w:bottom w:val="none" w:sz="0" w:space="0" w:color="auto"/>
        <w:right w:val="none" w:sz="0" w:space="0" w:color="auto"/>
      </w:divBdr>
    </w:div>
    <w:div w:id="1384677369">
      <w:bodyDiv w:val="1"/>
      <w:marLeft w:val="0"/>
      <w:marRight w:val="0"/>
      <w:marTop w:val="0"/>
      <w:marBottom w:val="0"/>
      <w:divBdr>
        <w:top w:val="none" w:sz="0" w:space="0" w:color="auto"/>
        <w:left w:val="none" w:sz="0" w:space="0" w:color="auto"/>
        <w:bottom w:val="none" w:sz="0" w:space="0" w:color="auto"/>
        <w:right w:val="none" w:sz="0" w:space="0" w:color="auto"/>
      </w:divBdr>
    </w:div>
    <w:div w:id="1385716641">
      <w:bodyDiv w:val="1"/>
      <w:marLeft w:val="0"/>
      <w:marRight w:val="0"/>
      <w:marTop w:val="0"/>
      <w:marBottom w:val="0"/>
      <w:divBdr>
        <w:top w:val="none" w:sz="0" w:space="0" w:color="auto"/>
        <w:left w:val="none" w:sz="0" w:space="0" w:color="auto"/>
        <w:bottom w:val="none" w:sz="0" w:space="0" w:color="auto"/>
        <w:right w:val="none" w:sz="0" w:space="0" w:color="auto"/>
      </w:divBdr>
      <w:divsChild>
        <w:div w:id="67311127">
          <w:marLeft w:val="480"/>
          <w:marRight w:val="0"/>
          <w:marTop w:val="0"/>
          <w:marBottom w:val="0"/>
          <w:divBdr>
            <w:top w:val="none" w:sz="0" w:space="0" w:color="auto"/>
            <w:left w:val="none" w:sz="0" w:space="0" w:color="auto"/>
            <w:bottom w:val="none" w:sz="0" w:space="0" w:color="auto"/>
            <w:right w:val="none" w:sz="0" w:space="0" w:color="auto"/>
          </w:divBdr>
        </w:div>
        <w:div w:id="119961301">
          <w:marLeft w:val="480"/>
          <w:marRight w:val="0"/>
          <w:marTop w:val="0"/>
          <w:marBottom w:val="0"/>
          <w:divBdr>
            <w:top w:val="none" w:sz="0" w:space="0" w:color="auto"/>
            <w:left w:val="none" w:sz="0" w:space="0" w:color="auto"/>
            <w:bottom w:val="none" w:sz="0" w:space="0" w:color="auto"/>
            <w:right w:val="none" w:sz="0" w:space="0" w:color="auto"/>
          </w:divBdr>
        </w:div>
        <w:div w:id="284702985">
          <w:marLeft w:val="480"/>
          <w:marRight w:val="0"/>
          <w:marTop w:val="0"/>
          <w:marBottom w:val="0"/>
          <w:divBdr>
            <w:top w:val="none" w:sz="0" w:space="0" w:color="auto"/>
            <w:left w:val="none" w:sz="0" w:space="0" w:color="auto"/>
            <w:bottom w:val="none" w:sz="0" w:space="0" w:color="auto"/>
            <w:right w:val="none" w:sz="0" w:space="0" w:color="auto"/>
          </w:divBdr>
        </w:div>
        <w:div w:id="317611829">
          <w:marLeft w:val="480"/>
          <w:marRight w:val="0"/>
          <w:marTop w:val="0"/>
          <w:marBottom w:val="0"/>
          <w:divBdr>
            <w:top w:val="none" w:sz="0" w:space="0" w:color="auto"/>
            <w:left w:val="none" w:sz="0" w:space="0" w:color="auto"/>
            <w:bottom w:val="none" w:sz="0" w:space="0" w:color="auto"/>
            <w:right w:val="none" w:sz="0" w:space="0" w:color="auto"/>
          </w:divBdr>
        </w:div>
        <w:div w:id="326178888">
          <w:marLeft w:val="480"/>
          <w:marRight w:val="0"/>
          <w:marTop w:val="0"/>
          <w:marBottom w:val="0"/>
          <w:divBdr>
            <w:top w:val="none" w:sz="0" w:space="0" w:color="auto"/>
            <w:left w:val="none" w:sz="0" w:space="0" w:color="auto"/>
            <w:bottom w:val="none" w:sz="0" w:space="0" w:color="auto"/>
            <w:right w:val="none" w:sz="0" w:space="0" w:color="auto"/>
          </w:divBdr>
        </w:div>
        <w:div w:id="337851493">
          <w:marLeft w:val="480"/>
          <w:marRight w:val="0"/>
          <w:marTop w:val="0"/>
          <w:marBottom w:val="0"/>
          <w:divBdr>
            <w:top w:val="none" w:sz="0" w:space="0" w:color="auto"/>
            <w:left w:val="none" w:sz="0" w:space="0" w:color="auto"/>
            <w:bottom w:val="none" w:sz="0" w:space="0" w:color="auto"/>
            <w:right w:val="none" w:sz="0" w:space="0" w:color="auto"/>
          </w:divBdr>
        </w:div>
        <w:div w:id="351230804">
          <w:marLeft w:val="480"/>
          <w:marRight w:val="0"/>
          <w:marTop w:val="0"/>
          <w:marBottom w:val="0"/>
          <w:divBdr>
            <w:top w:val="none" w:sz="0" w:space="0" w:color="auto"/>
            <w:left w:val="none" w:sz="0" w:space="0" w:color="auto"/>
            <w:bottom w:val="none" w:sz="0" w:space="0" w:color="auto"/>
            <w:right w:val="none" w:sz="0" w:space="0" w:color="auto"/>
          </w:divBdr>
        </w:div>
        <w:div w:id="371150721">
          <w:marLeft w:val="480"/>
          <w:marRight w:val="0"/>
          <w:marTop w:val="0"/>
          <w:marBottom w:val="0"/>
          <w:divBdr>
            <w:top w:val="none" w:sz="0" w:space="0" w:color="auto"/>
            <w:left w:val="none" w:sz="0" w:space="0" w:color="auto"/>
            <w:bottom w:val="none" w:sz="0" w:space="0" w:color="auto"/>
            <w:right w:val="none" w:sz="0" w:space="0" w:color="auto"/>
          </w:divBdr>
        </w:div>
        <w:div w:id="399329576">
          <w:marLeft w:val="480"/>
          <w:marRight w:val="0"/>
          <w:marTop w:val="0"/>
          <w:marBottom w:val="0"/>
          <w:divBdr>
            <w:top w:val="none" w:sz="0" w:space="0" w:color="auto"/>
            <w:left w:val="none" w:sz="0" w:space="0" w:color="auto"/>
            <w:bottom w:val="none" w:sz="0" w:space="0" w:color="auto"/>
            <w:right w:val="none" w:sz="0" w:space="0" w:color="auto"/>
          </w:divBdr>
        </w:div>
        <w:div w:id="455489530">
          <w:marLeft w:val="480"/>
          <w:marRight w:val="0"/>
          <w:marTop w:val="0"/>
          <w:marBottom w:val="0"/>
          <w:divBdr>
            <w:top w:val="none" w:sz="0" w:space="0" w:color="auto"/>
            <w:left w:val="none" w:sz="0" w:space="0" w:color="auto"/>
            <w:bottom w:val="none" w:sz="0" w:space="0" w:color="auto"/>
            <w:right w:val="none" w:sz="0" w:space="0" w:color="auto"/>
          </w:divBdr>
        </w:div>
        <w:div w:id="515579755">
          <w:marLeft w:val="480"/>
          <w:marRight w:val="0"/>
          <w:marTop w:val="0"/>
          <w:marBottom w:val="0"/>
          <w:divBdr>
            <w:top w:val="none" w:sz="0" w:space="0" w:color="auto"/>
            <w:left w:val="none" w:sz="0" w:space="0" w:color="auto"/>
            <w:bottom w:val="none" w:sz="0" w:space="0" w:color="auto"/>
            <w:right w:val="none" w:sz="0" w:space="0" w:color="auto"/>
          </w:divBdr>
        </w:div>
        <w:div w:id="573786015">
          <w:marLeft w:val="480"/>
          <w:marRight w:val="0"/>
          <w:marTop w:val="0"/>
          <w:marBottom w:val="0"/>
          <w:divBdr>
            <w:top w:val="none" w:sz="0" w:space="0" w:color="auto"/>
            <w:left w:val="none" w:sz="0" w:space="0" w:color="auto"/>
            <w:bottom w:val="none" w:sz="0" w:space="0" w:color="auto"/>
            <w:right w:val="none" w:sz="0" w:space="0" w:color="auto"/>
          </w:divBdr>
        </w:div>
        <w:div w:id="617757424">
          <w:marLeft w:val="480"/>
          <w:marRight w:val="0"/>
          <w:marTop w:val="0"/>
          <w:marBottom w:val="0"/>
          <w:divBdr>
            <w:top w:val="none" w:sz="0" w:space="0" w:color="auto"/>
            <w:left w:val="none" w:sz="0" w:space="0" w:color="auto"/>
            <w:bottom w:val="none" w:sz="0" w:space="0" w:color="auto"/>
            <w:right w:val="none" w:sz="0" w:space="0" w:color="auto"/>
          </w:divBdr>
        </w:div>
        <w:div w:id="754983815">
          <w:marLeft w:val="480"/>
          <w:marRight w:val="0"/>
          <w:marTop w:val="0"/>
          <w:marBottom w:val="0"/>
          <w:divBdr>
            <w:top w:val="none" w:sz="0" w:space="0" w:color="auto"/>
            <w:left w:val="none" w:sz="0" w:space="0" w:color="auto"/>
            <w:bottom w:val="none" w:sz="0" w:space="0" w:color="auto"/>
            <w:right w:val="none" w:sz="0" w:space="0" w:color="auto"/>
          </w:divBdr>
        </w:div>
        <w:div w:id="775833920">
          <w:marLeft w:val="480"/>
          <w:marRight w:val="0"/>
          <w:marTop w:val="0"/>
          <w:marBottom w:val="0"/>
          <w:divBdr>
            <w:top w:val="none" w:sz="0" w:space="0" w:color="auto"/>
            <w:left w:val="none" w:sz="0" w:space="0" w:color="auto"/>
            <w:bottom w:val="none" w:sz="0" w:space="0" w:color="auto"/>
            <w:right w:val="none" w:sz="0" w:space="0" w:color="auto"/>
          </w:divBdr>
        </w:div>
        <w:div w:id="780878026">
          <w:marLeft w:val="480"/>
          <w:marRight w:val="0"/>
          <w:marTop w:val="0"/>
          <w:marBottom w:val="0"/>
          <w:divBdr>
            <w:top w:val="none" w:sz="0" w:space="0" w:color="auto"/>
            <w:left w:val="none" w:sz="0" w:space="0" w:color="auto"/>
            <w:bottom w:val="none" w:sz="0" w:space="0" w:color="auto"/>
            <w:right w:val="none" w:sz="0" w:space="0" w:color="auto"/>
          </w:divBdr>
        </w:div>
        <w:div w:id="790980868">
          <w:marLeft w:val="480"/>
          <w:marRight w:val="0"/>
          <w:marTop w:val="0"/>
          <w:marBottom w:val="0"/>
          <w:divBdr>
            <w:top w:val="none" w:sz="0" w:space="0" w:color="auto"/>
            <w:left w:val="none" w:sz="0" w:space="0" w:color="auto"/>
            <w:bottom w:val="none" w:sz="0" w:space="0" w:color="auto"/>
            <w:right w:val="none" w:sz="0" w:space="0" w:color="auto"/>
          </w:divBdr>
        </w:div>
        <w:div w:id="828791245">
          <w:marLeft w:val="480"/>
          <w:marRight w:val="0"/>
          <w:marTop w:val="0"/>
          <w:marBottom w:val="0"/>
          <w:divBdr>
            <w:top w:val="none" w:sz="0" w:space="0" w:color="auto"/>
            <w:left w:val="none" w:sz="0" w:space="0" w:color="auto"/>
            <w:bottom w:val="none" w:sz="0" w:space="0" w:color="auto"/>
            <w:right w:val="none" w:sz="0" w:space="0" w:color="auto"/>
          </w:divBdr>
        </w:div>
        <w:div w:id="834540166">
          <w:marLeft w:val="480"/>
          <w:marRight w:val="0"/>
          <w:marTop w:val="0"/>
          <w:marBottom w:val="0"/>
          <w:divBdr>
            <w:top w:val="none" w:sz="0" w:space="0" w:color="auto"/>
            <w:left w:val="none" w:sz="0" w:space="0" w:color="auto"/>
            <w:bottom w:val="none" w:sz="0" w:space="0" w:color="auto"/>
            <w:right w:val="none" w:sz="0" w:space="0" w:color="auto"/>
          </w:divBdr>
        </w:div>
        <w:div w:id="967318653">
          <w:marLeft w:val="480"/>
          <w:marRight w:val="0"/>
          <w:marTop w:val="0"/>
          <w:marBottom w:val="0"/>
          <w:divBdr>
            <w:top w:val="none" w:sz="0" w:space="0" w:color="auto"/>
            <w:left w:val="none" w:sz="0" w:space="0" w:color="auto"/>
            <w:bottom w:val="none" w:sz="0" w:space="0" w:color="auto"/>
            <w:right w:val="none" w:sz="0" w:space="0" w:color="auto"/>
          </w:divBdr>
        </w:div>
        <w:div w:id="1109007807">
          <w:marLeft w:val="480"/>
          <w:marRight w:val="0"/>
          <w:marTop w:val="0"/>
          <w:marBottom w:val="0"/>
          <w:divBdr>
            <w:top w:val="none" w:sz="0" w:space="0" w:color="auto"/>
            <w:left w:val="none" w:sz="0" w:space="0" w:color="auto"/>
            <w:bottom w:val="none" w:sz="0" w:space="0" w:color="auto"/>
            <w:right w:val="none" w:sz="0" w:space="0" w:color="auto"/>
          </w:divBdr>
        </w:div>
        <w:div w:id="1122118454">
          <w:marLeft w:val="480"/>
          <w:marRight w:val="0"/>
          <w:marTop w:val="0"/>
          <w:marBottom w:val="0"/>
          <w:divBdr>
            <w:top w:val="none" w:sz="0" w:space="0" w:color="auto"/>
            <w:left w:val="none" w:sz="0" w:space="0" w:color="auto"/>
            <w:bottom w:val="none" w:sz="0" w:space="0" w:color="auto"/>
            <w:right w:val="none" w:sz="0" w:space="0" w:color="auto"/>
          </w:divBdr>
        </w:div>
        <w:div w:id="1142964535">
          <w:marLeft w:val="480"/>
          <w:marRight w:val="0"/>
          <w:marTop w:val="0"/>
          <w:marBottom w:val="0"/>
          <w:divBdr>
            <w:top w:val="none" w:sz="0" w:space="0" w:color="auto"/>
            <w:left w:val="none" w:sz="0" w:space="0" w:color="auto"/>
            <w:bottom w:val="none" w:sz="0" w:space="0" w:color="auto"/>
            <w:right w:val="none" w:sz="0" w:space="0" w:color="auto"/>
          </w:divBdr>
        </w:div>
        <w:div w:id="1149638741">
          <w:marLeft w:val="480"/>
          <w:marRight w:val="0"/>
          <w:marTop w:val="0"/>
          <w:marBottom w:val="0"/>
          <w:divBdr>
            <w:top w:val="none" w:sz="0" w:space="0" w:color="auto"/>
            <w:left w:val="none" w:sz="0" w:space="0" w:color="auto"/>
            <w:bottom w:val="none" w:sz="0" w:space="0" w:color="auto"/>
            <w:right w:val="none" w:sz="0" w:space="0" w:color="auto"/>
          </w:divBdr>
        </w:div>
        <w:div w:id="1159539619">
          <w:marLeft w:val="480"/>
          <w:marRight w:val="0"/>
          <w:marTop w:val="0"/>
          <w:marBottom w:val="0"/>
          <w:divBdr>
            <w:top w:val="none" w:sz="0" w:space="0" w:color="auto"/>
            <w:left w:val="none" w:sz="0" w:space="0" w:color="auto"/>
            <w:bottom w:val="none" w:sz="0" w:space="0" w:color="auto"/>
            <w:right w:val="none" w:sz="0" w:space="0" w:color="auto"/>
          </w:divBdr>
        </w:div>
        <w:div w:id="1296718412">
          <w:marLeft w:val="480"/>
          <w:marRight w:val="0"/>
          <w:marTop w:val="0"/>
          <w:marBottom w:val="0"/>
          <w:divBdr>
            <w:top w:val="none" w:sz="0" w:space="0" w:color="auto"/>
            <w:left w:val="none" w:sz="0" w:space="0" w:color="auto"/>
            <w:bottom w:val="none" w:sz="0" w:space="0" w:color="auto"/>
            <w:right w:val="none" w:sz="0" w:space="0" w:color="auto"/>
          </w:divBdr>
        </w:div>
        <w:div w:id="1298412176">
          <w:marLeft w:val="480"/>
          <w:marRight w:val="0"/>
          <w:marTop w:val="0"/>
          <w:marBottom w:val="0"/>
          <w:divBdr>
            <w:top w:val="none" w:sz="0" w:space="0" w:color="auto"/>
            <w:left w:val="none" w:sz="0" w:space="0" w:color="auto"/>
            <w:bottom w:val="none" w:sz="0" w:space="0" w:color="auto"/>
            <w:right w:val="none" w:sz="0" w:space="0" w:color="auto"/>
          </w:divBdr>
        </w:div>
        <w:div w:id="1311443786">
          <w:marLeft w:val="480"/>
          <w:marRight w:val="0"/>
          <w:marTop w:val="0"/>
          <w:marBottom w:val="0"/>
          <w:divBdr>
            <w:top w:val="none" w:sz="0" w:space="0" w:color="auto"/>
            <w:left w:val="none" w:sz="0" w:space="0" w:color="auto"/>
            <w:bottom w:val="none" w:sz="0" w:space="0" w:color="auto"/>
            <w:right w:val="none" w:sz="0" w:space="0" w:color="auto"/>
          </w:divBdr>
        </w:div>
        <w:div w:id="1354914224">
          <w:marLeft w:val="480"/>
          <w:marRight w:val="0"/>
          <w:marTop w:val="0"/>
          <w:marBottom w:val="0"/>
          <w:divBdr>
            <w:top w:val="none" w:sz="0" w:space="0" w:color="auto"/>
            <w:left w:val="none" w:sz="0" w:space="0" w:color="auto"/>
            <w:bottom w:val="none" w:sz="0" w:space="0" w:color="auto"/>
            <w:right w:val="none" w:sz="0" w:space="0" w:color="auto"/>
          </w:divBdr>
        </w:div>
        <w:div w:id="1374381881">
          <w:marLeft w:val="480"/>
          <w:marRight w:val="0"/>
          <w:marTop w:val="0"/>
          <w:marBottom w:val="0"/>
          <w:divBdr>
            <w:top w:val="none" w:sz="0" w:space="0" w:color="auto"/>
            <w:left w:val="none" w:sz="0" w:space="0" w:color="auto"/>
            <w:bottom w:val="none" w:sz="0" w:space="0" w:color="auto"/>
            <w:right w:val="none" w:sz="0" w:space="0" w:color="auto"/>
          </w:divBdr>
        </w:div>
        <w:div w:id="1395396906">
          <w:marLeft w:val="480"/>
          <w:marRight w:val="0"/>
          <w:marTop w:val="0"/>
          <w:marBottom w:val="0"/>
          <w:divBdr>
            <w:top w:val="none" w:sz="0" w:space="0" w:color="auto"/>
            <w:left w:val="none" w:sz="0" w:space="0" w:color="auto"/>
            <w:bottom w:val="none" w:sz="0" w:space="0" w:color="auto"/>
            <w:right w:val="none" w:sz="0" w:space="0" w:color="auto"/>
          </w:divBdr>
        </w:div>
        <w:div w:id="1403064964">
          <w:marLeft w:val="480"/>
          <w:marRight w:val="0"/>
          <w:marTop w:val="0"/>
          <w:marBottom w:val="0"/>
          <w:divBdr>
            <w:top w:val="none" w:sz="0" w:space="0" w:color="auto"/>
            <w:left w:val="none" w:sz="0" w:space="0" w:color="auto"/>
            <w:bottom w:val="none" w:sz="0" w:space="0" w:color="auto"/>
            <w:right w:val="none" w:sz="0" w:space="0" w:color="auto"/>
          </w:divBdr>
        </w:div>
        <w:div w:id="1408653785">
          <w:marLeft w:val="480"/>
          <w:marRight w:val="0"/>
          <w:marTop w:val="0"/>
          <w:marBottom w:val="0"/>
          <w:divBdr>
            <w:top w:val="none" w:sz="0" w:space="0" w:color="auto"/>
            <w:left w:val="none" w:sz="0" w:space="0" w:color="auto"/>
            <w:bottom w:val="none" w:sz="0" w:space="0" w:color="auto"/>
            <w:right w:val="none" w:sz="0" w:space="0" w:color="auto"/>
          </w:divBdr>
        </w:div>
        <w:div w:id="1601988449">
          <w:marLeft w:val="480"/>
          <w:marRight w:val="0"/>
          <w:marTop w:val="0"/>
          <w:marBottom w:val="0"/>
          <w:divBdr>
            <w:top w:val="none" w:sz="0" w:space="0" w:color="auto"/>
            <w:left w:val="none" w:sz="0" w:space="0" w:color="auto"/>
            <w:bottom w:val="none" w:sz="0" w:space="0" w:color="auto"/>
            <w:right w:val="none" w:sz="0" w:space="0" w:color="auto"/>
          </w:divBdr>
        </w:div>
        <w:div w:id="1638218639">
          <w:marLeft w:val="480"/>
          <w:marRight w:val="0"/>
          <w:marTop w:val="0"/>
          <w:marBottom w:val="0"/>
          <w:divBdr>
            <w:top w:val="none" w:sz="0" w:space="0" w:color="auto"/>
            <w:left w:val="none" w:sz="0" w:space="0" w:color="auto"/>
            <w:bottom w:val="none" w:sz="0" w:space="0" w:color="auto"/>
            <w:right w:val="none" w:sz="0" w:space="0" w:color="auto"/>
          </w:divBdr>
        </w:div>
        <w:div w:id="1691373310">
          <w:marLeft w:val="480"/>
          <w:marRight w:val="0"/>
          <w:marTop w:val="0"/>
          <w:marBottom w:val="0"/>
          <w:divBdr>
            <w:top w:val="none" w:sz="0" w:space="0" w:color="auto"/>
            <w:left w:val="none" w:sz="0" w:space="0" w:color="auto"/>
            <w:bottom w:val="none" w:sz="0" w:space="0" w:color="auto"/>
            <w:right w:val="none" w:sz="0" w:space="0" w:color="auto"/>
          </w:divBdr>
        </w:div>
        <w:div w:id="1763986034">
          <w:marLeft w:val="480"/>
          <w:marRight w:val="0"/>
          <w:marTop w:val="0"/>
          <w:marBottom w:val="0"/>
          <w:divBdr>
            <w:top w:val="none" w:sz="0" w:space="0" w:color="auto"/>
            <w:left w:val="none" w:sz="0" w:space="0" w:color="auto"/>
            <w:bottom w:val="none" w:sz="0" w:space="0" w:color="auto"/>
            <w:right w:val="none" w:sz="0" w:space="0" w:color="auto"/>
          </w:divBdr>
        </w:div>
      </w:divsChild>
    </w:div>
    <w:div w:id="1389499045">
      <w:bodyDiv w:val="1"/>
      <w:marLeft w:val="0"/>
      <w:marRight w:val="0"/>
      <w:marTop w:val="0"/>
      <w:marBottom w:val="0"/>
      <w:divBdr>
        <w:top w:val="none" w:sz="0" w:space="0" w:color="auto"/>
        <w:left w:val="none" w:sz="0" w:space="0" w:color="auto"/>
        <w:bottom w:val="none" w:sz="0" w:space="0" w:color="auto"/>
        <w:right w:val="none" w:sz="0" w:space="0" w:color="auto"/>
      </w:divBdr>
    </w:div>
    <w:div w:id="1394155923">
      <w:bodyDiv w:val="1"/>
      <w:marLeft w:val="0"/>
      <w:marRight w:val="0"/>
      <w:marTop w:val="0"/>
      <w:marBottom w:val="0"/>
      <w:divBdr>
        <w:top w:val="none" w:sz="0" w:space="0" w:color="auto"/>
        <w:left w:val="none" w:sz="0" w:space="0" w:color="auto"/>
        <w:bottom w:val="none" w:sz="0" w:space="0" w:color="auto"/>
        <w:right w:val="none" w:sz="0" w:space="0" w:color="auto"/>
      </w:divBdr>
    </w:div>
    <w:div w:id="1394309607">
      <w:bodyDiv w:val="1"/>
      <w:marLeft w:val="0"/>
      <w:marRight w:val="0"/>
      <w:marTop w:val="0"/>
      <w:marBottom w:val="0"/>
      <w:divBdr>
        <w:top w:val="none" w:sz="0" w:space="0" w:color="auto"/>
        <w:left w:val="none" w:sz="0" w:space="0" w:color="auto"/>
        <w:bottom w:val="none" w:sz="0" w:space="0" w:color="auto"/>
        <w:right w:val="none" w:sz="0" w:space="0" w:color="auto"/>
      </w:divBdr>
    </w:div>
    <w:div w:id="1403715831">
      <w:bodyDiv w:val="1"/>
      <w:marLeft w:val="0"/>
      <w:marRight w:val="0"/>
      <w:marTop w:val="0"/>
      <w:marBottom w:val="0"/>
      <w:divBdr>
        <w:top w:val="none" w:sz="0" w:space="0" w:color="auto"/>
        <w:left w:val="none" w:sz="0" w:space="0" w:color="auto"/>
        <w:bottom w:val="none" w:sz="0" w:space="0" w:color="auto"/>
        <w:right w:val="none" w:sz="0" w:space="0" w:color="auto"/>
      </w:divBdr>
    </w:div>
    <w:div w:id="1403940555">
      <w:bodyDiv w:val="1"/>
      <w:marLeft w:val="0"/>
      <w:marRight w:val="0"/>
      <w:marTop w:val="0"/>
      <w:marBottom w:val="0"/>
      <w:divBdr>
        <w:top w:val="none" w:sz="0" w:space="0" w:color="auto"/>
        <w:left w:val="none" w:sz="0" w:space="0" w:color="auto"/>
        <w:bottom w:val="none" w:sz="0" w:space="0" w:color="auto"/>
        <w:right w:val="none" w:sz="0" w:space="0" w:color="auto"/>
      </w:divBdr>
    </w:div>
    <w:div w:id="1406030613">
      <w:bodyDiv w:val="1"/>
      <w:marLeft w:val="0"/>
      <w:marRight w:val="0"/>
      <w:marTop w:val="0"/>
      <w:marBottom w:val="0"/>
      <w:divBdr>
        <w:top w:val="none" w:sz="0" w:space="0" w:color="auto"/>
        <w:left w:val="none" w:sz="0" w:space="0" w:color="auto"/>
        <w:bottom w:val="none" w:sz="0" w:space="0" w:color="auto"/>
        <w:right w:val="none" w:sz="0" w:space="0" w:color="auto"/>
      </w:divBdr>
    </w:div>
    <w:div w:id="1407268063">
      <w:bodyDiv w:val="1"/>
      <w:marLeft w:val="0"/>
      <w:marRight w:val="0"/>
      <w:marTop w:val="0"/>
      <w:marBottom w:val="0"/>
      <w:divBdr>
        <w:top w:val="none" w:sz="0" w:space="0" w:color="auto"/>
        <w:left w:val="none" w:sz="0" w:space="0" w:color="auto"/>
        <w:bottom w:val="none" w:sz="0" w:space="0" w:color="auto"/>
        <w:right w:val="none" w:sz="0" w:space="0" w:color="auto"/>
      </w:divBdr>
    </w:div>
    <w:div w:id="1408990002">
      <w:bodyDiv w:val="1"/>
      <w:marLeft w:val="0"/>
      <w:marRight w:val="0"/>
      <w:marTop w:val="0"/>
      <w:marBottom w:val="0"/>
      <w:divBdr>
        <w:top w:val="none" w:sz="0" w:space="0" w:color="auto"/>
        <w:left w:val="none" w:sz="0" w:space="0" w:color="auto"/>
        <w:bottom w:val="none" w:sz="0" w:space="0" w:color="auto"/>
        <w:right w:val="none" w:sz="0" w:space="0" w:color="auto"/>
      </w:divBdr>
    </w:div>
    <w:div w:id="1413088352">
      <w:bodyDiv w:val="1"/>
      <w:marLeft w:val="0"/>
      <w:marRight w:val="0"/>
      <w:marTop w:val="0"/>
      <w:marBottom w:val="0"/>
      <w:divBdr>
        <w:top w:val="none" w:sz="0" w:space="0" w:color="auto"/>
        <w:left w:val="none" w:sz="0" w:space="0" w:color="auto"/>
        <w:bottom w:val="none" w:sz="0" w:space="0" w:color="auto"/>
        <w:right w:val="none" w:sz="0" w:space="0" w:color="auto"/>
      </w:divBdr>
    </w:div>
    <w:div w:id="1416130933">
      <w:bodyDiv w:val="1"/>
      <w:marLeft w:val="0"/>
      <w:marRight w:val="0"/>
      <w:marTop w:val="0"/>
      <w:marBottom w:val="0"/>
      <w:divBdr>
        <w:top w:val="none" w:sz="0" w:space="0" w:color="auto"/>
        <w:left w:val="none" w:sz="0" w:space="0" w:color="auto"/>
        <w:bottom w:val="none" w:sz="0" w:space="0" w:color="auto"/>
        <w:right w:val="none" w:sz="0" w:space="0" w:color="auto"/>
      </w:divBdr>
    </w:div>
    <w:div w:id="1418551679">
      <w:bodyDiv w:val="1"/>
      <w:marLeft w:val="0"/>
      <w:marRight w:val="0"/>
      <w:marTop w:val="0"/>
      <w:marBottom w:val="0"/>
      <w:divBdr>
        <w:top w:val="none" w:sz="0" w:space="0" w:color="auto"/>
        <w:left w:val="none" w:sz="0" w:space="0" w:color="auto"/>
        <w:bottom w:val="none" w:sz="0" w:space="0" w:color="auto"/>
        <w:right w:val="none" w:sz="0" w:space="0" w:color="auto"/>
      </w:divBdr>
    </w:div>
    <w:div w:id="1419251355">
      <w:bodyDiv w:val="1"/>
      <w:marLeft w:val="0"/>
      <w:marRight w:val="0"/>
      <w:marTop w:val="0"/>
      <w:marBottom w:val="0"/>
      <w:divBdr>
        <w:top w:val="none" w:sz="0" w:space="0" w:color="auto"/>
        <w:left w:val="none" w:sz="0" w:space="0" w:color="auto"/>
        <w:bottom w:val="none" w:sz="0" w:space="0" w:color="auto"/>
        <w:right w:val="none" w:sz="0" w:space="0" w:color="auto"/>
      </w:divBdr>
    </w:div>
    <w:div w:id="1426611521">
      <w:bodyDiv w:val="1"/>
      <w:marLeft w:val="0"/>
      <w:marRight w:val="0"/>
      <w:marTop w:val="0"/>
      <w:marBottom w:val="0"/>
      <w:divBdr>
        <w:top w:val="none" w:sz="0" w:space="0" w:color="auto"/>
        <w:left w:val="none" w:sz="0" w:space="0" w:color="auto"/>
        <w:bottom w:val="none" w:sz="0" w:space="0" w:color="auto"/>
        <w:right w:val="none" w:sz="0" w:space="0" w:color="auto"/>
      </w:divBdr>
    </w:div>
    <w:div w:id="1426875125">
      <w:bodyDiv w:val="1"/>
      <w:marLeft w:val="0"/>
      <w:marRight w:val="0"/>
      <w:marTop w:val="0"/>
      <w:marBottom w:val="0"/>
      <w:divBdr>
        <w:top w:val="none" w:sz="0" w:space="0" w:color="auto"/>
        <w:left w:val="none" w:sz="0" w:space="0" w:color="auto"/>
        <w:bottom w:val="none" w:sz="0" w:space="0" w:color="auto"/>
        <w:right w:val="none" w:sz="0" w:space="0" w:color="auto"/>
      </w:divBdr>
    </w:div>
    <w:div w:id="1429545298">
      <w:bodyDiv w:val="1"/>
      <w:marLeft w:val="0"/>
      <w:marRight w:val="0"/>
      <w:marTop w:val="0"/>
      <w:marBottom w:val="0"/>
      <w:divBdr>
        <w:top w:val="none" w:sz="0" w:space="0" w:color="auto"/>
        <w:left w:val="none" w:sz="0" w:space="0" w:color="auto"/>
        <w:bottom w:val="none" w:sz="0" w:space="0" w:color="auto"/>
        <w:right w:val="none" w:sz="0" w:space="0" w:color="auto"/>
      </w:divBdr>
    </w:div>
    <w:div w:id="1432580514">
      <w:bodyDiv w:val="1"/>
      <w:marLeft w:val="0"/>
      <w:marRight w:val="0"/>
      <w:marTop w:val="0"/>
      <w:marBottom w:val="0"/>
      <w:divBdr>
        <w:top w:val="none" w:sz="0" w:space="0" w:color="auto"/>
        <w:left w:val="none" w:sz="0" w:space="0" w:color="auto"/>
        <w:bottom w:val="none" w:sz="0" w:space="0" w:color="auto"/>
        <w:right w:val="none" w:sz="0" w:space="0" w:color="auto"/>
      </w:divBdr>
    </w:div>
    <w:div w:id="1434209035">
      <w:bodyDiv w:val="1"/>
      <w:marLeft w:val="0"/>
      <w:marRight w:val="0"/>
      <w:marTop w:val="0"/>
      <w:marBottom w:val="0"/>
      <w:divBdr>
        <w:top w:val="none" w:sz="0" w:space="0" w:color="auto"/>
        <w:left w:val="none" w:sz="0" w:space="0" w:color="auto"/>
        <w:bottom w:val="none" w:sz="0" w:space="0" w:color="auto"/>
        <w:right w:val="none" w:sz="0" w:space="0" w:color="auto"/>
      </w:divBdr>
      <w:divsChild>
        <w:div w:id="53048582">
          <w:marLeft w:val="480"/>
          <w:marRight w:val="0"/>
          <w:marTop w:val="0"/>
          <w:marBottom w:val="0"/>
          <w:divBdr>
            <w:top w:val="none" w:sz="0" w:space="0" w:color="auto"/>
            <w:left w:val="none" w:sz="0" w:space="0" w:color="auto"/>
            <w:bottom w:val="none" w:sz="0" w:space="0" w:color="auto"/>
            <w:right w:val="none" w:sz="0" w:space="0" w:color="auto"/>
          </w:divBdr>
        </w:div>
        <w:div w:id="75131172">
          <w:marLeft w:val="480"/>
          <w:marRight w:val="0"/>
          <w:marTop w:val="0"/>
          <w:marBottom w:val="0"/>
          <w:divBdr>
            <w:top w:val="none" w:sz="0" w:space="0" w:color="auto"/>
            <w:left w:val="none" w:sz="0" w:space="0" w:color="auto"/>
            <w:bottom w:val="none" w:sz="0" w:space="0" w:color="auto"/>
            <w:right w:val="none" w:sz="0" w:space="0" w:color="auto"/>
          </w:divBdr>
        </w:div>
        <w:div w:id="114910873">
          <w:marLeft w:val="480"/>
          <w:marRight w:val="0"/>
          <w:marTop w:val="0"/>
          <w:marBottom w:val="0"/>
          <w:divBdr>
            <w:top w:val="none" w:sz="0" w:space="0" w:color="auto"/>
            <w:left w:val="none" w:sz="0" w:space="0" w:color="auto"/>
            <w:bottom w:val="none" w:sz="0" w:space="0" w:color="auto"/>
            <w:right w:val="none" w:sz="0" w:space="0" w:color="auto"/>
          </w:divBdr>
        </w:div>
        <w:div w:id="148794308">
          <w:marLeft w:val="480"/>
          <w:marRight w:val="0"/>
          <w:marTop w:val="0"/>
          <w:marBottom w:val="0"/>
          <w:divBdr>
            <w:top w:val="none" w:sz="0" w:space="0" w:color="auto"/>
            <w:left w:val="none" w:sz="0" w:space="0" w:color="auto"/>
            <w:bottom w:val="none" w:sz="0" w:space="0" w:color="auto"/>
            <w:right w:val="none" w:sz="0" w:space="0" w:color="auto"/>
          </w:divBdr>
        </w:div>
        <w:div w:id="152378336">
          <w:marLeft w:val="480"/>
          <w:marRight w:val="0"/>
          <w:marTop w:val="0"/>
          <w:marBottom w:val="0"/>
          <w:divBdr>
            <w:top w:val="none" w:sz="0" w:space="0" w:color="auto"/>
            <w:left w:val="none" w:sz="0" w:space="0" w:color="auto"/>
            <w:bottom w:val="none" w:sz="0" w:space="0" w:color="auto"/>
            <w:right w:val="none" w:sz="0" w:space="0" w:color="auto"/>
          </w:divBdr>
        </w:div>
        <w:div w:id="303969326">
          <w:marLeft w:val="480"/>
          <w:marRight w:val="0"/>
          <w:marTop w:val="0"/>
          <w:marBottom w:val="0"/>
          <w:divBdr>
            <w:top w:val="none" w:sz="0" w:space="0" w:color="auto"/>
            <w:left w:val="none" w:sz="0" w:space="0" w:color="auto"/>
            <w:bottom w:val="none" w:sz="0" w:space="0" w:color="auto"/>
            <w:right w:val="none" w:sz="0" w:space="0" w:color="auto"/>
          </w:divBdr>
        </w:div>
        <w:div w:id="342972913">
          <w:marLeft w:val="480"/>
          <w:marRight w:val="0"/>
          <w:marTop w:val="0"/>
          <w:marBottom w:val="0"/>
          <w:divBdr>
            <w:top w:val="none" w:sz="0" w:space="0" w:color="auto"/>
            <w:left w:val="none" w:sz="0" w:space="0" w:color="auto"/>
            <w:bottom w:val="none" w:sz="0" w:space="0" w:color="auto"/>
            <w:right w:val="none" w:sz="0" w:space="0" w:color="auto"/>
          </w:divBdr>
        </w:div>
        <w:div w:id="403185688">
          <w:marLeft w:val="480"/>
          <w:marRight w:val="0"/>
          <w:marTop w:val="0"/>
          <w:marBottom w:val="0"/>
          <w:divBdr>
            <w:top w:val="none" w:sz="0" w:space="0" w:color="auto"/>
            <w:left w:val="none" w:sz="0" w:space="0" w:color="auto"/>
            <w:bottom w:val="none" w:sz="0" w:space="0" w:color="auto"/>
            <w:right w:val="none" w:sz="0" w:space="0" w:color="auto"/>
          </w:divBdr>
        </w:div>
        <w:div w:id="473331519">
          <w:marLeft w:val="480"/>
          <w:marRight w:val="0"/>
          <w:marTop w:val="0"/>
          <w:marBottom w:val="0"/>
          <w:divBdr>
            <w:top w:val="none" w:sz="0" w:space="0" w:color="auto"/>
            <w:left w:val="none" w:sz="0" w:space="0" w:color="auto"/>
            <w:bottom w:val="none" w:sz="0" w:space="0" w:color="auto"/>
            <w:right w:val="none" w:sz="0" w:space="0" w:color="auto"/>
          </w:divBdr>
        </w:div>
        <w:div w:id="493302950">
          <w:marLeft w:val="480"/>
          <w:marRight w:val="0"/>
          <w:marTop w:val="0"/>
          <w:marBottom w:val="0"/>
          <w:divBdr>
            <w:top w:val="none" w:sz="0" w:space="0" w:color="auto"/>
            <w:left w:val="none" w:sz="0" w:space="0" w:color="auto"/>
            <w:bottom w:val="none" w:sz="0" w:space="0" w:color="auto"/>
            <w:right w:val="none" w:sz="0" w:space="0" w:color="auto"/>
          </w:divBdr>
        </w:div>
        <w:div w:id="554438268">
          <w:marLeft w:val="480"/>
          <w:marRight w:val="0"/>
          <w:marTop w:val="0"/>
          <w:marBottom w:val="0"/>
          <w:divBdr>
            <w:top w:val="none" w:sz="0" w:space="0" w:color="auto"/>
            <w:left w:val="none" w:sz="0" w:space="0" w:color="auto"/>
            <w:bottom w:val="none" w:sz="0" w:space="0" w:color="auto"/>
            <w:right w:val="none" w:sz="0" w:space="0" w:color="auto"/>
          </w:divBdr>
        </w:div>
        <w:div w:id="665549132">
          <w:marLeft w:val="480"/>
          <w:marRight w:val="0"/>
          <w:marTop w:val="0"/>
          <w:marBottom w:val="0"/>
          <w:divBdr>
            <w:top w:val="none" w:sz="0" w:space="0" w:color="auto"/>
            <w:left w:val="none" w:sz="0" w:space="0" w:color="auto"/>
            <w:bottom w:val="none" w:sz="0" w:space="0" w:color="auto"/>
            <w:right w:val="none" w:sz="0" w:space="0" w:color="auto"/>
          </w:divBdr>
        </w:div>
        <w:div w:id="708340873">
          <w:marLeft w:val="480"/>
          <w:marRight w:val="0"/>
          <w:marTop w:val="0"/>
          <w:marBottom w:val="0"/>
          <w:divBdr>
            <w:top w:val="none" w:sz="0" w:space="0" w:color="auto"/>
            <w:left w:val="none" w:sz="0" w:space="0" w:color="auto"/>
            <w:bottom w:val="none" w:sz="0" w:space="0" w:color="auto"/>
            <w:right w:val="none" w:sz="0" w:space="0" w:color="auto"/>
          </w:divBdr>
        </w:div>
        <w:div w:id="727536392">
          <w:marLeft w:val="480"/>
          <w:marRight w:val="0"/>
          <w:marTop w:val="0"/>
          <w:marBottom w:val="0"/>
          <w:divBdr>
            <w:top w:val="none" w:sz="0" w:space="0" w:color="auto"/>
            <w:left w:val="none" w:sz="0" w:space="0" w:color="auto"/>
            <w:bottom w:val="none" w:sz="0" w:space="0" w:color="auto"/>
            <w:right w:val="none" w:sz="0" w:space="0" w:color="auto"/>
          </w:divBdr>
        </w:div>
        <w:div w:id="737745165">
          <w:marLeft w:val="480"/>
          <w:marRight w:val="0"/>
          <w:marTop w:val="0"/>
          <w:marBottom w:val="0"/>
          <w:divBdr>
            <w:top w:val="none" w:sz="0" w:space="0" w:color="auto"/>
            <w:left w:val="none" w:sz="0" w:space="0" w:color="auto"/>
            <w:bottom w:val="none" w:sz="0" w:space="0" w:color="auto"/>
            <w:right w:val="none" w:sz="0" w:space="0" w:color="auto"/>
          </w:divBdr>
        </w:div>
        <w:div w:id="758673903">
          <w:marLeft w:val="480"/>
          <w:marRight w:val="0"/>
          <w:marTop w:val="0"/>
          <w:marBottom w:val="0"/>
          <w:divBdr>
            <w:top w:val="none" w:sz="0" w:space="0" w:color="auto"/>
            <w:left w:val="none" w:sz="0" w:space="0" w:color="auto"/>
            <w:bottom w:val="none" w:sz="0" w:space="0" w:color="auto"/>
            <w:right w:val="none" w:sz="0" w:space="0" w:color="auto"/>
          </w:divBdr>
        </w:div>
        <w:div w:id="763721287">
          <w:marLeft w:val="480"/>
          <w:marRight w:val="0"/>
          <w:marTop w:val="0"/>
          <w:marBottom w:val="0"/>
          <w:divBdr>
            <w:top w:val="none" w:sz="0" w:space="0" w:color="auto"/>
            <w:left w:val="none" w:sz="0" w:space="0" w:color="auto"/>
            <w:bottom w:val="none" w:sz="0" w:space="0" w:color="auto"/>
            <w:right w:val="none" w:sz="0" w:space="0" w:color="auto"/>
          </w:divBdr>
        </w:div>
        <w:div w:id="768310609">
          <w:marLeft w:val="480"/>
          <w:marRight w:val="0"/>
          <w:marTop w:val="0"/>
          <w:marBottom w:val="0"/>
          <w:divBdr>
            <w:top w:val="none" w:sz="0" w:space="0" w:color="auto"/>
            <w:left w:val="none" w:sz="0" w:space="0" w:color="auto"/>
            <w:bottom w:val="none" w:sz="0" w:space="0" w:color="auto"/>
            <w:right w:val="none" w:sz="0" w:space="0" w:color="auto"/>
          </w:divBdr>
        </w:div>
        <w:div w:id="791628119">
          <w:marLeft w:val="480"/>
          <w:marRight w:val="0"/>
          <w:marTop w:val="0"/>
          <w:marBottom w:val="0"/>
          <w:divBdr>
            <w:top w:val="none" w:sz="0" w:space="0" w:color="auto"/>
            <w:left w:val="none" w:sz="0" w:space="0" w:color="auto"/>
            <w:bottom w:val="none" w:sz="0" w:space="0" w:color="auto"/>
            <w:right w:val="none" w:sz="0" w:space="0" w:color="auto"/>
          </w:divBdr>
        </w:div>
        <w:div w:id="835657156">
          <w:marLeft w:val="480"/>
          <w:marRight w:val="0"/>
          <w:marTop w:val="0"/>
          <w:marBottom w:val="0"/>
          <w:divBdr>
            <w:top w:val="none" w:sz="0" w:space="0" w:color="auto"/>
            <w:left w:val="none" w:sz="0" w:space="0" w:color="auto"/>
            <w:bottom w:val="none" w:sz="0" w:space="0" w:color="auto"/>
            <w:right w:val="none" w:sz="0" w:space="0" w:color="auto"/>
          </w:divBdr>
        </w:div>
        <w:div w:id="899097876">
          <w:marLeft w:val="480"/>
          <w:marRight w:val="0"/>
          <w:marTop w:val="0"/>
          <w:marBottom w:val="0"/>
          <w:divBdr>
            <w:top w:val="none" w:sz="0" w:space="0" w:color="auto"/>
            <w:left w:val="none" w:sz="0" w:space="0" w:color="auto"/>
            <w:bottom w:val="none" w:sz="0" w:space="0" w:color="auto"/>
            <w:right w:val="none" w:sz="0" w:space="0" w:color="auto"/>
          </w:divBdr>
        </w:div>
        <w:div w:id="952905717">
          <w:marLeft w:val="480"/>
          <w:marRight w:val="0"/>
          <w:marTop w:val="0"/>
          <w:marBottom w:val="0"/>
          <w:divBdr>
            <w:top w:val="none" w:sz="0" w:space="0" w:color="auto"/>
            <w:left w:val="none" w:sz="0" w:space="0" w:color="auto"/>
            <w:bottom w:val="none" w:sz="0" w:space="0" w:color="auto"/>
            <w:right w:val="none" w:sz="0" w:space="0" w:color="auto"/>
          </w:divBdr>
        </w:div>
        <w:div w:id="995232620">
          <w:marLeft w:val="480"/>
          <w:marRight w:val="0"/>
          <w:marTop w:val="0"/>
          <w:marBottom w:val="0"/>
          <w:divBdr>
            <w:top w:val="none" w:sz="0" w:space="0" w:color="auto"/>
            <w:left w:val="none" w:sz="0" w:space="0" w:color="auto"/>
            <w:bottom w:val="none" w:sz="0" w:space="0" w:color="auto"/>
            <w:right w:val="none" w:sz="0" w:space="0" w:color="auto"/>
          </w:divBdr>
        </w:div>
        <w:div w:id="1097019733">
          <w:marLeft w:val="480"/>
          <w:marRight w:val="0"/>
          <w:marTop w:val="0"/>
          <w:marBottom w:val="0"/>
          <w:divBdr>
            <w:top w:val="none" w:sz="0" w:space="0" w:color="auto"/>
            <w:left w:val="none" w:sz="0" w:space="0" w:color="auto"/>
            <w:bottom w:val="none" w:sz="0" w:space="0" w:color="auto"/>
            <w:right w:val="none" w:sz="0" w:space="0" w:color="auto"/>
          </w:divBdr>
        </w:div>
        <w:div w:id="1105342770">
          <w:marLeft w:val="480"/>
          <w:marRight w:val="0"/>
          <w:marTop w:val="0"/>
          <w:marBottom w:val="0"/>
          <w:divBdr>
            <w:top w:val="none" w:sz="0" w:space="0" w:color="auto"/>
            <w:left w:val="none" w:sz="0" w:space="0" w:color="auto"/>
            <w:bottom w:val="none" w:sz="0" w:space="0" w:color="auto"/>
            <w:right w:val="none" w:sz="0" w:space="0" w:color="auto"/>
          </w:divBdr>
        </w:div>
        <w:div w:id="1132794439">
          <w:marLeft w:val="480"/>
          <w:marRight w:val="0"/>
          <w:marTop w:val="0"/>
          <w:marBottom w:val="0"/>
          <w:divBdr>
            <w:top w:val="none" w:sz="0" w:space="0" w:color="auto"/>
            <w:left w:val="none" w:sz="0" w:space="0" w:color="auto"/>
            <w:bottom w:val="none" w:sz="0" w:space="0" w:color="auto"/>
            <w:right w:val="none" w:sz="0" w:space="0" w:color="auto"/>
          </w:divBdr>
        </w:div>
        <w:div w:id="1153985281">
          <w:marLeft w:val="480"/>
          <w:marRight w:val="0"/>
          <w:marTop w:val="0"/>
          <w:marBottom w:val="0"/>
          <w:divBdr>
            <w:top w:val="none" w:sz="0" w:space="0" w:color="auto"/>
            <w:left w:val="none" w:sz="0" w:space="0" w:color="auto"/>
            <w:bottom w:val="none" w:sz="0" w:space="0" w:color="auto"/>
            <w:right w:val="none" w:sz="0" w:space="0" w:color="auto"/>
          </w:divBdr>
        </w:div>
        <w:div w:id="1203984808">
          <w:marLeft w:val="480"/>
          <w:marRight w:val="0"/>
          <w:marTop w:val="0"/>
          <w:marBottom w:val="0"/>
          <w:divBdr>
            <w:top w:val="none" w:sz="0" w:space="0" w:color="auto"/>
            <w:left w:val="none" w:sz="0" w:space="0" w:color="auto"/>
            <w:bottom w:val="none" w:sz="0" w:space="0" w:color="auto"/>
            <w:right w:val="none" w:sz="0" w:space="0" w:color="auto"/>
          </w:divBdr>
        </w:div>
        <w:div w:id="1294947582">
          <w:marLeft w:val="480"/>
          <w:marRight w:val="0"/>
          <w:marTop w:val="0"/>
          <w:marBottom w:val="0"/>
          <w:divBdr>
            <w:top w:val="none" w:sz="0" w:space="0" w:color="auto"/>
            <w:left w:val="none" w:sz="0" w:space="0" w:color="auto"/>
            <w:bottom w:val="none" w:sz="0" w:space="0" w:color="auto"/>
            <w:right w:val="none" w:sz="0" w:space="0" w:color="auto"/>
          </w:divBdr>
        </w:div>
        <w:div w:id="1366059336">
          <w:marLeft w:val="480"/>
          <w:marRight w:val="0"/>
          <w:marTop w:val="0"/>
          <w:marBottom w:val="0"/>
          <w:divBdr>
            <w:top w:val="none" w:sz="0" w:space="0" w:color="auto"/>
            <w:left w:val="none" w:sz="0" w:space="0" w:color="auto"/>
            <w:bottom w:val="none" w:sz="0" w:space="0" w:color="auto"/>
            <w:right w:val="none" w:sz="0" w:space="0" w:color="auto"/>
          </w:divBdr>
        </w:div>
        <w:div w:id="1368216684">
          <w:marLeft w:val="480"/>
          <w:marRight w:val="0"/>
          <w:marTop w:val="0"/>
          <w:marBottom w:val="0"/>
          <w:divBdr>
            <w:top w:val="none" w:sz="0" w:space="0" w:color="auto"/>
            <w:left w:val="none" w:sz="0" w:space="0" w:color="auto"/>
            <w:bottom w:val="none" w:sz="0" w:space="0" w:color="auto"/>
            <w:right w:val="none" w:sz="0" w:space="0" w:color="auto"/>
          </w:divBdr>
        </w:div>
        <w:div w:id="1411270616">
          <w:marLeft w:val="480"/>
          <w:marRight w:val="0"/>
          <w:marTop w:val="0"/>
          <w:marBottom w:val="0"/>
          <w:divBdr>
            <w:top w:val="none" w:sz="0" w:space="0" w:color="auto"/>
            <w:left w:val="none" w:sz="0" w:space="0" w:color="auto"/>
            <w:bottom w:val="none" w:sz="0" w:space="0" w:color="auto"/>
            <w:right w:val="none" w:sz="0" w:space="0" w:color="auto"/>
          </w:divBdr>
        </w:div>
        <w:div w:id="1420174367">
          <w:marLeft w:val="480"/>
          <w:marRight w:val="0"/>
          <w:marTop w:val="0"/>
          <w:marBottom w:val="0"/>
          <w:divBdr>
            <w:top w:val="none" w:sz="0" w:space="0" w:color="auto"/>
            <w:left w:val="none" w:sz="0" w:space="0" w:color="auto"/>
            <w:bottom w:val="none" w:sz="0" w:space="0" w:color="auto"/>
            <w:right w:val="none" w:sz="0" w:space="0" w:color="auto"/>
          </w:divBdr>
        </w:div>
        <w:div w:id="1421566173">
          <w:marLeft w:val="480"/>
          <w:marRight w:val="0"/>
          <w:marTop w:val="0"/>
          <w:marBottom w:val="0"/>
          <w:divBdr>
            <w:top w:val="none" w:sz="0" w:space="0" w:color="auto"/>
            <w:left w:val="none" w:sz="0" w:space="0" w:color="auto"/>
            <w:bottom w:val="none" w:sz="0" w:space="0" w:color="auto"/>
            <w:right w:val="none" w:sz="0" w:space="0" w:color="auto"/>
          </w:divBdr>
        </w:div>
        <w:div w:id="1446658511">
          <w:marLeft w:val="480"/>
          <w:marRight w:val="0"/>
          <w:marTop w:val="0"/>
          <w:marBottom w:val="0"/>
          <w:divBdr>
            <w:top w:val="none" w:sz="0" w:space="0" w:color="auto"/>
            <w:left w:val="none" w:sz="0" w:space="0" w:color="auto"/>
            <w:bottom w:val="none" w:sz="0" w:space="0" w:color="auto"/>
            <w:right w:val="none" w:sz="0" w:space="0" w:color="auto"/>
          </w:divBdr>
        </w:div>
        <w:div w:id="1481998058">
          <w:marLeft w:val="480"/>
          <w:marRight w:val="0"/>
          <w:marTop w:val="0"/>
          <w:marBottom w:val="0"/>
          <w:divBdr>
            <w:top w:val="none" w:sz="0" w:space="0" w:color="auto"/>
            <w:left w:val="none" w:sz="0" w:space="0" w:color="auto"/>
            <w:bottom w:val="none" w:sz="0" w:space="0" w:color="auto"/>
            <w:right w:val="none" w:sz="0" w:space="0" w:color="auto"/>
          </w:divBdr>
        </w:div>
        <w:div w:id="1511332224">
          <w:marLeft w:val="480"/>
          <w:marRight w:val="0"/>
          <w:marTop w:val="0"/>
          <w:marBottom w:val="0"/>
          <w:divBdr>
            <w:top w:val="none" w:sz="0" w:space="0" w:color="auto"/>
            <w:left w:val="none" w:sz="0" w:space="0" w:color="auto"/>
            <w:bottom w:val="none" w:sz="0" w:space="0" w:color="auto"/>
            <w:right w:val="none" w:sz="0" w:space="0" w:color="auto"/>
          </w:divBdr>
        </w:div>
        <w:div w:id="1747875210">
          <w:marLeft w:val="480"/>
          <w:marRight w:val="0"/>
          <w:marTop w:val="0"/>
          <w:marBottom w:val="0"/>
          <w:divBdr>
            <w:top w:val="none" w:sz="0" w:space="0" w:color="auto"/>
            <w:left w:val="none" w:sz="0" w:space="0" w:color="auto"/>
            <w:bottom w:val="none" w:sz="0" w:space="0" w:color="auto"/>
            <w:right w:val="none" w:sz="0" w:space="0" w:color="auto"/>
          </w:divBdr>
        </w:div>
        <w:div w:id="1808425233">
          <w:marLeft w:val="480"/>
          <w:marRight w:val="0"/>
          <w:marTop w:val="0"/>
          <w:marBottom w:val="0"/>
          <w:divBdr>
            <w:top w:val="none" w:sz="0" w:space="0" w:color="auto"/>
            <w:left w:val="none" w:sz="0" w:space="0" w:color="auto"/>
            <w:bottom w:val="none" w:sz="0" w:space="0" w:color="auto"/>
            <w:right w:val="none" w:sz="0" w:space="0" w:color="auto"/>
          </w:divBdr>
        </w:div>
        <w:div w:id="1820927149">
          <w:marLeft w:val="480"/>
          <w:marRight w:val="0"/>
          <w:marTop w:val="0"/>
          <w:marBottom w:val="0"/>
          <w:divBdr>
            <w:top w:val="none" w:sz="0" w:space="0" w:color="auto"/>
            <w:left w:val="none" w:sz="0" w:space="0" w:color="auto"/>
            <w:bottom w:val="none" w:sz="0" w:space="0" w:color="auto"/>
            <w:right w:val="none" w:sz="0" w:space="0" w:color="auto"/>
          </w:divBdr>
        </w:div>
        <w:div w:id="1832404683">
          <w:marLeft w:val="480"/>
          <w:marRight w:val="0"/>
          <w:marTop w:val="0"/>
          <w:marBottom w:val="0"/>
          <w:divBdr>
            <w:top w:val="none" w:sz="0" w:space="0" w:color="auto"/>
            <w:left w:val="none" w:sz="0" w:space="0" w:color="auto"/>
            <w:bottom w:val="none" w:sz="0" w:space="0" w:color="auto"/>
            <w:right w:val="none" w:sz="0" w:space="0" w:color="auto"/>
          </w:divBdr>
        </w:div>
        <w:div w:id="1866554733">
          <w:marLeft w:val="480"/>
          <w:marRight w:val="0"/>
          <w:marTop w:val="0"/>
          <w:marBottom w:val="0"/>
          <w:divBdr>
            <w:top w:val="none" w:sz="0" w:space="0" w:color="auto"/>
            <w:left w:val="none" w:sz="0" w:space="0" w:color="auto"/>
            <w:bottom w:val="none" w:sz="0" w:space="0" w:color="auto"/>
            <w:right w:val="none" w:sz="0" w:space="0" w:color="auto"/>
          </w:divBdr>
        </w:div>
        <w:div w:id="1918713059">
          <w:marLeft w:val="480"/>
          <w:marRight w:val="0"/>
          <w:marTop w:val="0"/>
          <w:marBottom w:val="0"/>
          <w:divBdr>
            <w:top w:val="none" w:sz="0" w:space="0" w:color="auto"/>
            <w:left w:val="none" w:sz="0" w:space="0" w:color="auto"/>
            <w:bottom w:val="none" w:sz="0" w:space="0" w:color="auto"/>
            <w:right w:val="none" w:sz="0" w:space="0" w:color="auto"/>
          </w:divBdr>
        </w:div>
        <w:div w:id="1986200055">
          <w:marLeft w:val="480"/>
          <w:marRight w:val="0"/>
          <w:marTop w:val="0"/>
          <w:marBottom w:val="0"/>
          <w:divBdr>
            <w:top w:val="none" w:sz="0" w:space="0" w:color="auto"/>
            <w:left w:val="none" w:sz="0" w:space="0" w:color="auto"/>
            <w:bottom w:val="none" w:sz="0" w:space="0" w:color="auto"/>
            <w:right w:val="none" w:sz="0" w:space="0" w:color="auto"/>
          </w:divBdr>
        </w:div>
      </w:divsChild>
    </w:div>
    <w:div w:id="1437020948">
      <w:bodyDiv w:val="1"/>
      <w:marLeft w:val="0"/>
      <w:marRight w:val="0"/>
      <w:marTop w:val="0"/>
      <w:marBottom w:val="0"/>
      <w:divBdr>
        <w:top w:val="none" w:sz="0" w:space="0" w:color="auto"/>
        <w:left w:val="none" w:sz="0" w:space="0" w:color="auto"/>
        <w:bottom w:val="none" w:sz="0" w:space="0" w:color="auto"/>
        <w:right w:val="none" w:sz="0" w:space="0" w:color="auto"/>
      </w:divBdr>
    </w:div>
    <w:div w:id="1438258285">
      <w:bodyDiv w:val="1"/>
      <w:marLeft w:val="0"/>
      <w:marRight w:val="0"/>
      <w:marTop w:val="0"/>
      <w:marBottom w:val="0"/>
      <w:divBdr>
        <w:top w:val="none" w:sz="0" w:space="0" w:color="auto"/>
        <w:left w:val="none" w:sz="0" w:space="0" w:color="auto"/>
        <w:bottom w:val="none" w:sz="0" w:space="0" w:color="auto"/>
        <w:right w:val="none" w:sz="0" w:space="0" w:color="auto"/>
      </w:divBdr>
      <w:divsChild>
        <w:div w:id="44107926">
          <w:marLeft w:val="480"/>
          <w:marRight w:val="0"/>
          <w:marTop w:val="0"/>
          <w:marBottom w:val="0"/>
          <w:divBdr>
            <w:top w:val="none" w:sz="0" w:space="0" w:color="auto"/>
            <w:left w:val="none" w:sz="0" w:space="0" w:color="auto"/>
            <w:bottom w:val="none" w:sz="0" w:space="0" w:color="auto"/>
            <w:right w:val="none" w:sz="0" w:space="0" w:color="auto"/>
          </w:divBdr>
        </w:div>
        <w:div w:id="49501425">
          <w:marLeft w:val="480"/>
          <w:marRight w:val="0"/>
          <w:marTop w:val="0"/>
          <w:marBottom w:val="0"/>
          <w:divBdr>
            <w:top w:val="none" w:sz="0" w:space="0" w:color="auto"/>
            <w:left w:val="none" w:sz="0" w:space="0" w:color="auto"/>
            <w:bottom w:val="none" w:sz="0" w:space="0" w:color="auto"/>
            <w:right w:val="none" w:sz="0" w:space="0" w:color="auto"/>
          </w:divBdr>
        </w:div>
        <w:div w:id="169687516">
          <w:marLeft w:val="480"/>
          <w:marRight w:val="0"/>
          <w:marTop w:val="0"/>
          <w:marBottom w:val="0"/>
          <w:divBdr>
            <w:top w:val="none" w:sz="0" w:space="0" w:color="auto"/>
            <w:left w:val="none" w:sz="0" w:space="0" w:color="auto"/>
            <w:bottom w:val="none" w:sz="0" w:space="0" w:color="auto"/>
            <w:right w:val="none" w:sz="0" w:space="0" w:color="auto"/>
          </w:divBdr>
        </w:div>
        <w:div w:id="253362335">
          <w:marLeft w:val="480"/>
          <w:marRight w:val="0"/>
          <w:marTop w:val="0"/>
          <w:marBottom w:val="0"/>
          <w:divBdr>
            <w:top w:val="none" w:sz="0" w:space="0" w:color="auto"/>
            <w:left w:val="none" w:sz="0" w:space="0" w:color="auto"/>
            <w:bottom w:val="none" w:sz="0" w:space="0" w:color="auto"/>
            <w:right w:val="none" w:sz="0" w:space="0" w:color="auto"/>
          </w:divBdr>
        </w:div>
        <w:div w:id="258370718">
          <w:marLeft w:val="480"/>
          <w:marRight w:val="0"/>
          <w:marTop w:val="0"/>
          <w:marBottom w:val="0"/>
          <w:divBdr>
            <w:top w:val="none" w:sz="0" w:space="0" w:color="auto"/>
            <w:left w:val="none" w:sz="0" w:space="0" w:color="auto"/>
            <w:bottom w:val="none" w:sz="0" w:space="0" w:color="auto"/>
            <w:right w:val="none" w:sz="0" w:space="0" w:color="auto"/>
          </w:divBdr>
        </w:div>
        <w:div w:id="266891238">
          <w:marLeft w:val="480"/>
          <w:marRight w:val="0"/>
          <w:marTop w:val="0"/>
          <w:marBottom w:val="0"/>
          <w:divBdr>
            <w:top w:val="none" w:sz="0" w:space="0" w:color="auto"/>
            <w:left w:val="none" w:sz="0" w:space="0" w:color="auto"/>
            <w:bottom w:val="none" w:sz="0" w:space="0" w:color="auto"/>
            <w:right w:val="none" w:sz="0" w:space="0" w:color="auto"/>
          </w:divBdr>
        </w:div>
        <w:div w:id="267346870">
          <w:marLeft w:val="480"/>
          <w:marRight w:val="0"/>
          <w:marTop w:val="0"/>
          <w:marBottom w:val="0"/>
          <w:divBdr>
            <w:top w:val="none" w:sz="0" w:space="0" w:color="auto"/>
            <w:left w:val="none" w:sz="0" w:space="0" w:color="auto"/>
            <w:bottom w:val="none" w:sz="0" w:space="0" w:color="auto"/>
            <w:right w:val="none" w:sz="0" w:space="0" w:color="auto"/>
          </w:divBdr>
        </w:div>
        <w:div w:id="393090576">
          <w:marLeft w:val="480"/>
          <w:marRight w:val="0"/>
          <w:marTop w:val="0"/>
          <w:marBottom w:val="0"/>
          <w:divBdr>
            <w:top w:val="none" w:sz="0" w:space="0" w:color="auto"/>
            <w:left w:val="none" w:sz="0" w:space="0" w:color="auto"/>
            <w:bottom w:val="none" w:sz="0" w:space="0" w:color="auto"/>
            <w:right w:val="none" w:sz="0" w:space="0" w:color="auto"/>
          </w:divBdr>
        </w:div>
        <w:div w:id="459230689">
          <w:marLeft w:val="480"/>
          <w:marRight w:val="0"/>
          <w:marTop w:val="0"/>
          <w:marBottom w:val="0"/>
          <w:divBdr>
            <w:top w:val="none" w:sz="0" w:space="0" w:color="auto"/>
            <w:left w:val="none" w:sz="0" w:space="0" w:color="auto"/>
            <w:bottom w:val="none" w:sz="0" w:space="0" w:color="auto"/>
            <w:right w:val="none" w:sz="0" w:space="0" w:color="auto"/>
          </w:divBdr>
        </w:div>
        <w:div w:id="468863375">
          <w:marLeft w:val="480"/>
          <w:marRight w:val="0"/>
          <w:marTop w:val="0"/>
          <w:marBottom w:val="0"/>
          <w:divBdr>
            <w:top w:val="none" w:sz="0" w:space="0" w:color="auto"/>
            <w:left w:val="none" w:sz="0" w:space="0" w:color="auto"/>
            <w:bottom w:val="none" w:sz="0" w:space="0" w:color="auto"/>
            <w:right w:val="none" w:sz="0" w:space="0" w:color="auto"/>
          </w:divBdr>
        </w:div>
        <w:div w:id="488519723">
          <w:marLeft w:val="480"/>
          <w:marRight w:val="0"/>
          <w:marTop w:val="0"/>
          <w:marBottom w:val="0"/>
          <w:divBdr>
            <w:top w:val="none" w:sz="0" w:space="0" w:color="auto"/>
            <w:left w:val="none" w:sz="0" w:space="0" w:color="auto"/>
            <w:bottom w:val="none" w:sz="0" w:space="0" w:color="auto"/>
            <w:right w:val="none" w:sz="0" w:space="0" w:color="auto"/>
          </w:divBdr>
        </w:div>
        <w:div w:id="671682882">
          <w:marLeft w:val="480"/>
          <w:marRight w:val="0"/>
          <w:marTop w:val="0"/>
          <w:marBottom w:val="0"/>
          <w:divBdr>
            <w:top w:val="none" w:sz="0" w:space="0" w:color="auto"/>
            <w:left w:val="none" w:sz="0" w:space="0" w:color="auto"/>
            <w:bottom w:val="none" w:sz="0" w:space="0" w:color="auto"/>
            <w:right w:val="none" w:sz="0" w:space="0" w:color="auto"/>
          </w:divBdr>
        </w:div>
        <w:div w:id="672344308">
          <w:marLeft w:val="480"/>
          <w:marRight w:val="0"/>
          <w:marTop w:val="0"/>
          <w:marBottom w:val="0"/>
          <w:divBdr>
            <w:top w:val="none" w:sz="0" w:space="0" w:color="auto"/>
            <w:left w:val="none" w:sz="0" w:space="0" w:color="auto"/>
            <w:bottom w:val="none" w:sz="0" w:space="0" w:color="auto"/>
            <w:right w:val="none" w:sz="0" w:space="0" w:color="auto"/>
          </w:divBdr>
        </w:div>
        <w:div w:id="676880778">
          <w:marLeft w:val="480"/>
          <w:marRight w:val="0"/>
          <w:marTop w:val="0"/>
          <w:marBottom w:val="0"/>
          <w:divBdr>
            <w:top w:val="none" w:sz="0" w:space="0" w:color="auto"/>
            <w:left w:val="none" w:sz="0" w:space="0" w:color="auto"/>
            <w:bottom w:val="none" w:sz="0" w:space="0" w:color="auto"/>
            <w:right w:val="none" w:sz="0" w:space="0" w:color="auto"/>
          </w:divBdr>
        </w:div>
        <w:div w:id="701252349">
          <w:marLeft w:val="480"/>
          <w:marRight w:val="0"/>
          <w:marTop w:val="0"/>
          <w:marBottom w:val="0"/>
          <w:divBdr>
            <w:top w:val="none" w:sz="0" w:space="0" w:color="auto"/>
            <w:left w:val="none" w:sz="0" w:space="0" w:color="auto"/>
            <w:bottom w:val="none" w:sz="0" w:space="0" w:color="auto"/>
            <w:right w:val="none" w:sz="0" w:space="0" w:color="auto"/>
          </w:divBdr>
        </w:div>
        <w:div w:id="731582483">
          <w:marLeft w:val="480"/>
          <w:marRight w:val="0"/>
          <w:marTop w:val="0"/>
          <w:marBottom w:val="0"/>
          <w:divBdr>
            <w:top w:val="none" w:sz="0" w:space="0" w:color="auto"/>
            <w:left w:val="none" w:sz="0" w:space="0" w:color="auto"/>
            <w:bottom w:val="none" w:sz="0" w:space="0" w:color="auto"/>
            <w:right w:val="none" w:sz="0" w:space="0" w:color="auto"/>
          </w:divBdr>
        </w:div>
        <w:div w:id="846948197">
          <w:marLeft w:val="480"/>
          <w:marRight w:val="0"/>
          <w:marTop w:val="0"/>
          <w:marBottom w:val="0"/>
          <w:divBdr>
            <w:top w:val="none" w:sz="0" w:space="0" w:color="auto"/>
            <w:left w:val="none" w:sz="0" w:space="0" w:color="auto"/>
            <w:bottom w:val="none" w:sz="0" w:space="0" w:color="auto"/>
            <w:right w:val="none" w:sz="0" w:space="0" w:color="auto"/>
          </w:divBdr>
        </w:div>
        <w:div w:id="851841481">
          <w:marLeft w:val="480"/>
          <w:marRight w:val="0"/>
          <w:marTop w:val="0"/>
          <w:marBottom w:val="0"/>
          <w:divBdr>
            <w:top w:val="none" w:sz="0" w:space="0" w:color="auto"/>
            <w:left w:val="none" w:sz="0" w:space="0" w:color="auto"/>
            <w:bottom w:val="none" w:sz="0" w:space="0" w:color="auto"/>
            <w:right w:val="none" w:sz="0" w:space="0" w:color="auto"/>
          </w:divBdr>
        </w:div>
        <w:div w:id="921992990">
          <w:marLeft w:val="480"/>
          <w:marRight w:val="0"/>
          <w:marTop w:val="0"/>
          <w:marBottom w:val="0"/>
          <w:divBdr>
            <w:top w:val="none" w:sz="0" w:space="0" w:color="auto"/>
            <w:left w:val="none" w:sz="0" w:space="0" w:color="auto"/>
            <w:bottom w:val="none" w:sz="0" w:space="0" w:color="auto"/>
            <w:right w:val="none" w:sz="0" w:space="0" w:color="auto"/>
          </w:divBdr>
        </w:div>
        <w:div w:id="924997701">
          <w:marLeft w:val="480"/>
          <w:marRight w:val="0"/>
          <w:marTop w:val="0"/>
          <w:marBottom w:val="0"/>
          <w:divBdr>
            <w:top w:val="none" w:sz="0" w:space="0" w:color="auto"/>
            <w:left w:val="none" w:sz="0" w:space="0" w:color="auto"/>
            <w:bottom w:val="none" w:sz="0" w:space="0" w:color="auto"/>
            <w:right w:val="none" w:sz="0" w:space="0" w:color="auto"/>
          </w:divBdr>
        </w:div>
        <w:div w:id="985083794">
          <w:marLeft w:val="480"/>
          <w:marRight w:val="0"/>
          <w:marTop w:val="0"/>
          <w:marBottom w:val="0"/>
          <w:divBdr>
            <w:top w:val="none" w:sz="0" w:space="0" w:color="auto"/>
            <w:left w:val="none" w:sz="0" w:space="0" w:color="auto"/>
            <w:bottom w:val="none" w:sz="0" w:space="0" w:color="auto"/>
            <w:right w:val="none" w:sz="0" w:space="0" w:color="auto"/>
          </w:divBdr>
        </w:div>
        <w:div w:id="1052846294">
          <w:marLeft w:val="480"/>
          <w:marRight w:val="0"/>
          <w:marTop w:val="0"/>
          <w:marBottom w:val="0"/>
          <w:divBdr>
            <w:top w:val="none" w:sz="0" w:space="0" w:color="auto"/>
            <w:left w:val="none" w:sz="0" w:space="0" w:color="auto"/>
            <w:bottom w:val="none" w:sz="0" w:space="0" w:color="auto"/>
            <w:right w:val="none" w:sz="0" w:space="0" w:color="auto"/>
          </w:divBdr>
        </w:div>
        <w:div w:id="1058089493">
          <w:marLeft w:val="480"/>
          <w:marRight w:val="0"/>
          <w:marTop w:val="0"/>
          <w:marBottom w:val="0"/>
          <w:divBdr>
            <w:top w:val="none" w:sz="0" w:space="0" w:color="auto"/>
            <w:left w:val="none" w:sz="0" w:space="0" w:color="auto"/>
            <w:bottom w:val="none" w:sz="0" w:space="0" w:color="auto"/>
            <w:right w:val="none" w:sz="0" w:space="0" w:color="auto"/>
          </w:divBdr>
        </w:div>
        <w:div w:id="1074357341">
          <w:marLeft w:val="480"/>
          <w:marRight w:val="0"/>
          <w:marTop w:val="0"/>
          <w:marBottom w:val="0"/>
          <w:divBdr>
            <w:top w:val="none" w:sz="0" w:space="0" w:color="auto"/>
            <w:left w:val="none" w:sz="0" w:space="0" w:color="auto"/>
            <w:bottom w:val="none" w:sz="0" w:space="0" w:color="auto"/>
            <w:right w:val="none" w:sz="0" w:space="0" w:color="auto"/>
          </w:divBdr>
        </w:div>
        <w:div w:id="1096024749">
          <w:marLeft w:val="480"/>
          <w:marRight w:val="0"/>
          <w:marTop w:val="0"/>
          <w:marBottom w:val="0"/>
          <w:divBdr>
            <w:top w:val="none" w:sz="0" w:space="0" w:color="auto"/>
            <w:left w:val="none" w:sz="0" w:space="0" w:color="auto"/>
            <w:bottom w:val="none" w:sz="0" w:space="0" w:color="auto"/>
            <w:right w:val="none" w:sz="0" w:space="0" w:color="auto"/>
          </w:divBdr>
        </w:div>
        <w:div w:id="1147018859">
          <w:marLeft w:val="480"/>
          <w:marRight w:val="0"/>
          <w:marTop w:val="0"/>
          <w:marBottom w:val="0"/>
          <w:divBdr>
            <w:top w:val="none" w:sz="0" w:space="0" w:color="auto"/>
            <w:left w:val="none" w:sz="0" w:space="0" w:color="auto"/>
            <w:bottom w:val="none" w:sz="0" w:space="0" w:color="auto"/>
            <w:right w:val="none" w:sz="0" w:space="0" w:color="auto"/>
          </w:divBdr>
        </w:div>
        <w:div w:id="1165972537">
          <w:marLeft w:val="480"/>
          <w:marRight w:val="0"/>
          <w:marTop w:val="0"/>
          <w:marBottom w:val="0"/>
          <w:divBdr>
            <w:top w:val="none" w:sz="0" w:space="0" w:color="auto"/>
            <w:left w:val="none" w:sz="0" w:space="0" w:color="auto"/>
            <w:bottom w:val="none" w:sz="0" w:space="0" w:color="auto"/>
            <w:right w:val="none" w:sz="0" w:space="0" w:color="auto"/>
          </w:divBdr>
        </w:div>
        <w:div w:id="1178696108">
          <w:marLeft w:val="480"/>
          <w:marRight w:val="0"/>
          <w:marTop w:val="0"/>
          <w:marBottom w:val="0"/>
          <w:divBdr>
            <w:top w:val="none" w:sz="0" w:space="0" w:color="auto"/>
            <w:left w:val="none" w:sz="0" w:space="0" w:color="auto"/>
            <w:bottom w:val="none" w:sz="0" w:space="0" w:color="auto"/>
            <w:right w:val="none" w:sz="0" w:space="0" w:color="auto"/>
          </w:divBdr>
        </w:div>
        <w:div w:id="1232698526">
          <w:marLeft w:val="480"/>
          <w:marRight w:val="0"/>
          <w:marTop w:val="0"/>
          <w:marBottom w:val="0"/>
          <w:divBdr>
            <w:top w:val="none" w:sz="0" w:space="0" w:color="auto"/>
            <w:left w:val="none" w:sz="0" w:space="0" w:color="auto"/>
            <w:bottom w:val="none" w:sz="0" w:space="0" w:color="auto"/>
            <w:right w:val="none" w:sz="0" w:space="0" w:color="auto"/>
          </w:divBdr>
        </w:div>
        <w:div w:id="1263296237">
          <w:marLeft w:val="480"/>
          <w:marRight w:val="0"/>
          <w:marTop w:val="0"/>
          <w:marBottom w:val="0"/>
          <w:divBdr>
            <w:top w:val="none" w:sz="0" w:space="0" w:color="auto"/>
            <w:left w:val="none" w:sz="0" w:space="0" w:color="auto"/>
            <w:bottom w:val="none" w:sz="0" w:space="0" w:color="auto"/>
            <w:right w:val="none" w:sz="0" w:space="0" w:color="auto"/>
          </w:divBdr>
        </w:div>
        <w:div w:id="1315531247">
          <w:marLeft w:val="480"/>
          <w:marRight w:val="0"/>
          <w:marTop w:val="0"/>
          <w:marBottom w:val="0"/>
          <w:divBdr>
            <w:top w:val="none" w:sz="0" w:space="0" w:color="auto"/>
            <w:left w:val="none" w:sz="0" w:space="0" w:color="auto"/>
            <w:bottom w:val="none" w:sz="0" w:space="0" w:color="auto"/>
            <w:right w:val="none" w:sz="0" w:space="0" w:color="auto"/>
          </w:divBdr>
        </w:div>
        <w:div w:id="1330913791">
          <w:marLeft w:val="480"/>
          <w:marRight w:val="0"/>
          <w:marTop w:val="0"/>
          <w:marBottom w:val="0"/>
          <w:divBdr>
            <w:top w:val="none" w:sz="0" w:space="0" w:color="auto"/>
            <w:left w:val="none" w:sz="0" w:space="0" w:color="auto"/>
            <w:bottom w:val="none" w:sz="0" w:space="0" w:color="auto"/>
            <w:right w:val="none" w:sz="0" w:space="0" w:color="auto"/>
          </w:divBdr>
        </w:div>
        <w:div w:id="1409109272">
          <w:marLeft w:val="480"/>
          <w:marRight w:val="0"/>
          <w:marTop w:val="0"/>
          <w:marBottom w:val="0"/>
          <w:divBdr>
            <w:top w:val="none" w:sz="0" w:space="0" w:color="auto"/>
            <w:left w:val="none" w:sz="0" w:space="0" w:color="auto"/>
            <w:bottom w:val="none" w:sz="0" w:space="0" w:color="auto"/>
            <w:right w:val="none" w:sz="0" w:space="0" w:color="auto"/>
          </w:divBdr>
        </w:div>
        <w:div w:id="1428423599">
          <w:marLeft w:val="480"/>
          <w:marRight w:val="0"/>
          <w:marTop w:val="0"/>
          <w:marBottom w:val="0"/>
          <w:divBdr>
            <w:top w:val="none" w:sz="0" w:space="0" w:color="auto"/>
            <w:left w:val="none" w:sz="0" w:space="0" w:color="auto"/>
            <w:bottom w:val="none" w:sz="0" w:space="0" w:color="auto"/>
            <w:right w:val="none" w:sz="0" w:space="0" w:color="auto"/>
          </w:divBdr>
        </w:div>
        <w:div w:id="1487669385">
          <w:marLeft w:val="480"/>
          <w:marRight w:val="0"/>
          <w:marTop w:val="0"/>
          <w:marBottom w:val="0"/>
          <w:divBdr>
            <w:top w:val="none" w:sz="0" w:space="0" w:color="auto"/>
            <w:left w:val="none" w:sz="0" w:space="0" w:color="auto"/>
            <w:bottom w:val="none" w:sz="0" w:space="0" w:color="auto"/>
            <w:right w:val="none" w:sz="0" w:space="0" w:color="auto"/>
          </w:divBdr>
        </w:div>
        <w:div w:id="1512455514">
          <w:marLeft w:val="480"/>
          <w:marRight w:val="0"/>
          <w:marTop w:val="0"/>
          <w:marBottom w:val="0"/>
          <w:divBdr>
            <w:top w:val="none" w:sz="0" w:space="0" w:color="auto"/>
            <w:left w:val="none" w:sz="0" w:space="0" w:color="auto"/>
            <w:bottom w:val="none" w:sz="0" w:space="0" w:color="auto"/>
            <w:right w:val="none" w:sz="0" w:space="0" w:color="auto"/>
          </w:divBdr>
        </w:div>
        <w:div w:id="1545215502">
          <w:marLeft w:val="480"/>
          <w:marRight w:val="0"/>
          <w:marTop w:val="0"/>
          <w:marBottom w:val="0"/>
          <w:divBdr>
            <w:top w:val="none" w:sz="0" w:space="0" w:color="auto"/>
            <w:left w:val="none" w:sz="0" w:space="0" w:color="auto"/>
            <w:bottom w:val="none" w:sz="0" w:space="0" w:color="auto"/>
            <w:right w:val="none" w:sz="0" w:space="0" w:color="auto"/>
          </w:divBdr>
        </w:div>
        <w:div w:id="1601328968">
          <w:marLeft w:val="480"/>
          <w:marRight w:val="0"/>
          <w:marTop w:val="0"/>
          <w:marBottom w:val="0"/>
          <w:divBdr>
            <w:top w:val="none" w:sz="0" w:space="0" w:color="auto"/>
            <w:left w:val="none" w:sz="0" w:space="0" w:color="auto"/>
            <w:bottom w:val="none" w:sz="0" w:space="0" w:color="auto"/>
            <w:right w:val="none" w:sz="0" w:space="0" w:color="auto"/>
          </w:divBdr>
        </w:div>
        <w:div w:id="1645155597">
          <w:marLeft w:val="480"/>
          <w:marRight w:val="0"/>
          <w:marTop w:val="0"/>
          <w:marBottom w:val="0"/>
          <w:divBdr>
            <w:top w:val="none" w:sz="0" w:space="0" w:color="auto"/>
            <w:left w:val="none" w:sz="0" w:space="0" w:color="auto"/>
            <w:bottom w:val="none" w:sz="0" w:space="0" w:color="auto"/>
            <w:right w:val="none" w:sz="0" w:space="0" w:color="auto"/>
          </w:divBdr>
        </w:div>
        <w:div w:id="1662810147">
          <w:marLeft w:val="480"/>
          <w:marRight w:val="0"/>
          <w:marTop w:val="0"/>
          <w:marBottom w:val="0"/>
          <w:divBdr>
            <w:top w:val="none" w:sz="0" w:space="0" w:color="auto"/>
            <w:left w:val="none" w:sz="0" w:space="0" w:color="auto"/>
            <w:bottom w:val="none" w:sz="0" w:space="0" w:color="auto"/>
            <w:right w:val="none" w:sz="0" w:space="0" w:color="auto"/>
          </w:divBdr>
        </w:div>
        <w:div w:id="1733649746">
          <w:marLeft w:val="480"/>
          <w:marRight w:val="0"/>
          <w:marTop w:val="0"/>
          <w:marBottom w:val="0"/>
          <w:divBdr>
            <w:top w:val="none" w:sz="0" w:space="0" w:color="auto"/>
            <w:left w:val="none" w:sz="0" w:space="0" w:color="auto"/>
            <w:bottom w:val="none" w:sz="0" w:space="0" w:color="auto"/>
            <w:right w:val="none" w:sz="0" w:space="0" w:color="auto"/>
          </w:divBdr>
        </w:div>
        <w:div w:id="1789738194">
          <w:marLeft w:val="480"/>
          <w:marRight w:val="0"/>
          <w:marTop w:val="0"/>
          <w:marBottom w:val="0"/>
          <w:divBdr>
            <w:top w:val="none" w:sz="0" w:space="0" w:color="auto"/>
            <w:left w:val="none" w:sz="0" w:space="0" w:color="auto"/>
            <w:bottom w:val="none" w:sz="0" w:space="0" w:color="auto"/>
            <w:right w:val="none" w:sz="0" w:space="0" w:color="auto"/>
          </w:divBdr>
        </w:div>
        <w:div w:id="1839225621">
          <w:marLeft w:val="480"/>
          <w:marRight w:val="0"/>
          <w:marTop w:val="0"/>
          <w:marBottom w:val="0"/>
          <w:divBdr>
            <w:top w:val="none" w:sz="0" w:space="0" w:color="auto"/>
            <w:left w:val="none" w:sz="0" w:space="0" w:color="auto"/>
            <w:bottom w:val="none" w:sz="0" w:space="0" w:color="auto"/>
            <w:right w:val="none" w:sz="0" w:space="0" w:color="auto"/>
          </w:divBdr>
        </w:div>
        <w:div w:id="1893617183">
          <w:marLeft w:val="480"/>
          <w:marRight w:val="0"/>
          <w:marTop w:val="0"/>
          <w:marBottom w:val="0"/>
          <w:divBdr>
            <w:top w:val="none" w:sz="0" w:space="0" w:color="auto"/>
            <w:left w:val="none" w:sz="0" w:space="0" w:color="auto"/>
            <w:bottom w:val="none" w:sz="0" w:space="0" w:color="auto"/>
            <w:right w:val="none" w:sz="0" w:space="0" w:color="auto"/>
          </w:divBdr>
        </w:div>
        <w:div w:id="1936593444">
          <w:marLeft w:val="480"/>
          <w:marRight w:val="0"/>
          <w:marTop w:val="0"/>
          <w:marBottom w:val="0"/>
          <w:divBdr>
            <w:top w:val="none" w:sz="0" w:space="0" w:color="auto"/>
            <w:left w:val="none" w:sz="0" w:space="0" w:color="auto"/>
            <w:bottom w:val="none" w:sz="0" w:space="0" w:color="auto"/>
            <w:right w:val="none" w:sz="0" w:space="0" w:color="auto"/>
          </w:divBdr>
        </w:div>
        <w:div w:id="1940944876">
          <w:marLeft w:val="480"/>
          <w:marRight w:val="0"/>
          <w:marTop w:val="0"/>
          <w:marBottom w:val="0"/>
          <w:divBdr>
            <w:top w:val="none" w:sz="0" w:space="0" w:color="auto"/>
            <w:left w:val="none" w:sz="0" w:space="0" w:color="auto"/>
            <w:bottom w:val="none" w:sz="0" w:space="0" w:color="auto"/>
            <w:right w:val="none" w:sz="0" w:space="0" w:color="auto"/>
          </w:divBdr>
        </w:div>
        <w:div w:id="1994287260">
          <w:marLeft w:val="480"/>
          <w:marRight w:val="0"/>
          <w:marTop w:val="0"/>
          <w:marBottom w:val="0"/>
          <w:divBdr>
            <w:top w:val="none" w:sz="0" w:space="0" w:color="auto"/>
            <w:left w:val="none" w:sz="0" w:space="0" w:color="auto"/>
            <w:bottom w:val="none" w:sz="0" w:space="0" w:color="auto"/>
            <w:right w:val="none" w:sz="0" w:space="0" w:color="auto"/>
          </w:divBdr>
        </w:div>
        <w:div w:id="1998997236">
          <w:marLeft w:val="480"/>
          <w:marRight w:val="0"/>
          <w:marTop w:val="0"/>
          <w:marBottom w:val="0"/>
          <w:divBdr>
            <w:top w:val="none" w:sz="0" w:space="0" w:color="auto"/>
            <w:left w:val="none" w:sz="0" w:space="0" w:color="auto"/>
            <w:bottom w:val="none" w:sz="0" w:space="0" w:color="auto"/>
            <w:right w:val="none" w:sz="0" w:space="0" w:color="auto"/>
          </w:divBdr>
        </w:div>
        <w:div w:id="2005626532">
          <w:marLeft w:val="480"/>
          <w:marRight w:val="0"/>
          <w:marTop w:val="0"/>
          <w:marBottom w:val="0"/>
          <w:divBdr>
            <w:top w:val="none" w:sz="0" w:space="0" w:color="auto"/>
            <w:left w:val="none" w:sz="0" w:space="0" w:color="auto"/>
            <w:bottom w:val="none" w:sz="0" w:space="0" w:color="auto"/>
            <w:right w:val="none" w:sz="0" w:space="0" w:color="auto"/>
          </w:divBdr>
        </w:div>
        <w:div w:id="2077390016">
          <w:marLeft w:val="480"/>
          <w:marRight w:val="0"/>
          <w:marTop w:val="0"/>
          <w:marBottom w:val="0"/>
          <w:divBdr>
            <w:top w:val="none" w:sz="0" w:space="0" w:color="auto"/>
            <w:left w:val="none" w:sz="0" w:space="0" w:color="auto"/>
            <w:bottom w:val="none" w:sz="0" w:space="0" w:color="auto"/>
            <w:right w:val="none" w:sz="0" w:space="0" w:color="auto"/>
          </w:divBdr>
        </w:div>
        <w:div w:id="2084332709">
          <w:marLeft w:val="480"/>
          <w:marRight w:val="0"/>
          <w:marTop w:val="0"/>
          <w:marBottom w:val="0"/>
          <w:divBdr>
            <w:top w:val="none" w:sz="0" w:space="0" w:color="auto"/>
            <w:left w:val="none" w:sz="0" w:space="0" w:color="auto"/>
            <w:bottom w:val="none" w:sz="0" w:space="0" w:color="auto"/>
            <w:right w:val="none" w:sz="0" w:space="0" w:color="auto"/>
          </w:divBdr>
        </w:div>
      </w:divsChild>
    </w:div>
    <w:div w:id="1444837980">
      <w:bodyDiv w:val="1"/>
      <w:marLeft w:val="0"/>
      <w:marRight w:val="0"/>
      <w:marTop w:val="0"/>
      <w:marBottom w:val="0"/>
      <w:divBdr>
        <w:top w:val="none" w:sz="0" w:space="0" w:color="auto"/>
        <w:left w:val="none" w:sz="0" w:space="0" w:color="auto"/>
        <w:bottom w:val="none" w:sz="0" w:space="0" w:color="auto"/>
        <w:right w:val="none" w:sz="0" w:space="0" w:color="auto"/>
      </w:divBdr>
    </w:div>
    <w:div w:id="1457914521">
      <w:bodyDiv w:val="1"/>
      <w:marLeft w:val="0"/>
      <w:marRight w:val="0"/>
      <w:marTop w:val="0"/>
      <w:marBottom w:val="0"/>
      <w:divBdr>
        <w:top w:val="none" w:sz="0" w:space="0" w:color="auto"/>
        <w:left w:val="none" w:sz="0" w:space="0" w:color="auto"/>
        <w:bottom w:val="none" w:sz="0" w:space="0" w:color="auto"/>
        <w:right w:val="none" w:sz="0" w:space="0" w:color="auto"/>
      </w:divBdr>
      <w:divsChild>
        <w:div w:id="3479337">
          <w:marLeft w:val="480"/>
          <w:marRight w:val="0"/>
          <w:marTop w:val="0"/>
          <w:marBottom w:val="0"/>
          <w:divBdr>
            <w:top w:val="none" w:sz="0" w:space="0" w:color="auto"/>
            <w:left w:val="none" w:sz="0" w:space="0" w:color="auto"/>
            <w:bottom w:val="none" w:sz="0" w:space="0" w:color="auto"/>
            <w:right w:val="none" w:sz="0" w:space="0" w:color="auto"/>
          </w:divBdr>
        </w:div>
        <w:div w:id="57633091">
          <w:marLeft w:val="480"/>
          <w:marRight w:val="0"/>
          <w:marTop w:val="0"/>
          <w:marBottom w:val="0"/>
          <w:divBdr>
            <w:top w:val="none" w:sz="0" w:space="0" w:color="auto"/>
            <w:left w:val="none" w:sz="0" w:space="0" w:color="auto"/>
            <w:bottom w:val="none" w:sz="0" w:space="0" w:color="auto"/>
            <w:right w:val="none" w:sz="0" w:space="0" w:color="auto"/>
          </w:divBdr>
        </w:div>
        <w:div w:id="72704132">
          <w:marLeft w:val="480"/>
          <w:marRight w:val="0"/>
          <w:marTop w:val="0"/>
          <w:marBottom w:val="0"/>
          <w:divBdr>
            <w:top w:val="none" w:sz="0" w:space="0" w:color="auto"/>
            <w:left w:val="none" w:sz="0" w:space="0" w:color="auto"/>
            <w:bottom w:val="none" w:sz="0" w:space="0" w:color="auto"/>
            <w:right w:val="none" w:sz="0" w:space="0" w:color="auto"/>
          </w:divBdr>
        </w:div>
        <w:div w:id="142166952">
          <w:marLeft w:val="480"/>
          <w:marRight w:val="0"/>
          <w:marTop w:val="0"/>
          <w:marBottom w:val="0"/>
          <w:divBdr>
            <w:top w:val="none" w:sz="0" w:space="0" w:color="auto"/>
            <w:left w:val="none" w:sz="0" w:space="0" w:color="auto"/>
            <w:bottom w:val="none" w:sz="0" w:space="0" w:color="auto"/>
            <w:right w:val="none" w:sz="0" w:space="0" w:color="auto"/>
          </w:divBdr>
        </w:div>
        <w:div w:id="233971591">
          <w:marLeft w:val="480"/>
          <w:marRight w:val="0"/>
          <w:marTop w:val="0"/>
          <w:marBottom w:val="0"/>
          <w:divBdr>
            <w:top w:val="none" w:sz="0" w:space="0" w:color="auto"/>
            <w:left w:val="none" w:sz="0" w:space="0" w:color="auto"/>
            <w:bottom w:val="none" w:sz="0" w:space="0" w:color="auto"/>
            <w:right w:val="none" w:sz="0" w:space="0" w:color="auto"/>
          </w:divBdr>
        </w:div>
        <w:div w:id="264731458">
          <w:marLeft w:val="480"/>
          <w:marRight w:val="0"/>
          <w:marTop w:val="0"/>
          <w:marBottom w:val="0"/>
          <w:divBdr>
            <w:top w:val="none" w:sz="0" w:space="0" w:color="auto"/>
            <w:left w:val="none" w:sz="0" w:space="0" w:color="auto"/>
            <w:bottom w:val="none" w:sz="0" w:space="0" w:color="auto"/>
            <w:right w:val="none" w:sz="0" w:space="0" w:color="auto"/>
          </w:divBdr>
        </w:div>
        <w:div w:id="344939853">
          <w:marLeft w:val="480"/>
          <w:marRight w:val="0"/>
          <w:marTop w:val="0"/>
          <w:marBottom w:val="0"/>
          <w:divBdr>
            <w:top w:val="none" w:sz="0" w:space="0" w:color="auto"/>
            <w:left w:val="none" w:sz="0" w:space="0" w:color="auto"/>
            <w:bottom w:val="none" w:sz="0" w:space="0" w:color="auto"/>
            <w:right w:val="none" w:sz="0" w:space="0" w:color="auto"/>
          </w:divBdr>
        </w:div>
        <w:div w:id="357703023">
          <w:marLeft w:val="480"/>
          <w:marRight w:val="0"/>
          <w:marTop w:val="0"/>
          <w:marBottom w:val="0"/>
          <w:divBdr>
            <w:top w:val="none" w:sz="0" w:space="0" w:color="auto"/>
            <w:left w:val="none" w:sz="0" w:space="0" w:color="auto"/>
            <w:bottom w:val="none" w:sz="0" w:space="0" w:color="auto"/>
            <w:right w:val="none" w:sz="0" w:space="0" w:color="auto"/>
          </w:divBdr>
        </w:div>
        <w:div w:id="413209213">
          <w:marLeft w:val="480"/>
          <w:marRight w:val="0"/>
          <w:marTop w:val="0"/>
          <w:marBottom w:val="0"/>
          <w:divBdr>
            <w:top w:val="none" w:sz="0" w:space="0" w:color="auto"/>
            <w:left w:val="none" w:sz="0" w:space="0" w:color="auto"/>
            <w:bottom w:val="none" w:sz="0" w:space="0" w:color="auto"/>
            <w:right w:val="none" w:sz="0" w:space="0" w:color="auto"/>
          </w:divBdr>
        </w:div>
        <w:div w:id="433403141">
          <w:marLeft w:val="480"/>
          <w:marRight w:val="0"/>
          <w:marTop w:val="0"/>
          <w:marBottom w:val="0"/>
          <w:divBdr>
            <w:top w:val="none" w:sz="0" w:space="0" w:color="auto"/>
            <w:left w:val="none" w:sz="0" w:space="0" w:color="auto"/>
            <w:bottom w:val="none" w:sz="0" w:space="0" w:color="auto"/>
            <w:right w:val="none" w:sz="0" w:space="0" w:color="auto"/>
          </w:divBdr>
        </w:div>
        <w:div w:id="460879769">
          <w:marLeft w:val="480"/>
          <w:marRight w:val="0"/>
          <w:marTop w:val="0"/>
          <w:marBottom w:val="0"/>
          <w:divBdr>
            <w:top w:val="none" w:sz="0" w:space="0" w:color="auto"/>
            <w:left w:val="none" w:sz="0" w:space="0" w:color="auto"/>
            <w:bottom w:val="none" w:sz="0" w:space="0" w:color="auto"/>
            <w:right w:val="none" w:sz="0" w:space="0" w:color="auto"/>
          </w:divBdr>
        </w:div>
        <w:div w:id="473644203">
          <w:marLeft w:val="480"/>
          <w:marRight w:val="0"/>
          <w:marTop w:val="0"/>
          <w:marBottom w:val="0"/>
          <w:divBdr>
            <w:top w:val="none" w:sz="0" w:space="0" w:color="auto"/>
            <w:left w:val="none" w:sz="0" w:space="0" w:color="auto"/>
            <w:bottom w:val="none" w:sz="0" w:space="0" w:color="auto"/>
            <w:right w:val="none" w:sz="0" w:space="0" w:color="auto"/>
          </w:divBdr>
        </w:div>
        <w:div w:id="563686408">
          <w:marLeft w:val="480"/>
          <w:marRight w:val="0"/>
          <w:marTop w:val="0"/>
          <w:marBottom w:val="0"/>
          <w:divBdr>
            <w:top w:val="none" w:sz="0" w:space="0" w:color="auto"/>
            <w:left w:val="none" w:sz="0" w:space="0" w:color="auto"/>
            <w:bottom w:val="none" w:sz="0" w:space="0" w:color="auto"/>
            <w:right w:val="none" w:sz="0" w:space="0" w:color="auto"/>
          </w:divBdr>
        </w:div>
        <w:div w:id="595021727">
          <w:marLeft w:val="480"/>
          <w:marRight w:val="0"/>
          <w:marTop w:val="0"/>
          <w:marBottom w:val="0"/>
          <w:divBdr>
            <w:top w:val="none" w:sz="0" w:space="0" w:color="auto"/>
            <w:left w:val="none" w:sz="0" w:space="0" w:color="auto"/>
            <w:bottom w:val="none" w:sz="0" w:space="0" w:color="auto"/>
            <w:right w:val="none" w:sz="0" w:space="0" w:color="auto"/>
          </w:divBdr>
        </w:div>
        <w:div w:id="600838815">
          <w:marLeft w:val="480"/>
          <w:marRight w:val="0"/>
          <w:marTop w:val="0"/>
          <w:marBottom w:val="0"/>
          <w:divBdr>
            <w:top w:val="none" w:sz="0" w:space="0" w:color="auto"/>
            <w:left w:val="none" w:sz="0" w:space="0" w:color="auto"/>
            <w:bottom w:val="none" w:sz="0" w:space="0" w:color="auto"/>
            <w:right w:val="none" w:sz="0" w:space="0" w:color="auto"/>
          </w:divBdr>
        </w:div>
        <w:div w:id="603419702">
          <w:marLeft w:val="480"/>
          <w:marRight w:val="0"/>
          <w:marTop w:val="0"/>
          <w:marBottom w:val="0"/>
          <w:divBdr>
            <w:top w:val="none" w:sz="0" w:space="0" w:color="auto"/>
            <w:left w:val="none" w:sz="0" w:space="0" w:color="auto"/>
            <w:bottom w:val="none" w:sz="0" w:space="0" w:color="auto"/>
            <w:right w:val="none" w:sz="0" w:space="0" w:color="auto"/>
          </w:divBdr>
        </w:div>
        <w:div w:id="609970953">
          <w:marLeft w:val="480"/>
          <w:marRight w:val="0"/>
          <w:marTop w:val="0"/>
          <w:marBottom w:val="0"/>
          <w:divBdr>
            <w:top w:val="none" w:sz="0" w:space="0" w:color="auto"/>
            <w:left w:val="none" w:sz="0" w:space="0" w:color="auto"/>
            <w:bottom w:val="none" w:sz="0" w:space="0" w:color="auto"/>
            <w:right w:val="none" w:sz="0" w:space="0" w:color="auto"/>
          </w:divBdr>
        </w:div>
        <w:div w:id="664554201">
          <w:marLeft w:val="480"/>
          <w:marRight w:val="0"/>
          <w:marTop w:val="0"/>
          <w:marBottom w:val="0"/>
          <w:divBdr>
            <w:top w:val="none" w:sz="0" w:space="0" w:color="auto"/>
            <w:left w:val="none" w:sz="0" w:space="0" w:color="auto"/>
            <w:bottom w:val="none" w:sz="0" w:space="0" w:color="auto"/>
            <w:right w:val="none" w:sz="0" w:space="0" w:color="auto"/>
          </w:divBdr>
        </w:div>
        <w:div w:id="686911355">
          <w:marLeft w:val="480"/>
          <w:marRight w:val="0"/>
          <w:marTop w:val="0"/>
          <w:marBottom w:val="0"/>
          <w:divBdr>
            <w:top w:val="none" w:sz="0" w:space="0" w:color="auto"/>
            <w:left w:val="none" w:sz="0" w:space="0" w:color="auto"/>
            <w:bottom w:val="none" w:sz="0" w:space="0" w:color="auto"/>
            <w:right w:val="none" w:sz="0" w:space="0" w:color="auto"/>
          </w:divBdr>
        </w:div>
        <w:div w:id="688069954">
          <w:marLeft w:val="480"/>
          <w:marRight w:val="0"/>
          <w:marTop w:val="0"/>
          <w:marBottom w:val="0"/>
          <w:divBdr>
            <w:top w:val="none" w:sz="0" w:space="0" w:color="auto"/>
            <w:left w:val="none" w:sz="0" w:space="0" w:color="auto"/>
            <w:bottom w:val="none" w:sz="0" w:space="0" w:color="auto"/>
            <w:right w:val="none" w:sz="0" w:space="0" w:color="auto"/>
          </w:divBdr>
        </w:div>
        <w:div w:id="803735069">
          <w:marLeft w:val="480"/>
          <w:marRight w:val="0"/>
          <w:marTop w:val="0"/>
          <w:marBottom w:val="0"/>
          <w:divBdr>
            <w:top w:val="none" w:sz="0" w:space="0" w:color="auto"/>
            <w:left w:val="none" w:sz="0" w:space="0" w:color="auto"/>
            <w:bottom w:val="none" w:sz="0" w:space="0" w:color="auto"/>
            <w:right w:val="none" w:sz="0" w:space="0" w:color="auto"/>
          </w:divBdr>
        </w:div>
        <w:div w:id="834998021">
          <w:marLeft w:val="480"/>
          <w:marRight w:val="0"/>
          <w:marTop w:val="0"/>
          <w:marBottom w:val="0"/>
          <w:divBdr>
            <w:top w:val="none" w:sz="0" w:space="0" w:color="auto"/>
            <w:left w:val="none" w:sz="0" w:space="0" w:color="auto"/>
            <w:bottom w:val="none" w:sz="0" w:space="0" w:color="auto"/>
            <w:right w:val="none" w:sz="0" w:space="0" w:color="auto"/>
          </w:divBdr>
        </w:div>
        <w:div w:id="863444100">
          <w:marLeft w:val="480"/>
          <w:marRight w:val="0"/>
          <w:marTop w:val="0"/>
          <w:marBottom w:val="0"/>
          <w:divBdr>
            <w:top w:val="none" w:sz="0" w:space="0" w:color="auto"/>
            <w:left w:val="none" w:sz="0" w:space="0" w:color="auto"/>
            <w:bottom w:val="none" w:sz="0" w:space="0" w:color="auto"/>
            <w:right w:val="none" w:sz="0" w:space="0" w:color="auto"/>
          </w:divBdr>
        </w:div>
        <w:div w:id="872963164">
          <w:marLeft w:val="480"/>
          <w:marRight w:val="0"/>
          <w:marTop w:val="0"/>
          <w:marBottom w:val="0"/>
          <w:divBdr>
            <w:top w:val="none" w:sz="0" w:space="0" w:color="auto"/>
            <w:left w:val="none" w:sz="0" w:space="0" w:color="auto"/>
            <w:bottom w:val="none" w:sz="0" w:space="0" w:color="auto"/>
            <w:right w:val="none" w:sz="0" w:space="0" w:color="auto"/>
          </w:divBdr>
        </w:div>
        <w:div w:id="887690312">
          <w:marLeft w:val="480"/>
          <w:marRight w:val="0"/>
          <w:marTop w:val="0"/>
          <w:marBottom w:val="0"/>
          <w:divBdr>
            <w:top w:val="none" w:sz="0" w:space="0" w:color="auto"/>
            <w:left w:val="none" w:sz="0" w:space="0" w:color="auto"/>
            <w:bottom w:val="none" w:sz="0" w:space="0" w:color="auto"/>
            <w:right w:val="none" w:sz="0" w:space="0" w:color="auto"/>
          </w:divBdr>
        </w:div>
        <w:div w:id="913706292">
          <w:marLeft w:val="480"/>
          <w:marRight w:val="0"/>
          <w:marTop w:val="0"/>
          <w:marBottom w:val="0"/>
          <w:divBdr>
            <w:top w:val="none" w:sz="0" w:space="0" w:color="auto"/>
            <w:left w:val="none" w:sz="0" w:space="0" w:color="auto"/>
            <w:bottom w:val="none" w:sz="0" w:space="0" w:color="auto"/>
            <w:right w:val="none" w:sz="0" w:space="0" w:color="auto"/>
          </w:divBdr>
        </w:div>
        <w:div w:id="931817363">
          <w:marLeft w:val="480"/>
          <w:marRight w:val="0"/>
          <w:marTop w:val="0"/>
          <w:marBottom w:val="0"/>
          <w:divBdr>
            <w:top w:val="none" w:sz="0" w:space="0" w:color="auto"/>
            <w:left w:val="none" w:sz="0" w:space="0" w:color="auto"/>
            <w:bottom w:val="none" w:sz="0" w:space="0" w:color="auto"/>
            <w:right w:val="none" w:sz="0" w:space="0" w:color="auto"/>
          </w:divBdr>
        </w:div>
        <w:div w:id="936910240">
          <w:marLeft w:val="480"/>
          <w:marRight w:val="0"/>
          <w:marTop w:val="0"/>
          <w:marBottom w:val="0"/>
          <w:divBdr>
            <w:top w:val="none" w:sz="0" w:space="0" w:color="auto"/>
            <w:left w:val="none" w:sz="0" w:space="0" w:color="auto"/>
            <w:bottom w:val="none" w:sz="0" w:space="0" w:color="auto"/>
            <w:right w:val="none" w:sz="0" w:space="0" w:color="auto"/>
          </w:divBdr>
        </w:div>
        <w:div w:id="939679708">
          <w:marLeft w:val="480"/>
          <w:marRight w:val="0"/>
          <w:marTop w:val="0"/>
          <w:marBottom w:val="0"/>
          <w:divBdr>
            <w:top w:val="none" w:sz="0" w:space="0" w:color="auto"/>
            <w:left w:val="none" w:sz="0" w:space="0" w:color="auto"/>
            <w:bottom w:val="none" w:sz="0" w:space="0" w:color="auto"/>
            <w:right w:val="none" w:sz="0" w:space="0" w:color="auto"/>
          </w:divBdr>
        </w:div>
        <w:div w:id="964846241">
          <w:marLeft w:val="480"/>
          <w:marRight w:val="0"/>
          <w:marTop w:val="0"/>
          <w:marBottom w:val="0"/>
          <w:divBdr>
            <w:top w:val="none" w:sz="0" w:space="0" w:color="auto"/>
            <w:left w:val="none" w:sz="0" w:space="0" w:color="auto"/>
            <w:bottom w:val="none" w:sz="0" w:space="0" w:color="auto"/>
            <w:right w:val="none" w:sz="0" w:space="0" w:color="auto"/>
          </w:divBdr>
        </w:div>
        <w:div w:id="974527992">
          <w:marLeft w:val="480"/>
          <w:marRight w:val="0"/>
          <w:marTop w:val="0"/>
          <w:marBottom w:val="0"/>
          <w:divBdr>
            <w:top w:val="none" w:sz="0" w:space="0" w:color="auto"/>
            <w:left w:val="none" w:sz="0" w:space="0" w:color="auto"/>
            <w:bottom w:val="none" w:sz="0" w:space="0" w:color="auto"/>
            <w:right w:val="none" w:sz="0" w:space="0" w:color="auto"/>
          </w:divBdr>
        </w:div>
        <w:div w:id="1001465243">
          <w:marLeft w:val="480"/>
          <w:marRight w:val="0"/>
          <w:marTop w:val="0"/>
          <w:marBottom w:val="0"/>
          <w:divBdr>
            <w:top w:val="none" w:sz="0" w:space="0" w:color="auto"/>
            <w:left w:val="none" w:sz="0" w:space="0" w:color="auto"/>
            <w:bottom w:val="none" w:sz="0" w:space="0" w:color="auto"/>
            <w:right w:val="none" w:sz="0" w:space="0" w:color="auto"/>
          </w:divBdr>
        </w:div>
        <w:div w:id="1015499265">
          <w:marLeft w:val="480"/>
          <w:marRight w:val="0"/>
          <w:marTop w:val="0"/>
          <w:marBottom w:val="0"/>
          <w:divBdr>
            <w:top w:val="none" w:sz="0" w:space="0" w:color="auto"/>
            <w:left w:val="none" w:sz="0" w:space="0" w:color="auto"/>
            <w:bottom w:val="none" w:sz="0" w:space="0" w:color="auto"/>
            <w:right w:val="none" w:sz="0" w:space="0" w:color="auto"/>
          </w:divBdr>
        </w:div>
        <w:div w:id="1100031489">
          <w:marLeft w:val="480"/>
          <w:marRight w:val="0"/>
          <w:marTop w:val="0"/>
          <w:marBottom w:val="0"/>
          <w:divBdr>
            <w:top w:val="none" w:sz="0" w:space="0" w:color="auto"/>
            <w:left w:val="none" w:sz="0" w:space="0" w:color="auto"/>
            <w:bottom w:val="none" w:sz="0" w:space="0" w:color="auto"/>
            <w:right w:val="none" w:sz="0" w:space="0" w:color="auto"/>
          </w:divBdr>
        </w:div>
        <w:div w:id="1102456560">
          <w:marLeft w:val="480"/>
          <w:marRight w:val="0"/>
          <w:marTop w:val="0"/>
          <w:marBottom w:val="0"/>
          <w:divBdr>
            <w:top w:val="none" w:sz="0" w:space="0" w:color="auto"/>
            <w:left w:val="none" w:sz="0" w:space="0" w:color="auto"/>
            <w:bottom w:val="none" w:sz="0" w:space="0" w:color="auto"/>
            <w:right w:val="none" w:sz="0" w:space="0" w:color="auto"/>
          </w:divBdr>
        </w:div>
        <w:div w:id="1155219195">
          <w:marLeft w:val="480"/>
          <w:marRight w:val="0"/>
          <w:marTop w:val="0"/>
          <w:marBottom w:val="0"/>
          <w:divBdr>
            <w:top w:val="none" w:sz="0" w:space="0" w:color="auto"/>
            <w:left w:val="none" w:sz="0" w:space="0" w:color="auto"/>
            <w:bottom w:val="none" w:sz="0" w:space="0" w:color="auto"/>
            <w:right w:val="none" w:sz="0" w:space="0" w:color="auto"/>
          </w:divBdr>
        </w:div>
        <w:div w:id="1162116133">
          <w:marLeft w:val="480"/>
          <w:marRight w:val="0"/>
          <w:marTop w:val="0"/>
          <w:marBottom w:val="0"/>
          <w:divBdr>
            <w:top w:val="none" w:sz="0" w:space="0" w:color="auto"/>
            <w:left w:val="none" w:sz="0" w:space="0" w:color="auto"/>
            <w:bottom w:val="none" w:sz="0" w:space="0" w:color="auto"/>
            <w:right w:val="none" w:sz="0" w:space="0" w:color="auto"/>
          </w:divBdr>
        </w:div>
        <w:div w:id="1214384581">
          <w:marLeft w:val="480"/>
          <w:marRight w:val="0"/>
          <w:marTop w:val="0"/>
          <w:marBottom w:val="0"/>
          <w:divBdr>
            <w:top w:val="none" w:sz="0" w:space="0" w:color="auto"/>
            <w:left w:val="none" w:sz="0" w:space="0" w:color="auto"/>
            <w:bottom w:val="none" w:sz="0" w:space="0" w:color="auto"/>
            <w:right w:val="none" w:sz="0" w:space="0" w:color="auto"/>
          </w:divBdr>
        </w:div>
        <w:div w:id="1219441521">
          <w:marLeft w:val="480"/>
          <w:marRight w:val="0"/>
          <w:marTop w:val="0"/>
          <w:marBottom w:val="0"/>
          <w:divBdr>
            <w:top w:val="none" w:sz="0" w:space="0" w:color="auto"/>
            <w:left w:val="none" w:sz="0" w:space="0" w:color="auto"/>
            <w:bottom w:val="none" w:sz="0" w:space="0" w:color="auto"/>
            <w:right w:val="none" w:sz="0" w:space="0" w:color="auto"/>
          </w:divBdr>
        </w:div>
        <w:div w:id="1226068912">
          <w:marLeft w:val="480"/>
          <w:marRight w:val="0"/>
          <w:marTop w:val="0"/>
          <w:marBottom w:val="0"/>
          <w:divBdr>
            <w:top w:val="none" w:sz="0" w:space="0" w:color="auto"/>
            <w:left w:val="none" w:sz="0" w:space="0" w:color="auto"/>
            <w:bottom w:val="none" w:sz="0" w:space="0" w:color="auto"/>
            <w:right w:val="none" w:sz="0" w:space="0" w:color="auto"/>
          </w:divBdr>
        </w:div>
        <w:div w:id="1257786734">
          <w:marLeft w:val="480"/>
          <w:marRight w:val="0"/>
          <w:marTop w:val="0"/>
          <w:marBottom w:val="0"/>
          <w:divBdr>
            <w:top w:val="none" w:sz="0" w:space="0" w:color="auto"/>
            <w:left w:val="none" w:sz="0" w:space="0" w:color="auto"/>
            <w:bottom w:val="none" w:sz="0" w:space="0" w:color="auto"/>
            <w:right w:val="none" w:sz="0" w:space="0" w:color="auto"/>
          </w:divBdr>
        </w:div>
        <w:div w:id="1290362081">
          <w:marLeft w:val="480"/>
          <w:marRight w:val="0"/>
          <w:marTop w:val="0"/>
          <w:marBottom w:val="0"/>
          <w:divBdr>
            <w:top w:val="none" w:sz="0" w:space="0" w:color="auto"/>
            <w:left w:val="none" w:sz="0" w:space="0" w:color="auto"/>
            <w:bottom w:val="none" w:sz="0" w:space="0" w:color="auto"/>
            <w:right w:val="none" w:sz="0" w:space="0" w:color="auto"/>
          </w:divBdr>
        </w:div>
        <w:div w:id="1383796400">
          <w:marLeft w:val="480"/>
          <w:marRight w:val="0"/>
          <w:marTop w:val="0"/>
          <w:marBottom w:val="0"/>
          <w:divBdr>
            <w:top w:val="none" w:sz="0" w:space="0" w:color="auto"/>
            <w:left w:val="none" w:sz="0" w:space="0" w:color="auto"/>
            <w:bottom w:val="none" w:sz="0" w:space="0" w:color="auto"/>
            <w:right w:val="none" w:sz="0" w:space="0" w:color="auto"/>
          </w:divBdr>
        </w:div>
        <w:div w:id="1391273930">
          <w:marLeft w:val="480"/>
          <w:marRight w:val="0"/>
          <w:marTop w:val="0"/>
          <w:marBottom w:val="0"/>
          <w:divBdr>
            <w:top w:val="none" w:sz="0" w:space="0" w:color="auto"/>
            <w:left w:val="none" w:sz="0" w:space="0" w:color="auto"/>
            <w:bottom w:val="none" w:sz="0" w:space="0" w:color="auto"/>
            <w:right w:val="none" w:sz="0" w:space="0" w:color="auto"/>
          </w:divBdr>
        </w:div>
        <w:div w:id="1394740265">
          <w:marLeft w:val="480"/>
          <w:marRight w:val="0"/>
          <w:marTop w:val="0"/>
          <w:marBottom w:val="0"/>
          <w:divBdr>
            <w:top w:val="none" w:sz="0" w:space="0" w:color="auto"/>
            <w:left w:val="none" w:sz="0" w:space="0" w:color="auto"/>
            <w:bottom w:val="none" w:sz="0" w:space="0" w:color="auto"/>
            <w:right w:val="none" w:sz="0" w:space="0" w:color="auto"/>
          </w:divBdr>
        </w:div>
        <w:div w:id="1401555440">
          <w:marLeft w:val="480"/>
          <w:marRight w:val="0"/>
          <w:marTop w:val="0"/>
          <w:marBottom w:val="0"/>
          <w:divBdr>
            <w:top w:val="none" w:sz="0" w:space="0" w:color="auto"/>
            <w:left w:val="none" w:sz="0" w:space="0" w:color="auto"/>
            <w:bottom w:val="none" w:sz="0" w:space="0" w:color="auto"/>
            <w:right w:val="none" w:sz="0" w:space="0" w:color="auto"/>
          </w:divBdr>
        </w:div>
        <w:div w:id="1435588558">
          <w:marLeft w:val="480"/>
          <w:marRight w:val="0"/>
          <w:marTop w:val="0"/>
          <w:marBottom w:val="0"/>
          <w:divBdr>
            <w:top w:val="none" w:sz="0" w:space="0" w:color="auto"/>
            <w:left w:val="none" w:sz="0" w:space="0" w:color="auto"/>
            <w:bottom w:val="none" w:sz="0" w:space="0" w:color="auto"/>
            <w:right w:val="none" w:sz="0" w:space="0" w:color="auto"/>
          </w:divBdr>
        </w:div>
        <w:div w:id="1446000829">
          <w:marLeft w:val="480"/>
          <w:marRight w:val="0"/>
          <w:marTop w:val="0"/>
          <w:marBottom w:val="0"/>
          <w:divBdr>
            <w:top w:val="none" w:sz="0" w:space="0" w:color="auto"/>
            <w:left w:val="none" w:sz="0" w:space="0" w:color="auto"/>
            <w:bottom w:val="none" w:sz="0" w:space="0" w:color="auto"/>
            <w:right w:val="none" w:sz="0" w:space="0" w:color="auto"/>
          </w:divBdr>
        </w:div>
        <w:div w:id="1478496058">
          <w:marLeft w:val="480"/>
          <w:marRight w:val="0"/>
          <w:marTop w:val="0"/>
          <w:marBottom w:val="0"/>
          <w:divBdr>
            <w:top w:val="none" w:sz="0" w:space="0" w:color="auto"/>
            <w:left w:val="none" w:sz="0" w:space="0" w:color="auto"/>
            <w:bottom w:val="none" w:sz="0" w:space="0" w:color="auto"/>
            <w:right w:val="none" w:sz="0" w:space="0" w:color="auto"/>
          </w:divBdr>
        </w:div>
        <w:div w:id="1631550659">
          <w:marLeft w:val="480"/>
          <w:marRight w:val="0"/>
          <w:marTop w:val="0"/>
          <w:marBottom w:val="0"/>
          <w:divBdr>
            <w:top w:val="none" w:sz="0" w:space="0" w:color="auto"/>
            <w:left w:val="none" w:sz="0" w:space="0" w:color="auto"/>
            <w:bottom w:val="none" w:sz="0" w:space="0" w:color="auto"/>
            <w:right w:val="none" w:sz="0" w:space="0" w:color="auto"/>
          </w:divBdr>
        </w:div>
        <w:div w:id="1658805969">
          <w:marLeft w:val="480"/>
          <w:marRight w:val="0"/>
          <w:marTop w:val="0"/>
          <w:marBottom w:val="0"/>
          <w:divBdr>
            <w:top w:val="none" w:sz="0" w:space="0" w:color="auto"/>
            <w:left w:val="none" w:sz="0" w:space="0" w:color="auto"/>
            <w:bottom w:val="none" w:sz="0" w:space="0" w:color="auto"/>
            <w:right w:val="none" w:sz="0" w:space="0" w:color="auto"/>
          </w:divBdr>
        </w:div>
        <w:div w:id="1659725923">
          <w:marLeft w:val="480"/>
          <w:marRight w:val="0"/>
          <w:marTop w:val="0"/>
          <w:marBottom w:val="0"/>
          <w:divBdr>
            <w:top w:val="none" w:sz="0" w:space="0" w:color="auto"/>
            <w:left w:val="none" w:sz="0" w:space="0" w:color="auto"/>
            <w:bottom w:val="none" w:sz="0" w:space="0" w:color="auto"/>
            <w:right w:val="none" w:sz="0" w:space="0" w:color="auto"/>
          </w:divBdr>
        </w:div>
        <w:div w:id="1747415188">
          <w:marLeft w:val="480"/>
          <w:marRight w:val="0"/>
          <w:marTop w:val="0"/>
          <w:marBottom w:val="0"/>
          <w:divBdr>
            <w:top w:val="none" w:sz="0" w:space="0" w:color="auto"/>
            <w:left w:val="none" w:sz="0" w:space="0" w:color="auto"/>
            <w:bottom w:val="none" w:sz="0" w:space="0" w:color="auto"/>
            <w:right w:val="none" w:sz="0" w:space="0" w:color="auto"/>
          </w:divBdr>
        </w:div>
        <w:div w:id="1776906293">
          <w:marLeft w:val="480"/>
          <w:marRight w:val="0"/>
          <w:marTop w:val="0"/>
          <w:marBottom w:val="0"/>
          <w:divBdr>
            <w:top w:val="none" w:sz="0" w:space="0" w:color="auto"/>
            <w:left w:val="none" w:sz="0" w:space="0" w:color="auto"/>
            <w:bottom w:val="none" w:sz="0" w:space="0" w:color="auto"/>
            <w:right w:val="none" w:sz="0" w:space="0" w:color="auto"/>
          </w:divBdr>
        </w:div>
        <w:div w:id="1801069757">
          <w:marLeft w:val="480"/>
          <w:marRight w:val="0"/>
          <w:marTop w:val="0"/>
          <w:marBottom w:val="0"/>
          <w:divBdr>
            <w:top w:val="none" w:sz="0" w:space="0" w:color="auto"/>
            <w:left w:val="none" w:sz="0" w:space="0" w:color="auto"/>
            <w:bottom w:val="none" w:sz="0" w:space="0" w:color="auto"/>
            <w:right w:val="none" w:sz="0" w:space="0" w:color="auto"/>
          </w:divBdr>
        </w:div>
        <w:div w:id="1820077955">
          <w:marLeft w:val="480"/>
          <w:marRight w:val="0"/>
          <w:marTop w:val="0"/>
          <w:marBottom w:val="0"/>
          <w:divBdr>
            <w:top w:val="none" w:sz="0" w:space="0" w:color="auto"/>
            <w:left w:val="none" w:sz="0" w:space="0" w:color="auto"/>
            <w:bottom w:val="none" w:sz="0" w:space="0" w:color="auto"/>
            <w:right w:val="none" w:sz="0" w:space="0" w:color="auto"/>
          </w:divBdr>
        </w:div>
        <w:div w:id="1843547437">
          <w:marLeft w:val="480"/>
          <w:marRight w:val="0"/>
          <w:marTop w:val="0"/>
          <w:marBottom w:val="0"/>
          <w:divBdr>
            <w:top w:val="none" w:sz="0" w:space="0" w:color="auto"/>
            <w:left w:val="none" w:sz="0" w:space="0" w:color="auto"/>
            <w:bottom w:val="none" w:sz="0" w:space="0" w:color="auto"/>
            <w:right w:val="none" w:sz="0" w:space="0" w:color="auto"/>
          </w:divBdr>
        </w:div>
        <w:div w:id="1867863794">
          <w:marLeft w:val="480"/>
          <w:marRight w:val="0"/>
          <w:marTop w:val="0"/>
          <w:marBottom w:val="0"/>
          <w:divBdr>
            <w:top w:val="none" w:sz="0" w:space="0" w:color="auto"/>
            <w:left w:val="none" w:sz="0" w:space="0" w:color="auto"/>
            <w:bottom w:val="none" w:sz="0" w:space="0" w:color="auto"/>
            <w:right w:val="none" w:sz="0" w:space="0" w:color="auto"/>
          </w:divBdr>
        </w:div>
        <w:div w:id="1873182149">
          <w:marLeft w:val="480"/>
          <w:marRight w:val="0"/>
          <w:marTop w:val="0"/>
          <w:marBottom w:val="0"/>
          <w:divBdr>
            <w:top w:val="none" w:sz="0" w:space="0" w:color="auto"/>
            <w:left w:val="none" w:sz="0" w:space="0" w:color="auto"/>
            <w:bottom w:val="none" w:sz="0" w:space="0" w:color="auto"/>
            <w:right w:val="none" w:sz="0" w:space="0" w:color="auto"/>
          </w:divBdr>
        </w:div>
        <w:div w:id="1904486863">
          <w:marLeft w:val="480"/>
          <w:marRight w:val="0"/>
          <w:marTop w:val="0"/>
          <w:marBottom w:val="0"/>
          <w:divBdr>
            <w:top w:val="none" w:sz="0" w:space="0" w:color="auto"/>
            <w:left w:val="none" w:sz="0" w:space="0" w:color="auto"/>
            <w:bottom w:val="none" w:sz="0" w:space="0" w:color="auto"/>
            <w:right w:val="none" w:sz="0" w:space="0" w:color="auto"/>
          </w:divBdr>
        </w:div>
        <w:div w:id="1977445068">
          <w:marLeft w:val="480"/>
          <w:marRight w:val="0"/>
          <w:marTop w:val="0"/>
          <w:marBottom w:val="0"/>
          <w:divBdr>
            <w:top w:val="none" w:sz="0" w:space="0" w:color="auto"/>
            <w:left w:val="none" w:sz="0" w:space="0" w:color="auto"/>
            <w:bottom w:val="none" w:sz="0" w:space="0" w:color="auto"/>
            <w:right w:val="none" w:sz="0" w:space="0" w:color="auto"/>
          </w:divBdr>
        </w:div>
        <w:div w:id="2017416231">
          <w:marLeft w:val="480"/>
          <w:marRight w:val="0"/>
          <w:marTop w:val="0"/>
          <w:marBottom w:val="0"/>
          <w:divBdr>
            <w:top w:val="none" w:sz="0" w:space="0" w:color="auto"/>
            <w:left w:val="none" w:sz="0" w:space="0" w:color="auto"/>
            <w:bottom w:val="none" w:sz="0" w:space="0" w:color="auto"/>
            <w:right w:val="none" w:sz="0" w:space="0" w:color="auto"/>
          </w:divBdr>
        </w:div>
        <w:div w:id="2019774297">
          <w:marLeft w:val="480"/>
          <w:marRight w:val="0"/>
          <w:marTop w:val="0"/>
          <w:marBottom w:val="0"/>
          <w:divBdr>
            <w:top w:val="none" w:sz="0" w:space="0" w:color="auto"/>
            <w:left w:val="none" w:sz="0" w:space="0" w:color="auto"/>
            <w:bottom w:val="none" w:sz="0" w:space="0" w:color="auto"/>
            <w:right w:val="none" w:sz="0" w:space="0" w:color="auto"/>
          </w:divBdr>
        </w:div>
        <w:div w:id="2082409915">
          <w:marLeft w:val="480"/>
          <w:marRight w:val="0"/>
          <w:marTop w:val="0"/>
          <w:marBottom w:val="0"/>
          <w:divBdr>
            <w:top w:val="none" w:sz="0" w:space="0" w:color="auto"/>
            <w:left w:val="none" w:sz="0" w:space="0" w:color="auto"/>
            <w:bottom w:val="none" w:sz="0" w:space="0" w:color="auto"/>
            <w:right w:val="none" w:sz="0" w:space="0" w:color="auto"/>
          </w:divBdr>
        </w:div>
        <w:div w:id="2103599242">
          <w:marLeft w:val="480"/>
          <w:marRight w:val="0"/>
          <w:marTop w:val="0"/>
          <w:marBottom w:val="0"/>
          <w:divBdr>
            <w:top w:val="none" w:sz="0" w:space="0" w:color="auto"/>
            <w:left w:val="none" w:sz="0" w:space="0" w:color="auto"/>
            <w:bottom w:val="none" w:sz="0" w:space="0" w:color="auto"/>
            <w:right w:val="none" w:sz="0" w:space="0" w:color="auto"/>
          </w:divBdr>
        </w:div>
      </w:divsChild>
    </w:div>
    <w:div w:id="1458599776">
      <w:bodyDiv w:val="1"/>
      <w:marLeft w:val="0"/>
      <w:marRight w:val="0"/>
      <w:marTop w:val="0"/>
      <w:marBottom w:val="0"/>
      <w:divBdr>
        <w:top w:val="none" w:sz="0" w:space="0" w:color="auto"/>
        <w:left w:val="none" w:sz="0" w:space="0" w:color="auto"/>
        <w:bottom w:val="none" w:sz="0" w:space="0" w:color="auto"/>
        <w:right w:val="none" w:sz="0" w:space="0" w:color="auto"/>
      </w:divBdr>
    </w:div>
    <w:div w:id="1461144353">
      <w:bodyDiv w:val="1"/>
      <w:marLeft w:val="0"/>
      <w:marRight w:val="0"/>
      <w:marTop w:val="0"/>
      <w:marBottom w:val="0"/>
      <w:divBdr>
        <w:top w:val="none" w:sz="0" w:space="0" w:color="auto"/>
        <w:left w:val="none" w:sz="0" w:space="0" w:color="auto"/>
        <w:bottom w:val="none" w:sz="0" w:space="0" w:color="auto"/>
        <w:right w:val="none" w:sz="0" w:space="0" w:color="auto"/>
      </w:divBdr>
    </w:div>
    <w:div w:id="1469667436">
      <w:bodyDiv w:val="1"/>
      <w:marLeft w:val="0"/>
      <w:marRight w:val="0"/>
      <w:marTop w:val="0"/>
      <w:marBottom w:val="0"/>
      <w:divBdr>
        <w:top w:val="none" w:sz="0" w:space="0" w:color="auto"/>
        <w:left w:val="none" w:sz="0" w:space="0" w:color="auto"/>
        <w:bottom w:val="none" w:sz="0" w:space="0" w:color="auto"/>
        <w:right w:val="none" w:sz="0" w:space="0" w:color="auto"/>
      </w:divBdr>
    </w:div>
    <w:div w:id="1470396444">
      <w:bodyDiv w:val="1"/>
      <w:marLeft w:val="0"/>
      <w:marRight w:val="0"/>
      <w:marTop w:val="0"/>
      <w:marBottom w:val="0"/>
      <w:divBdr>
        <w:top w:val="none" w:sz="0" w:space="0" w:color="auto"/>
        <w:left w:val="none" w:sz="0" w:space="0" w:color="auto"/>
        <w:bottom w:val="none" w:sz="0" w:space="0" w:color="auto"/>
        <w:right w:val="none" w:sz="0" w:space="0" w:color="auto"/>
      </w:divBdr>
    </w:div>
    <w:div w:id="1470592833">
      <w:bodyDiv w:val="1"/>
      <w:marLeft w:val="0"/>
      <w:marRight w:val="0"/>
      <w:marTop w:val="0"/>
      <w:marBottom w:val="0"/>
      <w:divBdr>
        <w:top w:val="none" w:sz="0" w:space="0" w:color="auto"/>
        <w:left w:val="none" w:sz="0" w:space="0" w:color="auto"/>
        <w:bottom w:val="none" w:sz="0" w:space="0" w:color="auto"/>
        <w:right w:val="none" w:sz="0" w:space="0" w:color="auto"/>
      </w:divBdr>
      <w:divsChild>
        <w:div w:id="148594988">
          <w:marLeft w:val="480"/>
          <w:marRight w:val="0"/>
          <w:marTop w:val="0"/>
          <w:marBottom w:val="0"/>
          <w:divBdr>
            <w:top w:val="none" w:sz="0" w:space="0" w:color="auto"/>
            <w:left w:val="none" w:sz="0" w:space="0" w:color="auto"/>
            <w:bottom w:val="none" w:sz="0" w:space="0" w:color="auto"/>
            <w:right w:val="none" w:sz="0" w:space="0" w:color="auto"/>
          </w:divBdr>
        </w:div>
        <w:div w:id="170684354">
          <w:marLeft w:val="480"/>
          <w:marRight w:val="0"/>
          <w:marTop w:val="0"/>
          <w:marBottom w:val="0"/>
          <w:divBdr>
            <w:top w:val="none" w:sz="0" w:space="0" w:color="auto"/>
            <w:left w:val="none" w:sz="0" w:space="0" w:color="auto"/>
            <w:bottom w:val="none" w:sz="0" w:space="0" w:color="auto"/>
            <w:right w:val="none" w:sz="0" w:space="0" w:color="auto"/>
          </w:divBdr>
        </w:div>
        <w:div w:id="182329138">
          <w:marLeft w:val="480"/>
          <w:marRight w:val="0"/>
          <w:marTop w:val="0"/>
          <w:marBottom w:val="0"/>
          <w:divBdr>
            <w:top w:val="none" w:sz="0" w:space="0" w:color="auto"/>
            <w:left w:val="none" w:sz="0" w:space="0" w:color="auto"/>
            <w:bottom w:val="none" w:sz="0" w:space="0" w:color="auto"/>
            <w:right w:val="none" w:sz="0" w:space="0" w:color="auto"/>
          </w:divBdr>
        </w:div>
        <w:div w:id="306010438">
          <w:marLeft w:val="480"/>
          <w:marRight w:val="0"/>
          <w:marTop w:val="0"/>
          <w:marBottom w:val="0"/>
          <w:divBdr>
            <w:top w:val="none" w:sz="0" w:space="0" w:color="auto"/>
            <w:left w:val="none" w:sz="0" w:space="0" w:color="auto"/>
            <w:bottom w:val="none" w:sz="0" w:space="0" w:color="auto"/>
            <w:right w:val="none" w:sz="0" w:space="0" w:color="auto"/>
          </w:divBdr>
        </w:div>
        <w:div w:id="333579901">
          <w:marLeft w:val="480"/>
          <w:marRight w:val="0"/>
          <w:marTop w:val="0"/>
          <w:marBottom w:val="0"/>
          <w:divBdr>
            <w:top w:val="none" w:sz="0" w:space="0" w:color="auto"/>
            <w:left w:val="none" w:sz="0" w:space="0" w:color="auto"/>
            <w:bottom w:val="none" w:sz="0" w:space="0" w:color="auto"/>
            <w:right w:val="none" w:sz="0" w:space="0" w:color="auto"/>
          </w:divBdr>
        </w:div>
        <w:div w:id="394817615">
          <w:marLeft w:val="480"/>
          <w:marRight w:val="0"/>
          <w:marTop w:val="0"/>
          <w:marBottom w:val="0"/>
          <w:divBdr>
            <w:top w:val="none" w:sz="0" w:space="0" w:color="auto"/>
            <w:left w:val="none" w:sz="0" w:space="0" w:color="auto"/>
            <w:bottom w:val="none" w:sz="0" w:space="0" w:color="auto"/>
            <w:right w:val="none" w:sz="0" w:space="0" w:color="auto"/>
          </w:divBdr>
        </w:div>
        <w:div w:id="415784512">
          <w:marLeft w:val="480"/>
          <w:marRight w:val="0"/>
          <w:marTop w:val="0"/>
          <w:marBottom w:val="0"/>
          <w:divBdr>
            <w:top w:val="none" w:sz="0" w:space="0" w:color="auto"/>
            <w:left w:val="none" w:sz="0" w:space="0" w:color="auto"/>
            <w:bottom w:val="none" w:sz="0" w:space="0" w:color="auto"/>
            <w:right w:val="none" w:sz="0" w:space="0" w:color="auto"/>
          </w:divBdr>
        </w:div>
        <w:div w:id="435517159">
          <w:marLeft w:val="480"/>
          <w:marRight w:val="0"/>
          <w:marTop w:val="0"/>
          <w:marBottom w:val="0"/>
          <w:divBdr>
            <w:top w:val="none" w:sz="0" w:space="0" w:color="auto"/>
            <w:left w:val="none" w:sz="0" w:space="0" w:color="auto"/>
            <w:bottom w:val="none" w:sz="0" w:space="0" w:color="auto"/>
            <w:right w:val="none" w:sz="0" w:space="0" w:color="auto"/>
          </w:divBdr>
        </w:div>
        <w:div w:id="454565995">
          <w:marLeft w:val="480"/>
          <w:marRight w:val="0"/>
          <w:marTop w:val="0"/>
          <w:marBottom w:val="0"/>
          <w:divBdr>
            <w:top w:val="none" w:sz="0" w:space="0" w:color="auto"/>
            <w:left w:val="none" w:sz="0" w:space="0" w:color="auto"/>
            <w:bottom w:val="none" w:sz="0" w:space="0" w:color="auto"/>
            <w:right w:val="none" w:sz="0" w:space="0" w:color="auto"/>
          </w:divBdr>
        </w:div>
        <w:div w:id="518392226">
          <w:marLeft w:val="480"/>
          <w:marRight w:val="0"/>
          <w:marTop w:val="0"/>
          <w:marBottom w:val="0"/>
          <w:divBdr>
            <w:top w:val="none" w:sz="0" w:space="0" w:color="auto"/>
            <w:left w:val="none" w:sz="0" w:space="0" w:color="auto"/>
            <w:bottom w:val="none" w:sz="0" w:space="0" w:color="auto"/>
            <w:right w:val="none" w:sz="0" w:space="0" w:color="auto"/>
          </w:divBdr>
        </w:div>
        <w:div w:id="707224541">
          <w:marLeft w:val="480"/>
          <w:marRight w:val="0"/>
          <w:marTop w:val="0"/>
          <w:marBottom w:val="0"/>
          <w:divBdr>
            <w:top w:val="none" w:sz="0" w:space="0" w:color="auto"/>
            <w:left w:val="none" w:sz="0" w:space="0" w:color="auto"/>
            <w:bottom w:val="none" w:sz="0" w:space="0" w:color="auto"/>
            <w:right w:val="none" w:sz="0" w:space="0" w:color="auto"/>
          </w:divBdr>
        </w:div>
        <w:div w:id="710958336">
          <w:marLeft w:val="480"/>
          <w:marRight w:val="0"/>
          <w:marTop w:val="0"/>
          <w:marBottom w:val="0"/>
          <w:divBdr>
            <w:top w:val="none" w:sz="0" w:space="0" w:color="auto"/>
            <w:left w:val="none" w:sz="0" w:space="0" w:color="auto"/>
            <w:bottom w:val="none" w:sz="0" w:space="0" w:color="auto"/>
            <w:right w:val="none" w:sz="0" w:space="0" w:color="auto"/>
          </w:divBdr>
        </w:div>
        <w:div w:id="723023180">
          <w:marLeft w:val="480"/>
          <w:marRight w:val="0"/>
          <w:marTop w:val="0"/>
          <w:marBottom w:val="0"/>
          <w:divBdr>
            <w:top w:val="none" w:sz="0" w:space="0" w:color="auto"/>
            <w:left w:val="none" w:sz="0" w:space="0" w:color="auto"/>
            <w:bottom w:val="none" w:sz="0" w:space="0" w:color="auto"/>
            <w:right w:val="none" w:sz="0" w:space="0" w:color="auto"/>
          </w:divBdr>
        </w:div>
        <w:div w:id="743337233">
          <w:marLeft w:val="480"/>
          <w:marRight w:val="0"/>
          <w:marTop w:val="0"/>
          <w:marBottom w:val="0"/>
          <w:divBdr>
            <w:top w:val="none" w:sz="0" w:space="0" w:color="auto"/>
            <w:left w:val="none" w:sz="0" w:space="0" w:color="auto"/>
            <w:bottom w:val="none" w:sz="0" w:space="0" w:color="auto"/>
            <w:right w:val="none" w:sz="0" w:space="0" w:color="auto"/>
          </w:divBdr>
        </w:div>
        <w:div w:id="778068384">
          <w:marLeft w:val="480"/>
          <w:marRight w:val="0"/>
          <w:marTop w:val="0"/>
          <w:marBottom w:val="0"/>
          <w:divBdr>
            <w:top w:val="none" w:sz="0" w:space="0" w:color="auto"/>
            <w:left w:val="none" w:sz="0" w:space="0" w:color="auto"/>
            <w:bottom w:val="none" w:sz="0" w:space="0" w:color="auto"/>
            <w:right w:val="none" w:sz="0" w:space="0" w:color="auto"/>
          </w:divBdr>
        </w:div>
        <w:div w:id="788011329">
          <w:marLeft w:val="480"/>
          <w:marRight w:val="0"/>
          <w:marTop w:val="0"/>
          <w:marBottom w:val="0"/>
          <w:divBdr>
            <w:top w:val="none" w:sz="0" w:space="0" w:color="auto"/>
            <w:left w:val="none" w:sz="0" w:space="0" w:color="auto"/>
            <w:bottom w:val="none" w:sz="0" w:space="0" w:color="auto"/>
            <w:right w:val="none" w:sz="0" w:space="0" w:color="auto"/>
          </w:divBdr>
        </w:div>
        <w:div w:id="839348898">
          <w:marLeft w:val="480"/>
          <w:marRight w:val="0"/>
          <w:marTop w:val="0"/>
          <w:marBottom w:val="0"/>
          <w:divBdr>
            <w:top w:val="none" w:sz="0" w:space="0" w:color="auto"/>
            <w:left w:val="none" w:sz="0" w:space="0" w:color="auto"/>
            <w:bottom w:val="none" w:sz="0" w:space="0" w:color="auto"/>
            <w:right w:val="none" w:sz="0" w:space="0" w:color="auto"/>
          </w:divBdr>
        </w:div>
        <w:div w:id="843860786">
          <w:marLeft w:val="480"/>
          <w:marRight w:val="0"/>
          <w:marTop w:val="0"/>
          <w:marBottom w:val="0"/>
          <w:divBdr>
            <w:top w:val="none" w:sz="0" w:space="0" w:color="auto"/>
            <w:left w:val="none" w:sz="0" w:space="0" w:color="auto"/>
            <w:bottom w:val="none" w:sz="0" w:space="0" w:color="auto"/>
            <w:right w:val="none" w:sz="0" w:space="0" w:color="auto"/>
          </w:divBdr>
        </w:div>
        <w:div w:id="936791941">
          <w:marLeft w:val="480"/>
          <w:marRight w:val="0"/>
          <w:marTop w:val="0"/>
          <w:marBottom w:val="0"/>
          <w:divBdr>
            <w:top w:val="none" w:sz="0" w:space="0" w:color="auto"/>
            <w:left w:val="none" w:sz="0" w:space="0" w:color="auto"/>
            <w:bottom w:val="none" w:sz="0" w:space="0" w:color="auto"/>
            <w:right w:val="none" w:sz="0" w:space="0" w:color="auto"/>
          </w:divBdr>
        </w:div>
        <w:div w:id="988558016">
          <w:marLeft w:val="480"/>
          <w:marRight w:val="0"/>
          <w:marTop w:val="0"/>
          <w:marBottom w:val="0"/>
          <w:divBdr>
            <w:top w:val="none" w:sz="0" w:space="0" w:color="auto"/>
            <w:left w:val="none" w:sz="0" w:space="0" w:color="auto"/>
            <w:bottom w:val="none" w:sz="0" w:space="0" w:color="auto"/>
            <w:right w:val="none" w:sz="0" w:space="0" w:color="auto"/>
          </w:divBdr>
        </w:div>
        <w:div w:id="994071024">
          <w:marLeft w:val="480"/>
          <w:marRight w:val="0"/>
          <w:marTop w:val="0"/>
          <w:marBottom w:val="0"/>
          <w:divBdr>
            <w:top w:val="none" w:sz="0" w:space="0" w:color="auto"/>
            <w:left w:val="none" w:sz="0" w:space="0" w:color="auto"/>
            <w:bottom w:val="none" w:sz="0" w:space="0" w:color="auto"/>
            <w:right w:val="none" w:sz="0" w:space="0" w:color="auto"/>
          </w:divBdr>
        </w:div>
        <w:div w:id="1008874724">
          <w:marLeft w:val="480"/>
          <w:marRight w:val="0"/>
          <w:marTop w:val="0"/>
          <w:marBottom w:val="0"/>
          <w:divBdr>
            <w:top w:val="none" w:sz="0" w:space="0" w:color="auto"/>
            <w:left w:val="none" w:sz="0" w:space="0" w:color="auto"/>
            <w:bottom w:val="none" w:sz="0" w:space="0" w:color="auto"/>
            <w:right w:val="none" w:sz="0" w:space="0" w:color="auto"/>
          </w:divBdr>
        </w:div>
        <w:div w:id="1012685406">
          <w:marLeft w:val="480"/>
          <w:marRight w:val="0"/>
          <w:marTop w:val="0"/>
          <w:marBottom w:val="0"/>
          <w:divBdr>
            <w:top w:val="none" w:sz="0" w:space="0" w:color="auto"/>
            <w:left w:val="none" w:sz="0" w:space="0" w:color="auto"/>
            <w:bottom w:val="none" w:sz="0" w:space="0" w:color="auto"/>
            <w:right w:val="none" w:sz="0" w:space="0" w:color="auto"/>
          </w:divBdr>
        </w:div>
        <w:div w:id="1067460625">
          <w:marLeft w:val="480"/>
          <w:marRight w:val="0"/>
          <w:marTop w:val="0"/>
          <w:marBottom w:val="0"/>
          <w:divBdr>
            <w:top w:val="none" w:sz="0" w:space="0" w:color="auto"/>
            <w:left w:val="none" w:sz="0" w:space="0" w:color="auto"/>
            <w:bottom w:val="none" w:sz="0" w:space="0" w:color="auto"/>
            <w:right w:val="none" w:sz="0" w:space="0" w:color="auto"/>
          </w:divBdr>
        </w:div>
        <w:div w:id="1096095627">
          <w:marLeft w:val="480"/>
          <w:marRight w:val="0"/>
          <w:marTop w:val="0"/>
          <w:marBottom w:val="0"/>
          <w:divBdr>
            <w:top w:val="none" w:sz="0" w:space="0" w:color="auto"/>
            <w:left w:val="none" w:sz="0" w:space="0" w:color="auto"/>
            <w:bottom w:val="none" w:sz="0" w:space="0" w:color="auto"/>
            <w:right w:val="none" w:sz="0" w:space="0" w:color="auto"/>
          </w:divBdr>
        </w:div>
        <w:div w:id="1195341333">
          <w:marLeft w:val="480"/>
          <w:marRight w:val="0"/>
          <w:marTop w:val="0"/>
          <w:marBottom w:val="0"/>
          <w:divBdr>
            <w:top w:val="none" w:sz="0" w:space="0" w:color="auto"/>
            <w:left w:val="none" w:sz="0" w:space="0" w:color="auto"/>
            <w:bottom w:val="none" w:sz="0" w:space="0" w:color="auto"/>
            <w:right w:val="none" w:sz="0" w:space="0" w:color="auto"/>
          </w:divBdr>
        </w:div>
        <w:div w:id="1357658974">
          <w:marLeft w:val="480"/>
          <w:marRight w:val="0"/>
          <w:marTop w:val="0"/>
          <w:marBottom w:val="0"/>
          <w:divBdr>
            <w:top w:val="none" w:sz="0" w:space="0" w:color="auto"/>
            <w:left w:val="none" w:sz="0" w:space="0" w:color="auto"/>
            <w:bottom w:val="none" w:sz="0" w:space="0" w:color="auto"/>
            <w:right w:val="none" w:sz="0" w:space="0" w:color="auto"/>
          </w:divBdr>
        </w:div>
        <w:div w:id="1358506740">
          <w:marLeft w:val="480"/>
          <w:marRight w:val="0"/>
          <w:marTop w:val="0"/>
          <w:marBottom w:val="0"/>
          <w:divBdr>
            <w:top w:val="none" w:sz="0" w:space="0" w:color="auto"/>
            <w:left w:val="none" w:sz="0" w:space="0" w:color="auto"/>
            <w:bottom w:val="none" w:sz="0" w:space="0" w:color="auto"/>
            <w:right w:val="none" w:sz="0" w:space="0" w:color="auto"/>
          </w:divBdr>
        </w:div>
        <w:div w:id="1392268972">
          <w:marLeft w:val="480"/>
          <w:marRight w:val="0"/>
          <w:marTop w:val="0"/>
          <w:marBottom w:val="0"/>
          <w:divBdr>
            <w:top w:val="none" w:sz="0" w:space="0" w:color="auto"/>
            <w:left w:val="none" w:sz="0" w:space="0" w:color="auto"/>
            <w:bottom w:val="none" w:sz="0" w:space="0" w:color="auto"/>
            <w:right w:val="none" w:sz="0" w:space="0" w:color="auto"/>
          </w:divBdr>
        </w:div>
        <w:div w:id="1400130066">
          <w:marLeft w:val="480"/>
          <w:marRight w:val="0"/>
          <w:marTop w:val="0"/>
          <w:marBottom w:val="0"/>
          <w:divBdr>
            <w:top w:val="none" w:sz="0" w:space="0" w:color="auto"/>
            <w:left w:val="none" w:sz="0" w:space="0" w:color="auto"/>
            <w:bottom w:val="none" w:sz="0" w:space="0" w:color="auto"/>
            <w:right w:val="none" w:sz="0" w:space="0" w:color="auto"/>
          </w:divBdr>
        </w:div>
        <w:div w:id="1425690714">
          <w:marLeft w:val="480"/>
          <w:marRight w:val="0"/>
          <w:marTop w:val="0"/>
          <w:marBottom w:val="0"/>
          <w:divBdr>
            <w:top w:val="none" w:sz="0" w:space="0" w:color="auto"/>
            <w:left w:val="none" w:sz="0" w:space="0" w:color="auto"/>
            <w:bottom w:val="none" w:sz="0" w:space="0" w:color="auto"/>
            <w:right w:val="none" w:sz="0" w:space="0" w:color="auto"/>
          </w:divBdr>
        </w:div>
        <w:div w:id="1527675569">
          <w:marLeft w:val="480"/>
          <w:marRight w:val="0"/>
          <w:marTop w:val="0"/>
          <w:marBottom w:val="0"/>
          <w:divBdr>
            <w:top w:val="none" w:sz="0" w:space="0" w:color="auto"/>
            <w:left w:val="none" w:sz="0" w:space="0" w:color="auto"/>
            <w:bottom w:val="none" w:sz="0" w:space="0" w:color="auto"/>
            <w:right w:val="none" w:sz="0" w:space="0" w:color="auto"/>
          </w:divBdr>
        </w:div>
        <w:div w:id="1539657235">
          <w:marLeft w:val="480"/>
          <w:marRight w:val="0"/>
          <w:marTop w:val="0"/>
          <w:marBottom w:val="0"/>
          <w:divBdr>
            <w:top w:val="none" w:sz="0" w:space="0" w:color="auto"/>
            <w:left w:val="none" w:sz="0" w:space="0" w:color="auto"/>
            <w:bottom w:val="none" w:sz="0" w:space="0" w:color="auto"/>
            <w:right w:val="none" w:sz="0" w:space="0" w:color="auto"/>
          </w:divBdr>
        </w:div>
        <w:div w:id="1570530105">
          <w:marLeft w:val="480"/>
          <w:marRight w:val="0"/>
          <w:marTop w:val="0"/>
          <w:marBottom w:val="0"/>
          <w:divBdr>
            <w:top w:val="none" w:sz="0" w:space="0" w:color="auto"/>
            <w:left w:val="none" w:sz="0" w:space="0" w:color="auto"/>
            <w:bottom w:val="none" w:sz="0" w:space="0" w:color="auto"/>
            <w:right w:val="none" w:sz="0" w:space="0" w:color="auto"/>
          </w:divBdr>
        </w:div>
        <w:div w:id="1590699270">
          <w:marLeft w:val="480"/>
          <w:marRight w:val="0"/>
          <w:marTop w:val="0"/>
          <w:marBottom w:val="0"/>
          <w:divBdr>
            <w:top w:val="none" w:sz="0" w:space="0" w:color="auto"/>
            <w:left w:val="none" w:sz="0" w:space="0" w:color="auto"/>
            <w:bottom w:val="none" w:sz="0" w:space="0" w:color="auto"/>
            <w:right w:val="none" w:sz="0" w:space="0" w:color="auto"/>
          </w:divBdr>
        </w:div>
        <w:div w:id="1633091786">
          <w:marLeft w:val="480"/>
          <w:marRight w:val="0"/>
          <w:marTop w:val="0"/>
          <w:marBottom w:val="0"/>
          <w:divBdr>
            <w:top w:val="none" w:sz="0" w:space="0" w:color="auto"/>
            <w:left w:val="none" w:sz="0" w:space="0" w:color="auto"/>
            <w:bottom w:val="none" w:sz="0" w:space="0" w:color="auto"/>
            <w:right w:val="none" w:sz="0" w:space="0" w:color="auto"/>
          </w:divBdr>
        </w:div>
        <w:div w:id="1651789298">
          <w:marLeft w:val="480"/>
          <w:marRight w:val="0"/>
          <w:marTop w:val="0"/>
          <w:marBottom w:val="0"/>
          <w:divBdr>
            <w:top w:val="none" w:sz="0" w:space="0" w:color="auto"/>
            <w:left w:val="none" w:sz="0" w:space="0" w:color="auto"/>
            <w:bottom w:val="none" w:sz="0" w:space="0" w:color="auto"/>
            <w:right w:val="none" w:sz="0" w:space="0" w:color="auto"/>
          </w:divBdr>
        </w:div>
        <w:div w:id="1691684405">
          <w:marLeft w:val="480"/>
          <w:marRight w:val="0"/>
          <w:marTop w:val="0"/>
          <w:marBottom w:val="0"/>
          <w:divBdr>
            <w:top w:val="none" w:sz="0" w:space="0" w:color="auto"/>
            <w:left w:val="none" w:sz="0" w:space="0" w:color="auto"/>
            <w:bottom w:val="none" w:sz="0" w:space="0" w:color="auto"/>
            <w:right w:val="none" w:sz="0" w:space="0" w:color="auto"/>
          </w:divBdr>
        </w:div>
        <w:div w:id="1702827164">
          <w:marLeft w:val="480"/>
          <w:marRight w:val="0"/>
          <w:marTop w:val="0"/>
          <w:marBottom w:val="0"/>
          <w:divBdr>
            <w:top w:val="none" w:sz="0" w:space="0" w:color="auto"/>
            <w:left w:val="none" w:sz="0" w:space="0" w:color="auto"/>
            <w:bottom w:val="none" w:sz="0" w:space="0" w:color="auto"/>
            <w:right w:val="none" w:sz="0" w:space="0" w:color="auto"/>
          </w:divBdr>
        </w:div>
        <w:div w:id="1710909963">
          <w:marLeft w:val="480"/>
          <w:marRight w:val="0"/>
          <w:marTop w:val="0"/>
          <w:marBottom w:val="0"/>
          <w:divBdr>
            <w:top w:val="none" w:sz="0" w:space="0" w:color="auto"/>
            <w:left w:val="none" w:sz="0" w:space="0" w:color="auto"/>
            <w:bottom w:val="none" w:sz="0" w:space="0" w:color="auto"/>
            <w:right w:val="none" w:sz="0" w:space="0" w:color="auto"/>
          </w:divBdr>
        </w:div>
        <w:div w:id="1743330446">
          <w:marLeft w:val="480"/>
          <w:marRight w:val="0"/>
          <w:marTop w:val="0"/>
          <w:marBottom w:val="0"/>
          <w:divBdr>
            <w:top w:val="none" w:sz="0" w:space="0" w:color="auto"/>
            <w:left w:val="none" w:sz="0" w:space="0" w:color="auto"/>
            <w:bottom w:val="none" w:sz="0" w:space="0" w:color="auto"/>
            <w:right w:val="none" w:sz="0" w:space="0" w:color="auto"/>
          </w:divBdr>
        </w:div>
        <w:div w:id="1750301264">
          <w:marLeft w:val="480"/>
          <w:marRight w:val="0"/>
          <w:marTop w:val="0"/>
          <w:marBottom w:val="0"/>
          <w:divBdr>
            <w:top w:val="none" w:sz="0" w:space="0" w:color="auto"/>
            <w:left w:val="none" w:sz="0" w:space="0" w:color="auto"/>
            <w:bottom w:val="none" w:sz="0" w:space="0" w:color="auto"/>
            <w:right w:val="none" w:sz="0" w:space="0" w:color="auto"/>
          </w:divBdr>
        </w:div>
        <w:div w:id="1765422145">
          <w:marLeft w:val="480"/>
          <w:marRight w:val="0"/>
          <w:marTop w:val="0"/>
          <w:marBottom w:val="0"/>
          <w:divBdr>
            <w:top w:val="none" w:sz="0" w:space="0" w:color="auto"/>
            <w:left w:val="none" w:sz="0" w:space="0" w:color="auto"/>
            <w:bottom w:val="none" w:sz="0" w:space="0" w:color="auto"/>
            <w:right w:val="none" w:sz="0" w:space="0" w:color="auto"/>
          </w:divBdr>
        </w:div>
        <w:div w:id="1904874672">
          <w:marLeft w:val="480"/>
          <w:marRight w:val="0"/>
          <w:marTop w:val="0"/>
          <w:marBottom w:val="0"/>
          <w:divBdr>
            <w:top w:val="none" w:sz="0" w:space="0" w:color="auto"/>
            <w:left w:val="none" w:sz="0" w:space="0" w:color="auto"/>
            <w:bottom w:val="none" w:sz="0" w:space="0" w:color="auto"/>
            <w:right w:val="none" w:sz="0" w:space="0" w:color="auto"/>
          </w:divBdr>
        </w:div>
        <w:div w:id="1938756734">
          <w:marLeft w:val="480"/>
          <w:marRight w:val="0"/>
          <w:marTop w:val="0"/>
          <w:marBottom w:val="0"/>
          <w:divBdr>
            <w:top w:val="none" w:sz="0" w:space="0" w:color="auto"/>
            <w:left w:val="none" w:sz="0" w:space="0" w:color="auto"/>
            <w:bottom w:val="none" w:sz="0" w:space="0" w:color="auto"/>
            <w:right w:val="none" w:sz="0" w:space="0" w:color="auto"/>
          </w:divBdr>
        </w:div>
        <w:div w:id="1962148181">
          <w:marLeft w:val="480"/>
          <w:marRight w:val="0"/>
          <w:marTop w:val="0"/>
          <w:marBottom w:val="0"/>
          <w:divBdr>
            <w:top w:val="none" w:sz="0" w:space="0" w:color="auto"/>
            <w:left w:val="none" w:sz="0" w:space="0" w:color="auto"/>
            <w:bottom w:val="none" w:sz="0" w:space="0" w:color="auto"/>
            <w:right w:val="none" w:sz="0" w:space="0" w:color="auto"/>
          </w:divBdr>
        </w:div>
        <w:div w:id="2043898368">
          <w:marLeft w:val="480"/>
          <w:marRight w:val="0"/>
          <w:marTop w:val="0"/>
          <w:marBottom w:val="0"/>
          <w:divBdr>
            <w:top w:val="none" w:sz="0" w:space="0" w:color="auto"/>
            <w:left w:val="none" w:sz="0" w:space="0" w:color="auto"/>
            <w:bottom w:val="none" w:sz="0" w:space="0" w:color="auto"/>
            <w:right w:val="none" w:sz="0" w:space="0" w:color="auto"/>
          </w:divBdr>
        </w:div>
        <w:div w:id="2116434323">
          <w:marLeft w:val="480"/>
          <w:marRight w:val="0"/>
          <w:marTop w:val="0"/>
          <w:marBottom w:val="0"/>
          <w:divBdr>
            <w:top w:val="none" w:sz="0" w:space="0" w:color="auto"/>
            <w:left w:val="none" w:sz="0" w:space="0" w:color="auto"/>
            <w:bottom w:val="none" w:sz="0" w:space="0" w:color="auto"/>
            <w:right w:val="none" w:sz="0" w:space="0" w:color="auto"/>
          </w:divBdr>
        </w:div>
      </w:divsChild>
    </w:div>
    <w:div w:id="1470633938">
      <w:bodyDiv w:val="1"/>
      <w:marLeft w:val="0"/>
      <w:marRight w:val="0"/>
      <w:marTop w:val="0"/>
      <w:marBottom w:val="0"/>
      <w:divBdr>
        <w:top w:val="none" w:sz="0" w:space="0" w:color="auto"/>
        <w:left w:val="none" w:sz="0" w:space="0" w:color="auto"/>
        <w:bottom w:val="none" w:sz="0" w:space="0" w:color="auto"/>
        <w:right w:val="none" w:sz="0" w:space="0" w:color="auto"/>
      </w:divBdr>
    </w:div>
    <w:div w:id="1474910651">
      <w:bodyDiv w:val="1"/>
      <w:marLeft w:val="0"/>
      <w:marRight w:val="0"/>
      <w:marTop w:val="0"/>
      <w:marBottom w:val="0"/>
      <w:divBdr>
        <w:top w:val="none" w:sz="0" w:space="0" w:color="auto"/>
        <w:left w:val="none" w:sz="0" w:space="0" w:color="auto"/>
        <w:bottom w:val="none" w:sz="0" w:space="0" w:color="auto"/>
        <w:right w:val="none" w:sz="0" w:space="0" w:color="auto"/>
      </w:divBdr>
    </w:div>
    <w:div w:id="1482578455">
      <w:bodyDiv w:val="1"/>
      <w:marLeft w:val="0"/>
      <w:marRight w:val="0"/>
      <w:marTop w:val="0"/>
      <w:marBottom w:val="0"/>
      <w:divBdr>
        <w:top w:val="none" w:sz="0" w:space="0" w:color="auto"/>
        <w:left w:val="none" w:sz="0" w:space="0" w:color="auto"/>
        <w:bottom w:val="none" w:sz="0" w:space="0" w:color="auto"/>
        <w:right w:val="none" w:sz="0" w:space="0" w:color="auto"/>
      </w:divBdr>
      <w:divsChild>
        <w:div w:id="38020250">
          <w:marLeft w:val="480"/>
          <w:marRight w:val="0"/>
          <w:marTop w:val="0"/>
          <w:marBottom w:val="0"/>
          <w:divBdr>
            <w:top w:val="none" w:sz="0" w:space="0" w:color="auto"/>
            <w:left w:val="none" w:sz="0" w:space="0" w:color="auto"/>
            <w:bottom w:val="none" w:sz="0" w:space="0" w:color="auto"/>
            <w:right w:val="none" w:sz="0" w:space="0" w:color="auto"/>
          </w:divBdr>
        </w:div>
        <w:div w:id="88240066">
          <w:marLeft w:val="480"/>
          <w:marRight w:val="0"/>
          <w:marTop w:val="0"/>
          <w:marBottom w:val="0"/>
          <w:divBdr>
            <w:top w:val="none" w:sz="0" w:space="0" w:color="auto"/>
            <w:left w:val="none" w:sz="0" w:space="0" w:color="auto"/>
            <w:bottom w:val="none" w:sz="0" w:space="0" w:color="auto"/>
            <w:right w:val="none" w:sz="0" w:space="0" w:color="auto"/>
          </w:divBdr>
        </w:div>
        <w:div w:id="101611695">
          <w:marLeft w:val="480"/>
          <w:marRight w:val="0"/>
          <w:marTop w:val="0"/>
          <w:marBottom w:val="0"/>
          <w:divBdr>
            <w:top w:val="none" w:sz="0" w:space="0" w:color="auto"/>
            <w:left w:val="none" w:sz="0" w:space="0" w:color="auto"/>
            <w:bottom w:val="none" w:sz="0" w:space="0" w:color="auto"/>
            <w:right w:val="none" w:sz="0" w:space="0" w:color="auto"/>
          </w:divBdr>
        </w:div>
        <w:div w:id="113181648">
          <w:marLeft w:val="480"/>
          <w:marRight w:val="0"/>
          <w:marTop w:val="0"/>
          <w:marBottom w:val="0"/>
          <w:divBdr>
            <w:top w:val="none" w:sz="0" w:space="0" w:color="auto"/>
            <w:left w:val="none" w:sz="0" w:space="0" w:color="auto"/>
            <w:bottom w:val="none" w:sz="0" w:space="0" w:color="auto"/>
            <w:right w:val="none" w:sz="0" w:space="0" w:color="auto"/>
          </w:divBdr>
        </w:div>
        <w:div w:id="123549513">
          <w:marLeft w:val="480"/>
          <w:marRight w:val="0"/>
          <w:marTop w:val="0"/>
          <w:marBottom w:val="0"/>
          <w:divBdr>
            <w:top w:val="none" w:sz="0" w:space="0" w:color="auto"/>
            <w:left w:val="none" w:sz="0" w:space="0" w:color="auto"/>
            <w:bottom w:val="none" w:sz="0" w:space="0" w:color="auto"/>
            <w:right w:val="none" w:sz="0" w:space="0" w:color="auto"/>
          </w:divBdr>
        </w:div>
        <w:div w:id="133988065">
          <w:marLeft w:val="480"/>
          <w:marRight w:val="0"/>
          <w:marTop w:val="0"/>
          <w:marBottom w:val="0"/>
          <w:divBdr>
            <w:top w:val="none" w:sz="0" w:space="0" w:color="auto"/>
            <w:left w:val="none" w:sz="0" w:space="0" w:color="auto"/>
            <w:bottom w:val="none" w:sz="0" w:space="0" w:color="auto"/>
            <w:right w:val="none" w:sz="0" w:space="0" w:color="auto"/>
          </w:divBdr>
        </w:div>
        <w:div w:id="199317786">
          <w:marLeft w:val="480"/>
          <w:marRight w:val="0"/>
          <w:marTop w:val="0"/>
          <w:marBottom w:val="0"/>
          <w:divBdr>
            <w:top w:val="none" w:sz="0" w:space="0" w:color="auto"/>
            <w:left w:val="none" w:sz="0" w:space="0" w:color="auto"/>
            <w:bottom w:val="none" w:sz="0" w:space="0" w:color="auto"/>
            <w:right w:val="none" w:sz="0" w:space="0" w:color="auto"/>
          </w:divBdr>
        </w:div>
        <w:div w:id="243341278">
          <w:marLeft w:val="480"/>
          <w:marRight w:val="0"/>
          <w:marTop w:val="0"/>
          <w:marBottom w:val="0"/>
          <w:divBdr>
            <w:top w:val="none" w:sz="0" w:space="0" w:color="auto"/>
            <w:left w:val="none" w:sz="0" w:space="0" w:color="auto"/>
            <w:bottom w:val="none" w:sz="0" w:space="0" w:color="auto"/>
            <w:right w:val="none" w:sz="0" w:space="0" w:color="auto"/>
          </w:divBdr>
        </w:div>
        <w:div w:id="246037539">
          <w:marLeft w:val="480"/>
          <w:marRight w:val="0"/>
          <w:marTop w:val="0"/>
          <w:marBottom w:val="0"/>
          <w:divBdr>
            <w:top w:val="none" w:sz="0" w:space="0" w:color="auto"/>
            <w:left w:val="none" w:sz="0" w:space="0" w:color="auto"/>
            <w:bottom w:val="none" w:sz="0" w:space="0" w:color="auto"/>
            <w:right w:val="none" w:sz="0" w:space="0" w:color="auto"/>
          </w:divBdr>
        </w:div>
        <w:div w:id="252129826">
          <w:marLeft w:val="480"/>
          <w:marRight w:val="0"/>
          <w:marTop w:val="0"/>
          <w:marBottom w:val="0"/>
          <w:divBdr>
            <w:top w:val="none" w:sz="0" w:space="0" w:color="auto"/>
            <w:left w:val="none" w:sz="0" w:space="0" w:color="auto"/>
            <w:bottom w:val="none" w:sz="0" w:space="0" w:color="auto"/>
            <w:right w:val="none" w:sz="0" w:space="0" w:color="auto"/>
          </w:divBdr>
        </w:div>
        <w:div w:id="254870906">
          <w:marLeft w:val="480"/>
          <w:marRight w:val="0"/>
          <w:marTop w:val="0"/>
          <w:marBottom w:val="0"/>
          <w:divBdr>
            <w:top w:val="none" w:sz="0" w:space="0" w:color="auto"/>
            <w:left w:val="none" w:sz="0" w:space="0" w:color="auto"/>
            <w:bottom w:val="none" w:sz="0" w:space="0" w:color="auto"/>
            <w:right w:val="none" w:sz="0" w:space="0" w:color="auto"/>
          </w:divBdr>
        </w:div>
        <w:div w:id="330330234">
          <w:marLeft w:val="480"/>
          <w:marRight w:val="0"/>
          <w:marTop w:val="0"/>
          <w:marBottom w:val="0"/>
          <w:divBdr>
            <w:top w:val="none" w:sz="0" w:space="0" w:color="auto"/>
            <w:left w:val="none" w:sz="0" w:space="0" w:color="auto"/>
            <w:bottom w:val="none" w:sz="0" w:space="0" w:color="auto"/>
            <w:right w:val="none" w:sz="0" w:space="0" w:color="auto"/>
          </w:divBdr>
        </w:div>
        <w:div w:id="355237188">
          <w:marLeft w:val="480"/>
          <w:marRight w:val="0"/>
          <w:marTop w:val="0"/>
          <w:marBottom w:val="0"/>
          <w:divBdr>
            <w:top w:val="none" w:sz="0" w:space="0" w:color="auto"/>
            <w:left w:val="none" w:sz="0" w:space="0" w:color="auto"/>
            <w:bottom w:val="none" w:sz="0" w:space="0" w:color="auto"/>
            <w:right w:val="none" w:sz="0" w:space="0" w:color="auto"/>
          </w:divBdr>
        </w:div>
        <w:div w:id="356858616">
          <w:marLeft w:val="480"/>
          <w:marRight w:val="0"/>
          <w:marTop w:val="0"/>
          <w:marBottom w:val="0"/>
          <w:divBdr>
            <w:top w:val="none" w:sz="0" w:space="0" w:color="auto"/>
            <w:left w:val="none" w:sz="0" w:space="0" w:color="auto"/>
            <w:bottom w:val="none" w:sz="0" w:space="0" w:color="auto"/>
            <w:right w:val="none" w:sz="0" w:space="0" w:color="auto"/>
          </w:divBdr>
        </w:div>
        <w:div w:id="358700584">
          <w:marLeft w:val="480"/>
          <w:marRight w:val="0"/>
          <w:marTop w:val="0"/>
          <w:marBottom w:val="0"/>
          <w:divBdr>
            <w:top w:val="none" w:sz="0" w:space="0" w:color="auto"/>
            <w:left w:val="none" w:sz="0" w:space="0" w:color="auto"/>
            <w:bottom w:val="none" w:sz="0" w:space="0" w:color="auto"/>
            <w:right w:val="none" w:sz="0" w:space="0" w:color="auto"/>
          </w:divBdr>
        </w:div>
        <w:div w:id="430862469">
          <w:marLeft w:val="480"/>
          <w:marRight w:val="0"/>
          <w:marTop w:val="0"/>
          <w:marBottom w:val="0"/>
          <w:divBdr>
            <w:top w:val="none" w:sz="0" w:space="0" w:color="auto"/>
            <w:left w:val="none" w:sz="0" w:space="0" w:color="auto"/>
            <w:bottom w:val="none" w:sz="0" w:space="0" w:color="auto"/>
            <w:right w:val="none" w:sz="0" w:space="0" w:color="auto"/>
          </w:divBdr>
        </w:div>
        <w:div w:id="457724109">
          <w:marLeft w:val="480"/>
          <w:marRight w:val="0"/>
          <w:marTop w:val="0"/>
          <w:marBottom w:val="0"/>
          <w:divBdr>
            <w:top w:val="none" w:sz="0" w:space="0" w:color="auto"/>
            <w:left w:val="none" w:sz="0" w:space="0" w:color="auto"/>
            <w:bottom w:val="none" w:sz="0" w:space="0" w:color="auto"/>
            <w:right w:val="none" w:sz="0" w:space="0" w:color="auto"/>
          </w:divBdr>
        </w:div>
        <w:div w:id="508956551">
          <w:marLeft w:val="480"/>
          <w:marRight w:val="0"/>
          <w:marTop w:val="0"/>
          <w:marBottom w:val="0"/>
          <w:divBdr>
            <w:top w:val="none" w:sz="0" w:space="0" w:color="auto"/>
            <w:left w:val="none" w:sz="0" w:space="0" w:color="auto"/>
            <w:bottom w:val="none" w:sz="0" w:space="0" w:color="auto"/>
            <w:right w:val="none" w:sz="0" w:space="0" w:color="auto"/>
          </w:divBdr>
        </w:div>
        <w:div w:id="510264379">
          <w:marLeft w:val="480"/>
          <w:marRight w:val="0"/>
          <w:marTop w:val="0"/>
          <w:marBottom w:val="0"/>
          <w:divBdr>
            <w:top w:val="none" w:sz="0" w:space="0" w:color="auto"/>
            <w:left w:val="none" w:sz="0" w:space="0" w:color="auto"/>
            <w:bottom w:val="none" w:sz="0" w:space="0" w:color="auto"/>
            <w:right w:val="none" w:sz="0" w:space="0" w:color="auto"/>
          </w:divBdr>
        </w:div>
        <w:div w:id="546373860">
          <w:marLeft w:val="480"/>
          <w:marRight w:val="0"/>
          <w:marTop w:val="0"/>
          <w:marBottom w:val="0"/>
          <w:divBdr>
            <w:top w:val="none" w:sz="0" w:space="0" w:color="auto"/>
            <w:left w:val="none" w:sz="0" w:space="0" w:color="auto"/>
            <w:bottom w:val="none" w:sz="0" w:space="0" w:color="auto"/>
            <w:right w:val="none" w:sz="0" w:space="0" w:color="auto"/>
          </w:divBdr>
        </w:div>
        <w:div w:id="566036019">
          <w:marLeft w:val="480"/>
          <w:marRight w:val="0"/>
          <w:marTop w:val="0"/>
          <w:marBottom w:val="0"/>
          <w:divBdr>
            <w:top w:val="none" w:sz="0" w:space="0" w:color="auto"/>
            <w:left w:val="none" w:sz="0" w:space="0" w:color="auto"/>
            <w:bottom w:val="none" w:sz="0" w:space="0" w:color="auto"/>
            <w:right w:val="none" w:sz="0" w:space="0" w:color="auto"/>
          </w:divBdr>
        </w:div>
        <w:div w:id="602110413">
          <w:marLeft w:val="480"/>
          <w:marRight w:val="0"/>
          <w:marTop w:val="0"/>
          <w:marBottom w:val="0"/>
          <w:divBdr>
            <w:top w:val="none" w:sz="0" w:space="0" w:color="auto"/>
            <w:left w:val="none" w:sz="0" w:space="0" w:color="auto"/>
            <w:bottom w:val="none" w:sz="0" w:space="0" w:color="auto"/>
            <w:right w:val="none" w:sz="0" w:space="0" w:color="auto"/>
          </w:divBdr>
        </w:div>
        <w:div w:id="664482408">
          <w:marLeft w:val="480"/>
          <w:marRight w:val="0"/>
          <w:marTop w:val="0"/>
          <w:marBottom w:val="0"/>
          <w:divBdr>
            <w:top w:val="none" w:sz="0" w:space="0" w:color="auto"/>
            <w:left w:val="none" w:sz="0" w:space="0" w:color="auto"/>
            <w:bottom w:val="none" w:sz="0" w:space="0" w:color="auto"/>
            <w:right w:val="none" w:sz="0" w:space="0" w:color="auto"/>
          </w:divBdr>
        </w:div>
        <w:div w:id="690034239">
          <w:marLeft w:val="480"/>
          <w:marRight w:val="0"/>
          <w:marTop w:val="0"/>
          <w:marBottom w:val="0"/>
          <w:divBdr>
            <w:top w:val="none" w:sz="0" w:space="0" w:color="auto"/>
            <w:left w:val="none" w:sz="0" w:space="0" w:color="auto"/>
            <w:bottom w:val="none" w:sz="0" w:space="0" w:color="auto"/>
            <w:right w:val="none" w:sz="0" w:space="0" w:color="auto"/>
          </w:divBdr>
        </w:div>
        <w:div w:id="722680204">
          <w:marLeft w:val="480"/>
          <w:marRight w:val="0"/>
          <w:marTop w:val="0"/>
          <w:marBottom w:val="0"/>
          <w:divBdr>
            <w:top w:val="none" w:sz="0" w:space="0" w:color="auto"/>
            <w:left w:val="none" w:sz="0" w:space="0" w:color="auto"/>
            <w:bottom w:val="none" w:sz="0" w:space="0" w:color="auto"/>
            <w:right w:val="none" w:sz="0" w:space="0" w:color="auto"/>
          </w:divBdr>
        </w:div>
        <w:div w:id="754399379">
          <w:marLeft w:val="480"/>
          <w:marRight w:val="0"/>
          <w:marTop w:val="0"/>
          <w:marBottom w:val="0"/>
          <w:divBdr>
            <w:top w:val="none" w:sz="0" w:space="0" w:color="auto"/>
            <w:left w:val="none" w:sz="0" w:space="0" w:color="auto"/>
            <w:bottom w:val="none" w:sz="0" w:space="0" w:color="auto"/>
            <w:right w:val="none" w:sz="0" w:space="0" w:color="auto"/>
          </w:divBdr>
        </w:div>
        <w:div w:id="815148734">
          <w:marLeft w:val="480"/>
          <w:marRight w:val="0"/>
          <w:marTop w:val="0"/>
          <w:marBottom w:val="0"/>
          <w:divBdr>
            <w:top w:val="none" w:sz="0" w:space="0" w:color="auto"/>
            <w:left w:val="none" w:sz="0" w:space="0" w:color="auto"/>
            <w:bottom w:val="none" w:sz="0" w:space="0" w:color="auto"/>
            <w:right w:val="none" w:sz="0" w:space="0" w:color="auto"/>
          </w:divBdr>
        </w:div>
        <w:div w:id="850491173">
          <w:marLeft w:val="480"/>
          <w:marRight w:val="0"/>
          <w:marTop w:val="0"/>
          <w:marBottom w:val="0"/>
          <w:divBdr>
            <w:top w:val="none" w:sz="0" w:space="0" w:color="auto"/>
            <w:left w:val="none" w:sz="0" w:space="0" w:color="auto"/>
            <w:bottom w:val="none" w:sz="0" w:space="0" w:color="auto"/>
            <w:right w:val="none" w:sz="0" w:space="0" w:color="auto"/>
          </w:divBdr>
        </w:div>
        <w:div w:id="857700335">
          <w:marLeft w:val="480"/>
          <w:marRight w:val="0"/>
          <w:marTop w:val="0"/>
          <w:marBottom w:val="0"/>
          <w:divBdr>
            <w:top w:val="none" w:sz="0" w:space="0" w:color="auto"/>
            <w:left w:val="none" w:sz="0" w:space="0" w:color="auto"/>
            <w:bottom w:val="none" w:sz="0" w:space="0" w:color="auto"/>
            <w:right w:val="none" w:sz="0" w:space="0" w:color="auto"/>
          </w:divBdr>
        </w:div>
        <w:div w:id="914700871">
          <w:marLeft w:val="480"/>
          <w:marRight w:val="0"/>
          <w:marTop w:val="0"/>
          <w:marBottom w:val="0"/>
          <w:divBdr>
            <w:top w:val="none" w:sz="0" w:space="0" w:color="auto"/>
            <w:left w:val="none" w:sz="0" w:space="0" w:color="auto"/>
            <w:bottom w:val="none" w:sz="0" w:space="0" w:color="auto"/>
            <w:right w:val="none" w:sz="0" w:space="0" w:color="auto"/>
          </w:divBdr>
        </w:div>
        <w:div w:id="930316232">
          <w:marLeft w:val="480"/>
          <w:marRight w:val="0"/>
          <w:marTop w:val="0"/>
          <w:marBottom w:val="0"/>
          <w:divBdr>
            <w:top w:val="none" w:sz="0" w:space="0" w:color="auto"/>
            <w:left w:val="none" w:sz="0" w:space="0" w:color="auto"/>
            <w:bottom w:val="none" w:sz="0" w:space="0" w:color="auto"/>
            <w:right w:val="none" w:sz="0" w:space="0" w:color="auto"/>
          </w:divBdr>
        </w:div>
        <w:div w:id="946037925">
          <w:marLeft w:val="480"/>
          <w:marRight w:val="0"/>
          <w:marTop w:val="0"/>
          <w:marBottom w:val="0"/>
          <w:divBdr>
            <w:top w:val="none" w:sz="0" w:space="0" w:color="auto"/>
            <w:left w:val="none" w:sz="0" w:space="0" w:color="auto"/>
            <w:bottom w:val="none" w:sz="0" w:space="0" w:color="auto"/>
            <w:right w:val="none" w:sz="0" w:space="0" w:color="auto"/>
          </w:divBdr>
        </w:div>
        <w:div w:id="983856054">
          <w:marLeft w:val="480"/>
          <w:marRight w:val="0"/>
          <w:marTop w:val="0"/>
          <w:marBottom w:val="0"/>
          <w:divBdr>
            <w:top w:val="none" w:sz="0" w:space="0" w:color="auto"/>
            <w:left w:val="none" w:sz="0" w:space="0" w:color="auto"/>
            <w:bottom w:val="none" w:sz="0" w:space="0" w:color="auto"/>
            <w:right w:val="none" w:sz="0" w:space="0" w:color="auto"/>
          </w:divBdr>
        </w:div>
        <w:div w:id="1018893762">
          <w:marLeft w:val="480"/>
          <w:marRight w:val="0"/>
          <w:marTop w:val="0"/>
          <w:marBottom w:val="0"/>
          <w:divBdr>
            <w:top w:val="none" w:sz="0" w:space="0" w:color="auto"/>
            <w:left w:val="none" w:sz="0" w:space="0" w:color="auto"/>
            <w:bottom w:val="none" w:sz="0" w:space="0" w:color="auto"/>
            <w:right w:val="none" w:sz="0" w:space="0" w:color="auto"/>
          </w:divBdr>
        </w:div>
        <w:div w:id="1045448907">
          <w:marLeft w:val="480"/>
          <w:marRight w:val="0"/>
          <w:marTop w:val="0"/>
          <w:marBottom w:val="0"/>
          <w:divBdr>
            <w:top w:val="none" w:sz="0" w:space="0" w:color="auto"/>
            <w:left w:val="none" w:sz="0" w:space="0" w:color="auto"/>
            <w:bottom w:val="none" w:sz="0" w:space="0" w:color="auto"/>
            <w:right w:val="none" w:sz="0" w:space="0" w:color="auto"/>
          </w:divBdr>
        </w:div>
        <w:div w:id="1066300773">
          <w:marLeft w:val="480"/>
          <w:marRight w:val="0"/>
          <w:marTop w:val="0"/>
          <w:marBottom w:val="0"/>
          <w:divBdr>
            <w:top w:val="none" w:sz="0" w:space="0" w:color="auto"/>
            <w:left w:val="none" w:sz="0" w:space="0" w:color="auto"/>
            <w:bottom w:val="none" w:sz="0" w:space="0" w:color="auto"/>
            <w:right w:val="none" w:sz="0" w:space="0" w:color="auto"/>
          </w:divBdr>
        </w:div>
        <w:div w:id="1115519446">
          <w:marLeft w:val="480"/>
          <w:marRight w:val="0"/>
          <w:marTop w:val="0"/>
          <w:marBottom w:val="0"/>
          <w:divBdr>
            <w:top w:val="none" w:sz="0" w:space="0" w:color="auto"/>
            <w:left w:val="none" w:sz="0" w:space="0" w:color="auto"/>
            <w:bottom w:val="none" w:sz="0" w:space="0" w:color="auto"/>
            <w:right w:val="none" w:sz="0" w:space="0" w:color="auto"/>
          </w:divBdr>
        </w:div>
        <w:div w:id="1154833862">
          <w:marLeft w:val="480"/>
          <w:marRight w:val="0"/>
          <w:marTop w:val="0"/>
          <w:marBottom w:val="0"/>
          <w:divBdr>
            <w:top w:val="none" w:sz="0" w:space="0" w:color="auto"/>
            <w:left w:val="none" w:sz="0" w:space="0" w:color="auto"/>
            <w:bottom w:val="none" w:sz="0" w:space="0" w:color="auto"/>
            <w:right w:val="none" w:sz="0" w:space="0" w:color="auto"/>
          </w:divBdr>
        </w:div>
        <w:div w:id="1247225641">
          <w:marLeft w:val="480"/>
          <w:marRight w:val="0"/>
          <w:marTop w:val="0"/>
          <w:marBottom w:val="0"/>
          <w:divBdr>
            <w:top w:val="none" w:sz="0" w:space="0" w:color="auto"/>
            <w:left w:val="none" w:sz="0" w:space="0" w:color="auto"/>
            <w:bottom w:val="none" w:sz="0" w:space="0" w:color="auto"/>
            <w:right w:val="none" w:sz="0" w:space="0" w:color="auto"/>
          </w:divBdr>
        </w:div>
        <w:div w:id="1272131946">
          <w:marLeft w:val="480"/>
          <w:marRight w:val="0"/>
          <w:marTop w:val="0"/>
          <w:marBottom w:val="0"/>
          <w:divBdr>
            <w:top w:val="none" w:sz="0" w:space="0" w:color="auto"/>
            <w:left w:val="none" w:sz="0" w:space="0" w:color="auto"/>
            <w:bottom w:val="none" w:sz="0" w:space="0" w:color="auto"/>
            <w:right w:val="none" w:sz="0" w:space="0" w:color="auto"/>
          </w:divBdr>
        </w:div>
        <w:div w:id="1375085628">
          <w:marLeft w:val="480"/>
          <w:marRight w:val="0"/>
          <w:marTop w:val="0"/>
          <w:marBottom w:val="0"/>
          <w:divBdr>
            <w:top w:val="none" w:sz="0" w:space="0" w:color="auto"/>
            <w:left w:val="none" w:sz="0" w:space="0" w:color="auto"/>
            <w:bottom w:val="none" w:sz="0" w:space="0" w:color="auto"/>
            <w:right w:val="none" w:sz="0" w:space="0" w:color="auto"/>
          </w:divBdr>
        </w:div>
        <w:div w:id="1380520924">
          <w:marLeft w:val="480"/>
          <w:marRight w:val="0"/>
          <w:marTop w:val="0"/>
          <w:marBottom w:val="0"/>
          <w:divBdr>
            <w:top w:val="none" w:sz="0" w:space="0" w:color="auto"/>
            <w:left w:val="none" w:sz="0" w:space="0" w:color="auto"/>
            <w:bottom w:val="none" w:sz="0" w:space="0" w:color="auto"/>
            <w:right w:val="none" w:sz="0" w:space="0" w:color="auto"/>
          </w:divBdr>
        </w:div>
        <w:div w:id="1512642620">
          <w:marLeft w:val="480"/>
          <w:marRight w:val="0"/>
          <w:marTop w:val="0"/>
          <w:marBottom w:val="0"/>
          <w:divBdr>
            <w:top w:val="none" w:sz="0" w:space="0" w:color="auto"/>
            <w:left w:val="none" w:sz="0" w:space="0" w:color="auto"/>
            <w:bottom w:val="none" w:sz="0" w:space="0" w:color="auto"/>
            <w:right w:val="none" w:sz="0" w:space="0" w:color="auto"/>
          </w:divBdr>
        </w:div>
        <w:div w:id="1533107753">
          <w:marLeft w:val="480"/>
          <w:marRight w:val="0"/>
          <w:marTop w:val="0"/>
          <w:marBottom w:val="0"/>
          <w:divBdr>
            <w:top w:val="none" w:sz="0" w:space="0" w:color="auto"/>
            <w:left w:val="none" w:sz="0" w:space="0" w:color="auto"/>
            <w:bottom w:val="none" w:sz="0" w:space="0" w:color="auto"/>
            <w:right w:val="none" w:sz="0" w:space="0" w:color="auto"/>
          </w:divBdr>
        </w:div>
        <w:div w:id="1628778482">
          <w:marLeft w:val="480"/>
          <w:marRight w:val="0"/>
          <w:marTop w:val="0"/>
          <w:marBottom w:val="0"/>
          <w:divBdr>
            <w:top w:val="none" w:sz="0" w:space="0" w:color="auto"/>
            <w:left w:val="none" w:sz="0" w:space="0" w:color="auto"/>
            <w:bottom w:val="none" w:sz="0" w:space="0" w:color="auto"/>
            <w:right w:val="none" w:sz="0" w:space="0" w:color="auto"/>
          </w:divBdr>
        </w:div>
        <w:div w:id="1636594758">
          <w:marLeft w:val="480"/>
          <w:marRight w:val="0"/>
          <w:marTop w:val="0"/>
          <w:marBottom w:val="0"/>
          <w:divBdr>
            <w:top w:val="none" w:sz="0" w:space="0" w:color="auto"/>
            <w:left w:val="none" w:sz="0" w:space="0" w:color="auto"/>
            <w:bottom w:val="none" w:sz="0" w:space="0" w:color="auto"/>
            <w:right w:val="none" w:sz="0" w:space="0" w:color="auto"/>
          </w:divBdr>
        </w:div>
        <w:div w:id="1645616816">
          <w:marLeft w:val="480"/>
          <w:marRight w:val="0"/>
          <w:marTop w:val="0"/>
          <w:marBottom w:val="0"/>
          <w:divBdr>
            <w:top w:val="none" w:sz="0" w:space="0" w:color="auto"/>
            <w:left w:val="none" w:sz="0" w:space="0" w:color="auto"/>
            <w:bottom w:val="none" w:sz="0" w:space="0" w:color="auto"/>
            <w:right w:val="none" w:sz="0" w:space="0" w:color="auto"/>
          </w:divBdr>
        </w:div>
        <w:div w:id="1650665982">
          <w:marLeft w:val="480"/>
          <w:marRight w:val="0"/>
          <w:marTop w:val="0"/>
          <w:marBottom w:val="0"/>
          <w:divBdr>
            <w:top w:val="none" w:sz="0" w:space="0" w:color="auto"/>
            <w:left w:val="none" w:sz="0" w:space="0" w:color="auto"/>
            <w:bottom w:val="none" w:sz="0" w:space="0" w:color="auto"/>
            <w:right w:val="none" w:sz="0" w:space="0" w:color="auto"/>
          </w:divBdr>
        </w:div>
        <w:div w:id="1779594892">
          <w:marLeft w:val="480"/>
          <w:marRight w:val="0"/>
          <w:marTop w:val="0"/>
          <w:marBottom w:val="0"/>
          <w:divBdr>
            <w:top w:val="none" w:sz="0" w:space="0" w:color="auto"/>
            <w:left w:val="none" w:sz="0" w:space="0" w:color="auto"/>
            <w:bottom w:val="none" w:sz="0" w:space="0" w:color="auto"/>
            <w:right w:val="none" w:sz="0" w:space="0" w:color="auto"/>
          </w:divBdr>
        </w:div>
        <w:div w:id="1782651361">
          <w:marLeft w:val="480"/>
          <w:marRight w:val="0"/>
          <w:marTop w:val="0"/>
          <w:marBottom w:val="0"/>
          <w:divBdr>
            <w:top w:val="none" w:sz="0" w:space="0" w:color="auto"/>
            <w:left w:val="none" w:sz="0" w:space="0" w:color="auto"/>
            <w:bottom w:val="none" w:sz="0" w:space="0" w:color="auto"/>
            <w:right w:val="none" w:sz="0" w:space="0" w:color="auto"/>
          </w:divBdr>
        </w:div>
        <w:div w:id="1804076781">
          <w:marLeft w:val="480"/>
          <w:marRight w:val="0"/>
          <w:marTop w:val="0"/>
          <w:marBottom w:val="0"/>
          <w:divBdr>
            <w:top w:val="none" w:sz="0" w:space="0" w:color="auto"/>
            <w:left w:val="none" w:sz="0" w:space="0" w:color="auto"/>
            <w:bottom w:val="none" w:sz="0" w:space="0" w:color="auto"/>
            <w:right w:val="none" w:sz="0" w:space="0" w:color="auto"/>
          </w:divBdr>
        </w:div>
        <w:div w:id="1826235773">
          <w:marLeft w:val="480"/>
          <w:marRight w:val="0"/>
          <w:marTop w:val="0"/>
          <w:marBottom w:val="0"/>
          <w:divBdr>
            <w:top w:val="none" w:sz="0" w:space="0" w:color="auto"/>
            <w:left w:val="none" w:sz="0" w:space="0" w:color="auto"/>
            <w:bottom w:val="none" w:sz="0" w:space="0" w:color="auto"/>
            <w:right w:val="none" w:sz="0" w:space="0" w:color="auto"/>
          </w:divBdr>
        </w:div>
        <w:div w:id="1862695790">
          <w:marLeft w:val="480"/>
          <w:marRight w:val="0"/>
          <w:marTop w:val="0"/>
          <w:marBottom w:val="0"/>
          <w:divBdr>
            <w:top w:val="none" w:sz="0" w:space="0" w:color="auto"/>
            <w:left w:val="none" w:sz="0" w:space="0" w:color="auto"/>
            <w:bottom w:val="none" w:sz="0" w:space="0" w:color="auto"/>
            <w:right w:val="none" w:sz="0" w:space="0" w:color="auto"/>
          </w:divBdr>
        </w:div>
        <w:div w:id="1881089695">
          <w:marLeft w:val="480"/>
          <w:marRight w:val="0"/>
          <w:marTop w:val="0"/>
          <w:marBottom w:val="0"/>
          <w:divBdr>
            <w:top w:val="none" w:sz="0" w:space="0" w:color="auto"/>
            <w:left w:val="none" w:sz="0" w:space="0" w:color="auto"/>
            <w:bottom w:val="none" w:sz="0" w:space="0" w:color="auto"/>
            <w:right w:val="none" w:sz="0" w:space="0" w:color="auto"/>
          </w:divBdr>
        </w:div>
        <w:div w:id="1893805595">
          <w:marLeft w:val="480"/>
          <w:marRight w:val="0"/>
          <w:marTop w:val="0"/>
          <w:marBottom w:val="0"/>
          <w:divBdr>
            <w:top w:val="none" w:sz="0" w:space="0" w:color="auto"/>
            <w:left w:val="none" w:sz="0" w:space="0" w:color="auto"/>
            <w:bottom w:val="none" w:sz="0" w:space="0" w:color="auto"/>
            <w:right w:val="none" w:sz="0" w:space="0" w:color="auto"/>
          </w:divBdr>
        </w:div>
        <w:div w:id="1917327051">
          <w:marLeft w:val="480"/>
          <w:marRight w:val="0"/>
          <w:marTop w:val="0"/>
          <w:marBottom w:val="0"/>
          <w:divBdr>
            <w:top w:val="none" w:sz="0" w:space="0" w:color="auto"/>
            <w:left w:val="none" w:sz="0" w:space="0" w:color="auto"/>
            <w:bottom w:val="none" w:sz="0" w:space="0" w:color="auto"/>
            <w:right w:val="none" w:sz="0" w:space="0" w:color="auto"/>
          </w:divBdr>
        </w:div>
        <w:div w:id="1919827779">
          <w:marLeft w:val="480"/>
          <w:marRight w:val="0"/>
          <w:marTop w:val="0"/>
          <w:marBottom w:val="0"/>
          <w:divBdr>
            <w:top w:val="none" w:sz="0" w:space="0" w:color="auto"/>
            <w:left w:val="none" w:sz="0" w:space="0" w:color="auto"/>
            <w:bottom w:val="none" w:sz="0" w:space="0" w:color="auto"/>
            <w:right w:val="none" w:sz="0" w:space="0" w:color="auto"/>
          </w:divBdr>
        </w:div>
        <w:div w:id="1933931405">
          <w:marLeft w:val="480"/>
          <w:marRight w:val="0"/>
          <w:marTop w:val="0"/>
          <w:marBottom w:val="0"/>
          <w:divBdr>
            <w:top w:val="none" w:sz="0" w:space="0" w:color="auto"/>
            <w:left w:val="none" w:sz="0" w:space="0" w:color="auto"/>
            <w:bottom w:val="none" w:sz="0" w:space="0" w:color="auto"/>
            <w:right w:val="none" w:sz="0" w:space="0" w:color="auto"/>
          </w:divBdr>
        </w:div>
        <w:div w:id="1967199574">
          <w:marLeft w:val="480"/>
          <w:marRight w:val="0"/>
          <w:marTop w:val="0"/>
          <w:marBottom w:val="0"/>
          <w:divBdr>
            <w:top w:val="none" w:sz="0" w:space="0" w:color="auto"/>
            <w:left w:val="none" w:sz="0" w:space="0" w:color="auto"/>
            <w:bottom w:val="none" w:sz="0" w:space="0" w:color="auto"/>
            <w:right w:val="none" w:sz="0" w:space="0" w:color="auto"/>
          </w:divBdr>
        </w:div>
        <w:div w:id="1969046604">
          <w:marLeft w:val="480"/>
          <w:marRight w:val="0"/>
          <w:marTop w:val="0"/>
          <w:marBottom w:val="0"/>
          <w:divBdr>
            <w:top w:val="none" w:sz="0" w:space="0" w:color="auto"/>
            <w:left w:val="none" w:sz="0" w:space="0" w:color="auto"/>
            <w:bottom w:val="none" w:sz="0" w:space="0" w:color="auto"/>
            <w:right w:val="none" w:sz="0" w:space="0" w:color="auto"/>
          </w:divBdr>
        </w:div>
        <w:div w:id="1971203064">
          <w:marLeft w:val="480"/>
          <w:marRight w:val="0"/>
          <w:marTop w:val="0"/>
          <w:marBottom w:val="0"/>
          <w:divBdr>
            <w:top w:val="none" w:sz="0" w:space="0" w:color="auto"/>
            <w:left w:val="none" w:sz="0" w:space="0" w:color="auto"/>
            <w:bottom w:val="none" w:sz="0" w:space="0" w:color="auto"/>
            <w:right w:val="none" w:sz="0" w:space="0" w:color="auto"/>
          </w:divBdr>
        </w:div>
        <w:div w:id="1990017156">
          <w:marLeft w:val="480"/>
          <w:marRight w:val="0"/>
          <w:marTop w:val="0"/>
          <w:marBottom w:val="0"/>
          <w:divBdr>
            <w:top w:val="none" w:sz="0" w:space="0" w:color="auto"/>
            <w:left w:val="none" w:sz="0" w:space="0" w:color="auto"/>
            <w:bottom w:val="none" w:sz="0" w:space="0" w:color="auto"/>
            <w:right w:val="none" w:sz="0" w:space="0" w:color="auto"/>
          </w:divBdr>
        </w:div>
        <w:div w:id="2002466832">
          <w:marLeft w:val="480"/>
          <w:marRight w:val="0"/>
          <w:marTop w:val="0"/>
          <w:marBottom w:val="0"/>
          <w:divBdr>
            <w:top w:val="none" w:sz="0" w:space="0" w:color="auto"/>
            <w:left w:val="none" w:sz="0" w:space="0" w:color="auto"/>
            <w:bottom w:val="none" w:sz="0" w:space="0" w:color="auto"/>
            <w:right w:val="none" w:sz="0" w:space="0" w:color="auto"/>
          </w:divBdr>
        </w:div>
        <w:div w:id="2019231383">
          <w:marLeft w:val="480"/>
          <w:marRight w:val="0"/>
          <w:marTop w:val="0"/>
          <w:marBottom w:val="0"/>
          <w:divBdr>
            <w:top w:val="none" w:sz="0" w:space="0" w:color="auto"/>
            <w:left w:val="none" w:sz="0" w:space="0" w:color="auto"/>
            <w:bottom w:val="none" w:sz="0" w:space="0" w:color="auto"/>
            <w:right w:val="none" w:sz="0" w:space="0" w:color="auto"/>
          </w:divBdr>
        </w:div>
        <w:div w:id="2096826055">
          <w:marLeft w:val="480"/>
          <w:marRight w:val="0"/>
          <w:marTop w:val="0"/>
          <w:marBottom w:val="0"/>
          <w:divBdr>
            <w:top w:val="none" w:sz="0" w:space="0" w:color="auto"/>
            <w:left w:val="none" w:sz="0" w:space="0" w:color="auto"/>
            <w:bottom w:val="none" w:sz="0" w:space="0" w:color="auto"/>
            <w:right w:val="none" w:sz="0" w:space="0" w:color="auto"/>
          </w:divBdr>
        </w:div>
        <w:div w:id="2099016372">
          <w:marLeft w:val="480"/>
          <w:marRight w:val="0"/>
          <w:marTop w:val="0"/>
          <w:marBottom w:val="0"/>
          <w:divBdr>
            <w:top w:val="none" w:sz="0" w:space="0" w:color="auto"/>
            <w:left w:val="none" w:sz="0" w:space="0" w:color="auto"/>
            <w:bottom w:val="none" w:sz="0" w:space="0" w:color="auto"/>
            <w:right w:val="none" w:sz="0" w:space="0" w:color="auto"/>
          </w:divBdr>
        </w:div>
        <w:div w:id="2099328621">
          <w:marLeft w:val="480"/>
          <w:marRight w:val="0"/>
          <w:marTop w:val="0"/>
          <w:marBottom w:val="0"/>
          <w:divBdr>
            <w:top w:val="none" w:sz="0" w:space="0" w:color="auto"/>
            <w:left w:val="none" w:sz="0" w:space="0" w:color="auto"/>
            <w:bottom w:val="none" w:sz="0" w:space="0" w:color="auto"/>
            <w:right w:val="none" w:sz="0" w:space="0" w:color="auto"/>
          </w:divBdr>
        </w:div>
        <w:div w:id="2130931554">
          <w:marLeft w:val="480"/>
          <w:marRight w:val="0"/>
          <w:marTop w:val="0"/>
          <w:marBottom w:val="0"/>
          <w:divBdr>
            <w:top w:val="none" w:sz="0" w:space="0" w:color="auto"/>
            <w:left w:val="none" w:sz="0" w:space="0" w:color="auto"/>
            <w:bottom w:val="none" w:sz="0" w:space="0" w:color="auto"/>
            <w:right w:val="none" w:sz="0" w:space="0" w:color="auto"/>
          </w:divBdr>
        </w:div>
      </w:divsChild>
    </w:div>
    <w:div w:id="1490366667">
      <w:bodyDiv w:val="1"/>
      <w:marLeft w:val="0"/>
      <w:marRight w:val="0"/>
      <w:marTop w:val="0"/>
      <w:marBottom w:val="0"/>
      <w:divBdr>
        <w:top w:val="none" w:sz="0" w:space="0" w:color="auto"/>
        <w:left w:val="none" w:sz="0" w:space="0" w:color="auto"/>
        <w:bottom w:val="none" w:sz="0" w:space="0" w:color="auto"/>
        <w:right w:val="none" w:sz="0" w:space="0" w:color="auto"/>
      </w:divBdr>
    </w:div>
    <w:div w:id="1494252874">
      <w:bodyDiv w:val="1"/>
      <w:marLeft w:val="0"/>
      <w:marRight w:val="0"/>
      <w:marTop w:val="0"/>
      <w:marBottom w:val="0"/>
      <w:divBdr>
        <w:top w:val="none" w:sz="0" w:space="0" w:color="auto"/>
        <w:left w:val="none" w:sz="0" w:space="0" w:color="auto"/>
        <w:bottom w:val="none" w:sz="0" w:space="0" w:color="auto"/>
        <w:right w:val="none" w:sz="0" w:space="0" w:color="auto"/>
      </w:divBdr>
      <w:divsChild>
        <w:div w:id="151527777">
          <w:marLeft w:val="480"/>
          <w:marRight w:val="0"/>
          <w:marTop w:val="0"/>
          <w:marBottom w:val="0"/>
          <w:divBdr>
            <w:top w:val="none" w:sz="0" w:space="0" w:color="auto"/>
            <w:left w:val="none" w:sz="0" w:space="0" w:color="auto"/>
            <w:bottom w:val="none" w:sz="0" w:space="0" w:color="auto"/>
            <w:right w:val="none" w:sz="0" w:space="0" w:color="auto"/>
          </w:divBdr>
        </w:div>
        <w:div w:id="156263767">
          <w:marLeft w:val="480"/>
          <w:marRight w:val="0"/>
          <w:marTop w:val="0"/>
          <w:marBottom w:val="0"/>
          <w:divBdr>
            <w:top w:val="none" w:sz="0" w:space="0" w:color="auto"/>
            <w:left w:val="none" w:sz="0" w:space="0" w:color="auto"/>
            <w:bottom w:val="none" w:sz="0" w:space="0" w:color="auto"/>
            <w:right w:val="none" w:sz="0" w:space="0" w:color="auto"/>
          </w:divBdr>
        </w:div>
        <w:div w:id="182088738">
          <w:marLeft w:val="480"/>
          <w:marRight w:val="0"/>
          <w:marTop w:val="0"/>
          <w:marBottom w:val="0"/>
          <w:divBdr>
            <w:top w:val="none" w:sz="0" w:space="0" w:color="auto"/>
            <w:left w:val="none" w:sz="0" w:space="0" w:color="auto"/>
            <w:bottom w:val="none" w:sz="0" w:space="0" w:color="auto"/>
            <w:right w:val="none" w:sz="0" w:space="0" w:color="auto"/>
          </w:divBdr>
        </w:div>
        <w:div w:id="268246939">
          <w:marLeft w:val="480"/>
          <w:marRight w:val="0"/>
          <w:marTop w:val="0"/>
          <w:marBottom w:val="0"/>
          <w:divBdr>
            <w:top w:val="none" w:sz="0" w:space="0" w:color="auto"/>
            <w:left w:val="none" w:sz="0" w:space="0" w:color="auto"/>
            <w:bottom w:val="none" w:sz="0" w:space="0" w:color="auto"/>
            <w:right w:val="none" w:sz="0" w:space="0" w:color="auto"/>
          </w:divBdr>
        </w:div>
        <w:div w:id="273095308">
          <w:marLeft w:val="480"/>
          <w:marRight w:val="0"/>
          <w:marTop w:val="0"/>
          <w:marBottom w:val="0"/>
          <w:divBdr>
            <w:top w:val="none" w:sz="0" w:space="0" w:color="auto"/>
            <w:left w:val="none" w:sz="0" w:space="0" w:color="auto"/>
            <w:bottom w:val="none" w:sz="0" w:space="0" w:color="auto"/>
            <w:right w:val="none" w:sz="0" w:space="0" w:color="auto"/>
          </w:divBdr>
        </w:div>
        <w:div w:id="334113283">
          <w:marLeft w:val="480"/>
          <w:marRight w:val="0"/>
          <w:marTop w:val="0"/>
          <w:marBottom w:val="0"/>
          <w:divBdr>
            <w:top w:val="none" w:sz="0" w:space="0" w:color="auto"/>
            <w:left w:val="none" w:sz="0" w:space="0" w:color="auto"/>
            <w:bottom w:val="none" w:sz="0" w:space="0" w:color="auto"/>
            <w:right w:val="none" w:sz="0" w:space="0" w:color="auto"/>
          </w:divBdr>
        </w:div>
        <w:div w:id="352154016">
          <w:marLeft w:val="480"/>
          <w:marRight w:val="0"/>
          <w:marTop w:val="0"/>
          <w:marBottom w:val="0"/>
          <w:divBdr>
            <w:top w:val="none" w:sz="0" w:space="0" w:color="auto"/>
            <w:left w:val="none" w:sz="0" w:space="0" w:color="auto"/>
            <w:bottom w:val="none" w:sz="0" w:space="0" w:color="auto"/>
            <w:right w:val="none" w:sz="0" w:space="0" w:color="auto"/>
          </w:divBdr>
        </w:div>
        <w:div w:id="408426784">
          <w:marLeft w:val="480"/>
          <w:marRight w:val="0"/>
          <w:marTop w:val="0"/>
          <w:marBottom w:val="0"/>
          <w:divBdr>
            <w:top w:val="none" w:sz="0" w:space="0" w:color="auto"/>
            <w:left w:val="none" w:sz="0" w:space="0" w:color="auto"/>
            <w:bottom w:val="none" w:sz="0" w:space="0" w:color="auto"/>
            <w:right w:val="none" w:sz="0" w:space="0" w:color="auto"/>
          </w:divBdr>
        </w:div>
        <w:div w:id="630356152">
          <w:marLeft w:val="480"/>
          <w:marRight w:val="0"/>
          <w:marTop w:val="0"/>
          <w:marBottom w:val="0"/>
          <w:divBdr>
            <w:top w:val="none" w:sz="0" w:space="0" w:color="auto"/>
            <w:left w:val="none" w:sz="0" w:space="0" w:color="auto"/>
            <w:bottom w:val="none" w:sz="0" w:space="0" w:color="auto"/>
            <w:right w:val="none" w:sz="0" w:space="0" w:color="auto"/>
          </w:divBdr>
        </w:div>
        <w:div w:id="730272510">
          <w:marLeft w:val="480"/>
          <w:marRight w:val="0"/>
          <w:marTop w:val="0"/>
          <w:marBottom w:val="0"/>
          <w:divBdr>
            <w:top w:val="none" w:sz="0" w:space="0" w:color="auto"/>
            <w:left w:val="none" w:sz="0" w:space="0" w:color="auto"/>
            <w:bottom w:val="none" w:sz="0" w:space="0" w:color="auto"/>
            <w:right w:val="none" w:sz="0" w:space="0" w:color="auto"/>
          </w:divBdr>
        </w:div>
        <w:div w:id="762608708">
          <w:marLeft w:val="480"/>
          <w:marRight w:val="0"/>
          <w:marTop w:val="0"/>
          <w:marBottom w:val="0"/>
          <w:divBdr>
            <w:top w:val="none" w:sz="0" w:space="0" w:color="auto"/>
            <w:left w:val="none" w:sz="0" w:space="0" w:color="auto"/>
            <w:bottom w:val="none" w:sz="0" w:space="0" w:color="auto"/>
            <w:right w:val="none" w:sz="0" w:space="0" w:color="auto"/>
          </w:divBdr>
        </w:div>
        <w:div w:id="867523766">
          <w:marLeft w:val="480"/>
          <w:marRight w:val="0"/>
          <w:marTop w:val="0"/>
          <w:marBottom w:val="0"/>
          <w:divBdr>
            <w:top w:val="none" w:sz="0" w:space="0" w:color="auto"/>
            <w:left w:val="none" w:sz="0" w:space="0" w:color="auto"/>
            <w:bottom w:val="none" w:sz="0" w:space="0" w:color="auto"/>
            <w:right w:val="none" w:sz="0" w:space="0" w:color="auto"/>
          </w:divBdr>
        </w:div>
        <w:div w:id="887229339">
          <w:marLeft w:val="480"/>
          <w:marRight w:val="0"/>
          <w:marTop w:val="0"/>
          <w:marBottom w:val="0"/>
          <w:divBdr>
            <w:top w:val="none" w:sz="0" w:space="0" w:color="auto"/>
            <w:left w:val="none" w:sz="0" w:space="0" w:color="auto"/>
            <w:bottom w:val="none" w:sz="0" w:space="0" w:color="auto"/>
            <w:right w:val="none" w:sz="0" w:space="0" w:color="auto"/>
          </w:divBdr>
        </w:div>
        <w:div w:id="890577091">
          <w:marLeft w:val="480"/>
          <w:marRight w:val="0"/>
          <w:marTop w:val="0"/>
          <w:marBottom w:val="0"/>
          <w:divBdr>
            <w:top w:val="none" w:sz="0" w:space="0" w:color="auto"/>
            <w:left w:val="none" w:sz="0" w:space="0" w:color="auto"/>
            <w:bottom w:val="none" w:sz="0" w:space="0" w:color="auto"/>
            <w:right w:val="none" w:sz="0" w:space="0" w:color="auto"/>
          </w:divBdr>
        </w:div>
        <w:div w:id="977416608">
          <w:marLeft w:val="480"/>
          <w:marRight w:val="0"/>
          <w:marTop w:val="0"/>
          <w:marBottom w:val="0"/>
          <w:divBdr>
            <w:top w:val="none" w:sz="0" w:space="0" w:color="auto"/>
            <w:left w:val="none" w:sz="0" w:space="0" w:color="auto"/>
            <w:bottom w:val="none" w:sz="0" w:space="0" w:color="auto"/>
            <w:right w:val="none" w:sz="0" w:space="0" w:color="auto"/>
          </w:divBdr>
        </w:div>
        <w:div w:id="1003314908">
          <w:marLeft w:val="480"/>
          <w:marRight w:val="0"/>
          <w:marTop w:val="0"/>
          <w:marBottom w:val="0"/>
          <w:divBdr>
            <w:top w:val="none" w:sz="0" w:space="0" w:color="auto"/>
            <w:left w:val="none" w:sz="0" w:space="0" w:color="auto"/>
            <w:bottom w:val="none" w:sz="0" w:space="0" w:color="auto"/>
            <w:right w:val="none" w:sz="0" w:space="0" w:color="auto"/>
          </w:divBdr>
        </w:div>
        <w:div w:id="1005327291">
          <w:marLeft w:val="480"/>
          <w:marRight w:val="0"/>
          <w:marTop w:val="0"/>
          <w:marBottom w:val="0"/>
          <w:divBdr>
            <w:top w:val="none" w:sz="0" w:space="0" w:color="auto"/>
            <w:left w:val="none" w:sz="0" w:space="0" w:color="auto"/>
            <w:bottom w:val="none" w:sz="0" w:space="0" w:color="auto"/>
            <w:right w:val="none" w:sz="0" w:space="0" w:color="auto"/>
          </w:divBdr>
        </w:div>
        <w:div w:id="1133518304">
          <w:marLeft w:val="480"/>
          <w:marRight w:val="0"/>
          <w:marTop w:val="0"/>
          <w:marBottom w:val="0"/>
          <w:divBdr>
            <w:top w:val="none" w:sz="0" w:space="0" w:color="auto"/>
            <w:left w:val="none" w:sz="0" w:space="0" w:color="auto"/>
            <w:bottom w:val="none" w:sz="0" w:space="0" w:color="auto"/>
            <w:right w:val="none" w:sz="0" w:space="0" w:color="auto"/>
          </w:divBdr>
        </w:div>
        <w:div w:id="1199196210">
          <w:marLeft w:val="480"/>
          <w:marRight w:val="0"/>
          <w:marTop w:val="0"/>
          <w:marBottom w:val="0"/>
          <w:divBdr>
            <w:top w:val="none" w:sz="0" w:space="0" w:color="auto"/>
            <w:left w:val="none" w:sz="0" w:space="0" w:color="auto"/>
            <w:bottom w:val="none" w:sz="0" w:space="0" w:color="auto"/>
            <w:right w:val="none" w:sz="0" w:space="0" w:color="auto"/>
          </w:divBdr>
        </w:div>
        <w:div w:id="1225264441">
          <w:marLeft w:val="480"/>
          <w:marRight w:val="0"/>
          <w:marTop w:val="0"/>
          <w:marBottom w:val="0"/>
          <w:divBdr>
            <w:top w:val="none" w:sz="0" w:space="0" w:color="auto"/>
            <w:left w:val="none" w:sz="0" w:space="0" w:color="auto"/>
            <w:bottom w:val="none" w:sz="0" w:space="0" w:color="auto"/>
            <w:right w:val="none" w:sz="0" w:space="0" w:color="auto"/>
          </w:divBdr>
        </w:div>
        <w:div w:id="1324161564">
          <w:marLeft w:val="480"/>
          <w:marRight w:val="0"/>
          <w:marTop w:val="0"/>
          <w:marBottom w:val="0"/>
          <w:divBdr>
            <w:top w:val="none" w:sz="0" w:space="0" w:color="auto"/>
            <w:left w:val="none" w:sz="0" w:space="0" w:color="auto"/>
            <w:bottom w:val="none" w:sz="0" w:space="0" w:color="auto"/>
            <w:right w:val="none" w:sz="0" w:space="0" w:color="auto"/>
          </w:divBdr>
        </w:div>
        <w:div w:id="1335717454">
          <w:marLeft w:val="480"/>
          <w:marRight w:val="0"/>
          <w:marTop w:val="0"/>
          <w:marBottom w:val="0"/>
          <w:divBdr>
            <w:top w:val="none" w:sz="0" w:space="0" w:color="auto"/>
            <w:left w:val="none" w:sz="0" w:space="0" w:color="auto"/>
            <w:bottom w:val="none" w:sz="0" w:space="0" w:color="auto"/>
            <w:right w:val="none" w:sz="0" w:space="0" w:color="auto"/>
          </w:divBdr>
        </w:div>
        <w:div w:id="1410418507">
          <w:marLeft w:val="480"/>
          <w:marRight w:val="0"/>
          <w:marTop w:val="0"/>
          <w:marBottom w:val="0"/>
          <w:divBdr>
            <w:top w:val="none" w:sz="0" w:space="0" w:color="auto"/>
            <w:left w:val="none" w:sz="0" w:space="0" w:color="auto"/>
            <w:bottom w:val="none" w:sz="0" w:space="0" w:color="auto"/>
            <w:right w:val="none" w:sz="0" w:space="0" w:color="auto"/>
          </w:divBdr>
        </w:div>
        <w:div w:id="1465581957">
          <w:marLeft w:val="480"/>
          <w:marRight w:val="0"/>
          <w:marTop w:val="0"/>
          <w:marBottom w:val="0"/>
          <w:divBdr>
            <w:top w:val="none" w:sz="0" w:space="0" w:color="auto"/>
            <w:left w:val="none" w:sz="0" w:space="0" w:color="auto"/>
            <w:bottom w:val="none" w:sz="0" w:space="0" w:color="auto"/>
            <w:right w:val="none" w:sz="0" w:space="0" w:color="auto"/>
          </w:divBdr>
        </w:div>
        <w:div w:id="1471288490">
          <w:marLeft w:val="480"/>
          <w:marRight w:val="0"/>
          <w:marTop w:val="0"/>
          <w:marBottom w:val="0"/>
          <w:divBdr>
            <w:top w:val="none" w:sz="0" w:space="0" w:color="auto"/>
            <w:left w:val="none" w:sz="0" w:space="0" w:color="auto"/>
            <w:bottom w:val="none" w:sz="0" w:space="0" w:color="auto"/>
            <w:right w:val="none" w:sz="0" w:space="0" w:color="auto"/>
          </w:divBdr>
        </w:div>
        <w:div w:id="1480070805">
          <w:marLeft w:val="480"/>
          <w:marRight w:val="0"/>
          <w:marTop w:val="0"/>
          <w:marBottom w:val="0"/>
          <w:divBdr>
            <w:top w:val="none" w:sz="0" w:space="0" w:color="auto"/>
            <w:left w:val="none" w:sz="0" w:space="0" w:color="auto"/>
            <w:bottom w:val="none" w:sz="0" w:space="0" w:color="auto"/>
            <w:right w:val="none" w:sz="0" w:space="0" w:color="auto"/>
          </w:divBdr>
        </w:div>
        <w:div w:id="1540817682">
          <w:marLeft w:val="480"/>
          <w:marRight w:val="0"/>
          <w:marTop w:val="0"/>
          <w:marBottom w:val="0"/>
          <w:divBdr>
            <w:top w:val="none" w:sz="0" w:space="0" w:color="auto"/>
            <w:left w:val="none" w:sz="0" w:space="0" w:color="auto"/>
            <w:bottom w:val="none" w:sz="0" w:space="0" w:color="auto"/>
            <w:right w:val="none" w:sz="0" w:space="0" w:color="auto"/>
          </w:divBdr>
        </w:div>
        <w:div w:id="1562906575">
          <w:marLeft w:val="480"/>
          <w:marRight w:val="0"/>
          <w:marTop w:val="0"/>
          <w:marBottom w:val="0"/>
          <w:divBdr>
            <w:top w:val="none" w:sz="0" w:space="0" w:color="auto"/>
            <w:left w:val="none" w:sz="0" w:space="0" w:color="auto"/>
            <w:bottom w:val="none" w:sz="0" w:space="0" w:color="auto"/>
            <w:right w:val="none" w:sz="0" w:space="0" w:color="auto"/>
          </w:divBdr>
        </w:div>
        <w:div w:id="1661542967">
          <w:marLeft w:val="480"/>
          <w:marRight w:val="0"/>
          <w:marTop w:val="0"/>
          <w:marBottom w:val="0"/>
          <w:divBdr>
            <w:top w:val="none" w:sz="0" w:space="0" w:color="auto"/>
            <w:left w:val="none" w:sz="0" w:space="0" w:color="auto"/>
            <w:bottom w:val="none" w:sz="0" w:space="0" w:color="auto"/>
            <w:right w:val="none" w:sz="0" w:space="0" w:color="auto"/>
          </w:divBdr>
        </w:div>
        <w:div w:id="1685937367">
          <w:marLeft w:val="480"/>
          <w:marRight w:val="0"/>
          <w:marTop w:val="0"/>
          <w:marBottom w:val="0"/>
          <w:divBdr>
            <w:top w:val="none" w:sz="0" w:space="0" w:color="auto"/>
            <w:left w:val="none" w:sz="0" w:space="0" w:color="auto"/>
            <w:bottom w:val="none" w:sz="0" w:space="0" w:color="auto"/>
            <w:right w:val="none" w:sz="0" w:space="0" w:color="auto"/>
          </w:divBdr>
        </w:div>
        <w:div w:id="1695232047">
          <w:marLeft w:val="480"/>
          <w:marRight w:val="0"/>
          <w:marTop w:val="0"/>
          <w:marBottom w:val="0"/>
          <w:divBdr>
            <w:top w:val="none" w:sz="0" w:space="0" w:color="auto"/>
            <w:left w:val="none" w:sz="0" w:space="0" w:color="auto"/>
            <w:bottom w:val="none" w:sz="0" w:space="0" w:color="auto"/>
            <w:right w:val="none" w:sz="0" w:space="0" w:color="auto"/>
          </w:divBdr>
        </w:div>
        <w:div w:id="1808083187">
          <w:marLeft w:val="480"/>
          <w:marRight w:val="0"/>
          <w:marTop w:val="0"/>
          <w:marBottom w:val="0"/>
          <w:divBdr>
            <w:top w:val="none" w:sz="0" w:space="0" w:color="auto"/>
            <w:left w:val="none" w:sz="0" w:space="0" w:color="auto"/>
            <w:bottom w:val="none" w:sz="0" w:space="0" w:color="auto"/>
            <w:right w:val="none" w:sz="0" w:space="0" w:color="auto"/>
          </w:divBdr>
        </w:div>
        <w:div w:id="1987511239">
          <w:marLeft w:val="480"/>
          <w:marRight w:val="0"/>
          <w:marTop w:val="0"/>
          <w:marBottom w:val="0"/>
          <w:divBdr>
            <w:top w:val="none" w:sz="0" w:space="0" w:color="auto"/>
            <w:left w:val="none" w:sz="0" w:space="0" w:color="auto"/>
            <w:bottom w:val="none" w:sz="0" w:space="0" w:color="auto"/>
            <w:right w:val="none" w:sz="0" w:space="0" w:color="auto"/>
          </w:divBdr>
        </w:div>
        <w:div w:id="2001538517">
          <w:marLeft w:val="480"/>
          <w:marRight w:val="0"/>
          <w:marTop w:val="0"/>
          <w:marBottom w:val="0"/>
          <w:divBdr>
            <w:top w:val="none" w:sz="0" w:space="0" w:color="auto"/>
            <w:left w:val="none" w:sz="0" w:space="0" w:color="auto"/>
            <w:bottom w:val="none" w:sz="0" w:space="0" w:color="auto"/>
            <w:right w:val="none" w:sz="0" w:space="0" w:color="auto"/>
          </w:divBdr>
        </w:div>
        <w:div w:id="2037148751">
          <w:marLeft w:val="480"/>
          <w:marRight w:val="0"/>
          <w:marTop w:val="0"/>
          <w:marBottom w:val="0"/>
          <w:divBdr>
            <w:top w:val="none" w:sz="0" w:space="0" w:color="auto"/>
            <w:left w:val="none" w:sz="0" w:space="0" w:color="auto"/>
            <w:bottom w:val="none" w:sz="0" w:space="0" w:color="auto"/>
            <w:right w:val="none" w:sz="0" w:space="0" w:color="auto"/>
          </w:divBdr>
        </w:div>
        <w:div w:id="2083067737">
          <w:marLeft w:val="480"/>
          <w:marRight w:val="0"/>
          <w:marTop w:val="0"/>
          <w:marBottom w:val="0"/>
          <w:divBdr>
            <w:top w:val="none" w:sz="0" w:space="0" w:color="auto"/>
            <w:left w:val="none" w:sz="0" w:space="0" w:color="auto"/>
            <w:bottom w:val="none" w:sz="0" w:space="0" w:color="auto"/>
            <w:right w:val="none" w:sz="0" w:space="0" w:color="auto"/>
          </w:divBdr>
        </w:div>
        <w:div w:id="2109689466">
          <w:marLeft w:val="480"/>
          <w:marRight w:val="0"/>
          <w:marTop w:val="0"/>
          <w:marBottom w:val="0"/>
          <w:divBdr>
            <w:top w:val="none" w:sz="0" w:space="0" w:color="auto"/>
            <w:left w:val="none" w:sz="0" w:space="0" w:color="auto"/>
            <w:bottom w:val="none" w:sz="0" w:space="0" w:color="auto"/>
            <w:right w:val="none" w:sz="0" w:space="0" w:color="auto"/>
          </w:divBdr>
        </w:div>
        <w:div w:id="2121491005">
          <w:marLeft w:val="480"/>
          <w:marRight w:val="0"/>
          <w:marTop w:val="0"/>
          <w:marBottom w:val="0"/>
          <w:divBdr>
            <w:top w:val="none" w:sz="0" w:space="0" w:color="auto"/>
            <w:left w:val="none" w:sz="0" w:space="0" w:color="auto"/>
            <w:bottom w:val="none" w:sz="0" w:space="0" w:color="auto"/>
            <w:right w:val="none" w:sz="0" w:space="0" w:color="auto"/>
          </w:divBdr>
        </w:div>
      </w:divsChild>
    </w:div>
    <w:div w:id="1499537245">
      <w:bodyDiv w:val="1"/>
      <w:marLeft w:val="0"/>
      <w:marRight w:val="0"/>
      <w:marTop w:val="0"/>
      <w:marBottom w:val="0"/>
      <w:divBdr>
        <w:top w:val="none" w:sz="0" w:space="0" w:color="auto"/>
        <w:left w:val="none" w:sz="0" w:space="0" w:color="auto"/>
        <w:bottom w:val="none" w:sz="0" w:space="0" w:color="auto"/>
        <w:right w:val="none" w:sz="0" w:space="0" w:color="auto"/>
      </w:divBdr>
    </w:div>
    <w:div w:id="1500005998">
      <w:bodyDiv w:val="1"/>
      <w:marLeft w:val="0"/>
      <w:marRight w:val="0"/>
      <w:marTop w:val="0"/>
      <w:marBottom w:val="0"/>
      <w:divBdr>
        <w:top w:val="none" w:sz="0" w:space="0" w:color="auto"/>
        <w:left w:val="none" w:sz="0" w:space="0" w:color="auto"/>
        <w:bottom w:val="none" w:sz="0" w:space="0" w:color="auto"/>
        <w:right w:val="none" w:sz="0" w:space="0" w:color="auto"/>
      </w:divBdr>
    </w:div>
    <w:div w:id="1502963253">
      <w:bodyDiv w:val="1"/>
      <w:marLeft w:val="0"/>
      <w:marRight w:val="0"/>
      <w:marTop w:val="0"/>
      <w:marBottom w:val="0"/>
      <w:divBdr>
        <w:top w:val="none" w:sz="0" w:space="0" w:color="auto"/>
        <w:left w:val="none" w:sz="0" w:space="0" w:color="auto"/>
        <w:bottom w:val="none" w:sz="0" w:space="0" w:color="auto"/>
        <w:right w:val="none" w:sz="0" w:space="0" w:color="auto"/>
      </w:divBdr>
    </w:div>
    <w:div w:id="1503012889">
      <w:bodyDiv w:val="1"/>
      <w:marLeft w:val="0"/>
      <w:marRight w:val="0"/>
      <w:marTop w:val="0"/>
      <w:marBottom w:val="0"/>
      <w:divBdr>
        <w:top w:val="none" w:sz="0" w:space="0" w:color="auto"/>
        <w:left w:val="none" w:sz="0" w:space="0" w:color="auto"/>
        <w:bottom w:val="none" w:sz="0" w:space="0" w:color="auto"/>
        <w:right w:val="none" w:sz="0" w:space="0" w:color="auto"/>
      </w:divBdr>
      <w:divsChild>
        <w:div w:id="14812722">
          <w:marLeft w:val="480"/>
          <w:marRight w:val="0"/>
          <w:marTop w:val="0"/>
          <w:marBottom w:val="0"/>
          <w:divBdr>
            <w:top w:val="none" w:sz="0" w:space="0" w:color="auto"/>
            <w:left w:val="none" w:sz="0" w:space="0" w:color="auto"/>
            <w:bottom w:val="none" w:sz="0" w:space="0" w:color="auto"/>
            <w:right w:val="none" w:sz="0" w:space="0" w:color="auto"/>
          </w:divBdr>
        </w:div>
        <w:div w:id="108085258">
          <w:marLeft w:val="480"/>
          <w:marRight w:val="0"/>
          <w:marTop w:val="0"/>
          <w:marBottom w:val="0"/>
          <w:divBdr>
            <w:top w:val="none" w:sz="0" w:space="0" w:color="auto"/>
            <w:left w:val="none" w:sz="0" w:space="0" w:color="auto"/>
            <w:bottom w:val="none" w:sz="0" w:space="0" w:color="auto"/>
            <w:right w:val="none" w:sz="0" w:space="0" w:color="auto"/>
          </w:divBdr>
        </w:div>
        <w:div w:id="143592053">
          <w:marLeft w:val="480"/>
          <w:marRight w:val="0"/>
          <w:marTop w:val="0"/>
          <w:marBottom w:val="0"/>
          <w:divBdr>
            <w:top w:val="none" w:sz="0" w:space="0" w:color="auto"/>
            <w:left w:val="none" w:sz="0" w:space="0" w:color="auto"/>
            <w:bottom w:val="none" w:sz="0" w:space="0" w:color="auto"/>
            <w:right w:val="none" w:sz="0" w:space="0" w:color="auto"/>
          </w:divBdr>
        </w:div>
        <w:div w:id="229851243">
          <w:marLeft w:val="480"/>
          <w:marRight w:val="0"/>
          <w:marTop w:val="0"/>
          <w:marBottom w:val="0"/>
          <w:divBdr>
            <w:top w:val="none" w:sz="0" w:space="0" w:color="auto"/>
            <w:left w:val="none" w:sz="0" w:space="0" w:color="auto"/>
            <w:bottom w:val="none" w:sz="0" w:space="0" w:color="auto"/>
            <w:right w:val="none" w:sz="0" w:space="0" w:color="auto"/>
          </w:divBdr>
        </w:div>
        <w:div w:id="237176858">
          <w:marLeft w:val="480"/>
          <w:marRight w:val="0"/>
          <w:marTop w:val="0"/>
          <w:marBottom w:val="0"/>
          <w:divBdr>
            <w:top w:val="none" w:sz="0" w:space="0" w:color="auto"/>
            <w:left w:val="none" w:sz="0" w:space="0" w:color="auto"/>
            <w:bottom w:val="none" w:sz="0" w:space="0" w:color="auto"/>
            <w:right w:val="none" w:sz="0" w:space="0" w:color="auto"/>
          </w:divBdr>
        </w:div>
        <w:div w:id="302733105">
          <w:marLeft w:val="480"/>
          <w:marRight w:val="0"/>
          <w:marTop w:val="0"/>
          <w:marBottom w:val="0"/>
          <w:divBdr>
            <w:top w:val="none" w:sz="0" w:space="0" w:color="auto"/>
            <w:left w:val="none" w:sz="0" w:space="0" w:color="auto"/>
            <w:bottom w:val="none" w:sz="0" w:space="0" w:color="auto"/>
            <w:right w:val="none" w:sz="0" w:space="0" w:color="auto"/>
          </w:divBdr>
        </w:div>
        <w:div w:id="332028585">
          <w:marLeft w:val="480"/>
          <w:marRight w:val="0"/>
          <w:marTop w:val="0"/>
          <w:marBottom w:val="0"/>
          <w:divBdr>
            <w:top w:val="none" w:sz="0" w:space="0" w:color="auto"/>
            <w:left w:val="none" w:sz="0" w:space="0" w:color="auto"/>
            <w:bottom w:val="none" w:sz="0" w:space="0" w:color="auto"/>
            <w:right w:val="none" w:sz="0" w:space="0" w:color="auto"/>
          </w:divBdr>
        </w:div>
        <w:div w:id="421950827">
          <w:marLeft w:val="480"/>
          <w:marRight w:val="0"/>
          <w:marTop w:val="0"/>
          <w:marBottom w:val="0"/>
          <w:divBdr>
            <w:top w:val="none" w:sz="0" w:space="0" w:color="auto"/>
            <w:left w:val="none" w:sz="0" w:space="0" w:color="auto"/>
            <w:bottom w:val="none" w:sz="0" w:space="0" w:color="auto"/>
            <w:right w:val="none" w:sz="0" w:space="0" w:color="auto"/>
          </w:divBdr>
        </w:div>
        <w:div w:id="423114898">
          <w:marLeft w:val="480"/>
          <w:marRight w:val="0"/>
          <w:marTop w:val="0"/>
          <w:marBottom w:val="0"/>
          <w:divBdr>
            <w:top w:val="none" w:sz="0" w:space="0" w:color="auto"/>
            <w:left w:val="none" w:sz="0" w:space="0" w:color="auto"/>
            <w:bottom w:val="none" w:sz="0" w:space="0" w:color="auto"/>
            <w:right w:val="none" w:sz="0" w:space="0" w:color="auto"/>
          </w:divBdr>
        </w:div>
        <w:div w:id="424158909">
          <w:marLeft w:val="480"/>
          <w:marRight w:val="0"/>
          <w:marTop w:val="0"/>
          <w:marBottom w:val="0"/>
          <w:divBdr>
            <w:top w:val="none" w:sz="0" w:space="0" w:color="auto"/>
            <w:left w:val="none" w:sz="0" w:space="0" w:color="auto"/>
            <w:bottom w:val="none" w:sz="0" w:space="0" w:color="auto"/>
            <w:right w:val="none" w:sz="0" w:space="0" w:color="auto"/>
          </w:divBdr>
        </w:div>
        <w:div w:id="432164422">
          <w:marLeft w:val="480"/>
          <w:marRight w:val="0"/>
          <w:marTop w:val="0"/>
          <w:marBottom w:val="0"/>
          <w:divBdr>
            <w:top w:val="none" w:sz="0" w:space="0" w:color="auto"/>
            <w:left w:val="none" w:sz="0" w:space="0" w:color="auto"/>
            <w:bottom w:val="none" w:sz="0" w:space="0" w:color="auto"/>
            <w:right w:val="none" w:sz="0" w:space="0" w:color="auto"/>
          </w:divBdr>
        </w:div>
        <w:div w:id="594478961">
          <w:marLeft w:val="480"/>
          <w:marRight w:val="0"/>
          <w:marTop w:val="0"/>
          <w:marBottom w:val="0"/>
          <w:divBdr>
            <w:top w:val="none" w:sz="0" w:space="0" w:color="auto"/>
            <w:left w:val="none" w:sz="0" w:space="0" w:color="auto"/>
            <w:bottom w:val="none" w:sz="0" w:space="0" w:color="auto"/>
            <w:right w:val="none" w:sz="0" w:space="0" w:color="auto"/>
          </w:divBdr>
        </w:div>
        <w:div w:id="602151814">
          <w:marLeft w:val="480"/>
          <w:marRight w:val="0"/>
          <w:marTop w:val="0"/>
          <w:marBottom w:val="0"/>
          <w:divBdr>
            <w:top w:val="none" w:sz="0" w:space="0" w:color="auto"/>
            <w:left w:val="none" w:sz="0" w:space="0" w:color="auto"/>
            <w:bottom w:val="none" w:sz="0" w:space="0" w:color="auto"/>
            <w:right w:val="none" w:sz="0" w:space="0" w:color="auto"/>
          </w:divBdr>
        </w:div>
        <w:div w:id="616986315">
          <w:marLeft w:val="480"/>
          <w:marRight w:val="0"/>
          <w:marTop w:val="0"/>
          <w:marBottom w:val="0"/>
          <w:divBdr>
            <w:top w:val="none" w:sz="0" w:space="0" w:color="auto"/>
            <w:left w:val="none" w:sz="0" w:space="0" w:color="auto"/>
            <w:bottom w:val="none" w:sz="0" w:space="0" w:color="auto"/>
            <w:right w:val="none" w:sz="0" w:space="0" w:color="auto"/>
          </w:divBdr>
        </w:div>
        <w:div w:id="634798808">
          <w:marLeft w:val="480"/>
          <w:marRight w:val="0"/>
          <w:marTop w:val="0"/>
          <w:marBottom w:val="0"/>
          <w:divBdr>
            <w:top w:val="none" w:sz="0" w:space="0" w:color="auto"/>
            <w:left w:val="none" w:sz="0" w:space="0" w:color="auto"/>
            <w:bottom w:val="none" w:sz="0" w:space="0" w:color="auto"/>
            <w:right w:val="none" w:sz="0" w:space="0" w:color="auto"/>
          </w:divBdr>
        </w:div>
        <w:div w:id="806896151">
          <w:marLeft w:val="480"/>
          <w:marRight w:val="0"/>
          <w:marTop w:val="0"/>
          <w:marBottom w:val="0"/>
          <w:divBdr>
            <w:top w:val="none" w:sz="0" w:space="0" w:color="auto"/>
            <w:left w:val="none" w:sz="0" w:space="0" w:color="auto"/>
            <w:bottom w:val="none" w:sz="0" w:space="0" w:color="auto"/>
            <w:right w:val="none" w:sz="0" w:space="0" w:color="auto"/>
          </w:divBdr>
        </w:div>
        <w:div w:id="865555455">
          <w:marLeft w:val="480"/>
          <w:marRight w:val="0"/>
          <w:marTop w:val="0"/>
          <w:marBottom w:val="0"/>
          <w:divBdr>
            <w:top w:val="none" w:sz="0" w:space="0" w:color="auto"/>
            <w:left w:val="none" w:sz="0" w:space="0" w:color="auto"/>
            <w:bottom w:val="none" w:sz="0" w:space="0" w:color="auto"/>
            <w:right w:val="none" w:sz="0" w:space="0" w:color="auto"/>
          </w:divBdr>
        </w:div>
        <w:div w:id="971641309">
          <w:marLeft w:val="480"/>
          <w:marRight w:val="0"/>
          <w:marTop w:val="0"/>
          <w:marBottom w:val="0"/>
          <w:divBdr>
            <w:top w:val="none" w:sz="0" w:space="0" w:color="auto"/>
            <w:left w:val="none" w:sz="0" w:space="0" w:color="auto"/>
            <w:bottom w:val="none" w:sz="0" w:space="0" w:color="auto"/>
            <w:right w:val="none" w:sz="0" w:space="0" w:color="auto"/>
          </w:divBdr>
        </w:div>
        <w:div w:id="1015426708">
          <w:marLeft w:val="480"/>
          <w:marRight w:val="0"/>
          <w:marTop w:val="0"/>
          <w:marBottom w:val="0"/>
          <w:divBdr>
            <w:top w:val="none" w:sz="0" w:space="0" w:color="auto"/>
            <w:left w:val="none" w:sz="0" w:space="0" w:color="auto"/>
            <w:bottom w:val="none" w:sz="0" w:space="0" w:color="auto"/>
            <w:right w:val="none" w:sz="0" w:space="0" w:color="auto"/>
          </w:divBdr>
        </w:div>
        <w:div w:id="1039011097">
          <w:marLeft w:val="480"/>
          <w:marRight w:val="0"/>
          <w:marTop w:val="0"/>
          <w:marBottom w:val="0"/>
          <w:divBdr>
            <w:top w:val="none" w:sz="0" w:space="0" w:color="auto"/>
            <w:left w:val="none" w:sz="0" w:space="0" w:color="auto"/>
            <w:bottom w:val="none" w:sz="0" w:space="0" w:color="auto"/>
            <w:right w:val="none" w:sz="0" w:space="0" w:color="auto"/>
          </w:divBdr>
        </w:div>
        <w:div w:id="1079057863">
          <w:marLeft w:val="480"/>
          <w:marRight w:val="0"/>
          <w:marTop w:val="0"/>
          <w:marBottom w:val="0"/>
          <w:divBdr>
            <w:top w:val="none" w:sz="0" w:space="0" w:color="auto"/>
            <w:left w:val="none" w:sz="0" w:space="0" w:color="auto"/>
            <w:bottom w:val="none" w:sz="0" w:space="0" w:color="auto"/>
            <w:right w:val="none" w:sz="0" w:space="0" w:color="auto"/>
          </w:divBdr>
        </w:div>
        <w:div w:id="1162233425">
          <w:marLeft w:val="480"/>
          <w:marRight w:val="0"/>
          <w:marTop w:val="0"/>
          <w:marBottom w:val="0"/>
          <w:divBdr>
            <w:top w:val="none" w:sz="0" w:space="0" w:color="auto"/>
            <w:left w:val="none" w:sz="0" w:space="0" w:color="auto"/>
            <w:bottom w:val="none" w:sz="0" w:space="0" w:color="auto"/>
            <w:right w:val="none" w:sz="0" w:space="0" w:color="auto"/>
          </w:divBdr>
        </w:div>
        <w:div w:id="1193693663">
          <w:marLeft w:val="480"/>
          <w:marRight w:val="0"/>
          <w:marTop w:val="0"/>
          <w:marBottom w:val="0"/>
          <w:divBdr>
            <w:top w:val="none" w:sz="0" w:space="0" w:color="auto"/>
            <w:left w:val="none" w:sz="0" w:space="0" w:color="auto"/>
            <w:bottom w:val="none" w:sz="0" w:space="0" w:color="auto"/>
            <w:right w:val="none" w:sz="0" w:space="0" w:color="auto"/>
          </w:divBdr>
        </w:div>
        <w:div w:id="1196501393">
          <w:marLeft w:val="480"/>
          <w:marRight w:val="0"/>
          <w:marTop w:val="0"/>
          <w:marBottom w:val="0"/>
          <w:divBdr>
            <w:top w:val="none" w:sz="0" w:space="0" w:color="auto"/>
            <w:left w:val="none" w:sz="0" w:space="0" w:color="auto"/>
            <w:bottom w:val="none" w:sz="0" w:space="0" w:color="auto"/>
            <w:right w:val="none" w:sz="0" w:space="0" w:color="auto"/>
          </w:divBdr>
        </w:div>
        <w:div w:id="1228999295">
          <w:marLeft w:val="480"/>
          <w:marRight w:val="0"/>
          <w:marTop w:val="0"/>
          <w:marBottom w:val="0"/>
          <w:divBdr>
            <w:top w:val="none" w:sz="0" w:space="0" w:color="auto"/>
            <w:left w:val="none" w:sz="0" w:space="0" w:color="auto"/>
            <w:bottom w:val="none" w:sz="0" w:space="0" w:color="auto"/>
            <w:right w:val="none" w:sz="0" w:space="0" w:color="auto"/>
          </w:divBdr>
        </w:div>
        <w:div w:id="1236625775">
          <w:marLeft w:val="480"/>
          <w:marRight w:val="0"/>
          <w:marTop w:val="0"/>
          <w:marBottom w:val="0"/>
          <w:divBdr>
            <w:top w:val="none" w:sz="0" w:space="0" w:color="auto"/>
            <w:left w:val="none" w:sz="0" w:space="0" w:color="auto"/>
            <w:bottom w:val="none" w:sz="0" w:space="0" w:color="auto"/>
            <w:right w:val="none" w:sz="0" w:space="0" w:color="auto"/>
          </w:divBdr>
        </w:div>
        <w:div w:id="1254632922">
          <w:marLeft w:val="480"/>
          <w:marRight w:val="0"/>
          <w:marTop w:val="0"/>
          <w:marBottom w:val="0"/>
          <w:divBdr>
            <w:top w:val="none" w:sz="0" w:space="0" w:color="auto"/>
            <w:left w:val="none" w:sz="0" w:space="0" w:color="auto"/>
            <w:bottom w:val="none" w:sz="0" w:space="0" w:color="auto"/>
            <w:right w:val="none" w:sz="0" w:space="0" w:color="auto"/>
          </w:divBdr>
        </w:div>
        <w:div w:id="1319379729">
          <w:marLeft w:val="480"/>
          <w:marRight w:val="0"/>
          <w:marTop w:val="0"/>
          <w:marBottom w:val="0"/>
          <w:divBdr>
            <w:top w:val="none" w:sz="0" w:space="0" w:color="auto"/>
            <w:left w:val="none" w:sz="0" w:space="0" w:color="auto"/>
            <w:bottom w:val="none" w:sz="0" w:space="0" w:color="auto"/>
            <w:right w:val="none" w:sz="0" w:space="0" w:color="auto"/>
          </w:divBdr>
        </w:div>
        <w:div w:id="1320158073">
          <w:marLeft w:val="480"/>
          <w:marRight w:val="0"/>
          <w:marTop w:val="0"/>
          <w:marBottom w:val="0"/>
          <w:divBdr>
            <w:top w:val="none" w:sz="0" w:space="0" w:color="auto"/>
            <w:left w:val="none" w:sz="0" w:space="0" w:color="auto"/>
            <w:bottom w:val="none" w:sz="0" w:space="0" w:color="auto"/>
            <w:right w:val="none" w:sz="0" w:space="0" w:color="auto"/>
          </w:divBdr>
        </w:div>
        <w:div w:id="1373387325">
          <w:marLeft w:val="480"/>
          <w:marRight w:val="0"/>
          <w:marTop w:val="0"/>
          <w:marBottom w:val="0"/>
          <w:divBdr>
            <w:top w:val="none" w:sz="0" w:space="0" w:color="auto"/>
            <w:left w:val="none" w:sz="0" w:space="0" w:color="auto"/>
            <w:bottom w:val="none" w:sz="0" w:space="0" w:color="auto"/>
            <w:right w:val="none" w:sz="0" w:space="0" w:color="auto"/>
          </w:divBdr>
        </w:div>
        <w:div w:id="1399667267">
          <w:marLeft w:val="480"/>
          <w:marRight w:val="0"/>
          <w:marTop w:val="0"/>
          <w:marBottom w:val="0"/>
          <w:divBdr>
            <w:top w:val="none" w:sz="0" w:space="0" w:color="auto"/>
            <w:left w:val="none" w:sz="0" w:space="0" w:color="auto"/>
            <w:bottom w:val="none" w:sz="0" w:space="0" w:color="auto"/>
            <w:right w:val="none" w:sz="0" w:space="0" w:color="auto"/>
          </w:divBdr>
        </w:div>
        <w:div w:id="1418016019">
          <w:marLeft w:val="480"/>
          <w:marRight w:val="0"/>
          <w:marTop w:val="0"/>
          <w:marBottom w:val="0"/>
          <w:divBdr>
            <w:top w:val="none" w:sz="0" w:space="0" w:color="auto"/>
            <w:left w:val="none" w:sz="0" w:space="0" w:color="auto"/>
            <w:bottom w:val="none" w:sz="0" w:space="0" w:color="auto"/>
            <w:right w:val="none" w:sz="0" w:space="0" w:color="auto"/>
          </w:divBdr>
        </w:div>
        <w:div w:id="1561478798">
          <w:marLeft w:val="480"/>
          <w:marRight w:val="0"/>
          <w:marTop w:val="0"/>
          <w:marBottom w:val="0"/>
          <w:divBdr>
            <w:top w:val="none" w:sz="0" w:space="0" w:color="auto"/>
            <w:left w:val="none" w:sz="0" w:space="0" w:color="auto"/>
            <w:bottom w:val="none" w:sz="0" w:space="0" w:color="auto"/>
            <w:right w:val="none" w:sz="0" w:space="0" w:color="auto"/>
          </w:divBdr>
        </w:div>
        <w:div w:id="1594588581">
          <w:marLeft w:val="480"/>
          <w:marRight w:val="0"/>
          <w:marTop w:val="0"/>
          <w:marBottom w:val="0"/>
          <w:divBdr>
            <w:top w:val="none" w:sz="0" w:space="0" w:color="auto"/>
            <w:left w:val="none" w:sz="0" w:space="0" w:color="auto"/>
            <w:bottom w:val="none" w:sz="0" w:space="0" w:color="auto"/>
            <w:right w:val="none" w:sz="0" w:space="0" w:color="auto"/>
          </w:divBdr>
        </w:div>
        <w:div w:id="1616524860">
          <w:marLeft w:val="480"/>
          <w:marRight w:val="0"/>
          <w:marTop w:val="0"/>
          <w:marBottom w:val="0"/>
          <w:divBdr>
            <w:top w:val="none" w:sz="0" w:space="0" w:color="auto"/>
            <w:left w:val="none" w:sz="0" w:space="0" w:color="auto"/>
            <w:bottom w:val="none" w:sz="0" w:space="0" w:color="auto"/>
            <w:right w:val="none" w:sz="0" w:space="0" w:color="auto"/>
          </w:divBdr>
        </w:div>
        <w:div w:id="1644577533">
          <w:marLeft w:val="480"/>
          <w:marRight w:val="0"/>
          <w:marTop w:val="0"/>
          <w:marBottom w:val="0"/>
          <w:divBdr>
            <w:top w:val="none" w:sz="0" w:space="0" w:color="auto"/>
            <w:left w:val="none" w:sz="0" w:space="0" w:color="auto"/>
            <w:bottom w:val="none" w:sz="0" w:space="0" w:color="auto"/>
            <w:right w:val="none" w:sz="0" w:space="0" w:color="auto"/>
          </w:divBdr>
        </w:div>
        <w:div w:id="1709799988">
          <w:marLeft w:val="480"/>
          <w:marRight w:val="0"/>
          <w:marTop w:val="0"/>
          <w:marBottom w:val="0"/>
          <w:divBdr>
            <w:top w:val="none" w:sz="0" w:space="0" w:color="auto"/>
            <w:left w:val="none" w:sz="0" w:space="0" w:color="auto"/>
            <w:bottom w:val="none" w:sz="0" w:space="0" w:color="auto"/>
            <w:right w:val="none" w:sz="0" w:space="0" w:color="auto"/>
          </w:divBdr>
        </w:div>
        <w:div w:id="1720203932">
          <w:marLeft w:val="480"/>
          <w:marRight w:val="0"/>
          <w:marTop w:val="0"/>
          <w:marBottom w:val="0"/>
          <w:divBdr>
            <w:top w:val="none" w:sz="0" w:space="0" w:color="auto"/>
            <w:left w:val="none" w:sz="0" w:space="0" w:color="auto"/>
            <w:bottom w:val="none" w:sz="0" w:space="0" w:color="auto"/>
            <w:right w:val="none" w:sz="0" w:space="0" w:color="auto"/>
          </w:divBdr>
        </w:div>
        <w:div w:id="1964388279">
          <w:marLeft w:val="480"/>
          <w:marRight w:val="0"/>
          <w:marTop w:val="0"/>
          <w:marBottom w:val="0"/>
          <w:divBdr>
            <w:top w:val="none" w:sz="0" w:space="0" w:color="auto"/>
            <w:left w:val="none" w:sz="0" w:space="0" w:color="auto"/>
            <w:bottom w:val="none" w:sz="0" w:space="0" w:color="auto"/>
            <w:right w:val="none" w:sz="0" w:space="0" w:color="auto"/>
          </w:divBdr>
        </w:div>
        <w:div w:id="1972129119">
          <w:marLeft w:val="480"/>
          <w:marRight w:val="0"/>
          <w:marTop w:val="0"/>
          <w:marBottom w:val="0"/>
          <w:divBdr>
            <w:top w:val="none" w:sz="0" w:space="0" w:color="auto"/>
            <w:left w:val="none" w:sz="0" w:space="0" w:color="auto"/>
            <w:bottom w:val="none" w:sz="0" w:space="0" w:color="auto"/>
            <w:right w:val="none" w:sz="0" w:space="0" w:color="auto"/>
          </w:divBdr>
        </w:div>
        <w:div w:id="1992899966">
          <w:marLeft w:val="480"/>
          <w:marRight w:val="0"/>
          <w:marTop w:val="0"/>
          <w:marBottom w:val="0"/>
          <w:divBdr>
            <w:top w:val="none" w:sz="0" w:space="0" w:color="auto"/>
            <w:left w:val="none" w:sz="0" w:space="0" w:color="auto"/>
            <w:bottom w:val="none" w:sz="0" w:space="0" w:color="auto"/>
            <w:right w:val="none" w:sz="0" w:space="0" w:color="auto"/>
          </w:divBdr>
        </w:div>
        <w:div w:id="1995790211">
          <w:marLeft w:val="480"/>
          <w:marRight w:val="0"/>
          <w:marTop w:val="0"/>
          <w:marBottom w:val="0"/>
          <w:divBdr>
            <w:top w:val="none" w:sz="0" w:space="0" w:color="auto"/>
            <w:left w:val="none" w:sz="0" w:space="0" w:color="auto"/>
            <w:bottom w:val="none" w:sz="0" w:space="0" w:color="auto"/>
            <w:right w:val="none" w:sz="0" w:space="0" w:color="auto"/>
          </w:divBdr>
        </w:div>
        <w:div w:id="2049259177">
          <w:marLeft w:val="480"/>
          <w:marRight w:val="0"/>
          <w:marTop w:val="0"/>
          <w:marBottom w:val="0"/>
          <w:divBdr>
            <w:top w:val="none" w:sz="0" w:space="0" w:color="auto"/>
            <w:left w:val="none" w:sz="0" w:space="0" w:color="auto"/>
            <w:bottom w:val="none" w:sz="0" w:space="0" w:color="auto"/>
            <w:right w:val="none" w:sz="0" w:space="0" w:color="auto"/>
          </w:divBdr>
        </w:div>
        <w:div w:id="2054881437">
          <w:marLeft w:val="480"/>
          <w:marRight w:val="0"/>
          <w:marTop w:val="0"/>
          <w:marBottom w:val="0"/>
          <w:divBdr>
            <w:top w:val="none" w:sz="0" w:space="0" w:color="auto"/>
            <w:left w:val="none" w:sz="0" w:space="0" w:color="auto"/>
            <w:bottom w:val="none" w:sz="0" w:space="0" w:color="auto"/>
            <w:right w:val="none" w:sz="0" w:space="0" w:color="auto"/>
          </w:divBdr>
        </w:div>
        <w:div w:id="2071344964">
          <w:marLeft w:val="480"/>
          <w:marRight w:val="0"/>
          <w:marTop w:val="0"/>
          <w:marBottom w:val="0"/>
          <w:divBdr>
            <w:top w:val="none" w:sz="0" w:space="0" w:color="auto"/>
            <w:left w:val="none" w:sz="0" w:space="0" w:color="auto"/>
            <w:bottom w:val="none" w:sz="0" w:space="0" w:color="auto"/>
            <w:right w:val="none" w:sz="0" w:space="0" w:color="auto"/>
          </w:divBdr>
        </w:div>
        <w:div w:id="2133009380">
          <w:marLeft w:val="480"/>
          <w:marRight w:val="0"/>
          <w:marTop w:val="0"/>
          <w:marBottom w:val="0"/>
          <w:divBdr>
            <w:top w:val="none" w:sz="0" w:space="0" w:color="auto"/>
            <w:left w:val="none" w:sz="0" w:space="0" w:color="auto"/>
            <w:bottom w:val="none" w:sz="0" w:space="0" w:color="auto"/>
            <w:right w:val="none" w:sz="0" w:space="0" w:color="auto"/>
          </w:divBdr>
        </w:div>
      </w:divsChild>
    </w:div>
    <w:div w:id="1503205225">
      <w:bodyDiv w:val="1"/>
      <w:marLeft w:val="0"/>
      <w:marRight w:val="0"/>
      <w:marTop w:val="0"/>
      <w:marBottom w:val="0"/>
      <w:divBdr>
        <w:top w:val="none" w:sz="0" w:space="0" w:color="auto"/>
        <w:left w:val="none" w:sz="0" w:space="0" w:color="auto"/>
        <w:bottom w:val="none" w:sz="0" w:space="0" w:color="auto"/>
        <w:right w:val="none" w:sz="0" w:space="0" w:color="auto"/>
      </w:divBdr>
    </w:div>
    <w:div w:id="1506481809">
      <w:bodyDiv w:val="1"/>
      <w:marLeft w:val="0"/>
      <w:marRight w:val="0"/>
      <w:marTop w:val="0"/>
      <w:marBottom w:val="0"/>
      <w:divBdr>
        <w:top w:val="none" w:sz="0" w:space="0" w:color="auto"/>
        <w:left w:val="none" w:sz="0" w:space="0" w:color="auto"/>
        <w:bottom w:val="none" w:sz="0" w:space="0" w:color="auto"/>
        <w:right w:val="none" w:sz="0" w:space="0" w:color="auto"/>
      </w:divBdr>
    </w:div>
    <w:div w:id="1508864233">
      <w:bodyDiv w:val="1"/>
      <w:marLeft w:val="0"/>
      <w:marRight w:val="0"/>
      <w:marTop w:val="0"/>
      <w:marBottom w:val="0"/>
      <w:divBdr>
        <w:top w:val="none" w:sz="0" w:space="0" w:color="auto"/>
        <w:left w:val="none" w:sz="0" w:space="0" w:color="auto"/>
        <w:bottom w:val="none" w:sz="0" w:space="0" w:color="auto"/>
        <w:right w:val="none" w:sz="0" w:space="0" w:color="auto"/>
      </w:divBdr>
    </w:div>
    <w:div w:id="1518276964">
      <w:bodyDiv w:val="1"/>
      <w:marLeft w:val="0"/>
      <w:marRight w:val="0"/>
      <w:marTop w:val="0"/>
      <w:marBottom w:val="0"/>
      <w:divBdr>
        <w:top w:val="none" w:sz="0" w:space="0" w:color="auto"/>
        <w:left w:val="none" w:sz="0" w:space="0" w:color="auto"/>
        <w:bottom w:val="none" w:sz="0" w:space="0" w:color="auto"/>
        <w:right w:val="none" w:sz="0" w:space="0" w:color="auto"/>
      </w:divBdr>
      <w:divsChild>
        <w:div w:id="63798234">
          <w:marLeft w:val="480"/>
          <w:marRight w:val="0"/>
          <w:marTop w:val="0"/>
          <w:marBottom w:val="0"/>
          <w:divBdr>
            <w:top w:val="none" w:sz="0" w:space="0" w:color="auto"/>
            <w:left w:val="none" w:sz="0" w:space="0" w:color="auto"/>
            <w:bottom w:val="none" w:sz="0" w:space="0" w:color="auto"/>
            <w:right w:val="none" w:sz="0" w:space="0" w:color="auto"/>
          </w:divBdr>
        </w:div>
        <w:div w:id="72317540">
          <w:marLeft w:val="480"/>
          <w:marRight w:val="0"/>
          <w:marTop w:val="0"/>
          <w:marBottom w:val="0"/>
          <w:divBdr>
            <w:top w:val="none" w:sz="0" w:space="0" w:color="auto"/>
            <w:left w:val="none" w:sz="0" w:space="0" w:color="auto"/>
            <w:bottom w:val="none" w:sz="0" w:space="0" w:color="auto"/>
            <w:right w:val="none" w:sz="0" w:space="0" w:color="auto"/>
          </w:divBdr>
        </w:div>
        <w:div w:id="86386108">
          <w:marLeft w:val="480"/>
          <w:marRight w:val="0"/>
          <w:marTop w:val="0"/>
          <w:marBottom w:val="0"/>
          <w:divBdr>
            <w:top w:val="none" w:sz="0" w:space="0" w:color="auto"/>
            <w:left w:val="none" w:sz="0" w:space="0" w:color="auto"/>
            <w:bottom w:val="none" w:sz="0" w:space="0" w:color="auto"/>
            <w:right w:val="none" w:sz="0" w:space="0" w:color="auto"/>
          </w:divBdr>
        </w:div>
        <w:div w:id="103428612">
          <w:marLeft w:val="480"/>
          <w:marRight w:val="0"/>
          <w:marTop w:val="0"/>
          <w:marBottom w:val="0"/>
          <w:divBdr>
            <w:top w:val="none" w:sz="0" w:space="0" w:color="auto"/>
            <w:left w:val="none" w:sz="0" w:space="0" w:color="auto"/>
            <w:bottom w:val="none" w:sz="0" w:space="0" w:color="auto"/>
            <w:right w:val="none" w:sz="0" w:space="0" w:color="auto"/>
          </w:divBdr>
        </w:div>
        <w:div w:id="108932741">
          <w:marLeft w:val="480"/>
          <w:marRight w:val="0"/>
          <w:marTop w:val="0"/>
          <w:marBottom w:val="0"/>
          <w:divBdr>
            <w:top w:val="none" w:sz="0" w:space="0" w:color="auto"/>
            <w:left w:val="none" w:sz="0" w:space="0" w:color="auto"/>
            <w:bottom w:val="none" w:sz="0" w:space="0" w:color="auto"/>
            <w:right w:val="none" w:sz="0" w:space="0" w:color="auto"/>
          </w:divBdr>
        </w:div>
        <w:div w:id="113332713">
          <w:marLeft w:val="480"/>
          <w:marRight w:val="0"/>
          <w:marTop w:val="0"/>
          <w:marBottom w:val="0"/>
          <w:divBdr>
            <w:top w:val="none" w:sz="0" w:space="0" w:color="auto"/>
            <w:left w:val="none" w:sz="0" w:space="0" w:color="auto"/>
            <w:bottom w:val="none" w:sz="0" w:space="0" w:color="auto"/>
            <w:right w:val="none" w:sz="0" w:space="0" w:color="auto"/>
          </w:divBdr>
        </w:div>
        <w:div w:id="120418605">
          <w:marLeft w:val="480"/>
          <w:marRight w:val="0"/>
          <w:marTop w:val="0"/>
          <w:marBottom w:val="0"/>
          <w:divBdr>
            <w:top w:val="none" w:sz="0" w:space="0" w:color="auto"/>
            <w:left w:val="none" w:sz="0" w:space="0" w:color="auto"/>
            <w:bottom w:val="none" w:sz="0" w:space="0" w:color="auto"/>
            <w:right w:val="none" w:sz="0" w:space="0" w:color="auto"/>
          </w:divBdr>
        </w:div>
        <w:div w:id="129399108">
          <w:marLeft w:val="480"/>
          <w:marRight w:val="0"/>
          <w:marTop w:val="0"/>
          <w:marBottom w:val="0"/>
          <w:divBdr>
            <w:top w:val="none" w:sz="0" w:space="0" w:color="auto"/>
            <w:left w:val="none" w:sz="0" w:space="0" w:color="auto"/>
            <w:bottom w:val="none" w:sz="0" w:space="0" w:color="auto"/>
            <w:right w:val="none" w:sz="0" w:space="0" w:color="auto"/>
          </w:divBdr>
        </w:div>
        <w:div w:id="139738450">
          <w:marLeft w:val="480"/>
          <w:marRight w:val="0"/>
          <w:marTop w:val="0"/>
          <w:marBottom w:val="0"/>
          <w:divBdr>
            <w:top w:val="none" w:sz="0" w:space="0" w:color="auto"/>
            <w:left w:val="none" w:sz="0" w:space="0" w:color="auto"/>
            <w:bottom w:val="none" w:sz="0" w:space="0" w:color="auto"/>
            <w:right w:val="none" w:sz="0" w:space="0" w:color="auto"/>
          </w:divBdr>
        </w:div>
        <w:div w:id="169299469">
          <w:marLeft w:val="480"/>
          <w:marRight w:val="0"/>
          <w:marTop w:val="0"/>
          <w:marBottom w:val="0"/>
          <w:divBdr>
            <w:top w:val="none" w:sz="0" w:space="0" w:color="auto"/>
            <w:left w:val="none" w:sz="0" w:space="0" w:color="auto"/>
            <w:bottom w:val="none" w:sz="0" w:space="0" w:color="auto"/>
            <w:right w:val="none" w:sz="0" w:space="0" w:color="auto"/>
          </w:divBdr>
        </w:div>
        <w:div w:id="198513556">
          <w:marLeft w:val="480"/>
          <w:marRight w:val="0"/>
          <w:marTop w:val="0"/>
          <w:marBottom w:val="0"/>
          <w:divBdr>
            <w:top w:val="none" w:sz="0" w:space="0" w:color="auto"/>
            <w:left w:val="none" w:sz="0" w:space="0" w:color="auto"/>
            <w:bottom w:val="none" w:sz="0" w:space="0" w:color="auto"/>
            <w:right w:val="none" w:sz="0" w:space="0" w:color="auto"/>
          </w:divBdr>
        </w:div>
        <w:div w:id="223682299">
          <w:marLeft w:val="480"/>
          <w:marRight w:val="0"/>
          <w:marTop w:val="0"/>
          <w:marBottom w:val="0"/>
          <w:divBdr>
            <w:top w:val="none" w:sz="0" w:space="0" w:color="auto"/>
            <w:left w:val="none" w:sz="0" w:space="0" w:color="auto"/>
            <w:bottom w:val="none" w:sz="0" w:space="0" w:color="auto"/>
            <w:right w:val="none" w:sz="0" w:space="0" w:color="auto"/>
          </w:divBdr>
        </w:div>
        <w:div w:id="269701362">
          <w:marLeft w:val="480"/>
          <w:marRight w:val="0"/>
          <w:marTop w:val="0"/>
          <w:marBottom w:val="0"/>
          <w:divBdr>
            <w:top w:val="none" w:sz="0" w:space="0" w:color="auto"/>
            <w:left w:val="none" w:sz="0" w:space="0" w:color="auto"/>
            <w:bottom w:val="none" w:sz="0" w:space="0" w:color="auto"/>
            <w:right w:val="none" w:sz="0" w:space="0" w:color="auto"/>
          </w:divBdr>
        </w:div>
        <w:div w:id="321398054">
          <w:marLeft w:val="480"/>
          <w:marRight w:val="0"/>
          <w:marTop w:val="0"/>
          <w:marBottom w:val="0"/>
          <w:divBdr>
            <w:top w:val="none" w:sz="0" w:space="0" w:color="auto"/>
            <w:left w:val="none" w:sz="0" w:space="0" w:color="auto"/>
            <w:bottom w:val="none" w:sz="0" w:space="0" w:color="auto"/>
            <w:right w:val="none" w:sz="0" w:space="0" w:color="auto"/>
          </w:divBdr>
        </w:div>
        <w:div w:id="360084572">
          <w:marLeft w:val="480"/>
          <w:marRight w:val="0"/>
          <w:marTop w:val="0"/>
          <w:marBottom w:val="0"/>
          <w:divBdr>
            <w:top w:val="none" w:sz="0" w:space="0" w:color="auto"/>
            <w:left w:val="none" w:sz="0" w:space="0" w:color="auto"/>
            <w:bottom w:val="none" w:sz="0" w:space="0" w:color="auto"/>
            <w:right w:val="none" w:sz="0" w:space="0" w:color="auto"/>
          </w:divBdr>
        </w:div>
        <w:div w:id="476411764">
          <w:marLeft w:val="480"/>
          <w:marRight w:val="0"/>
          <w:marTop w:val="0"/>
          <w:marBottom w:val="0"/>
          <w:divBdr>
            <w:top w:val="none" w:sz="0" w:space="0" w:color="auto"/>
            <w:left w:val="none" w:sz="0" w:space="0" w:color="auto"/>
            <w:bottom w:val="none" w:sz="0" w:space="0" w:color="auto"/>
            <w:right w:val="none" w:sz="0" w:space="0" w:color="auto"/>
          </w:divBdr>
        </w:div>
        <w:div w:id="478806967">
          <w:marLeft w:val="480"/>
          <w:marRight w:val="0"/>
          <w:marTop w:val="0"/>
          <w:marBottom w:val="0"/>
          <w:divBdr>
            <w:top w:val="none" w:sz="0" w:space="0" w:color="auto"/>
            <w:left w:val="none" w:sz="0" w:space="0" w:color="auto"/>
            <w:bottom w:val="none" w:sz="0" w:space="0" w:color="auto"/>
            <w:right w:val="none" w:sz="0" w:space="0" w:color="auto"/>
          </w:divBdr>
        </w:div>
        <w:div w:id="537546606">
          <w:marLeft w:val="480"/>
          <w:marRight w:val="0"/>
          <w:marTop w:val="0"/>
          <w:marBottom w:val="0"/>
          <w:divBdr>
            <w:top w:val="none" w:sz="0" w:space="0" w:color="auto"/>
            <w:left w:val="none" w:sz="0" w:space="0" w:color="auto"/>
            <w:bottom w:val="none" w:sz="0" w:space="0" w:color="auto"/>
            <w:right w:val="none" w:sz="0" w:space="0" w:color="auto"/>
          </w:divBdr>
        </w:div>
        <w:div w:id="540896001">
          <w:marLeft w:val="480"/>
          <w:marRight w:val="0"/>
          <w:marTop w:val="0"/>
          <w:marBottom w:val="0"/>
          <w:divBdr>
            <w:top w:val="none" w:sz="0" w:space="0" w:color="auto"/>
            <w:left w:val="none" w:sz="0" w:space="0" w:color="auto"/>
            <w:bottom w:val="none" w:sz="0" w:space="0" w:color="auto"/>
            <w:right w:val="none" w:sz="0" w:space="0" w:color="auto"/>
          </w:divBdr>
        </w:div>
        <w:div w:id="579952187">
          <w:marLeft w:val="480"/>
          <w:marRight w:val="0"/>
          <w:marTop w:val="0"/>
          <w:marBottom w:val="0"/>
          <w:divBdr>
            <w:top w:val="none" w:sz="0" w:space="0" w:color="auto"/>
            <w:left w:val="none" w:sz="0" w:space="0" w:color="auto"/>
            <w:bottom w:val="none" w:sz="0" w:space="0" w:color="auto"/>
            <w:right w:val="none" w:sz="0" w:space="0" w:color="auto"/>
          </w:divBdr>
        </w:div>
        <w:div w:id="582688937">
          <w:marLeft w:val="480"/>
          <w:marRight w:val="0"/>
          <w:marTop w:val="0"/>
          <w:marBottom w:val="0"/>
          <w:divBdr>
            <w:top w:val="none" w:sz="0" w:space="0" w:color="auto"/>
            <w:left w:val="none" w:sz="0" w:space="0" w:color="auto"/>
            <w:bottom w:val="none" w:sz="0" w:space="0" w:color="auto"/>
            <w:right w:val="none" w:sz="0" w:space="0" w:color="auto"/>
          </w:divBdr>
        </w:div>
        <w:div w:id="663163954">
          <w:marLeft w:val="480"/>
          <w:marRight w:val="0"/>
          <w:marTop w:val="0"/>
          <w:marBottom w:val="0"/>
          <w:divBdr>
            <w:top w:val="none" w:sz="0" w:space="0" w:color="auto"/>
            <w:left w:val="none" w:sz="0" w:space="0" w:color="auto"/>
            <w:bottom w:val="none" w:sz="0" w:space="0" w:color="auto"/>
            <w:right w:val="none" w:sz="0" w:space="0" w:color="auto"/>
          </w:divBdr>
        </w:div>
        <w:div w:id="731855012">
          <w:marLeft w:val="480"/>
          <w:marRight w:val="0"/>
          <w:marTop w:val="0"/>
          <w:marBottom w:val="0"/>
          <w:divBdr>
            <w:top w:val="none" w:sz="0" w:space="0" w:color="auto"/>
            <w:left w:val="none" w:sz="0" w:space="0" w:color="auto"/>
            <w:bottom w:val="none" w:sz="0" w:space="0" w:color="auto"/>
            <w:right w:val="none" w:sz="0" w:space="0" w:color="auto"/>
          </w:divBdr>
        </w:div>
        <w:div w:id="769735457">
          <w:marLeft w:val="480"/>
          <w:marRight w:val="0"/>
          <w:marTop w:val="0"/>
          <w:marBottom w:val="0"/>
          <w:divBdr>
            <w:top w:val="none" w:sz="0" w:space="0" w:color="auto"/>
            <w:left w:val="none" w:sz="0" w:space="0" w:color="auto"/>
            <w:bottom w:val="none" w:sz="0" w:space="0" w:color="auto"/>
            <w:right w:val="none" w:sz="0" w:space="0" w:color="auto"/>
          </w:divBdr>
        </w:div>
        <w:div w:id="789856107">
          <w:marLeft w:val="480"/>
          <w:marRight w:val="0"/>
          <w:marTop w:val="0"/>
          <w:marBottom w:val="0"/>
          <w:divBdr>
            <w:top w:val="none" w:sz="0" w:space="0" w:color="auto"/>
            <w:left w:val="none" w:sz="0" w:space="0" w:color="auto"/>
            <w:bottom w:val="none" w:sz="0" w:space="0" w:color="auto"/>
            <w:right w:val="none" w:sz="0" w:space="0" w:color="auto"/>
          </w:divBdr>
        </w:div>
        <w:div w:id="800613540">
          <w:marLeft w:val="480"/>
          <w:marRight w:val="0"/>
          <w:marTop w:val="0"/>
          <w:marBottom w:val="0"/>
          <w:divBdr>
            <w:top w:val="none" w:sz="0" w:space="0" w:color="auto"/>
            <w:left w:val="none" w:sz="0" w:space="0" w:color="auto"/>
            <w:bottom w:val="none" w:sz="0" w:space="0" w:color="auto"/>
            <w:right w:val="none" w:sz="0" w:space="0" w:color="auto"/>
          </w:divBdr>
        </w:div>
        <w:div w:id="842428883">
          <w:marLeft w:val="480"/>
          <w:marRight w:val="0"/>
          <w:marTop w:val="0"/>
          <w:marBottom w:val="0"/>
          <w:divBdr>
            <w:top w:val="none" w:sz="0" w:space="0" w:color="auto"/>
            <w:left w:val="none" w:sz="0" w:space="0" w:color="auto"/>
            <w:bottom w:val="none" w:sz="0" w:space="0" w:color="auto"/>
            <w:right w:val="none" w:sz="0" w:space="0" w:color="auto"/>
          </w:divBdr>
        </w:div>
        <w:div w:id="876894941">
          <w:marLeft w:val="480"/>
          <w:marRight w:val="0"/>
          <w:marTop w:val="0"/>
          <w:marBottom w:val="0"/>
          <w:divBdr>
            <w:top w:val="none" w:sz="0" w:space="0" w:color="auto"/>
            <w:left w:val="none" w:sz="0" w:space="0" w:color="auto"/>
            <w:bottom w:val="none" w:sz="0" w:space="0" w:color="auto"/>
            <w:right w:val="none" w:sz="0" w:space="0" w:color="auto"/>
          </w:divBdr>
        </w:div>
        <w:div w:id="931934447">
          <w:marLeft w:val="480"/>
          <w:marRight w:val="0"/>
          <w:marTop w:val="0"/>
          <w:marBottom w:val="0"/>
          <w:divBdr>
            <w:top w:val="none" w:sz="0" w:space="0" w:color="auto"/>
            <w:left w:val="none" w:sz="0" w:space="0" w:color="auto"/>
            <w:bottom w:val="none" w:sz="0" w:space="0" w:color="auto"/>
            <w:right w:val="none" w:sz="0" w:space="0" w:color="auto"/>
          </w:divBdr>
        </w:div>
        <w:div w:id="934821271">
          <w:marLeft w:val="480"/>
          <w:marRight w:val="0"/>
          <w:marTop w:val="0"/>
          <w:marBottom w:val="0"/>
          <w:divBdr>
            <w:top w:val="none" w:sz="0" w:space="0" w:color="auto"/>
            <w:left w:val="none" w:sz="0" w:space="0" w:color="auto"/>
            <w:bottom w:val="none" w:sz="0" w:space="0" w:color="auto"/>
            <w:right w:val="none" w:sz="0" w:space="0" w:color="auto"/>
          </w:divBdr>
        </w:div>
        <w:div w:id="968316707">
          <w:marLeft w:val="480"/>
          <w:marRight w:val="0"/>
          <w:marTop w:val="0"/>
          <w:marBottom w:val="0"/>
          <w:divBdr>
            <w:top w:val="none" w:sz="0" w:space="0" w:color="auto"/>
            <w:left w:val="none" w:sz="0" w:space="0" w:color="auto"/>
            <w:bottom w:val="none" w:sz="0" w:space="0" w:color="auto"/>
            <w:right w:val="none" w:sz="0" w:space="0" w:color="auto"/>
          </w:divBdr>
        </w:div>
        <w:div w:id="1058093199">
          <w:marLeft w:val="480"/>
          <w:marRight w:val="0"/>
          <w:marTop w:val="0"/>
          <w:marBottom w:val="0"/>
          <w:divBdr>
            <w:top w:val="none" w:sz="0" w:space="0" w:color="auto"/>
            <w:left w:val="none" w:sz="0" w:space="0" w:color="auto"/>
            <w:bottom w:val="none" w:sz="0" w:space="0" w:color="auto"/>
            <w:right w:val="none" w:sz="0" w:space="0" w:color="auto"/>
          </w:divBdr>
        </w:div>
        <w:div w:id="1123115935">
          <w:marLeft w:val="480"/>
          <w:marRight w:val="0"/>
          <w:marTop w:val="0"/>
          <w:marBottom w:val="0"/>
          <w:divBdr>
            <w:top w:val="none" w:sz="0" w:space="0" w:color="auto"/>
            <w:left w:val="none" w:sz="0" w:space="0" w:color="auto"/>
            <w:bottom w:val="none" w:sz="0" w:space="0" w:color="auto"/>
            <w:right w:val="none" w:sz="0" w:space="0" w:color="auto"/>
          </w:divBdr>
        </w:div>
        <w:div w:id="1162768848">
          <w:marLeft w:val="480"/>
          <w:marRight w:val="0"/>
          <w:marTop w:val="0"/>
          <w:marBottom w:val="0"/>
          <w:divBdr>
            <w:top w:val="none" w:sz="0" w:space="0" w:color="auto"/>
            <w:left w:val="none" w:sz="0" w:space="0" w:color="auto"/>
            <w:bottom w:val="none" w:sz="0" w:space="0" w:color="auto"/>
            <w:right w:val="none" w:sz="0" w:space="0" w:color="auto"/>
          </w:divBdr>
        </w:div>
        <w:div w:id="1187334261">
          <w:marLeft w:val="480"/>
          <w:marRight w:val="0"/>
          <w:marTop w:val="0"/>
          <w:marBottom w:val="0"/>
          <w:divBdr>
            <w:top w:val="none" w:sz="0" w:space="0" w:color="auto"/>
            <w:left w:val="none" w:sz="0" w:space="0" w:color="auto"/>
            <w:bottom w:val="none" w:sz="0" w:space="0" w:color="auto"/>
            <w:right w:val="none" w:sz="0" w:space="0" w:color="auto"/>
          </w:divBdr>
        </w:div>
        <w:div w:id="1326393888">
          <w:marLeft w:val="480"/>
          <w:marRight w:val="0"/>
          <w:marTop w:val="0"/>
          <w:marBottom w:val="0"/>
          <w:divBdr>
            <w:top w:val="none" w:sz="0" w:space="0" w:color="auto"/>
            <w:left w:val="none" w:sz="0" w:space="0" w:color="auto"/>
            <w:bottom w:val="none" w:sz="0" w:space="0" w:color="auto"/>
            <w:right w:val="none" w:sz="0" w:space="0" w:color="auto"/>
          </w:divBdr>
        </w:div>
        <w:div w:id="1331982978">
          <w:marLeft w:val="480"/>
          <w:marRight w:val="0"/>
          <w:marTop w:val="0"/>
          <w:marBottom w:val="0"/>
          <w:divBdr>
            <w:top w:val="none" w:sz="0" w:space="0" w:color="auto"/>
            <w:left w:val="none" w:sz="0" w:space="0" w:color="auto"/>
            <w:bottom w:val="none" w:sz="0" w:space="0" w:color="auto"/>
            <w:right w:val="none" w:sz="0" w:space="0" w:color="auto"/>
          </w:divBdr>
        </w:div>
        <w:div w:id="1336372504">
          <w:marLeft w:val="480"/>
          <w:marRight w:val="0"/>
          <w:marTop w:val="0"/>
          <w:marBottom w:val="0"/>
          <w:divBdr>
            <w:top w:val="none" w:sz="0" w:space="0" w:color="auto"/>
            <w:left w:val="none" w:sz="0" w:space="0" w:color="auto"/>
            <w:bottom w:val="none" w:sz="0" w:space="0" w:color="auto"/>
            <w:right w:val="none" w:sz="0" w:space="0" w:color="auto"/>
          </w:divBdr>
        </w:div>
        <w:div w:id="1346784248">
          <w:marLeft w:val="480"/>
          <w:marRight w:val="0"/>
          <w:marTop w:val="0"/>
          <w:marBottom w:val="0"/>
          <w:divBdr>
            <w:top w:val="none" w:sz="0" w:space="0" w:color="auto"/>
            <w:left w:val="none" w:sz="0" w:space="0" w:color="auto"/>
            <w:bottom w:val="none" w:sz="0" w:space="0" w:color="auto"/>
            <w:right w:val="none" w:sz="0" w:space="0" w:color="auto"/>
          </w:divBdr>
        </w:div>
        <w:div w:id="1352878539">
          <w:marLeft w:val="480"/>
          <w:marRight w:val="0"/>
          <w:marTop w:val="0"/>
          <w:marBottom w:val="0"/>
          <w:divBdr>
            <w:top w:val="none" w:sz="0" w:space="0" w:color="auto"/>
            <w:left w:val="none" w:sz="0" w:space="0" w:color="auto"/>
            <w:bottom w:val="none" w:sz="0" w:space="0" w:color="auto"/>
            <w:right w:val="none" w:sz="0" w:space="0" w:color="auto"/>
          </w:divBdr>
        </w:div>
        <w:div w:id="1356078540">
          <w:marLeft w:val="480"/>
          <w:marRight w:val="0"/>
          <w:marTop w:val="0"/>
          <w:marBottom w:val="0"/>
          <w:divBdr>
            <w:top w:val="none" w:sz="0" w:space="0" w:color="auto"/>
            <w:left w:val="none" w:sz="0" w:space="0" w:color="auto"/>
            <w:bottom w:val="none" w:sz="0" w:space="0" w:color="auto"/>
            <w:right w:val="none" w:sz="0" w:space="0" w:color="auto"/>
          </w:divBdr>
        </w:div>
        <w:div w:id="1411660165">
          <w:marLeft w:val="480"/>
          <w:marRight w:val="0"/>
          <w:marTop w:val="0"/>
          <w:marBottom w:val="0"/>
          <w:divBdr>
            <w:top w:val="none" w:sz="0" w:space="0" w:color="auto"/>
            <w:left w:val="none" w:sz="0" w:space="0" w:color="auto"/>
            <w:bottom w:val="none" w:sz="0" w:space="0" w:color="auto"/>
            <w:right w:val="none" w:sz="0" w:space="0" w:color="auto"/>
          </w:divBdr>
        </w:div>
        <w:div w:id="1473910342">
          <w:marLeft w:val="480"/>
          <w:marRight w:val="0"/>
          <w:marTop w:val="0"/>
          <w:marBottom w:val="0"/>
          <w:divBdr>
            <w:top w:val="none" w:sz="0" w:space="0" w:color="auto"/>
            <w:left w:val="none" w:sz="0" w:space="0" w:color="auto"/>
            <w:bottom w:val="none" w:sz="0" w:space="0" w:color="auto"/>
            <w:right w:val="none" w:sz="0" w:space="0" w:color="auto"/>
          </w:divBdr>
        </w:div>
        <w:div w:id="1498109575">
          <w:marLeft w:val="480"/>
          <w:marRight w:val="0"/>
          <w:marTop w:val="0"/>
          <w:marBottom w:val="0"/>
          <w:divBdr>
            <w:top w:val="none" w:sz="0" w:space="0" w:color="auto"/>
            <w:left w:val="none" w:sz="0" w:space="0" w:color="auto"/>
            <w:bottom w:val="none" w:sz="0" w:space="0" w:color="auto"/>
            <w:right w:val="none" w:sz="0" w:space="0" w:color="auto"/>
          </w:divBdr>
        </w:div>
        <w:div w:id="1526141140">
          <w:marLeft w:val="480"/>
          <w:marRight w:val="0"/>
          <w:marTop w:val="0"/>
          <w:marBottom w:val="0"/>
          <w:divBdr>
            <w:top w:val="none" w:sz="0" w:space="0" w:color="auto"/>
            <w:left w:val="none" w:sz="0" w:space="0" w:color="auto"/>
            <w:bottom w:val="none" w:sz="0" w:space="0" w:color="auto"/>
            <w:right w:val="none" w:sz="0" w:space="0" w:color="auto"/>
          </w:divBdr>
        </w:div>
        <w:div w:id="1599874439">
          <w:marLeft w:val="480"/>
          <w:marRight w:val="0"/>
          <w:marTop w:val="0"/>
          <w:marBottom w:val="0"/>
          <w:divBdr>
            <w:top w:val="none" w:sz="0" w:space="0" w:color="auto"/>
            <w:left w:val="none" w:sz="0" w:space="0" w:color="auto"/>
            <w:bottom w:val="none" w:sz="0" w:space="0" w:color="auto"/>
            <w:right w:val="none" w:sz="0" w:space="0" w:color="auto"/>
          </w:divBdr>
        </w:div>
        <w:div w:id="1614360997">
          <w:marLeft w:val="480"/>
          <w:marRight w:val="0"/>
          <w:marTop w:val="0"/>
          <w:marBottom w:val="0"/>
          <w:divBdr>
            <w:top w:val="none" w:sz="0" w:space="0" w:color="auto"/>
            <w:left w:val="none" w:sz="0" w:space="0" w:color="auto"/>
            <w:bottom w:val="none" w:sz="0" w:space="0" w:color="auto"/>
            <w:right w:val="none" w:sz="0" w:space="0" w:color="auto"/>
          </w:divBdr>
        </w:div>
        <w:div w:id="1627159628">
          <w:marLeft w:val="480"/>
          <w:marRight w:val="0"/>
          <w:marTop w:val="0"/>
          <w:marBottom w:val="0"/>
          <w:divBdr>
            <w:top w:val="none" w:sz="0" w:space="0" w:color="auto"/>
            <w:left w:val="none" w:sz="0" w:space="0" w:color="auto"/>
            <w:bottom w:val="none" w:sz="0" w:space="0" w:color="auto"/>
            <w:right w:val="none" w:sz="0" w:space="0" w:color="auto"/>
          </w:divBdr>
        </w:div>
        <w:div w:id="1630208294">
          <w:marLeft w:val="480"/>
          <w:marRight w:val="0"/>
          <w:marTop w:val="0"/>
          <w:marBottom w:val="0"/>
          <w:divBdr>
            <w:top w:val="none" w:sz="0" w:space="0" w:color="auto"/>
            <w:left w:val="none" w:sz="0" w:space="0" w:color="auto"/>
            <w:bottom w:val="none" w:sz="0" w:space="0" w:color="auto"/>
            <w:right w:val="none" w:sz="0" w:space="0" w:color="auto"/>
          </w:divBdr>
        </w:div>
        <w:div w:id="1671785172">
          <w:marLeft w:val="480"/>
          <w:marRight w:val="0"/>
          <w:marTop w:val="0"/>
          <w:marBottom w:val="0"/>
          <w:divBdr>
            <w:top w:val="none" w:sz="0" w:space="0" w:color="auto"/>
            <w:left w:val="none" w:sz="0" w:space="0" w:color="auto"/>
            <w:bottom w:val="none" w:sz="0" w:space="0" w:color="auto"/>
            <w:right w:val="none" w:sz="0" w:space="0" w:color="auto"/>
          </w:divBdr>
        </w:div>
        <w:div w:id="1672677667">
          <w:marLeft w:val="480"/>
          <w:marRight w:val="0"/>
          <w:marTop w:val="0"/>
          <w:marBottom w:val="0"/>
          <w:divBdr>
            <w:top w:val="none" w:sz="0" w:space="0" w:color="auto"/>
            <w:left w:val="none" w:sz="0" w:space="0" w:color="auto"/>
            <w:bottom w:val="none" w:sz="0" w:space="0" w:color="auto"/>
            <w:right w:val="none" w:sz="0" w:space="0" w:color="auto"/>
          </w:divBdr>
        </w:div>
        <w:div w:id="1684236724">
          <w:marLeft w:val="480"/>
          <w:marRight w:val="0"/>
          <w:marTop w:val="0"/>
          <w:marBottom w:val="0"/>
          <w:divBdr>
            <w:top w:val="none" w:sz="0" w:space="0" w:color="auto"/>
            <w:left w:val="none" w:sz="0" w:space="0" w:color="auto"/>
            <w:bottom w:val="none" w:sz="0" w:space="0" w:color="auto"/>
            <w:right w:val="none" w:sz="0" w:space="0" w:color="auto"/>
          </w:divBdr>
        </w:div>
        <w:div w:id="1741558073">
          <w:marLeft w:val="480"/>
          <w:marRight w:val="0"/>
          <w:marTop w:val="0"/>
          <w:marBottom w:val="0"/>
          <w:divBdr>
            <w:top w:val="none" w:sz="0" w:space="0" w:color="auto"/>
            <w:left w:val="none" w:sz="0" w:space="0" w:color="auto"/>
            <w:bottom w:val="none" w:sz="0" w:space="0" w:color="auto"/>
            <w:right w:val="none" w:sz="0" w:space="0" w:color="auto"/>
          </w:divBdr>
        </w:div>
        <w:div w:id="1815368300">
          <w:marLeft w:val="480"/>
          <w:marRight w:val="0"/>
          <w:marTop w:val="0"/>
          <w:marBottom w:val="0"/>
          <w:divBdr>
            <w:top w:val="none" w:sz="0" w:space="0" w:color="auto"/>
            <w:left w:val="none" w:sz="0" w:space="0" w:color="auto"/>
            <w:bottom w:val="none" w:sz="0" w:space="0" w:color="auto"/>
            <w:right w:val="none" w:sz="0" w:space="0" w:color="auto"/>
          </w:divBdr>
        </w:div>
        <w:div w:id="1888830711">
          <w:marLeft w:val="480"/>
          <w:marRight w:val="0"/>
          <w:marTop w:val="0"/>
          <w:marBottom w:val="0"/>
          <w:divBdr>
            <w:top w:val="none" w:sz="0" w:space="0" w:color="auto"/>
            <w:left w:val="none" w:sz="0" w:space="0" w:color="auto"/>
            <w:bottom w:val="none" w:sz="0" w:space="0" w:color="auto"/>
            <w:right w:val="none" w:sz="0" w:space="0" w:color="auto"/>
          </w:divBdr>
        </w:div>
        <w:div w:id="1900944823">
          <w:marLeft w:val="480"/>
          <w:marRight w:val="0"/>
          <w:marTop w:val="0"/>
          <w:marBottom w:val="0"/>
          <w:divBdr>
            <w:top w:val="none" w:sz="0" w:space="0" w:color="auto"/>
            <w:left w:val="none" w:sz="0" w:space="0" w:color="auto"/>
            <w:bottom w:val="none" w:sz="0" w:space="0" w:color="auto"/>
            <w:right w:val="none" w:sz="0" w:space="0" w:color="auto"/>
          </w:divBdr>
        </w:div>
        <w:div w:id="1978563420">
          <w:marLeft w:val="480"/>
          <w:marRight w:val="0"/>
          <w:marTop w:val="0"/>
          <w:marBottom w:val="0"/>
          <w:divBdr>
            <w:top w:val="none" w:sz="0" w:space="0" w:color="auto"/>
            <w:left w:val="none" w:sz="0" w:space="0" w:color="auto"/>
            <w:bottom w:val="none" w:sz="0" w:space="0" w:color="auto"/>
            <w:right w:val="none" w:sz="0" w:space="0" w:color="auto"/>
          </w:divBdr>
        </w:div>
        <w:div w:id="2000452544">
          <w:marLeft w:val="480"/>
          <w:marRight w:val="0"/>
          <w:marTop w:val="0"/>
          <w:marBottom w:val="0"/>
          <w:divBdr>
            <w:top w:val="none" w:sz="0" w:space="0" w:color="auto"/>
            <w:left w:val="none" w:sz="0" w:space="0" w:color="auto"/>
            <w:bottom w:val="none" w:sz="0" w:space="0" w:color="auto"/>
            <w:right w:val="none" w:sz="0" w:space="0" w:color="auto"/>
          </w:divBdr>
        </w:div>
        <w:div w:id="2008317338">
          <w:marLeft w:val="480"/>
          <w:marRight w:val="0"/>
          <w:marTop w:val="0"/>
          <w:marBottom w:val="0"/>
          <w:divBdr>
            <w:top w:val="none" w:sz="0" w:space="0" w:color="auto"/>
            <w:left w:val="none" w:sz="0" w:space="0" w:color="auto"/>
            <w:bottom w:val="none" w:sz="0" w:space="0" w:color="auto"/>
            <w:right w:val="none" w:sz="0" w:space="0" w:color="auto"/>
          </w:divBdr>
        </w:div>
        <w:div w:id="2012759358">
          <w:marLeft w:val="480"/>
          <w:marRight w:val="0"/>
          <w:marTop w:val="0"/>
          <w:marBottom w:val="0"/>
          <w:divBdr>
            <w:top w:val="none" w:sz="0" w:space="0" w:color="auto"/>
            <w:left w:val="none" w:sz="0" w:space="0" w:color="auto"/>
            <w:bottom w:val="none" w:sz="0" w:space="0" w:color="auto"/>
            <w:right w:val="none" w:sz="0" w:space="0" w:color="auto"/>
          </w:divBdr>
        </w:div>
        <w:div w:id="2018147928">
          <w:marLeft w:val="480"/>
          <w:marRight w:val="0"/>
          <w:marTop w:val="0"/>
          <w:marBottom w:val="0"/>
          <w:divBdr>
            <w:top w:val="none" w:sz="0" w:space="0" w:color="auto"/>
            <w:left w:val="none" w:sz="0" w:space="0" w:color="auto"/>
            <w:bottom w:val="none" w:sz="0" w:space="0" w:color="auto"/>
            <w:right w:val="none" w:sz="0" w:space="0" w:color="auto"/>
          </w:divBdr>
        </w:div>
        <w:div w:id="2046905542">
          <w:marLeft w:val="480"/>
          <w:marRight w:val="0"/>
          <w:marTop w:val="0"/>
          <w:marBottom w:val="0"/>
          <w:divBdr>
            <w:top w:val="none" w:sz="0" w:space="0" w:color="auto"/>
            <w:left w:val="none" w:sz="0" w:space="0" w:color="auto"/>
            <w:bottom w:val="none" w:sz="0" w:space="0" w:color="auto"/>
            <w:right w:val="none" w:sz="0" w:space="0" w:color="auto"/>
          </w:divBdr>
        </w:div>
        <w:div w:id="2059553425">
          <w:marLeft w:val="480"/>
          <w:marRight w:val="0"/>
          <w:marTop w:val="0"/>
          <w:marBottom w:val="0"/>
          <w:divBdr>
            <w:top w:val="none" w:sz="0" w:space="0" w:color="auto"/>
            <w:left w:val="none" w:sz="0" w:space="0" w:color="auto"/>
            <w:bottom w:val="none" w:sz="0" w:space="0" w:color="auto"/>
            <w:right w:val="none" w:sz="0" w:space="0" w:color="auto"/>
          </w:divBdr>
        </w:div>
        <w:div w:id="2061205153">
          <w:marLeft w:val="480"/>
          <w:marRight w:val="0"/>
          <w:marTop w:val="0"/>
          <w:marBottom w:val="0"/>
          <w:divBdr>
            <w:top w:val="none" w:sz="0" w:space="0" w:color="auto"/>
            <w:left w:val="none" w:sz="0" w:space="0" w:color="auto"/>
            <w:bottom w:val="none" w:sz="0" w:space="0" w:color="auto"/>
            <w:right w:val="none" w:sz="0" w:space="0" w:color="auto"/>
          </w:divBdr>
        </w:div>
        <w:div w:id="2089231674">
          <w:marLeft w:val="480"/>
          <w:marRight w:val="0"/>
          <w:marTop w:val="0"/>
          <w:marBottom w:val="0"/>
          <w:divBdr>
            <w:top w:val="none" w:sz="0" w:space="0" w:color="auto"/>
            <w:left w:val="none" w:sz="0" w:space="0" w:color="auto"/>
            <w:bottom w:val="none" w:sz="0" w:space="0" w:color="auto"/>
            <w:right w:val="none" w:sz="0" w:space="0" w:color="auto"/>
          </w:divBdr>
        </w:div>
        <w:div w:id="2092269285">
          <w:marLeft w:val="480"/>
          <w:marRight w:val="0"/>
          <w:marTop w:val="0"/>
          <w:marBottom w:val="0"/>
          <w:divBdr>
            <w:top w:val="none" w:sz="0" w:space="0" w:color="auto"/>
            <w:left w:val="none" w:sz="0" w:space="0" w:color="auto"/>
            <w:bottom w:val="none" w:sz="0" w:space="0" w:color="auto"/>
            <w:right w:val="none" w:sz="0" w:space="0" w:color="auto"/>
          </w:divBdr>
        </w:div>
        <w:div w:id="2092703039">
          <w:marLeft w:val="480"/>
          <w:marRight w:val="0"/>
          <w:marTop w:val="0"/>
          <w:marBottom w:val="0"/>
          <w:divBdr>
            <w:top w:val="none" w:sz="0" w:space="0" w:color="auto"/>
            <w:left w:val="none" w:sz="0" w:space="0" w:color="auto"/>
            <w:bottom w:val="none" w:sz="0" w:space="0" w:color="auto"/>
            <w:right w:val="none" w:sz="0" w:space="0" w:color="auto"/>
          </w:divBdr>
        </w:div>
      </w:divsChild>
    </w:div>
    <w:div w:id="1522821989">
      <w:bodyDiv w:val="1"/>
      <w:marLeft w:val="0"/>
      <w:marRight w:val="0"/>
      <w:marTop w:val="0"/>
      <w:marBottom w:val="0"/>
      <w:divBdr>
        <w:top w:val="none" w:sz="0" w:space="0" w:color="auto"/>
        <w:left w:val="none" w:sz="0" w:space="0" w:color="auto"/>
        <w:bottom w:val="none" w:sz="0" w:space="0" w:color="auto"/>
        <w:right w:val="none" w:sz="0" w:space="0" w:color="auto"/>
      </w:divBdr>
      <w:divsChild>
        <w:div w:id="51119429">
          <w:marLeft w:val="480"/>
          <w:marRight w:val="0"/>
          <w:marTop w:val="0"/>
          <w:marBottom w:val="0"/>
          <w:divBdr>
            <w:top w:val="none" w:sz="0" w:space="0" w:color="auto"/>
            <w:left w:val="none" w:sz="0" w:space="0" w:color="auto"/>
            <w:bottom w:val="none" w:sz="0" w:space="0" w:color="auto"/>
            <w:right w:val="none" w:sz="0" w:space="0" w:color="auto"/>
          </w:divBdr>
        </w:div>
        <w:div w:id="123622372">
          <w:marLeft w:val="480"/>
          <w:marRight w:val="0"/>
          <w:marTop w:val="0"/>
          <w:marBottom w:val="0"/>
          <w:divBdr>
            <w:top w:val="none" w:sz="0" w:space="0" w:color="auto"/>
            <w:left w:val="none" w:sz="0" w:space="0" w:color="auto"/>
            <w:bottom w:val="none" w:sz="0" w:space="0" w:color="auto"/>
            <w:right w:val="none" w:sz="0" w:space="0" w:color="auto"/>
          </w:divBdr>
        </w:div>
        <w:div w:id="163515129">
          <w:marLeft w:val="480"/>
          <w:marRight w:val="0"/>
          <w:marTop w:val="0"/>
          <w:marBottom w:val="0"/>
          <w:divBdr>
            <w:top w:val="none" w:sz="0" w:space="0" w:color="auto"/>
            <w:left w:val="none" w:sz="0" w:space="0" w:color="auto"/>
            <w:bottom w:val="none" w:sz="0" w:space="0" w:color="auto"/>
            <w:right w:val="none" w:sz="0" w:space="0" w:color="auto"/>
          </w:divBdr>
        </w:div>
        <w:div w:id="278030155">
          <w:marLeft w:val="480"/>
          <w:marRight w:val="0"/>
          <w:marTop w:val="0"/>
          <w:marBottom w:val="0"/>
          <w:divBdr>
            <w:top w:val="none" w:sz="0" w:space="0" w:color="auto"/>
            <w:left w:val="none" w:sz="0" w:space="0" w:color="auto"/>
            <w:bottom w:val="none" w:sz="0" w:space="0" w:color="auto"/>
            <w:right w:val="none" w:sz="0" w:space="0" w:color="auto"/>
          </w:divBdr>
        </w:div>
        <w:div w:id="287900015">
          <w:marLeft w:val="480"/>
          <w:marRight w:val="0"/>
          <w:marTop w:val="0"/>
          <w:marBottom w:val="0"/>
          <w:divBdr>
            <w:top w:val="none" w:sz="0" w:space="0" w:color="auto"/>
            <w:left w:val="none" w:sz="0" w:space="0" w:color="auto"/>
            <w:bottom w:val="none" w:sz="0" w:space="0" w:color="auto"/>
            <w:right w:val="none" w:sz="0" w:space="0" w:color="auto"/>
          </w:divBdr>
        </w:div>
        <w:div w:id="301007765">
          <w:marLeft w:val="480"/>
          <w:marRight w:val="0"/>
          <w:marTop w:val="0"/>
          <w:marBottom w:val="0"/>
          <w:divBdr>
            <w:top w:val="none" w:sz="0" w:space="0" w:color="auto"/>
            <w:left w:val="none" w:sz="0" w:space="0" w:color="auto"/>
            <w:bottom w:val="none" w:sz="0" w:space="0" w:color="auto"/>
            <w:right w:val="none" w:sz="0" w:space="0" w:color="auto"/>
          </w:divBdr>
        </w:div>
        <w:div w:id="312804988">
          <w:marLeft w:val="480"/>
          <w:marRight w:val="0"/>
          <w:marTop w:val="0"/>
          <w:marBottom w:val="0"/>
          <w:divBdr>
            <w:top w:val="none" w:sz="0" w:space="0" w:color="auto"/>
            <w:left w:val="none" w:sz="0" w:space="0" w:color="auto"/>
            <w:bottom w:val="none" w:sz="0" w:space="0" w:color="auto"/>
            <w:right w:val="none" w:sz="0" w:space="0" w:color="auto"/>
          </w:divBdr>
        </w:div>
        <w:div w:id="350187150">
          <w:marLeft w:val="480"/>
          <w:marRight w:val="0"/>
          <w:marTop w:val="0"/>
          <w:marBottom w:val="0"/>
          <w:divBdr>
            <w:top w:val="none" w:sz="0" w:space="0" w:color="auto"/>
            <w:left w:val="none" w:sz="0" w:space="0" w:color="auto"/>
            <w:bottom w:val="none" w:sz="0" w:space="0" w:color="auto"/>
            <w:right w:val="none" w:sz="0" w:space="0" w:color="auto"/>
          </w:divBdr>
        </w:div>
        <w:div w:id="360472583">
          <w:marLeft w:val="480"/>
          <w:marRight w:val="0"/>
          <w:marTop w:val="0"/>
          <w:marBottom w:val="0"/>
          <w:divBdr>
            <w:top w:val="none" w:sz="0" w:space="0" w:color="auto"/>
            <w:left w:val="none" w:sz="0" w:space="0" w:color="auto"/>
            <w:bottom w:val="none" w:sz="0" w:space="0" w:color="auto"/>
            <w:right w:val="none" w:sz="0" w:space="0" w:color="auto"/>
          </w:divBdr>
        </w:div>
        <w:div w:id="363285979">
          <w:marLeft w:val="480"/>
          <w:marRight w:val="0"/>
          <w:marTop w:val="0"/>
          <w:marBottom w:val="0"/>
          <w:divBdr>
            <w:top w:val="none" w:sz="0" w:space="0" w:color="auto"/>
            <w:left w:val="none" w:sz="0" w:space="0" w:color="auto"/>
            <w:bottom w:val="none" w:sz="0" w:space="0" w:color="auto"/>
            <w:right w:val="none" w:sz="0" w:space="0" w:color="auto"/>
          </w:divBdr>
        </w:div>
        <w:div w:id="396167423">
          <w:marLeft w:val="480"/>
          <w:marRight w:val="0"/>
          <w:marTop w:val="0"/>
          <w:marBottom w:val="0"/>
          <w:divBdr>
            <w:top w:val="none" w:sz="0" w:space="0" w:color="auto"/>
            <w:left w:val="none" w:sz="0" w:space="0" w:color="auto"/>
            <w:bottom w:val="none" w:sz="0" w:space="0" w:color="auto"/>
            <w:right w:val="none" w:sz="0" w:space="0" w:color="auto"/>
          </w:divBdr>
        </w:div>
        <w:div w:id="425922078">
          <w:marLeft w:val="480"/>
          <w:marRight w:val="0"/>
          <w:marTop w:val="0"/>
          <w:marBottom w:val="0"/>
          <w:divBdr>
            <w:top w:val="none" w:sz="0" w:space="0" w:color="auto"/>
            <w:left w:val="none" w:sz="0" w:space="0" w:color="auto"/>
            <w:bottom w:val="none" w:sz="0" w:space="0" w:color="auto"/>
            <w:right w:val="none" w:sz="0" w:space="0" w:color="auto"/>
          </w:divBdr>
        </w:div>
        <w:div w:id="427385742">
          <w:marLeft w:val="480"/>
          <w:marRight w:val="0"/>
          <w:marTop w:val="0"/>
          <w:marBottom w:val="0"/>
          <w:divBdr>
            <w:top w:val="none" w:sz="0" w:space="0" w:color="auto"/>
            <w:left w:val="none" w:sz="0" w:space="0" w:color="auto"/>
            <w:bottom w:val="none" w:sz="0" w:space="0" w:color="auto"/>
            <w:right w:val="none" w:sz="0" w:space="0" w:color="auto"/>
          </w:divBdr>
        </w:div>
        <w:div w:id="452989016">
          <w:marLeft w:val="480"/>
          <w:marRight w:val="0"/>
          <w:marTop w:val="0"/>
          <w:marBottom w:val="0"/>
          <w:divBdr>
            <w:top w:val="none" w:sz="0" w:space="0" w:color="auto"/>
            <w:left w:val="none" w:sz="0" w:space="0" w:color="auto"/>
            <w:bottom w:val="none" w:sz="0" w:space="0" w:color="auto"/>
            <w:right w:val="none" w:sz="0" w:space="0" w:color="auto"/>
          </w:divBdr>
        </w:div>
        <w:div w:id="496774479">
          <w:marLeft w:val="480"/>
          <w:marRight w:val="0"/>
          <w:marTop w:val="0"/>
          <w:marBottom w:val="0"/>
          <w:divBdr>
            <w:top w:val="none" w:sz="0" w:space="0" w:color="auto"/>
            <w:left w:val="none" w:sz="0" w:space="0" w:color="auto"/>
            <w:bottom w:val="none" w:sz="0" w:space="0" w:color="auto"/>
            <w:right w:val="none" w:sz="0" w:space="0" w:color="auto"/>
          </w:divBdr>
        </w:div>
        <w:div w:id="566838356">
          <w:marLeft w:val="480"/>
          <w:marRight w:val="0"/>
          <w:marTop w:val="0"/>
          <w:marBottom w:val="0"/>
          <w:divBdr>
            <w:top w:val="none" w:sz="0" w:space="0" w:color="auto"/>
            <w:left w:val="none" w:sz="0" w:space="0" w:color="auto"/>
            <w:bottom w:val="none" w:sz="0" w:space="0" w:color="auto"/>
            <w:right w:val="none" w:sz="0" w:space="0" w:color="auto"/>
          </w:divBdr>
        </w:div>
        <w:div w:id="622658395">
          <w:marLeft w:val="480"/>
          <w:marRight w:val="0"/>
          <w:marTop w:val="0"/>
          <w:marBottom w:val="0"/>
          <w:divBdr>
            <w:top w:val="none" w:sz="0" w:space="0" w:color="auto"/>
            <w:left w:val="none" w:sz="0" w:space="0" w:color="auto"/>
            <w:bottom w:val="none" w:sz="0" w:space="0" w:color="auto"/>
            <w:right w:val="none" w:sz="0" w:space="0" w:color="auto"/>
          </w:divBdr>
        </w:div>
        <w:div w:id="631447594">
          <w:marLeft w:val="480"/>
          <w:marRight w:val="0"/>
          <w:marTop w:val="0"/>
          <w:marBottom w:val="0"/>
          <w:divBdr>
            <w:top w:val="none" w:sz="0" w:space="0" w:color="auto"/>
            <w:left w:val="none" w:sz="0" w:space="0" w:color="auto"/>
            <w:bottom w:val="none" w:sz="0" w:space="0" w:color="auto"/>
            <w:right w:val="none" w:sz="0" w:space="0" w:color="auto"/>
          </w:divBdr>
        </w:div>
        <w:div w:id="637616358">
          <w:marLeft w:val="480"/>
          <w:marRight w:val="0"/>
          <w:marTop w:val="0"/>
          <w:marBottom w:val="0"/>
          <w:divBdr>
            <w:top w:val="none" w:sz="0" w:space="0" w:color="auto"/>
            <w:left w:val="none" w:sz="0" w:space="0" w:color="auto"/>
            <w:bottom w:val="none" w:sz="0" w:space="0" w:color="auto"/>
            <w:right w:val="none" w:sz="0" w:space="0" w:color="auto"/>
          </w:divBdr>
        </w:div>
        <w:div w:id="637996036">
          <w:marLeft w:val="480"/>
          <w:marRight w:val="0"/>
          <w:marTop w:val="0"/>
          <w:marBottom w:val="0"/>
          <w:divBdr>
            <w:top w:val="none" w:sz="0" w:space="0" w:color="auto"/>
            <w:left w:val="none" w:sz="0" w:space="0" w:color="auto"/>
            <w:bottom w:val="none" w:sz="0" w:space="0" w:color="auto"/>
            <w:right w:val="none" w:sz="0" w:space="0" w:color="auto"/>
          </w:divBdr>
        </w:div>
        <w:div w:id="685180617">
          <w:marLeft w:val="480"/>
          <w:marRight w:val="0"/>
          <w:marTop w:val="0"/>
          <w:marBottom w:val="0"/>
          <w:divBdr>
            <w:top w:val="none" w:sz="0" w:space="0" w:color="auto"/>
            <w:left w:val="none" w:sz="0" w:space="0" w:color="auto"/>
            <w:bottom w:val="none" w:sz="0" w:space="0" w:color="auto"/>
            <w:right w:val="none" w:sz="0" w:space="0" w:color="auto"/>
          </w:divBdr>
        </w:div>
        <w:div w:id="702054277">
          <w:marLeft w:val="480"/>
          <w:marRight w:val="0"/>
          <w:marTop w:val="0"/>
          <w:marBottom w:val="0"/>
          <w:divBdr>
            <w:top w:val="none" w:sz="0" w:space="0" w:color="auto"/>
            <w:left w:val="none" w:sz="0" w:space="0" w:color="auto"/>
            <w:bottom w:val="none" w:sz="0" w:space="0" w:color="auto"/>
            <w:right w:val="none" w:sz="0" w:space="0" w:color="auto"/>
          </w:divBdr>
        </w:div>
        <w:div w:id="757099433">
          <w:marLeft w:val="480"/>
          <w:marRight w:val="0"/>
          <w:marTop w:val="0"/>
          <w:marBottom w:val="0"/>
          <w:divBdr>
            <w:top w:val="none" w:sz="0" w:space="0" w:color="auto"/>
            <w:left w:val="none" w:sz="0" w:space="0" w:color="auto"/>
            <w:bottom w:val="none" w:sz="0" w:space="0" w:color="auto"/>
            <w:right w:val="none" w:sz="0" w:space="0" w:color="auto"/>
          </w:divBdr>
        </w:div>
        <w:div w:id="800927249">
          <w:marLeft w:val="480"/>
          <w:marRight w:val="0"/>
          <w:marTop w:val="0"/>
          <w:marBottom w:val="0"/>
          <w:divBdr>
            <w:top w:val="none" w:sz="0" w:space="0" w:color="auto"/>
            <w:left w:val="none" w:sz="0" w:space="0" w:color="auto"/>
            <w:bottom w:val="none" w:sz="0" w:space="0" w:color="auto"/>
            <w:right w:val="none" w:sz="0" w:space="0" w:color="auto"/>
          </w:divBdr>
        </w:div>
        <w:div w:id="879393662">
          <w:marLeft w:val="480"/>
          <w:marRight w:val="0"/>
          <w:marTop w:val="0"/>
          <w:marBottom w:val="0"/>
          <w:divBdr>
            <w:top w:val="none" w:sz="0" w:space="0" w:color="auto"/>
            <w:left w:val="none" w:sz="0" w:space="0" w:color="auto"/>
            <w:bottom w:val="none" w:sz="0" w:space="0" w:color="auto"/>
            <w:right w:val="none" w:sz="0" w:space="0" w:color="auto"/>
          </w:divBdr>
        </w:div>
        <w:div w:id="883060186">
          <w:marLeft w:val="480"/>
          <w:marRight w:val="0"/>
          <w:marTop w:val="0"/>
          <w:marBottom w:val="0"/>
          <w:divBdr>
            <w:top w:val="none" w:sz="0" w:space="0" w:color="auto"/>
            <w:left w:val="none" w:sz="0" w:space="0" w:color="auto"/>
            <w:bottom w:val="none" w:sz="0" w:space="0" w:color="auto"/>
            <w:right w:val="none" w:sz="0" w:space="0" w:color="auto"/>
          </w:divBdr>
        </w:div>
        <w:div w:id="914047786">
          <w:marLeft w:val="480"/>
          <w:marRight w:val="0"/>
          <w:marTop w:val="0"/>
          <w:marBottom w:val="0"/>
          <w:divBdr>
            <w:top w:val="none" w:sz="0" w:space="0" w:color="auto"/>
            <w:left w:val="none" w:sz="0" w:space="0" w:color="auto"/>
            <w:bottom w:val="none" w:sz="0" w:space="0" w:color="auto"/>
            <w:right w:val="none" w:sz="0" w:space="0" w:color="auto"/>
          </w:divBdr>
        </w:div>
        <w:div w:id="933131724">
          <w:marLeft w:val="480"/>
          <w:marRight w:val="0"/>
          <w:marTop w:val="0"/>
          <w:marBottom w:val="0"/>
          <w:divBdr>
            <w:top w:val="none" w:sz="0" w:space="0" w:color="auto"/>
            <w:left w:val="none" w:sz="0" w:space="0" w:color="auto"/>
            <w:bottom w:val="none" w:sz="0" w:space="0" w:color="auto"/>
            <w:right w:val="none" w:sz="0" w:space="0" w:color="auto"/>
          </w:divBdr>
        </w:div>
        <w:div w:id="938828763">
          <w:marLeft w:val="480"/>
          <w:marRight w:val="0"/>
          <w:marTop w:val="0"/>
          <w:marBottom w:val="0"/>
          <w:divBdr>
            <w:top w:val="none" w:sz="0" w:space="0" w:color="auto"/>
            <w:left w:val="none" w:sz="0" w:space="0" w:color="auto"/>
            <w:bottom w:val="none" w:sz="0" w:space="0" w:color="auto"/>
            <w:right w:val="none" w:sz="0" w:space="0" w:color="auto"/>
          </w:divBdr>
        </w:div>
        <w:div w:id="1028415213">
          <w:marLeft w:val="480"/>
          <w:marRight w:val="0"/>
          <w:marTop w:val="0"/>
          <w:marBottom w:val="0"/>
          <w:divBdr>
            <w:top w:val="none" w:sz="0" w:space="0" w:color="auto"/>
            <w:left w:val="none" w:sz="0" w:space="0" w:color="auto"/>
            <w:bottom w:val="none" w:sz="0" w:space="0" w:color="auto"/>
            <w:right w:val="none" w:sz="0" w:space="0" w:color="auto"/>
          </w:divBdr>
        </w:div>
        <w:div w:id="1038121372">
          <w:marLeft w:val="480"/>
          <w:marRight w:val="0"/>
          <w:marTop w:val="0"/>
          <w:marBottom w:val="0"/>
          <w:divBdr>
            <w:top w:val="none" w:sz="0" w:space="0" w:color="auto"/>
            <w:left w:val="none" w:sz="0" w:space="0" w:color="auto"/>
            <w:bottom w:val="none" w:sz="0" w:space="0" w:color="auto"/>
            <w:right w:val="none" w:sz="0" w:space="0" w:color="auto"/>
          </w:divBdr>
        </w:div>
        <w:div w:id="1039554409">
          <w:marLeft w:val="480"/>
          <w:marRight w:val="0"/>
          <w:marTop w:val="0"/>
          <w:marBottom w:val="0"/>
          <w:divBdr>
            <w:top w:val="none" w:sz="0" w:space="0" w:color="auto"/>
            <w:left w:val="none" w:sz="0" w:space="0" w:color="auto"/>
            <w:bottom w:val="none" w:sz="0" w:space="0" w:color="auto"/>
            <w:right w:val="none" w:sz="0" w:space="0" w:color="auto"/>
          </w:divBdr>
        </w:div>
        <w:div w:id="1047949013">
          <w:marLeft w:val="480"/>
          <w:marRight w:val="0"/>
          <w:marTop w:val="0"/>
          <w:marBottom w:val="0"/>
          <w:divBdr>
            <w:top w:val="none" w:sz="0" w:space="0" w:color="auto"/>
            <w:left w:val="none" w:sz="0" w:space="0" w:color="auto"/>
            <w:bottom w:val="none" w:sz="0" w:space="0" w:color="auto"/>
            <w:right w:val="none" w:sz="0" w:space="0" w:color="auto"/>
          </w:divBdr>
        </w:div>
        <w:div w:id="1103964738">
          <w:marLeft w:val="480"/>
          <w:marRight w:val="0"/>
          <w:marTop w:val="0"/>
          <w:marBottom w:val="0"/>
          <w:divBdr>
            <w:top w:val="none" w:sz="0" w:space="0" w:color="auto"/>
            <w:left w:val="none" w:sz="0" w:space="0" w:color="auto"/>
            <w:bottom w:val="none" w:sz="0" w:space="0" w:color="auto"/>
            <w:right w:val="none" w:sz="0" w:space="0" w:color="auto"/>
          </w:divBdr>
        </w:div>
        <w:div w:id="1114638471">
          <w:marLeft w:val="480"/>
          <w:marRight w:val="0"/>
          <w:marTop w:val="0"/>
          <w:marBottom w:val="0"/>
          <w:divBdr>
            <w:top w:val="none" w:sz="0" w:space="0" w:color="auto"/>
            <w:left w:val="none" w:sz="0" w:space="0" w:color="auto"/>
            <w:bottom w:val="none" w:sz="0" w:space="0" w:color="auto"/>
            <w:right w:val="none" w:sz="0" w:space="0" w:color="auto"/>
          </w:divBdr>
        </w:div>
        <w:div w:id="1126239413">
          <w:marLeft w:val="480"/>
          <w:marRight w:val="0"/>
          <w:marTop w:val="0"/>
          <w:marBottom w:val="0"/>
          <w:divBdr>
            <w:top w:val="none" w:sz="0" w:space="0" w:color="auto"/>
            <w:left w:val="none" w:sz="0" w:space="0" w:color="auto"/>
            <w:bottom w:val="none" w:sz="0" w:space="0" w:color="auto"/>
            <w:right w:val="none" w:sz="0" w:space="0" w:color="auto"/>
          </w:divBdr>
        </w:div>
        <w:div w:id="1151287755">
          <w:marLeft w:val="480"/>
          <w:marRight w:val="0"/>
          <w:marTop w:val="0"/>
          <w:marBottom w:val="0"/>
          <w:divBdr>
            <w:top w:val="none" w:sz="0" w:space="0" w:color="auto"/>
            <w:left w:val="none" w:sz="0" w:space="0" w:color="auto"/>
            <w:bottom w:val="none" w:sz="0" w:space="0" w:color="auto"/>
            <w:right w:val="none" w:sz="0" w:space="0" w:color="auto"/>
          </w:divBdr>
        </w:div>
        <w:div w:id="1185827934">
          <w:marLeft w:val="480"/>
          <w:marRight w:val="0"/>
          <w:marTop w:val="0"/>
          <w:marBottom w:val="0"/>
          <w:divBdr>
            <w:top w:val="none" w:sz="0" w:space="0" w:color="auto"/>
            <w:left w:val="none" w:sz="0" w:space="0" w:color="auto"/>
            <w:bottom w:val="none" w:sz="0" w:space="0" w:color="auto"/>
            <w:right w:val="none" w:sz="0" w:space="0" w:color="auto"/>
          </w:divBdr>
        </w:div>
        <w:div w:id="1193688131">
          <w:marLeft w:val="480"/>
          <w:marRight w:val="0"/>
          <w:marTop w:val="0"/>
          <w:marBottom w:val="0"/>
          <w:divBdr>
            <w:top w:val="none" w:sz="0" w:space="0" w:color="auto"/>
            <w:left w:val="none" w:sz="0" w:space="0" w:color="auto"/>
            <w:bottom w:val="none" w:sz="0" w:space="0" w:color="auto"/>
            <w:right w:val="none" w:sz="0" w:space="0" w:color="auto"/>
          </w:divBdr>
        </w:div>
        <w:div w:id="1207984891">
          <w:marLeft w:val="480"/>
          <w:marRight w:val="0"/>
          <w:marTop w:val="0"/>
          <w:marBottom w:val="0"/>
          <w:divBdr>
            <w:top w:val="none" w:sz="0" w:space="0" w:color="auto"/>
            <w:left w:val="none" w:sz="0" w:space="0" w:color="auto"/>
            <w:bottom w:val="none" w:sz="0" w:space="0" w:color="auto"/>
            <w:right w:val="none" w:sz="0" w:space="0" w:color="auto"/>
          </w:divBdr>
        </w:div>
        <w:div w:id="1332637846">
          <w:marLeft w:val="480"/>
          <w:marRight w:val="0"/>
          <w:marTop w:val="0"/>
          <w:marBottom w:val="0"/>
          <w:divBdr>
            <w:top w:val="none" w:sz="0" w:space="0" w:color="auto"/>
            <w:left w:val="none" w:sz="0" w:space="0" w:color="auto"/>
            <w:bottom w:val="none" w:sz="0" w:space="0" w:color="auto"/>
            <w:right w:val="none" w:sz="0" w:space="0" w:color="auto"/>
          </w:divBdr>
        </w:div>
        <w:div w:id="1354501048">
          <w:marLeft w:val="480"/>
          <w:marRight w:val="0"/>
          <w:marTop w:val="0"/>
          <w:marBottom w:val="0"/>
          <w:divBdr>
            <w:top w:val="none" w:sz="0" w:space="0" w:color="auto"/>
            <w:left w:val="none" w:sz="0" w:space="0" w:color="auto"/>
            <w:bottom w:val="none" w:sz="0" w:space="0" w:color="auto"/>
            <w:right w:val="none" w:sz="0" w:space="0" w:color="auto"/>
          </w:divBdr>
        </w:div>
        <w:div w:id="1389039385">
          <w:marLeft w:val="480"/>
          <w:marRight w:val="0"/>
          <w:marTop w:val="0"/>
          <w:marBottom w:val="0"/>
          <w:divBdr>
            <w:top w:val="none" w:sz="0" w:space="0" w:color="auto"/>
            <w:left w:val="none" w:sz="0" w:space="0" w:color="auto"/>
            <w:bottom w:val="none" w:sz="0" w:space="0" w:color="auto"/>
            <w:right w:val="none" w:sz="0" w:space="0" w:color="auto"/>
          </w:divBdr>
        </w:div>
        <w:div w:id="1478643768">
          <w:marLeft w:val="480"/>
          <w:marRight w:val="0"/>
          <w:marTop w:val="0"/>
          <w:marBottom w:val="0"/>
          <w:divBdr>
            <w:top w:val="none" w:sz="0" w:space="0" w:color="auto"/>
            <w:left w:val="none" w:sz="0" w:space="0" w:color="auto"/>
            <w:bottom w:val="none" w:sz="0" w:space="0" w:color="auto"/>
            <w:right w:val="none" w:sz="0" w:space="0" w:color="auto"/>
          </w:divBdr>
        </w:div>
        <w:div w:id="1499539482">
          <w:marLeft w:val="480"/>
          <w:marRight w:val="0"/>
          <w:marTop w:val="0"/>
          <w:marBottom w:val="0"/>
          <w:divBdr>
            <w:top w:val="none" w:sz="0" w:space="0" w:color="auto"/>
            <w:left w:val="none" w:sz="0" w:space="0" w:color="auto"/>
            <w:bottom w:val="none" w:sz="0" w:space="0" w:color="auto"/>
            <w:right w:val="none" w:sz="0" w:space="0" w:color="auto"/>
          </w:divBdr>
        </w:div>
        <w:div w:id="1558971246">
          <w:marLeft w:val="480"/>
          <w:marRight w:val="0"/>
          <w:marTop w:val="0"/>
          <w:marBottom w:val="0"/>
          <w:divBdr>
            <w:top w:val="none" w:sz="0" w:space="0" w:color="auto"/>
            <w:left w:val="none" w:sz="0" w:space="0" w:color="auto"/>
            <w:bottom w:val="none" w:sz="0" w:space="0" w:color="auto"/>
            <w:right w:val="none" w:sz="0" w:space="0" w:color="auto"/>
          </w:divBdr>
        </w:div>
        <w:div w:id="1559510091">
          <w:marLeft w:val="480"/>
          <w:marRight w:val="0"/>
          <w:marTop w:val="0"/>
          <w:marBottom w:val="0"/>
          <w:divBdr>
            <w:top w:val="none" w:sz="0" w:space="0" w:color="auto"/>
            <w:left w:val="none" w:sz="0" w:space="0" w:color="auto"/>
            <w:bottom w:val="none" w:sz="0" w:space="0" w:color="auto"/>
            <w:right w:val="none" w:sz="0" w:space="0" w:color="auto"/>
          </w:divBdr>
        </w:div>
        <w:div w:id="1567257444">
          <w:marLeft w:val="480"/>
          <w:marRight w:val="0"/>
          <w:marTop w:val="0"/>
          <w:marBottom w:val="0"/>
          <w:divBdr>
            <w:top w:val="none" w:sz="0" w:space="0" w:color="auto"/>
            <w:left w:val="none" w:sz="0" w:space="0" w:color="auto"/>
            <w:bottom w:val="none" w:sz="0" w:space="0" w:color="auto"/>
            <w:right w:val="none" w:sz="0" w:space="0" w:color="auto"/>
          </w:divBdr>
        </w:div>
        <w:div w:id="1569730605">
          <w:marLeft w:val="480"/>
          <w:marRight w:val="0"/>
          <w:marTop w:val="0"/>
          <w:marBottom w:val="0"/>
          <w:divBdr>
            <w:top w:val="none" w:sz="0" w:space="0" w:color="auto"/>
            <w:left w:val="none" w:sz="0" w:space="0" w:color="auto"/>
            <w:bottom w:val="none" w:sz="0" w:space="0" w:color="auto"/>
            <w:right w:val="none" w:sz="0" w:space="0" w:color="auto"/>
          </w:divBdr>
        </w:div>
        <w:div w:id="1577128158">
          <w:marLeft w:val="480"/>
          <w:marRight w:val="0"/>
          <w:marTop w:val="0"/>
          <w:marBottom w:val="0"/>
          <w:divBdr>
            <w:top w:val="none" w:sz="0" w:space="0" w:color="auto"/>
            <w:left w:val="none" w:sz="0" w:space="0" w:color="auto"/>
            <w:bottom w:val="none" w:sz="0" w:space="0" w:color="auto"/>
            <w:right w:val="none" w:sz="0" w:space="0" w:color="auto"/>
          </w:divBdr>
        </w:div>
        <w:div w:id="1734158963">
          <w:marLeft w:val="480"/>
          <w:marRight w:val="0"/>
          <w:marTop w:val="0"/>
          <w:marBottom w:val="0"/>
          <w:divBdr>
            <w:top w:val="none" w:sz="0" w:space="0" w:color="auto"/>
            <w:left w:val="none" w:sz="0" w:space="0" w:color="auto"/>
            <w:bottom w:val="none" w:sz="0" w:space="0" w:color="auto"/>
            <w:right w:val="none" w:sz="0" w:space="0" w:color="auto"/>
          </w:divBdr>
        </w:div>
        <w:div w:id="1744990018">
          <w:marLeft w:val="480"/>
          <w:marRight w:val="0"/>
          <w:marTop w:val="0"/>
          <w:marBottom w:val="0"/>
          <w:divBdr>
            <w:top w:val="none" w:sz="0" w:space="0" w:color="auto"/>
            <w:left w:val="none" w:sz="0" w:space="0" w:color="auto"/>
            <w:bottom w:val="none" w:sz="0" w:space="0" w:color="auto"/>
            <w:right w:val="none" w:sz="0" w:space="0" w:color="auto"/>
          </w:divBdr>
        </w:div>
        <w:div w:id="1759716653">
          <w:marLeft w:val="480"/>
          <w:marRight w:val="0"/>
          <w:marTop w:val="0"/>
          <w:marBottom w:val="0"/>
          <w:divBdr>
            <w:top w:val="none" w:sz="0" w:space="0" w:color="auto"/>
            <w:left w:val="none" w:sz="0" w:space="0" w:color="auto"/>
            <w:bottom w:val="none" w:sz="0" w:space="0" w:color="auto"/>
            <w:right w:val="none" w:sz="0" w:space="0" w:color="auto"/>
          </w:divBdr>
        </w:div>
        <w:div w:id="1772972738">
          <w:marLeft w:val="480"/>
          <w:marRight w:val="0"/>
          <w:marTop w:val="0"/>
          <w:marBottom w:val="0"/>
          <w:divBdr>
            <w:top w:val="none" w:sz="0" w:space="0" w:color="auto"/>
            <w:left w:val="none" w:sz="0" w:space="0" w:color="auto"/>
            <w:bottom w:val="none" w:sz="0" w:space="0" w:color="auto"/>
            <w:right w:val="none" w:sz="0" w:space="0" w:color="auto"/>
          </w:divBdr>
        </w:div>
        <w:div w:id="1772973237">
          <w:marLeft w:val="480"/>
          <w:marRight w:val="0"/>
          <w:marTop w:val="0"/>
          <w:marBottom w:val="0"/>
          <w:divBdr>
            <w:top w:val="none" w:sz="0" w:space="0" w:color="auto"/>
            <w:left w:val="none" w:sz="0" w:space="0" w:color="auto"/>
            <w:bottom w:val="none" w:sz="0" w:space="0" w:color="auto"/>
            <w:right w:val="none" w:sz="0" w:space="0" w:color="auto"/>
          </w:divBdr>
        </w:div>
        <w:div w:id="1849368770">
          <w:marLeft w:val="480"/>
          <w:marRight w:val="0"/>
          <w:marTop w:val="0"/>
          <w:marBottom w:val="0"/>
          <w:divBdr>
            <w:top w:val="none" w:sz="0" w:space="0" w:color="auto"/>
            <w:left w:val="none" w:sz="0" w:space="0" w:color="auto"/>
            <w:bottom w:val="none" w:sz="0" w:space="0" w:color="auto"/>
            <w:right w:val="none" w:sz="0" w:space="0" w:color="auto"/>
          </w:divBdr>
        </w:div>
        <w:div w:id="1854027306">
          <w:marLeft w:val="480"/>
          <w:marRight w:val="0"/>
          <w:marTop w:val="0"/>
          <w:marBottom w:val="0"/>
          <w:divBdr>
            <w:top w:val="none" w:sz="0" w:space="0" w:color="auto"/>
            <w:left w:val="none" w:sz="0" w:space="0" w:color="auto"/>
            <w:bottom w:val="none" w:sz="0" w:space="0" w:color="auto"/>
            <w:right w:val="none" w:sz="0" w:space="0" w:color="auto"/>
          </w:divBdr>
        </w:div>
        <w:div w:id="1944915043">
          <w:marLeft w:val="480"/>
          <w:marRight w:val="0"/>
          <w:marTop w:val="0"/>
          <w:marBottom w:val="0"/>
          <w:divBdr>
            <w:top w:val="none" w:sz="0" w:space="0" w:color="auto"/>
            <w:left w:val="none" w:sz="0" w:space="0" w:color="auto"/>
            <w:bottom w:val="none" w:sz="0" w:space="0" w:color="auto"/>
            <w:right w:val="none" w:sz="0" w:space="0" w:color="auto"/>
          </w:divBdr>
        </w:div>
        <w:div w:id="1985963544">
          <w:marLeft w:val="480"/>
          <w:marRight w:val="0"/>
          <w:marTop w:val="0"/>
          <w:marBottom w:val="0"/>
          <w:divBdr>
            <w:top w:val="none" w:sz="0" w:space="0" w:color="auto"/>
            <w:left w:val="none" w:sz="0" w:space="0" w:color="auto"/>
            <w:bottom w:val="none" w:sz="0" w:space="0" w:color="auto"/>
            <w:right w:val="none" w:sz="0" w:space="0" w:color="auto"/>
          </w:divBdr>
        </w:div>
        <w:div w:id="1989281578">
          <w:marLeft w:val="480"/>
          <w:marRight w:val="0"/>
          <w:marTop w:val="0"/>
          <w:marBottom w:val="0"/>
          <w:divBdr>
            <w:top w:val="none" w:sz="0" w:space="0" w:color="auto"/>
            <w:left w:val="none" w:sz="0" w:space="0" w:color="auto"/>
            <w:bottom w:val="none" w:sz="0" w:space="0" w:color="auto"/>
            <w:right w:val="none" w:sz="0" w:space="0" w:color="auto"/>
          </w:divBdr>
        </w:div>
        <w:div w:id="2030794385">
          <w:marLeft w:val="480"/>
          <w:marRight w:val="0"/>
          <w:marTop w:val="0"/>
          <w:marBottom w:val="0"/>
          <w:divBdr>
            <w:top w:val="none" w:sz="0" w:space="0" w:color="auto"/>
            <w:left w:val="none" w:sz="0" w:space="0" w:color="auto"/>
            <w:bottom w:val="none" w:sz="0" w:space="0" w:color="auto"/>
            <w:right w:val="none" w:sz="0" w:space="0" w:color="auto"/>
          </w:divBdr>
        </w:div>
        <w:div w:id="2039117860">
          <w:marLeft w:val="480"/>
          <w:marRight w:val="0"/>
          <w:marTop w:val="0"/>
          <w:marBottom w:val="0"/>
          <w:divBdr>
            <w:top w:val="none" w:sz="0" w:space="0" w:color="auto"/>
            <w:left w:val="none" w:sz="0" w:space="0" w:color="auto"/>
            <w:bottom w:val="none" w:sz="0" w:space="0" w:color="auto"/>
            <w:right w:val="none" w:sz="0" w:space="0" w:color="auto"/>
          </w:divBdr>
        </w:div>
        <w:div w:id="2089570187">
          <w:marLeft w:val="480"/>
          <w:marRight w:val="0"/>
          <w:marTop w:val="0"/>
          <w:marBottom w:val="0"/>
          <w:divBdr>
            <w:top w:val="none" w:sz="0" w:space="0" w:color="auto"/>
            <w:left w:val="none" w:sz="0" w:space="0" w:color="auto"/>
            <w:bottom w:val="none" w:sz="0" w:space="0" w:color="auto"/>
            <w:right w:val="none" w:sz="0" w:space="0" w:color="auto"/>
          </w:divBdr>
        </w:div>
        <w:div w:id="2138646381">
          <w:marLeft w:val="480"/>
          <w:marRight w:val="0"/>
          <w:marTop w:val="0"/>
          <w:marBottom w:val="0"/>
          <w:divBdr>
            <w:top w:val="none" w:sz="0" w:space="0" w:color="auto"/>
            <w:left w:val="none" w:sz="0" w:space="0" w:color="auto"/>
            <w:bottom w:val="none" w:sz="0" w:space="0" w:color="auto"/>
            <w:right w:val="none" w:sz="0" w:space="0" w:color="auto"/>
          </w:divBdr>
        </w:div>
        <w:div w:id="2141537273">
          <w:marLeft w:val="480"/>
          <w:marRight w:val="0"/>
          <w:marTop w:val="0"/>
          <w:marBottom w:val="0"/>
          <w:divBdr>
            <w:top w:val="none" w:sz="0" w:space="0" w:color="auto"/>
            <w:left w:val="none" w:sz="0" w:space="0" w:color="auto"/>
            <w:bottom w:val="none" w:sz="0" w:space="0" w:color="auto"/>
            <w:right w:val="none" w:sz="0" w:space="0" w:color="auto"/>
          </w:divBdr>
        </w:div>
      </w:divsChild>
    </w:div>
    <w:div w:id="1525560792">
      <w:bodyDiv w:val="1"/>
      <w:marLeft w:val="0"/>
      <w:marRight w:val="0"/>
      <w:marTop w:val="0"/>
      <w:marBottom w:val="0"/>
      <w:divBdr>
        <w:top w:val="none" w:sz="0" w:space="0" w:color="auto"/>
        <w:left w:val="none" w:sz="0" w:space="0" w:color="auto"/>
        <w:bottom w:val="none" w:sz="0" w:space="0" w:color="auto"/>
        <w:right w:val="none" w:sz="0" w:space="0" w:color="auto"/>
      </w:divBdr>
    </w:div>
    <w:div w:id="1535725376">
      <w:bodyDiv w:val="1"/>
      <w:marLeft w:val="0"/>
      <w:marRight w:val="0"/>
      <w:marTop w:val="0"/>
      <w:marBottom w:val="0"/>
      <w:divBdr>
        <w:top w:val="none" w:sz="0" w:space="0" w:color="auto"/>
        <w:left w:val="none" w:sz="0" w:space="0" w:color="auto"/>
        <w:bottom w:val="none" w:sz="0" w:space="0" w:color="auto"/>
        <w:right w:val="none" w:sz="0" w:space="0" w:color="auto"/>
      </w:divBdr>
    </w:div>
    <w:div w:id="1536499720">
      <w:bodyDiv w:val="1"/>
      <w:marLeft w:val="0"/>
      <w:marRight w:val="0"/>
      <w:marTop w:val="0"/>
      <w:marBottom w:val="0"/>
      <w:divBdr>
        <w:top w:val="none" w:sz="0" w:space="0" w:color="auto"/>
        <w:left w:val="none" w:sz="0" w:space="0" w:color="auto"/>
        <w:bottom w:val="none" w:sz="0" w:space="0" w:color="auto"/>
        <w:right w:val="none" w:sz="0" w:space="0" w:color="auto"/>
      </w:divBdr>
    </w:div>
    <w:div w:id="1541162131">
      <w:bodyDiv w:val="1"/>
      <w:marLeft w:val="0"/>
      <w:marRight w:val="0"/>
      <w:marTop w:val="0"/>
      <w:marBottom w:val="0"/>
      <w:divBdr>
        <w:top w:val="none" w:sz="0" w:space="0" w:color="auto"/>
        <w:left w:val="none" w:sz="0" w:space="0" w:color="auto"/>
        <w:bottom w:val="none" w:sz="0" w:space="0" w:color="auto"/>
        <w:right w:val="none" w:sz="0" w:space="0" w:color="auto"/>
      </w:divBdr>
    </w:div>
    <w:div w:id="1541355839">
      <w:bodyDiv w:val="1"/>
      <w:marLeft w:val="0"/>
      <w:marRight w:val="0"/>
      <w:marTop w:val="0"/>
      <w:marBottom w:val="0"/>
      <w:divBdr>
        <w:top w:val="none" w:sz="0" w:space="0" w:color="auto"/>
        <w:left w:val="none" w:sz="0" w:space="0" w:color="auto"/>
        <w:bottom w:val="none" w:sz="0" w:space="0" w:color="auto"/>
        <w:right w:val="none" w:sz="0" w:space="0" w:color="auto"/>
      </w:divBdr>
    </w:div>
    <w:div w:id="1555778274">
      <w:bodyDiv w:val="1"/>
      <w:marLeft w:val="0"/>
      <w:marRight w:val="0"/>
      <w:marTop w:val="0"/>
      <w:marBottom w:val="0"/>
      <w:divBdr>
        <w:top w:val="none" w:sz="0" w:space="0" w:color="auto"/>
        <w:left w:val="none" w:sz="0" w:space="0" w:color="auto"/>
        <w:bottom w:val="none" w:sz="0" w:space="0" w:color="auto"/>
        <w:right w:val="none" w:sz="0" w:space="0" w:color="auto"/>
      </w:divBdr>
    </w:div>
    <w:div w:id="1561092434">
      <w:bodyDiv w:val="1"/>
      <w:marLeft w:val="0"/>
      <w:marRight w:val="0"/>
      <w:marTop w:val="0"/>
      <w:marBottom w:val="0"/>
      <w:divBdr>
        <w:top w:val="none" w:sz="0" w:space="0" w:color="auto"/>
        <w:left w:val="none" w:sz="0" w:space="0" w:color="auto"/>
        <w:bottom w:val="none" w:sz="0" w:space="0" w:color="auto"/>
        <w:right w:val="none" w:sz="0" w:space="0" w:color="auto"/>
      </w:divBdr>
      <w:divsChild>
        <w:div w:id="7949895">
          <w:marLeft w:val="480"/>
          <w:marRight w:val="0"/>
          <w:marTop w:val="0"/>
          <w:marBottom w:val="0"/>
          <w:divBdr>
            <w:top w:val="none" w:sz="0" w:space="0" w:color="auto"/>
            <w:left w:val="none" w:sz="0" w:space="0" w:color="auto"/>
            <w:bottom w:val="none" w:sz="0" w:space="0" w:color="auto"/>
            <w:right w:val="none" w:sz="0" w:space="0" w:color="auto"/>
          </w:divBdr>
        </w:div>
        <w:div w:id="8914456">
          <w:marLeft w:val="480"/>
          <w:marRight w:val="0"/>
          <w:marTop w:val="0"/>
          <w:marBottom w:val="0"/>
          <w:divBdr>
            <w:top w:val="none" w:sz="0" w:space="0" w:color="auto"/>
            <w:left w:val="none" w:sz="0" w:space="0" w:color="auto"/>
            <w:bottom w:val="none" w:sz="0" w:space="0" w:color="auto"/>
            <w:right w:val="none" w:sz="0" w:space="0" w:color="auto"/>
          </w:divBdr>
        </w:div>
        <w:div w:id="70323027">
          <w:marLeft w:val="480"/>
          <w:marRight w:val="0"/>
          <w:marTop w:val="0"/>
          <w:marBottom w:val="0"/>
          <w:divBdr>
            <w:top w:val="none" w:sz="0" w:space="0" w:color="auto"/>
            <w:left w:val="none" w:sz="0" w:space="0" w:color="auto"/>
            <w:bottom w:val="none" w:sz="0" w:space="0" w:color="auto"/>
            <w:right w:val="none" w:sz="0" w:space="0" w:color="auto"/>
          </w:divBdr>
        </w:div>
        <w:div w:id="177043159">
          <w:marLeft w:val="480"/>
          <w:marRight w:val="0"/>
          <w:marTop w:val="0"/>
          <w:marBottom w:val="0"/>
          <w:divBdr>
            <w:top w:val="none" w:sz="0" w:space="0" w:color="auto"/>
            <w:left w:val="none" w:sz="0" w:space="0" w:color="auto"/>
            <w:bottom w:val="none" w:sz="0" w:space="0" w:color="auto"/>
            <w:right w:val="none" w:sz="0" w:space="0" w:color="auto"/>
          </w:divBdr>
        </w:div>
        <w:div w:id="220602673">
          <w:marLeft w:val="480"/>
          <w:marRight w:val="0"/>
          <w:marTop w:val="0"/>
          <w:marBottom w:val="0"/>
          <w:divBdr>
            <w:top w:val="none" w:sz="0" w:space="0" w:color="auto"/>
            <w:left w:val="none" w:sz="0" w:space="0" w:color="auto"/>
            <w:bottom w:val="none" w:sz="0" w:space="0" w:color="auto"/>
            <w:right w:val="none" w:sz="0" w:space="0" w:color="auto"/>
          </w:divBdr>
        </w:div>
        <w:div w:id="254939613">
          <w:marLeft w:val="480"/>
          <w:marRight w:val="0"/>
          <w:marTop w:val="0"/>
          <w:marBottom w:val="0"/>
          <w:divBdr>
            <w:top w:val="none" w:sz="0" w:space="0" w:color="auto"/>
            <w:left w:val="none" w:sz="0" w:space="0" w:color="auto"/>
            <w:bottom w:val="none" w:sz="0" w:space="0" w:color="auto"/>
            <w:right w:val="none" w:sz="0" w:space="0" w:color="auto"/>
          </w:divBdr>
        </w:div>
        <w:div w:id="258953801">
          <w:marLeft w:val="480"/>
          <w:marRight w:val="0"/>
          <w:marTop w:val="0"/>
          <w:marBottom w:val="0"/>
          <w:divBdr>
            <w:top w:val="none" w:sz="0" w:space="0" w:color="auto"/>
            <w:left w:val="none" w:sz="0" w:space="0" w:color="auto"/>
            <w:bottom w:val="none" w:sz="0" w:space="0" w:color="auto"/>
            <w:right w:val="none" w:sz="0" w:space="0" w:color="auto"/>
          </w:divBdr>
        </w:div>
        <w:div w:id="336271338">
          <w:marLeft w:val="480"/>
          <w:marRight w:val="0"/>
          <w:marTop w:val="0"/>
          <w:marBottom w:val="0"/>
          <w:divBdr>
            <w:top w:val="none" w:sz="0" w:space="0" w:color="auto"/>
            <w:left w:val="none" w:sz="0" w:space="0" w:color="auto"/>
            <w:bottom w:val="none" w:sz="0" w:space="0" w:color="auto"/>
            <w:right w:val="none" w:sz="0" w:space="0" w:color="auto"/>
          </w:divBdr>
        </w:div>
        <w:div w:id="418676691">
          <w:marLeft w:val="480"/>
          <w:marRight w:val="0"/>
          <w:marTop w:val="0"/>
          <w:marBottom w:val="0"/>
          <w:divBdr>
            <w:top w:val="none" w:sz="0" w:space="0" w:color="auto"/>
            <w:left w:val="none" w:sz="0" w:space="0" w:color="auto"/>
            <w:bottom w:val="none" w:sz="0" w:space="0" w:color="auto"/>
            <w:right w:val="none" w:sz="0" w:space="0" w:color="auto"/>
          </w:divBdr>
        </w:div>
        <w:div w:id="418867846">
          <w:marLeft w:val="480"/>
          <w:marRight w:val="0"/>
          <w:marTop w:val="0"/>
          <w:marBottom w:val="0"/>
          <w:divBdr>
            <w:top w:val="none" w:sz="0" w:space="0" w:color="auto"/>
            <w:left w:val="none" w:sz="0" w:space="0" w:color="auto"/>
            <w:bottom w:val="none" w:sz="0" w:space="0" w:color="auto"/>
            <w:right w:val="none" w:sz="0" w:space="0" w:color="auto"/>
          </w:divBdr>
        </w:div>
        <w:div w:id="578901383">
          <w:marLeft w:val="480"/>
          <w:marRight w:val="0"/>
          <w:marTop w:val="0"/>
          <w:marBottom w:val="0"/>
          <w:divBdr>
            <w:top w:val="none" w:sz="0" w:space="0" w:color="auto"/>
            <w:left w:val="none" w:sz="0" w:space="0" w:color="auto"/>
            <w:bottom w:val="none" w:sz="0" w:space="0" w:color="auto"/>
            <w:right w:val="none" w:sz="0" w:space="0" w:color="auto"/>
          </w:divBdr>
        </w:div>
        <w:div w:id="677805008">
          <w:marLeft w:val="480"/>
          <w:marRight w:val="0"/>
          <w:marTop w:val="0"/>
          <w:marBottom w:val="0"/>
          <w:divBdr>
            <w:top w:val="none" w:sz="0" w:space="0" w:color="auto"/>
            <w:left w:val="none" w:sz="0" w:space="0" w:color="auto"/>
            <w:bottom w:val="none" w:sz="0" w:space="0" w:color="auto"/>
            <w:right w:val="none" w:sz="0" w:space="0" w:color="auto"/>
          </w:divBdr>
        </w:div>
        <w:div w:id="695691698">
          <w:marLeft w:val="480"/>
          <w:marRight w:val="0"/>
          <w:marTop w:val="0"/>
          <w:marBottom w:val="0"/>
          <w:divBdr>
            <w:top w:val="none" w:sz="0" w:space="0" w:color="auto"/>
            <w:left w:val="none" w:sz="0" w:space="0" w:color="auto"/>
            <w:bottom w:val="none" w:sz="0" w:space="0" w:color="auto"/>
            <w:right w:val="none" w:sz="0" w:space="0" w:color="auto"/>
          </w:divBdr>
        </w:div>
        <w:div w:id="705910022">
          <w:marLeft w:val="480"/>
          <w:marRight w:val="0"/>
          <w:marTop w:val="0"/>
          <w:marBottom w:val="0"/>
          <w:divBdr>
            <w:top w:val="none" w:sz="0" w:space="0" w:color="auto"/>
            <w:left w:val="none" w:sz="0" w:space="0" w:color="auto"/>
            <w:bottom w:val="none" w:sz="0" w:space="0" w:color="auto"/>
            <w:right w:val="none" w:sz="0" w:space="0" w:color="auto"/>
          </w:divBdr>
        </w:div>
        <w:div w:id="737938832">
          <w:marLeft w:val="480"/>
          <w:marRight w:val="0"/>
          <w:marTop w:val="0"/>
          <w:marBottom w:val="0"/>
          <w:divBdr>
            <w:top w:val="none" w:sz="0" w:space="0" w:color="auto"/>
            <w:left w:val="none" w:sz="0" w:space="0" w:color="auto"/>
            <w:bottom w:val="none" w:sz="0" w:space="0" w:color="auto"/>
            <w:right w:val="none" w:sz="0" w:space="0" w:color="auto"/>
          </w:divBdr>
        </w:div>
        <w:div w:id="750392791">
          <w:marLeft w:val="480"/>
          <w:marRight w:val="0"/>
          <w:marTop w:val="0"/>
          <w:marBottom w:val="0"/>
          <w:divBdr>
            <w:top w:val="none" w:sz="0" w:space="0" w:color="auto"/>
            <w:left w:val="none" w:sz="0" w:space="0" w:color="auto"/>
            <w:bottom w:val="none" w:sz="0" w:space="0" w:color="auto"/>
            <w:right w:val="none" w:sz="0" w:space="0" w:color="auto"/>
          </w:divBdr>
        </w:div>
        <w:div w:id="805899388">
          <w:marLeft w:val="480"/>
          <w:marRight w:val="0"/>
          <w:marTop w:val="0"/>
          <w:marBottom w:val="0"/>
          <w:divBdr>
            <w:top w:val="none" w:sz="0" w:space="0" w:color="auto"/>
            <w:left w:val="none" w:sz="0" w:space="0" w:color="auto"/>
            <w:bottom w:val="none" w:sz="0" w:space="0" w:color="auto"/>
            <w:right w:val="none" w:sz="0" w:space="0" w:color="auto"/>
          </w:divBdr>
        </w:div>
        <w:div w:id="841312574">
          <w:marLeft w:val="480"/>
          <w:marRight w:val="0"/>
          <w:marTop w:val="0"/>
          <w:marBottom w:val="0"/>
          <w:divBdr>
            <w:top w:val="none" w:sz="0" w:space="0" w:color="auto"/>
            <w:left w:val="none" w:sz="0" w:space="0" w:color="auto"/>
            <w:bottom w:val="none" w:sz="0" w:space="0" w:color="auto"/>
            <w:right w:val="none" w:sz="0" w:space="0" w:color="auto"/>
          </w:divBdr>
        </w:div>
        <w:div w:id="845823069">
          <w:marLeft w:val="480"/>
          <w:marRight w:val="0"/>
          <w:marTop w:val="0"/>
          <w:marBottom w:val="0"/>
          <w:divBdr>
            <w:top w:val="none" w:sz="0" w:space="0" w:color="auto"/>
            <w:left w:val="none" w:sz="0" w:space="0" w:color="auto"/>
            <w:bottom w:val="none" w:sz="0" w:space="0" w:color="auto"/>
            <w:right w:val="none" w:sz="0" w:space="0" w:color="auto"/>
          </w:divBdr>
        </w:div>
        <w:div w:id="896628651">
          <w:marLeft w:val="480"/>
          <w:marRight w:val="0"/>
          <w:marTop w:val="0"/>
          <w:marBottom w:val="0"/>
          <w:divBdr>
            <w:top w:val="none" w:sz="0" w:space="0" w:color="auto"/>
            <w:left w:val="none" w:sz="0" w:space="0" w:color="auto"/>
            <w:bottom w:val="none" w:sz="0" w:space="0" w:color="auto"/>
            <w:right w:val="none" w:sz="0" w:space="0" w:color="auto"/>
          </w:divBdr>
        </w:div>
        <w:div w:id="944849344">
          <w:marLeft w:val="480"/>
          <w:marRight w:val="0"/>
          <w:marTop w:val="0"/>
          <w:marBottom w:val="0"/>
          <w:divBdr>
            <w:top w:val="none" w:sz="0" w:space="0" w:color="auto"/>
            <w:left w:val="none" w:sz="0" w:space="0" w:color="auto"/>
            <w:bottom w:val="none" w:sz="0" w:space="0" w:color="auto"/>
            <w:right w:val="none" w:sz="0" w:space="0" w:color="auto"/>
          </w:divBdr>
        </w:div>
        <w:div w:id="961106738">
          <w:marLeft w:val="480"/>
          <w:marRight w:val="0"/>
          <w:marTop w:val="0"/>
          <w:marBottom w:val="0"/>
          <w:divBdr>
            <w:top w:val="none" w:sz="0" w:space="0" w:color="auto"/>
            <w:left w:val="none" w:sz="0" w:space="0" w:color="auto"/>
            <w:bottom w:val="none" w:sz="0" w:space="0" w:color="auto"/>
            <w:right w:val="none" w:sz="0" w:space="0" w:color="auto"/>
          </w:divBdr>
        </w:div>
        <w:div w:id="985091746">
          <w:marLeft w:val="480"/>
          <w:marRight w:val="0"/>
          <w:marTop w:val="0"/>
          <w:marBottom w:val="0"/>
          <w:divBdr>
            <w:top w:val="none" w:sz="0" w:space="0" w:color="auto"/>
            <w:left w:val="none" w:sz="0" w:space="0" w:color="auto"/>
            <w:bottom w:val="none" w:sz="0" w:space="0" w:color="auto"/>
            <w:right w:val="none" w:sz="0" w:space="0" w:color="auto"/>
          </w:divBdr>
        </w:div>
        <w:div w:id="985278911">
          <w:marLeft w:val="480"/>
          <w:marRight w:val="0"/>
          <w:marTop w:val="0"/>
          <w:marBottom w:val="0"/>
          <w:divBdr>
            <w:top w:val="none" w:sz="0" w:space="0" w:color="auto"/>
            <w:left w:val="none" w:sz="0" w:space="0" w:color="auto"/>
            <w:bottom w:val="none" w:sz="0" w:space="0" w:color="auto"/>
            <w:right w:val="none" w:sz="0" w:space="0" w:color="auto"/>
          </w:divBdr>
        </w:div>
        <w:div w:id="1009917338">
          <w:marLeft w:val="480"/>
          <w:marRight w:val="0"/>
          <w:marTop w:val="0"/>
          <w:marBottom w:val="0"/>
          <w:divBdr>
            <w:top w:val="none" w:sz="0" w:space="0" w:color="auto"/>
            <w:left w:val="none" w:sz="0" w:space="0" w:color="auto"/>
            <w:bottom w:val="none" w:sz="0" w:space="0" w:color="auto"/>
            <w:right w:val="none" w:sz="0" w:space="0" w:color="auto"/>
          </w:divBdr>
        </w:div>
        <w:div w:id="1033771871">
          <w:marLeft w:val="480"/>
          <w:marRight w:val="0"/>
          <w:marTop w:val="0"/>
          <w:marBottom w:val="0"/>
          <w:divBdr>
            <w:top w:val="none" w:sz="0" w:space="0" w:color="auto"/>
            <w:left w:val="none" w:sz="0" w:space="0" w:color="auto"/>
            <w:bottom w:val="none" w:sz="0" w:space="0" w:color="auto"/>
            <w:right w:val="none" w:sz="0" w:space="0" w:color="auto"/>
          </w:divBdr>
        </w:div>
        <w:div w:id="1074469696">
          <w:marLeft w:val="480"/>
          <w:marRight w:val="0"/>
          <w:marTop w:val="0"/>
          <w:marBottom w:val="0"/>
          <w:divBdr>
            <w:top w:val="none" w:sz="0" w:space="0" w:color="auto"/>
            <w:left w:val="none" w:sz="0" w:space="0" w:color="auto"/>
            <w:bottom w:val="none" w:sz="0" w:space="0" w:color="auto"/>
            <w:right w:val="none" w:sz="0" w:space="0" w:color="auto"/>
          </w:divBdr>
        </w:div>
        <w:div w:id="1083842381">
          <w:marLeft w:val="480"/>
          <w:marRight w:val="0"/>
          <w:marTop w:val="0"/>
          <w:marBottom w:val="0"/>
          <w:divBdr>
            <w:top w:val="none" w:sz="0" w:space="0" w:color="auto"/>
            <w:left w:val="none" w:sz="0" w:space="0" w:color="auto"/>
            <w:bottom w:val="none" w:sz="0" w:space="0" w:color="auto"/>
            <w:right w:val="none" w:sz="0" w:space="0" w:color="auto"/>
          </w:divBdr>
        </w:div>
        <w:div w:id="1137919763">
          <w:marLeft w:val="480"/>
          <w:marRight w:val="0"/>
          <w:marTop w:val="0"/>
          <w:marBottom w:val="0"/>
          <w:divBdr>
            <w:top w:val="none" w:sz="0" w:space="0" w:color="auto"/>
            <w:left w:val="none" w:sz="0" w:space="0" w:color="auto"/>
            <w:bottom w:val="none" w:sz="0" w:space="0" w:color="auto"/>
            <w:right w:val="none" w:sz="0" w:space="0" w:color="auto"/>
          </w:divBdr>
        </w:div>
        <w:div w:id="1192034678">
          <w:marLeft w:val="480"/>
          <w:marRight w:val="0"/>
          <w:marTop w:val="0"/>
          <w:marBottom w:val="0"/>
          <w:divBdr>
            <w:top w:val="none" w:sz="0" w:space="0" w:color="auto"/>
            <w:left w:val="none" w:sz="0" w:space="0" w:color="auto"/>
            <w:bottom w:val="none" w:sz="0" w:space="0" w:color="auto"/>
            <w:right w:val="none" w:sz="0" w:space="0" w:color="auto"/>
          </w:divBdr>
        </w:div>
        <w:div w:id="1203980276">
          <w:marLeft w:val="480"/>
          <w:marRight w:val="0"/>
          <w:marTop w:val="0"/>
          <w:marBottom w:val="0"/>
          <w:divBdr>
            <w:top w:val="none" w:sz="0" w:space="0" w:color="auto"/>
            <w:left w:val="none" w:sz="0" w:space="0" w:color="auto"/>
            <w:bottom w:val="none" w:sz="0" w:space="0" w:color="auto"/>
            <w:right w:val="none" w:sz="0" w:space="0" w:color="auto"/>
          </w:divBdr>
        </w:div>
        <w:div w:id="1257907636">
          <w:marLeft w:val="480"/>
          <w:marRight w:val="0"/>
          <w:marTop w:val="0"/>
          <w:marBottom w:val="0"/>
          <w:divBdr>
            <w:top w:val="none" w:sz="0" w:space="0" w:color="auto"/>
            <w:left w:val="none" w:sz="0" w:space="0" w:color="auto"/>
            <w:bottom w:val="none" w:sz="0" w:space="0" w:color="auto"/>
            <w:right w:val="none" w:sz="0" w:space="0" w:color="auto"/>
          </w:divBdr>
        </w:div>
        <w:div w:id="1267928130">
          <w:marLeft w:val="480"/>
          <w:marRight w:val="0"/>
          <w:marTop w:val="0"/>
          <w:marBottom w:val="0"/>
          <w:divBdr>
            <w:top w:val="none" w:sz="0" w:space="0" w:color="auto"/>
            <w:left w:val="none" w:sz="0" w:space="0" w:color="auto"/>
            <w:bottom w:val="none" w:sz="0" w:space="0" w:color="auto"/>
            <w:right w:val="none" w:sz="0" w:space="0" w:color="auto"/>
          </w:divBdr>
        </w:div>
        <w:div w:id="1288972035">
          <w:marLeft w:val="480"/>
          <w:marRight w:val="0"/>
          <w:marTop w:val="0"/>
          <w:marBottom w:val="0"/>
          <w:divBdr>
            <w:top w:val="none" w:sz="0" w:space="0" w:color="auto"/>
            <w:left w:val="none" w:sz="0" w:space="0" w:color="auto"/>
            <w:bottom w:val="none" w:sz="0" w:space="0" w:color="auto"/>
            <w:right w:val="none" w:sz="0" w:space="0" w:color="auto"/>
          </w:divBdr>
        </w:div>
        <w:div w:id="1357803545">
          <w:marLeft w:val="480"/>
          <w:marRight w:val="0"/>
          <w:marTop w:val="0"/>
          <w:marBottom w:val="0"/>
          <w:divBdr>
            <w:top w:val="none" w:sz="0" w:space="0" w:color="auto"/>
            <w:left w:val="none" w:sz="0" w:space="0" w:color="auto"/>
            <w:bottom w:val="none" w:sz="0" w:space="0" w:color="auto"/>
            <w:right w:val="none" w:sz="0" w:space="0" w:color="auto"/>
          </w:divBdr>
        </w:div>
        <w:div w:id="1406757111">
          <w:marLeft w:val="480"/>
          <w:marRight w:val="0"/>
          <w:marTop w:val="0"/>
          <w:marBottom w:val="0"/>
          <w:divBdr>
            <w:top w:val="none" w:sz="0" w:space="0" w:color="auto"/>
            <w:left w:val="none" w:sz="0" w:space="0" w:color="auto"/>
            <w:bottom w:val="none" w:sz="0" w:space="0" w:color="auto"/>
            <w:right w:val="none" w:sz="0" w:space="0" w:color="auto"/>
          </w:divBdr>
        </w:div>
        <w:div w:id="1425178274">
          <w:marLeft w:val="480"/>
          <w:marRight w:val="0"/>
          <w:marTop w:val="0"/>
          <w:marBottom w:val="0"/>
          <w:divBdr>
            <w:top w:val="none" w:sz="0" w:space="0" w:color="auto"/>
            <w:left w:val="none" w:sz="0" w:space="0" w:color="auto"/>
            <w:bottom w:val="none" w:sz="0" w:space="0" w:color="auto"/>
            <w:right w:val="none" w:sz="0" w:space="0" w:color="auto"/>
          </w:divBdr>
        </w:div>
        <w:div w:id="1448427278">
          <w:marLeft w:val="480"/>
          <w:marRight w:val="0"/>
          <w:marTop w:val="0"/>
          <w:marBottom w:val="0"/>
          <w:divBdr>
            <w:top w:val="none" w:sz="0" w:space="0" w:color="auto"/>
            <w:left w:val="none" w:sz="0" w:space="0" w:color="auto"/>
            <w:bottom w:val="none" w:sz="0" w:space="0" w:color="auto"/>
            <w:right w:val="none" w:sz="0" w:space="0" w:color="auto"/>
          </w:divBdr>
        </w:div>
        <w:div w:id="1451509324">
          <w:marLeft w:val="480"/>
          <w:marRight w:val="0"/>
          <w:marTop w:val="0"/>
          <w:marBottom w:val="0"/>
          <w:divBdr>
            <w:top w:val="none" w:sz="0" w:space="0" w:color="auto"/>
            <w:left w:val="none" w:sz="0" w:space="0" w:color="auto"/>
            <w:bottom w:val="none" w:sz="0" w:space="0" w:color="auto"/>
            <w:right w:val="none" w:sz="0" w:space="0" w:color="auto"/>
          </w:divBdr>
        </w:div>
        <w:div w:id="1456294029">
          <w:marLeft w:val="480"/>
          <w:marRight w:val="0"/>
          <w:marTop w:val="0"/>
          <w:marBottom w:val="0"/>
          <w:divBdr>
            <w:top w:val="none" w:sz="0" w:space="0" w:color="auto"/>
            <w:left w:val="none" w:sz="0" w:space="0" w:color="auto"/>
            <w:bottom w:val="none" w:sz="0" w:space="0" w:color="auto"/>
            <w:right w:val="none" w:sz="0" w:space="0" w:color="auto"/>
          </w:divBdr>
        </w:div>
        <w:div w:id="1457480750">
          <w:marLeft w:val="480"/>
          <w:marRight w:val="0"/>
          <w:marTop w:val="0"/>
          <w:marBottom w:val="0"/>
          <w:divBdr>
            <w:top w:val="none" w:sz="0" w:space="0" w:color="auto"/>
            <w:left w:val="none" w:sz="0" w:space="0" w:color="auto"/>
            <w:bottom w:val="none" w:sz="0" w:space="0" w:color="auto"/>
            <w:right w:val="none" w:sz="0" w:space="0" w:color="auto"/>
          </w:divBdr>
        </w:div>
        <w:div w:id="1464303003">
          <w:marLeft w:val="480"/>
          <w:marRight w:val="0"/>
          <w:marTop w:val="0"/>
          <w:marBottom w:val="0"/>
          <w:divBdr>
            <w:top w:val="none" w:sz="0" w:space="0" w:color="auto"/>
            <w:left w:val="none" w:sz="0" w:space="0" w:color="auto"/>
            <w:bottom w:val="none" w:sz="0" w:space="0" w:color="auto"/>
            <w:right w:val="none" w:sz="0" w:space="0" w:color="auto"/>
          </w:divBdr>
        </w:div>
        <w:div w:id="1532496289">
          <w:marLeft w:val="480"/>
          <w:marRight w:val="0"/>
          <w:marTop w:val="0"/>
          <w:marBottom w:val="0"/>
          <w:divBdr>
            <w:top w:val="none" w:sz="0" w:space="0" w:color="auto"/>
            <w:left w:val="none" w:sz="0" w:space="0" w:color="auto"/>
            <w:bottom w:val="none" w:sz="0" w:space="0" w:color="auto"/>
            <w:right w:val="none" w:sz="0" w:space="0" w:color="auto"/>
          </w:divBdr>
        </w:div>
        <w:div w:id="1539198010">
          <w:marLeft w:val="480"/>
          <w:marRight w:val="0"/>
          <w:marTop w:val="0"/>
          <w:marBottom w:val="0"/>
          <w:divBdr>
            <w:top w:val="none" w:sz="0" w:space="0" w:color="auto"/>
            <w:left w:val="none" w:sz="0" w:space="0" w:color="auto"/>
            <w:bottom w:val="none" w:sz="0" w:space="0" w:color="auto"/>
            <w:right w:val="none" w:sz="0" w:space="0" w:color="auto"/>
          </w:divBdr>
        </w:div>
        <w:div w:id="1560097247">
          <w:marLeft w:val="480"/>
          <w:marRight w:val="0"/>
          <w:marTop w:val="0"/>
          <w:marBottom w:val="0"/>
          <w:divBdr>
            <w:top w:val="none" w:sz="0" w:space="0" w:color="auto"/>
            <w:left w:val="none" w:sz="0" w:space="0" w:color="auto"/>
            <w:bottom w:val="none" w:sz="0" w:space="0" w:color="auto"/>
            <w:right w:val="none" w:sz="0" w:space="0" w:color="auto"/>
          </w:divBdr>
        </w:div>
        <w:div w:id="1584727785">
          <w:marLeft w:val="480"/>
          <w:marRight w:val="0"/>
          <w:marTop w:val="0"/>
          <w:marBottom w:val="0"/>
          <w:divBdr>
            <w:top w:val="none" w:sz="0" w:space="0" w:color="auto"/>
            <w:left w:val="none" w:sz="0" w:space="0" w:color="auto"/>
            <w:bottom w:val="none" w:sz="0" w:space="0" w:color="auto"/>
            <w:right w:val="none" w:sz="0" w:space="0" w:color="auto"/>
          </w:divBdr>
        </w:div>
        <w:div w:id="1644653525">
          <w:marLeft w:val="480"/>
          <w:marRight w:val="0"/>
          <w:marTop w:val="0"/>
          <w:marBottom w:val="0"/>
          <w:divBdr>
            <w:top w:val="none" w:sz="0" w:space="0" w:color="auto"/>
            <w:left w:val="none" w:sz="0" w:space="0" w:color="auto"/>
            <w:bottom w:val="none" w:sz="0" w:space="0" w:color="auto"/>
            <w:right w:val="none" w:sz="0" w:space="0" w:color="auto"/>
          </w:divBdr>
        </w:div>
        <w:div w:id="1651985138">
          <w:marLeft w:val="480"/>
          <w:marRight w:val="0"/>
          <w:marTop w:val="0"/>
          <w:marBottom w:val="0"/>
          <w:divBdr>
            <w:top w:val="none" w:sz="0" w:space="0" w:color="auto"/>
            <w:left w:val="none" w:sz="0" w:space="0" w:color="auto"/>
            <w:bottom w:val="none" w:sz="0" w:space="0" w:color="auto"/>
            <w:right w:val="none" w:sz="0" w:space="0" w:color="auto"/>
          </w:divBdr>
        </w:div>
        <w:div w:id="1777477300">
          <w:marLeft w:val="480"/>
          <w:marRight w:val="0"/>
          <w:marTop w:val="0"/>
          <w:marBottom w:val="0"/>
          <w:divBdr>
            <w:top w:val="none" w:sz="0" w:space="0" w:color="auto"/>
            <w:left w:val="none" w:sz="0" w:space="0" w:color="auto"/>
            <w:bottom w:val="none" w:sz="0" w:space="0" w:color="auto"/>
            <w:right w:val="none" w:sz="0" w:space="0" w:color="auto"/>
          </w:divBdr>
        </w:div>
        <w:div w:id="1846287605">
          <w:marLeft w:val="480"/>
          <w:marRight w:val="0"/>
          <w:marTop w:val="0"/>
          <w:marBottom w:val="0"/>
          <w:divBdr>
            <w:top w:val="none" w:sz="0" w:space="0" w:color="auto"/>
            <w:left w:val="none" w:sz="0" w:space="0" w:color="auto"/>
            <w:bottom w:val="none" w:sz="0" w:space="0" w:color="auto"/>
            <w:right w:val="none" w:sz="0" w:space="0" w:color="auto"/>
          </w:divBdr>
        </w:div>
        <w:div w:id="1869828004">
          <w:marLeft w:val="480"/>
          <w:marRight w:val="0"/>
          <w:marTop w:val="0"/>
          <w:marBottom w:val="0"/>
          <w:divBdr>
            <w:top w:val="none" w:sz="0" w:space="0" w:color="auto"/>
            <w:left w:val="none" w:sz="0" w:space="0" w:color="auto"/>
            <w:bottom w:val="none" w:sz="0" w:space="0" w:color="auto"/>
            <w:right w:val="none" w:sz="0" w:space="0" w:color="auto"/>
          </w:divBdr>
        </w:div>
        <w:div w:id="1946842289">
          <w:marLeft w:val="480"/>
          <w:marRight w:val="0"/>
          <w:marTop w:val="0"/>
          <w:marBottom w:val="0"/>
          <w:divBdr>
            <w:top w:val="none" w:sz="0" w:space="0" w:color="auto"/>
            <w:left w:val="none" w:sz="0" w:space="0" w:color="auto"/>
            <w:bottom w:val="none" w:sz="0" w:space="0" w:color="auto"/>
            <w:right w:val="none" w:sz="0" w:space="0" w:color="auto"/>
          </w:divBdr>
        </w:div>
        <w:div w:id="1961834950">
          <w:marLeft w:val="480"/>
          <w:marRight w:val="0"/>
          <w:marTop w:val="0"/>
          <w:marBottom w:val="0"/>
          <w:divBdr>
            <w:top w:val="none" w:sz="0" w:space="0" w:color="auto"/>
            <w:left w:val="none" w:sz="0" w:space="0" w:color="auto"/>
            <w:bottom w:val="none" w:sz="0" w:space="0" w:color="auto"/>
            <w:right w:val="none" w:sz="0" w:space="0" w:color="auto"/>
          </w:divBdr>
        </w:div>
        <w:div w:id="1991321315">
          <w:marLeft w:val="480"/>
          <w:marRight w:val="0"/>
          <w:marTop w:val="0"/>
          <w:marBottom w:val="0"/>
          <w:divBdr>
            <w:top w:val="none" w:sz="0" w:space="0" w:color="auto"/>
            <w:left w:val="none" w:sz="0" w:space="0" w:color="auto"/>
            <w:bottom w:val="none" w:sz="0" w:space="0" w:color="auto"/>
            <w:right w:val="none" w:sz="0" w:space="0" w:color="auto"/>
          </w:divBdr>
        </w:div>
        <w:div w:id="2003777425">
          <w:marLeft w:val="480"/>
          <w:marRight w:val="0"/>
          <w:marTop w:val="0"/>
          <w:marBottom w:val="0"/>
          <w:divBdr>
            <w:top w:val="none" w:sz="0" w:space="0" w:color="auto"/>
            <w:left w:val="none" w:sz="0" w:space="0" w:color="auto"/>
            <w:bottom w:val="none" w:sz="0" w:space="0" w:color="auto"/>
            <w:right w:val="none" w:sz="0" w:space="0" w:color="auto"/>
          </w:divBdr>
        </w:div>
        <w:div w:id="2044091860">
          <w:marLeft w:val="480"/>
          <w:marRight w:val="0"/>
          <w:marTop w:val="0"/>
          <w:marBottom w:val="0"/>
          <w:divBdr>
            <w:top w:val="none" w:sz="0" w:space="0" w:color="auto"/>
            <w:left w:val="none" w:sz="0" w:space="0" w:color="auto"/>
            <w:bottom w:val="none" w:sz="0" w:space="0" w:color="auto"/>
            <w:right w:val="none" w:sz="0" w:space="0" w:color="auto"/>
          </w:divBdr>
        </w:div>
      </w:divsChild>
    </w:div>
    <w:div w:id="1565604183">
      <w:bodyDiv w:val="1"/>
      <w:marLeft w:val="0"/>
      <w:marRight w:val="0"/>
      <w:marTop w:val="0"/>
      <w:marBottom w:val="0"/>
      <w:divBdr>
        <w:top w:val="none" w:sz="0" w:space="0" w:color="auto"/>
        <w:left w:val="none" w:sz="0" w:space="0" w:color="auto"/>
        <w:bottom w:val="none" w:sz="0" w:space="0" w:color="auto"/>
        <w:right w:val="none" w:sz="0" w:space="0" w:color="auto"/>
      </w:divBdr>
      <w:divsChild>
        <w:div w:id="91365810">
          <w:marLeft w:val="480"/>
          <w:marRight w:val="0"/>
          <w:marTop w:val="0"/>
          <w:marBottom w:val="0"/>
          <w:divBdr>
            <w:top w:val="none" w:sz="0" w:space="0" w:color="auto"/>
            <w:left w:val="none" w:sz="0" w:space="0" w:color="auto"/>
            <w:bottom w:val="none" w:sz="0" w:space="0" w:color="auto"/>
            <w:right w:val="none" w:sz="0" w:space="0" w:color="auto"/>
          </w:divBdr>
        </w:div>
        <w:div w:id="173494248">
          <w:marLeft w:val="480"/>
          <w:marRight w:val="0"/>
          <w:marTop w:val="0"/>
          <w:marBottom w:val="0"/>
          <w:divBdr>
            <w:top w:val="none" w:sz="0" w:space="0" w:color="auto"/>
            <w:left w:val="none" w:sz="0" w:space="0" w:color="auto"/>
            <w:bottom w:val="none" w:sz="0" w:space="0" w:color="auto"/>
            <w:right w:val="none" w:sz="0" w:space="0" w:color="auto"/>
          </w:divBdr>
        </w:div>
        <w:div w:id="189955639">
          <w:marLeft w:val="480"/>
          <w:marRight w:val="0"/>
          <w:marTop w:val="0"/>
          <w:marBottom w:val="0"/>
          <w:divBdr>
            <w:top w:val="none" w:sz="0" w:space="0" w:color="auto"/>
            <w:left w:val="none" w:sz="0" w:space="0" w:color="auto"/>
            <w:bottom w:val="none" w:sz="0" w:space="0" w:color="auto"/>
            <w:right w:val="none" w:sz="0" w:space="0" w:color="auto"/>
          </w:divBdr>
        </w:div>
        <w:div w:id="213740470">
          <w:marLeft w:val="480"/>
          <w:marRight w:val="0"/>
          <w:marTop w:val="0"/>
          <w:marBottom w:val="0"/>
          <w:divBdr>
            <w:top w:val="none" w:sz="0" w:space="0" w:color="auto"/>
            <w:left w:val="none" w:sz="0" w:space="0" w:color="auto"/>
            <w:bottom w:val="none" w:sz="0" w:space="0" w:color="auto"/>
            <w:right w:val="none" w:sz="0" w:space="0" w:color="auto"/>
          </w:divBdr>
        </w:div>
        <w:div w:id="427506493">
          <w:marLeft w:val="480"/>
          <w:marRight w:val="0"/>
          <w:marTop w:val="0"/>
          <w:marBottom w:val="0"/>
          <w:divBdr>
            <w:top w:val="none" w:sz="0" w:space="0" w:color="auto"/>
            <w:left w:val="none" w:sz="0" w:space="0" w:color="auto"/>
            <w:bottom w:val="none" w:sz="0" w:space="0" w:color="auto"/>
            <w:right w:val="none" w:sz="0" w:space="0" w:color="auto"/>
          </w:divBdr>
        </w:div>
        <w:div w:id="456801064">
          <w:marLeft w:val="480"/>
          <w:marRight w:val="0"/>
          <w:marTop w:val="0"/>
          <w:marBottom w:val="0"/>
          <w:divBdr>
            <w:top w:val="none" w:sz="0" w:space="0" w:color="auto"/>
            <w:left w:val="none" w:sz="0" w:space="0" w:color="auto"/>
            <w:bottom w:val="none" w:sz="0" w:space="0" w:color="auto"/>
            <w:right w:val="none" w:sz="0" w:space="0" w:color="auto"/>
          </w:divBdr>
        </w:div>
        <w:div w:id="466901800">
          <w:marLeft w:val="480"/>
          <w:marRight w:val="0"/>
          <w:marTop w:val="0"/>
          <w:marBottom w:val="0"/>
          <w:divBdr>
            <w:top w:val="none" w:sz="0" w:space="0" w:color="auto"/>
            <w:left w:val="none" w:sz="0" w:space="0" w:color="auto"/>
            <w:bottom w:val="none" w:sz="0" w:space="0" w:color="auto"/>
            <w:right w:val="none" w:sz="0" w:space="0" w:color="auto"/>
          </w:divBdr>
        </w:div>
        <w:div w:id="474764299">
          <w:marLeft w:val="480"/>
          <w:marRight w:val="0"/>
          <w:marTop w:val="0"/>
          <w:marBottom w:val="0"/>
          <w:divBdr>
            <w:top w:val="none" w:sz="0" w:space="0" w:color="auto"/>
            <w:left w:val="none" w:sz="0" w:space="0" w:color="auto"/>
            <w:bottom w:val="none" w:sz="0" w:space="0" w:color="auto"/>
            <w:right w:val="none" w:sz="0" w:space="0" w:color="auto"/>
          </w:divBdr>
        </w:div>
        <w:div w:id="500701511">
          <w:marLeft w:val="480"/>
          <w:marRight w:val="0"/>
          <w:marTop w:val="0"/>
          <w:marBottom w:val="0"/>
          <w:divBdr>
            <w:top w:val="none" w:sz="0" w:space="0" w:color="auto"/>
            <w:left w:val="none" w:sz="0" w:space="0" w:color="auto"/>
            <w:bottom w:val="none" w:sz="0" w:space="0" w:color="auto"/>
            <w:right w:val="none" w:sz="0" w:space="0" w:color="auto"/>
          </w:divBdr>
        </w:div>
        <w:div w:id="628825518">
          <w:marLeft w:val="480"/>
          <w:marRight w:val="0"/>
          <w:marTop w:val="0"/>
          <w:marBottom w:val="0"/>
          <w:divBdr>
            <w:top w:val="none" w:sz="0" w:space="0" w:color="auto"/>
            <w:left w:val="none" w:sz="0" w:space="0" w:color="auto"/>
            <w:bottom w:val="none" w:sz="0" w:space="0" w:color="auto"/>
            <w:right w:val="none" w:sz="0" w:space="0" w:color="auto"/>
          </w:divBdr>
        </w:div>
        <w:div w:id="644284751">
          <w:marLeft w:val="480"/>
          <w:marRight w:val="0"/>
          <w:marTop w:val="0"/>
          <w:marBottom w:val="0"/>
          <w:divBdr>
            <w:top w:val="none" w:sz="0" w:space="0" w:color="auto"/>
            <w:left w:val="none" w:sz="0" w:space="0" w:color="auto"/>
            <w:bottom w:val="none" w:sz="0" w:space="0" w:color="auto"/>
            <w:right w:val="none" w:sz="0" w:space="0" w:color="auto"/>
          </w:divBdr>
        </w:div>
        <w:div w:id="651910027">
          <w:marLeft w:val="480"/>
          <w:marRight w:val="0"/>
          <w:marTop w:val="0"/>
          <w:marBottom w:val="0"/>
          <w:divBdr>
            <w:top w:val="none" w:sz="0" w:space="0" w:color="auto"/>
            <w:left w:val="none" w:sz="0" w:space="0" w:color="auto"/>
            <w:bottom w:val="none" w:sz="0" w:space="0" w:color="auto"/>
            <w:right w:val="none" w:sz="0" w:space="0" w:color="auto"/>
          </w:divBdr>
        </w:div>
        <w:div w:id="716666970">
          <w:marLeft w:val="480"/>
          <w:marRight w:val="0"/>
          <w:marTop w:val="0"/>
          <w:marBottom w:val="0"/>
          <w:divBdr>
            <w:top w:val="none" w:sz="0" w:space="0" w:color="auto"/>
            <w:left w:val="none" w:sz="0" w:space="0" w:color="auto"/>
            <w:bottom w:val="none" w:sz="0" w:space="0" w:color="auto"/>
            <w:right w:val="none" w:sz="0" w:space="0" w:color="auto"/>
          </w:divBdr>
        </w:div>
        <w:div w:id="782652785">
          <w:marLeft w:val="480"/>
          <w:marRight w:val="0"/>
          <w:marTop w:val="0"/>
          <w:marBottom w:val="0"/>
          <w:divBdr>
            <w:top w:val="none" w:sz="0" w:space="0" w:color="auto"/>
            <w:left w:val="none" w:sz="0" w:space="0" w:color="auto"/>
            <w:bottom w:val="none" w:sz="0" w:space="0" w:color="auto"/>
            <w:right w:val="none" w:sz="0" w:space="0" w:color="auto"/>
          </w:divBdr>
        </w:div>
        <w:div w:id="807742700">
          <w:marLeft w:val="480"/>
          <w:marRight w:val="0"/>
          <w:marTop w:val="0"/>
          <w:marBottom w:val="0"/>
          <w:divBdr>
            <w:top w:val="none" w:sz="0" w:space="0" w:color="auto"/>
            <w:left w:val="none" w:sz="0" w:space="0" w:color="auto"/>
            <w:bottom w:val="none" w:sz="0" w:space="0" w:color="auto"/>
            <w:right w:val="none" w:sz="0" w:space="0" w:color="auto"/>
          </w:divBdr>
        </w:div>
        <w:div w:id="838546809">
          <w:marLeft w:val="480"/>
          <w:marRight w:val="0"/>
          <w:marTop w:val="0"/>
          <w:marBottom w:val="0"/>
          <w:divBdr>
            <w:top w:val="none" w:sz="0" w:space="0" w:color="auto"/>
            <w:left w:val="none" w:sz="0" w:space="0" w:color="auto"/>
            <w:bottom w:val="none" w:sz="0" w:space="0" w:color="auto"/>
            <w:right w:val="none" w:sz="0" w:space="0" w:color="auto"/>
          </w:divBdr>
        </w:div>
        <w:div w:id="893274641">
          <w:marLeft w:val="480"/>
          <w:marRight w:val="0"/>
          <w:marTop w:val="0"/>
          <w:marBottom w:val="0"/>
          <w:divBdr>
            <w:top w:val="none" w:sz="0" w:space="0" w:color="auto"/>
            <w:left w:val="none" w:sz="0" w:space="0" w:color="auto"/>
            <w:bottom w:val="none" w:sz="0" w:space="0" w:color="auto"/>
            <w:right w:val="none" w:sz="0" w:space="0" w:color="auto"/>
          </w:divBdr>
        </w:div>
        <w:div w:id="927039105">
          <w:marLeft w:val="480"/>
          <w:marRight w:val="0"/>
          <w:marTop w:val="0"/>
          <w:marBottom w:val="0"/>
          <w:divBdr>
            <w:top w:val="none" w:sz="0" w:space="0" w:color="auto"/>
            <w:left w:val="none" w:sz="0" w:space="0" w:color="auto"/>
            <w:bottom w:val="none" w:sz="0" w:space="0" w:color="auto"/>
            <w:right w:val="none" w:sz="0" w:space="0" w:color="auto"/>
          </w:divBdr>
        </w:div>
        <w:div w:id="954674871">
          <w:marLeft w:val="480"/>
          <w:marRight w:val="0"/>
          <w:marTop w:val="0"/>
          <w:marBottom w:val="0"/>
          <w:divBdr>
            <w:top w:val="none" w:sz="0" w:space="0" w:color="auto"/>
            <w:left w:val="none" w:sz="0" w:space="0" w:color="auto"/>
            <w:bottom w:val="none" w:sz="0" w:space="0" w:color="auto"/>
            <w:right w:val="none" w:sz="0" w:space="0" w:color="auto"/>
          </w:divBdr>
        </w:div>
        <w:div w:id="1001541077">
          <w:marLeft w:val="480"/>
          <w:marRight w:val="0"/>
          <w:marTop w:val="0"/>
          <w:marBottom w:val="0"/>
          <w:divBdr>
            <w:top w:val="none" w:sz="0" w:space="0" w:color="auto"/>
            <w:left w:val="none" w:sz="0" w:space="0" w:color="auto"/>
            <w:bottom w:val="none" w:sz="0" w:space="0" w:color="auto"/>
            <w:right w:val="none" w:sz="0" w:space="0" w:color="auto"/>
          </w:divBdr>
        </w:div>
        <w:div w:id="1040743566">
          <w:marLeft w:val="480"/>
          <w:marRight w:val="0"/>
          <w:marTop w:val="0"/>
          <w:marBottom w:val="0"/>
          <w:divBdr>
            <w:top w:val="none" w:sz="0" w:space="0" w:color="auto"/>
            <w:left w:val="none" w:sz="0" w:space="0" w:color="auto"/>
            <w:bottom w:val="none" w:sz="0" w:space="0" w:color="auto"/>
            <w:right w:val="none" w:sz="0" w:space="0" w:color="auto"/>
          </w:divBdr>
        </w:div>
        <w:div w:id="1068378115">
          <w:marLeft w:val="480"/>
          <w:marRight w:val="0"/>
          <w:marTop w:val="0"/>
          <w:marBottom w:val="0"/>
          <w:divBdr>
            <w:top w:val="none" w:sz="0" w:space="0" w:color="auto"/>
            <w:left w:val="none" w:sz="0" w:space="0" w:color="auto"/>
            <w:bottom w:val="none" w:sz="0" w:space="0" w:color="auto"/>
            <w:right w:val="none" w:sz="0" w:space="0" w:color="auto"/>
          </w:divBdr>
        </w:div>
        <w:div w:id="1172600564">
          <w:marLeft w:val="480"/>
          <w:marRight w:val="0"/>
          <w:marTop w:val="0"/>
          <w:marBottom w:val="0"/>
          <w:divBdr>
            <w:top w:val="none" w:sz="0" w:space="0" w:color="auto"/>
            <w:left w:val="none" w:sz="0" w:space="0" w:color="auto"/>
            <w:bottom w:val="none" w:sz="0" w:space="0" w:color="auto"/>
            <w:right w:val="none" w:sz="0" w:space="0" w:color="auto"/>
          </w:divBdr>
        </w:div>
        <w:div w:id="1271425992">
          <w:marLeft w:val="480"/>
          <w:marRight w:val="0"/>
          <w:marTop w:val="0"/>
          <w:marBottom w:val="0"/>
          <w:divBdr>
            <w:top w:val="none" w:sz="0" w:space="0" w:color="auto"/>
            <w:left w:val="none" w:sz="0" w:space="0" w:color="auto"/>
            <w:bottom w:val="none" w:sz="0" w:space="0" w:color="auto"/>
            <w:right w:val="none" w:sz="0" w:space="0" w:color="auto"/>
          </w:divBdr>
        </w:div>
        <w:div w:id="1307927305">
          <w:marLeft w:val="480"/>
          <w:marRight w:val="0"/>
          <w:marTop w:val="0"/>
          <w:marBottom w:val="0"/>
          <w:divBdr>
            <w:top w:val="none" w:sz="0" w:space="0" w:color="auto"/>
            <w:left w:val="none" w:sz="0" w:space="0" w:color="auto"/>
            <w:bottom w:val="none" w:sz="0" w:space="0" w:color="auto"/>
            <w:right w:val="none" w:sz="0" w:space="0" w:color="auto"/>
          </w:divBdr>
        </w:div>
        <w:div w:id="1342512786">
          <w:marLeft w:val="480"/>
          <w:marRight w:val="0"/>
          <w:marTop w:val="0"/>
          <w:marBottom w:val="0"/>
          <w:divBdr>
            <w:top w:val="none" w:sz="0" w:space="0" w:color="auto"/>
            <w:left w:val="none" w:sz="0" w:space="0" w:color="auto"/>
            <w:bottom w:val="none" w:sz="0" w:space="0" w:color="auto"/>
            <w:right w:val="none" w:sz="0" w:space="0" w:color="auto"/>
          </w:divBdr>
        </w:div>
        <w:div w:id="1355959620">
          <w:marLeft w:val="480"/>
          <w:marRight w:val="0"/>
          <w:marTop w:val="0"/>
          <w:marBottom w:val="0"/>
          <w:divBdr>
            <w:top w:val="none" w:sz="0" w:space="0" w:color="auto"/>
            <w:left w:val="none" w:sz="0" w:space="0" w:color="auto"/>
            <w:bottom w:val="none" w:sz="0" w:space="0" w:color="auto"/>
            <w:right w:val="none" w:sz="0" w:space="0" w:color="auto"/>
          </w:divBdr>
        </w:div>
        <w:div w:id="1396666170">
          <w:marLeft w:val="480"/>
          <w:marRight w:val="0"/>
          <w:marTop w:val="0"/>
          <w:marBottom w:val="0"/>
          <w:divBdr>
            <w:top w:val="none" w:sz="0" w:space="0" w:color="auto"/>
            <w:left w:val="none" w:sz="0" w:space="0" w:color="auto"/>
            <w:bottom w:val="none" w:sz="0" w:space="0" w:color="auto"/>
            <w:right w:val="none" w:sz="0" w:space="0" w:color="auto"/>
          </w:divBdr>
        </w:div>
        <w:div w:id="1399474333">
          <w:marLeft w:val="480"/>
          <w:marRight w:val="0"/>
          <w:marTop w:val="0"/>
          <w:marBottom w:val="0"/>
          <w:divBdr>
            <w:top w:val="none" w:sz="0" w:space="0" w:color="auto"/>
            <w:left w:val="none" w:sz="0" w:space="0" w:color="auto"/>
            <w:bottom w:val="none" w:sz="0" w:space="0" w:color="auto"/>
            <w:right w:val="none" w:sz="0" w:space="0" w:color="auto"/>
          </w:divBdr>
        </w:div>
        <w:div w:id="1577982971">
          <w:marLeft w:val="480"/>
          <w:marRight w:val="0"/>
          <w:marTop w:val="0"/>
          <w:marBottom w:val="0"/>
          <w:divBdr>
            <w:top w:val="none" w:sz="0" w:space="0" w:color="auto"/>
            <w:left w:val="none" w:sz="0" w:space="0" w:color="auto"/>
            <w:bottom w:val="none" w:sz="0" w:space="0" w:color="auto"/>
            <w:right w:val="none" w:sz="0" w:space="0" w:color="auto"/>
          </w:divBdr>
        </w:div>
        <w:div w:id="1825272480">
          <w:marLeft w:val="480"/>
          <w:marRight w:val="0"/>
          <w:marTop w:val="0"/>
          <w:marBottom w:val="0"/>
          <w:divBdr>
            <w:top w:val="none" w:sz="0" w:space="0" w:color="auto"/>
            <w:left w:val="none" w:sz="0" w:space="0" w:color="auto"/>
            <w:bottom w:val="none" w:sz="0" w:space="0" w:color="auto"/>
            <w:right w:val="none" w:sz="0" w:space="0" w:color="auto"/>
          </w:divBdr>
        </w:div>
        <w:div w:id="1837569080">
          <w:marLeft w:val="480"/>
          <w:marRight w:val="0"/>
          <w:marTop w:val="0"/>
          <w:marBottom w:val="0"/>
          <w:divBdr>
            <w:top w:val="none" w:sz="0" w:space="0" w:color="auto"/>
            <w:left w:val="none" w:sz="0" w:space="0" w:color="auto"/>
            <w:bottom w:val="none" w:sz="0" w:space="0" w:color="auto"/>
            <w:right w:val="none" w:sz="0" w:space="0" w:color="auto"/>
          </w:divBdr>
        </w:div>
        <w:div w:id="1982343074">
          <w:marLeft w:val="480"/>
          <w:marRight w:val="0"/>
          <w:marTop w:val="0"/>
          <w:marBottom w:val="0"/>
          <w:divBdr>
            <w:top w:val="none" w:sz="0" w:space="0" w:color="auto"/>
            <w:left w:val="none" w:sz="0" w:space="0" w:color="auto"/>
            <w:bottom w:val="none" w:sz="0" w:space="0" w:color="auto"/>
            <w:right w:val="none" w:sz="0" w:space="0" w:color="auto"/>
          </w:divBdr>
        </w:div>
        <w:div w:id="2012953561">
          <w:marLeft w:val="480"/>
          <w:marRight w:val="0"/>
          <w:marTop w:val="0"/>
          <w:marBottom w:val="0"/>
          <w:divBdr>
            <w:top w:val="none" w:sz="0" w:space="0" w:color="auto"/>
            <w:left w:val="none" w:sz="0" w:space="0" w:color="auto"/>
            <w:bottom w:val="none" w:sz="0" w:space="0" w:color="auto"/>
            <w:right w:val="none" w:sz="0" w:space="0" w:color="auto"/>
          </w:divBdr>
        </w:div>
        <w:div w:id="2018187200">
          <w:marLeft w:val="480"/>
          <w:marRight w:val="0"/>
          <w:marTop w:val="0"/>
          <w:marBottom w:val="0"/>
          <w:divBdr>
            <w:top w:val="none" w:sz="0" w:space="0" w:color="auto"/>
            <w:left w:val="none" w:sz="0" w:space="0" w:color="auto"/>
            <w:bottom w:val="none" w:sz="0" w:space="0" w:color="auto"/>
            <w:right w:val="none" w:sz="0" w:space="0" w:color="auto"/>
          </w:divBdr>
        </w:div>
        <w:div w:id="2072850373">
          <w:marLeft w:val="480"/>
          <w:marRight w:val="0"/>
          <w:marTop w:val="0"/>
          <w:marBottom w:val="0"/>
          <w:divBdr>
            <w:top w:val="none" w:sz="0" w:space="0" w:color="auto"/>
            <w:left w:val="none" w:sz="0" w:space="0" w:color="auto"/>
            <w:bottom w:val="none" w:sz="0" w:space="0" w:color="auto"/>
            <w:right w:val="none" w:sz="0" w:space="0" w:color="auto"/>
          </w:divBdr>
        </w:div>
        <w:div w:id="2141528136">
          <w:marLeft w:val="480"/>
          <w:marRight w:val="0"/>
          <w:marTop w:val="0"/>
          <w:marBottom w:val="0"/>
          <w:divBdr>
            <w:top w:val="none" w:sz="0" w:space="0" w:color="auto"/>
            <w:left w:val="none" w:sz="0" w:space="0" w:color="auto"/>
            <w:bottom w:val="none" w:sz="0" w:space="0" w:color="auto"/>
            <w:right w:val="none" w:sz="0" w:space="0" w:color="auto"/>
          </w:divBdr>
        </w:div>
      </w:divsChild>
    </w:div>
    <w:div w:id="1574503794">
      <w:bodyDiv w:val="1"/>
      <w:marLeft w:val="0"/>
      <w:marRight w:val="0"/>
      <w:marTop w:val="0"/>
      <w:marBottom w:val="0"/>
      <w:divBdr>
        <w:top w:val="none" w:sz="0" w:space="0" w:color="auto"/>
        <w:left w:val="none" w:sz="0" w:space="0" w:color="auto"/>
        <w:bottom w:val="none" w:sz="0" w:space="0" w:color="auto"/>
        <w:right w:val="none" w:sz="0" w:space="0" w:color="auto"/>
      </w:divBdr>
    </w:div>
    <w:div w:id="1579094725">
      <w:bodyDiv w:val="1"/>
      <w:marLeft w:val="0"/>
      <w:marRight w:val="0"/>
      <w:marTop w:val="0"/>
      <w:marBottom w:val="0"/>
      <w:divBdr>
        <w:top w:val="none" w:sz="0" w:space="0" w:color="auto"/>
        <w:left w:val="none" w:sz="0" w:space="0" w:color="auto"/>
        <w:bottom w:val="none" w:sz="0" w:space="0" w:color="auto"/>
        <w:right w:val="none" w:sz="0" w:space="0" w:color="auto"/>
      </w:divBdr>
    </w:div>
    <w:div w:id="1582792513">
      <w:bodyDiv w:val="1"/>
      <w:marLeft w:val="0"/>
      <w:marRight w:val="0"/>
      <w:marTop w:val="0"/>
      <w:marBottom w:val="0"/>
      <w:divBdr>
        <w:top w:val="none" w:sz="0" w:space="0" w:color="auto"/>
        <w:left w:val="none" w:sz="0" w:space="0" w:color="auto"/>
        <w:bottom w:val="none" w:sz="0" w:space="0" w:color="auto"/>
        <w:right w:val="none" w:sz="0" w:space="0" w:color="auto"/>
      </w:divBdr>
    </w:div>
    <w:div w:id="1586766426">
      <w:bodyDiv w:val="1"/>
      <w:marLeft w:val="0"/>
      <w:marRight w:val="0"/>
      <w:marTop w:val="0"/>
      <w:marBottom w:val="0"/>
      <w:divBdr>
        <w:top w:val="none" w:sz="0" w:space="0" w:color="auto"/>
        <w:left w:val="none" w:sz="0" w:space="0" w:color="auto"/>
        <w:bottom w:val="none" w:sz="0" w:space="0" w:color="auto"/>
        <w:right w:val="none" w:sz="0" w:space="0" w:color="auto"/>
      </w:divBdr>
    </w:div>
    <w:div w:id="1587613625">
      <w:bodyDiv w:val="1"/>
      <w:marLeft w:val="0"/>
      <w:marRight w:val="0"/>
      <w:marTop w:val="0"/>
      <w:marBottom w:val="0"/>
      <w:divBdr>
        <w:top w:val="none" w:sz="0" w:space="0" w:color="auto"/>
        <w:left w:val="none" w:sz="0" w:space="0" w:color="auto"/>
        <w:bottom w:val="none" w:sz="0" w:space="0" w:color="auto"/>
        <w:right w:val="none" w:sz="0" w:space="0" w:color="auto"/>
      </w:divBdr>
    </w:div>
    <w:div w:id="1590311818">
      <w:bodyDiv w:val="1"/>
      <w:marLeft w:val="0"/>
      <w:marRight w:val="0"/>
      <w:marTop w:val="0"/>
      <w:marBottom w:val="0"/>
      <w:divBdr>
        <w:top w:val="none" w:sz="0" w:space="0" w:color="auto"/>
        <w:left w:val="none" w:sz="0" w:space="0" w:color="auto"/>
        <w:bottom w:val="none" w:sz="0" w:space="0" w:color="auto"/>
        <w:right w:val="none" w:sz="0" w:space="0" w:color="auto"/>
      </w:divBdr>
    </w:div>
    <w:div w:id="1591429503">
      <w:bodyDiv w:val="1"/>
      <w:marLeft w:val="0"/>
      <w:marRight w:val="0"/>
      <w:marTop w:val="0"/>
      <w:marBottom w:val="0"/>
      <w:divBdr>
        <w:top w:val="none" w:sz="0" w:space="0" w:color="auto"/>
        <w:left w:val="none" w:sz="0" w:space="0" w:color="auto"/>
        <w:bottom w:val="none" w:sz="0" w:space="0" w:color="auto"/>
        <w:right w:val="none" w:sz="0" w:space="0" w:color="auto"/>
      </w:divBdr>
      <w:divsChild>
        <w:div w:id="15084719">
          <w:marLeft w:val="480"/>
          <w:marRight w:val="0"/>
          <w:marTop w:val="0"/>
          <w:marBottom w:val="0"/>
          <w:divBdr>
            <w:top w:val="none" w:sz="0" w:space="0" w:color="auto"/>
            <w:left w:val="none" w:sz="0" w:space="0" w:color="auto"/>
            <w:bottom w:val="none" w:sz="0" w:space="0" w:color="auto"/>
            <w:right w:val="none" w:sz="0" w:space="0" w:color="auto"/>
          </w:divBdr>
        </w:div>
        <w:div w:id="29384958">
          <w:marLeft w:val="480"/>
          <w:marRight w:val="0"/>
          <w:marTop w:val="0"/>
          <w:marBottom w:val="0"/>
          <w:divBdr>
            <w:top w:val="none" w:sz="0" w:space="0" w:color="auto"/>
            <w:left w:val="none" w:sz="0" w:space="0" w:color="auto"/>
            <w:bottom w:val="none" w:sz="0" w:space="0" w:color="auto"/>
            <w:right w:val="none" w:sz="0" w:space="0" w:color="auto"/>
          </w:divBdr>
        </w:div>
        <w:div w:id="70660995">
          <w:marLeft w:val="480"/>
          <w:marRight w:val="0"/>
          <w:marTop w:val="0"/>
          <w:marBottom w:val="0"/>
          <w:divBdr>
            <w:top w:val="none" w:sz="0" w:space="0" w:color="auto"/>
            <w:left w:val="none" w:sz="0" w:space="0" w:color="auto"/>
            <w:bottom w:val="none" w:sz="0" w:space="0" w:color="auto"/>
            <w:right w:val="none" w:sz="0" w:space="0" w:color="auto"/>
          </w:divBdr>
        </w:div>
        <w:div w:id="82263383">
          <w:marLeft w:val="480"/>
          <w:marRight w:val="0"/>
          <w:marTop w:val="0"/>
          <w:marBottom w:val="0"/>
          <w:divBdr>
            <w:top w:val="none" w:sz="0" w:space="0" w:color="auto"/>
            <w:left w:val="none" w:sz="0" w:space="0" w:color="auto"/>
            <w:bottom w:val="none" w:sz="0" w:space="0" w:color="auto"/>
            <w:right w:val="none" w:sz="0" w:space="0" w:color="auto"/>
          </w:divBdr>
        </w:div>
        <w:div w:id="87896450">
          <w:marLeft w:val="480"/>
          <w:marRight w:val="0"/>
          <w:marTop w:val="0"/>
          <w:marBottom w:val="0"/>
          <w:divBdr>
            <w:top w:val="none" w:sz="0" w:space="0" w:color="auto"/>
            <w:left w:val="none" w:sz="0" w:space="0" w:color="auto"/>
            <w:bottom w:val="none" w:sz="0" w:space="0" w:color="auto"/>
            <w:right w:val="none" w:sz="0" w:space="0" w:color="auto"/>
          </w:divBdr>
        </w:div>
        <w:div w:id="120268824">
          <w:marLeft w:val="480"/>
          <w:marRight w:val="0"/>
          <w:marTop w:val="0"/>
          <w:marBottom w:val="0"/>
          <w:divBdr>
            <w:top w:val="none" w:sz="0" w:space="0" w:color="auto"/>
            <w:left w:val="none" w:sz="0" w:space="0" w:color="auto"/>
            <w:bottom w:val="none" w:sz="0" w:space="0" w:color="auto"/>
            <w:right w:val="none" w:sz="0" w:space="0" w:color="auto"/>
          </w:divBdr>
        </w:div>
        <w:div w:id="173957338">
          <w:marLeft w:val="480"/>
          <w:marRight w:val="0"/>
          <w:marTop w:val="0"/>
          <w:marBottom w:val="0"/>
          <w:divBdr>
            <w:top w:val="none" w:sz="0" w:space="0" w:color="auto"/>
            <w:left w:val="none" w:sz="0" w:space="0" w:color="auto"/>
            <w:bottom w:val="none" w:sz="0" w:space="0" w:color="auto"/>
            <w:right w:val="none" w:sz="0" w:space="0" w:color="auto"/>
          </w:divBdr>
        </w:div>
        <w:div w:id="208878118">
          <w:marLeft w:val="480"/>
          <w:marRight w:val="0"/>
          <w:marTop w:val="0"/>
          <w:marBottom w:val="0"/>
          <w:divBdr>
            <w:top w:val="none" w:sz="0" w:space="0" w:color="auto"/>
            <w:left w:val="none" w:sz="0" w:space="0" w:color="auto"/>
            <w:bottom w:val="none" w:sz="0" w:space="0" w:color="auto"/>
            <w:right w:val="none" w:sz="0" w:space="0" w:color="auto"/>
          </w:divBdr>
        </w:div>
        <w:div w:id="213975269">
          <w:marLeft w:val="480"/>
          <w:marRight w:val="0"/>
          <w:marTop w:val="0"/>
          <w:marBottom w:val="0"/>
          <w:divBdr>
            <w:top w:val="none" w:sz="0" w:space="0" w:color="auto"/>
            <w:left w:val="none" w:sz="0" w:space="0" w:color="auto"/>
            <w:bottom w:val="none" w:sz="0" w:space="0" w:color="auto"/>
            <w:right w:val="none" w:sz="0" w:space="0" w:color="auto"/>
          </w:divBdr>
        </w:div>
        <w:div w:id="218905282">
          <w:marLeft w:val="480"/>
          <w:marRight w:val="0"/>
          <w:marTop w:val="0"/>
          <w:marBottom w:val="0"/>
          <w:divBdr>
            <w:top w:val="none" w:sz="0" w:space="0" w:color="auto"/>
            <w:left w:val="none" w:sz="0" w:space="0" w:color="auto"/>
            <w:bottom w:val="none" w:sz="0" w:space="0" w:color="auto"/>
            <w:right w:val="none" w:sz="0" w:space="0" w:color="auto"/>
          </w:divBdr>
        </w:div>
        <w:div w:id="225267671">
          <w:marLeft w:val="480"/>
          <w:marRight w:val="0"/>
          <w:marTop w:val="0"/>
          <w:marBottom w:val="0"/>
          <w:divBdr>
            <w:top w:val="none" w:sz="0" w:space="0" w:color="auto"/>
            <w:left w:val="none" w:sz="0" w:space="0" w:color="auto"/>
            <w:bottom w:val="none" w:sz="0" w:space="0" w:color="auto"/>
            <w:right w:val="none" w:sz="0" w:space="0" w:color="auto"/>
          </w:divBdr>
        </w:div>
        <w:div w:id="260572635">
          <w:marLeft w:val="480"/>
          <w:marRight w:val="0"/>
          <w:marTop w:val="0"/>
          <w:marBottom w:val="0"/>
          <w:divBdr>
            <w:top w:val="none" w:sz="0" w:space="0" w:color="auto"/>
            <w:left w:val="none" w:sz="0" w:space="0" w:color="auto"/>
            <w:bottom w:val="none" w:sz="0" w:space="0" w:color="auto"/>
            <w:right w:val="none" w:sz="0" w:space="0" w:color="auto"/>
          </w:divBdr>
        </w:div>
        <w:div w:id="262766049">
          <w:marLeft w:val="480"/>
          <w:marRight w:val="0"/>
          <w:marTop w:val="0"/>
          <w:marBottom w:val="0"/>
          <w:divBdr>
            <w:top w:val="none" w:sz="0" w:space="0" w:color="auto"/>
            <w:left w:val="none" w:sz="0" w:space="0" w:color="auto"/>
            <w:bottom w:val="none" w:sz="0" w:space="0" w:color="auto"/>
            <w:right w:val="none" w:sz="0" w:space="0" w:color="auto"/>
          </w:divBdr>
        </w:div>
        <w:div w:id="305167802">
          <w:marLeft w:val="480"/>
          <w:marRight w:val="0"/>
          <w:marTop w:val="0"/>
          <w:marBottom w:val="0"/>
          <w:divBdr>
            <w:top w:val="none" w:sz="0" w:space="0" w:color="auto"/>
            <w:left w:val="none" w:sz="0" w:space="0" w:color="auto"/>
            <w:bottom w:val="none" w:sz="0" w:space="0" w:color="auto"/>
            <w:right w:val="none" w:sz="0" w:space="0" w:color="auto"/>
          </w:divBdr>
        </w:div>
        <w:div w:id="584729377">
          <w:marLeft w:val="480"/>
          <w:marRight w:val="0"/>
          <w:marTop w:val="0"/>
          <w:marBottom w:val="0"/>
          <w:divBdr>
            <w:top w:val="none" w:sz="0" w:space="0" w:color="auto"/>
            <w:left w:val="none" w:sz="0" w:space="0" w:color="auto"/>
            <w:bottom w:val="none" w:sz="0" w:space="0" w:color="auto"/>
            <w:right w:val="none" w:sz="0" w:space="0" w:color="auto"/>
          </w:divBdr>
        </w:div>
        <w:div w:id="601648354">
          <w:marLeft w:val="480"/>
          <w:marRight w:val="0"/>
          <w:marTop w:val="0"/>
          <w:marBottom w:val="0"/>
          <w:divBdr>
            <w:top w:val="none" w:sz="0" w:space="0" w:color="auto"/>
            <w:left w:val="none" w:sz="0" w:space="0" w:color="auto"/>
            <w:bottom w:val="none" w:sz="0" w:space="0" w:color="auto"/>
            <w:right w:val="none" w:sz="0" w:space="0" w:color="auto"/>
          </w:divBdr>
        </w:div>
        <w:div w:id="602493091">
          <w:marLeft w:val="480"/>
          <w:marRight w:val="0"/>
          <w:marTop w:val="0"/>
          <w:marBottom w:val="0"/>
          <w:divBdr>
            <w:top w:val="none" w:sz="0" w:space="0" w:color="auto"/>
            <w:left w:val="none" w:sz="0" w:space="0" w:color="auto"/>
            <w:bottom w:val="none" w:sz="0" w:space="0" w:color="auto"/>
            <w:right w:val="none" w:sz="0" w:space="0" w:color="auto"/>
          </w:divBdr>
        </w:div>
        <w:div w:id="619190519">
          <w:marLeft w:val="480"/>
          <w:marRight w:val="0"/>
          <w:marTop w:val="0"/>
          <w:marBottom w:val="0"/>
          <w:divBdr>
            <w:top w:val="none" w:sz="0" w:space="0" w:color="auto"/>
            <w:left w:val="none" w:sz="0" w:space="0" w:color="auto"/>
            <w:bottom w:val="none" w:sz="0" w:space="0" w:color="auto"/>
            <w:right w:val="none" w:sz="0" w:space="0" w:color="auto"/>
          </w:divBdr>
        </w:div>
        <w:div w:id="637614449">
          <w:marLeft w:val="480"/>
          <w:marRight w:val="0"/>
          <w:marTop w:val="0"/>
          <w:marBottom w:val="0"/>
          <w:divBdr>
            <w:top w:val="none" w:sz="0" w:space="0" w:color="auto"/>
            <w:left w:val="none" w:sz="0" w:space="0" w:color="auto"/>
            <w:bottom w:val="none" w:sz="0" w:space="0" w:color="auto"/>
            <w:right w:val="none" w:sz="0" w:space="0" w:color="auto"/>
          </w:divBdr>
        </w:div>
        <w:div w:id="649678996">
          <w:marLeft w:val="480"/>
          <w:marRight w:val="0"/>
          <w:marTop w:val="0"/>
          <w:marBottom w:val="0"/>
          <w:divBdr>
            <w:top w:val="none" w:sz="0" w:space="0" w:color="auto"/>
            <w:left w:val="none" w:sz="0" w:space="0" w:color="auto"/>
            <w:bottom w:val="none" w:sz="0" w:space="0" w:color="auto"/>
            <w:right w:val="none" w:sz="0" w:space="0" w:color="auto"/>
          </w:divBdr>
        </w:div>
        <w:div w:id="731780954">
          <w:marLeft w:val="480"/>
          <w:marRight w:val="0"/>
          <w:marTop w:val="0"/>
          <w:marBottom w:val="0"/>
          <w:divBdr>
            <w:top w:val="none" w:sz="0" w:space="0" w:color="auto"/>
            <w:left w:val="none" w:sz="0" w:space="0" w:color="auto"/>
            <w:bottom w:val="none" w:sz="0" w:space="0" w:color="auto"/>
            <w:right w:val="none" w:sz="0" w:space="0" w:color="auto"/>
          </w:divBdr>
        </w:div>
        <w:div w:id="732968270">
          <w:marLeft w:val="480"/>
          <w:marRight w:val="0"/>
          <w:marTop w:val="0"/>
          <w:marBottom w:val="0"/>
          <w:divBdr>
            <w:top w:val="none" w:sz="0" w:space="0" w:color="auto"/>
            <w:left w:val="none" w:sz="0" w:space="0" w:color="auto"/>
            <w:bottom w:val="none" w:sz="0" w:space="0" w:color="auto"/>
            <w:right w:val="none" w:sz="0" w:space="0" w:color="auto"/>
          </w:divBdr>
        </w:div>
        <w:div w:id="753163806">
          <w:marLeft w:val="480"/>
          <w:marRight w:val="0"/>
          <w:marTop w:val="0"/>
          <w:marBottom w:val="0"/>
          <w:divBdr>
            <w:top w:val="none" w:sz="0" w:space="0" w:color="auto"/>
            <w:left w:val="none" w:sz="0" w:space="0" w:color="auto"/>
            <w:bottom w:val="none" w:sz="0" w:space="0" w:color="auto"/>
            <w:right w:val="none" w:sz="0" w:space="0" w:color="auto"/>
          </w:divBdr>
        </w:div>
        <w:div w:id="806780226">
          <w:marLeft w:val="480"/>
          <w:marRight w:val="0"/>
          <w:marTop w:val="0"/>
          <w:marBottom w:val="0"/>
          <w:divBdr>
            <w:top w:val="none" w:sz="0" w:space="0" w:color="auto"/>
            <w:left w:val="none" w:sz="0" w:space="0" w:color="auto"/>
            <w:bottom w:val="none" w:sz="0" w:space="0" w:color="auto"/>
            <w:right w:val="none" w:sz="0" w:space="0" w:color="auto"/>
          </w:divBdr>
        </w:div>
        <w:div w:id="853419314">
          <w:marLeft w:val="480"/>
          <w:marRight w:val="0"/>
          <w:marTop w:val="0"/>
          <w:marBottom w:val="0"/>
          <w:divBdr>
            <w:top w:val="none" w:sz="0" w:space="0" w:color="auto"/>
            <w:left w:val="none" w:sz="0" w:space="0" w:color="auto"/>
            <w:bottom w:val="none" w:sz="0" w:space="0" w:color="auto"/>
            <w:right w:val="none" w:sz="0" w:space="0" w:color="auto"/>
          </w:divBdr>
        </w:div>
        <w:div w:id="854150392">
          <w:marLeft w:val="480"/>
          <w:marRight w:val="0"/>
          <w:marTop w:val="0"/>
          <w:marBottom w:val="0"/>
          <w:divBdr>
            <w:top w:val="none" w:sz="0" w:space="0" w:color="auto"/>
            <w:left w:val="none" w:sz="0" w:space="0" w:color="auto"/>
            <w:bottom w:val="none" w:sz="0" w:space="0" w:color="auto"/>
            <w:right w:val="none" w:sz="0" w:space="0" w:color="auto"/>
          </w:divBdr>
        </w:div>
        <w:div w:id="874806833">
          <w:marLeft w:val="480"/>
          <w:marRight w:val="0"/>
          <w:marTop w:val="0"/>
          <w:marBottom w:val="0"/>
          <w:divBdr>
            <w:top w:val="none" w:sz="0" w:space="0" w:color="auto"/>
            <w:left w:val="none" w:sz="0" w:space="0" w:color="auto"/>
            <w:bottom w:val="none" w:sz="0" w:space="0" w:color="auto"/>
            <w:right w:val="none" w:sz="0" w:space="0" w:color="auto"/>
          </w:divBdr>
        </w:div>
        <w:div w:id="905456627">
          <w:marLeft w:val="480"/>
          <w:marRight w:val="0"/>
          <w:marTop w:val="0"/>
          <w:marBottom w:val="0"/>
          <w:divBdr>
            <w:top w:val="none" w:sz="0" w:space="0" w:color="auto"/>
            <w:left w:val="none" w:sz="0" w:space="0" w:color="auto"/>
            <w:bottom w:val="none" w:sz="0" w:space="0" w:color="auto"/>
            <w:right w:val="none" w:sz="0" w:space="0" w:color="auto"/>
          </w:divBdr>
        </w:div>
        <w:div w:id="1003510121">
          <w:marLeft w:val="480"/>
          <w:marRight w:val="0"/>
          <w:marTop w:val="0"/>
          <w:marBottom w:val="0"/>
          <w:divBdr>
            <w:top w:val="none" w:sz="0" w:space="0" w:color="auto"/>
            <w:left w:val="none" w:sz="0" w:space="0" w:color="auto"/>
            <w:bottom w:val="none" w:sz="0" w:space="0" w:color="auto"/>
            <w:right w:val="none" w:sz="0" w:space="0" w:color="auto"/>
          </w:divBdr>
        </w:div>
        <w:div w:id="1041901882">
          <w:marLeft w:val="480"/>
          <w:marRight w:val="0"/>
          <w:marTop w:val="0"/>
          <w:marBottom w:val="0"/>
          <w:divBdr>
            <w:top w:val="none" w:sz="0" w:space="0" w:color="auto"/>
            <w:left w:val="none" w:sz="0" w:space="0" w:color="auto"/>
            <w:bottom w:val="none" w:sz="0" w:space="0" w:color="auto"/>
            <w:right w:val="none" w:sz="0" w:space="0" w:color="auto"/>
          </w:divBdr>
        </w:div>
        <w:div w:id="1125926770">
          <w:marLeft w:val="480"/>
          <w:marRight w:val="0"/>
          <w:marTop w:val="0"/>
          <w:marBottom w:val="0"/>
          <w:divBdr>
            <w:top w:val="none" w:sz="0" w:space="0" w:color="auto"/>
            <w:left w:val="none" w:sz="0" w:space="0" w:color="auto"/>
            <w:bottom w:val="none" w:sz="0" w:space="0" w:color="auto"/>
            <w:right w:val="none" w:sz="0" w:space="0" w:color="auto"/>
          </w:divBdr>
        </w:div>
        <w:div w:id="1197541572">
          <w:marLeft w:val="480"/>
          <w:marRight w:val="0"/>
          <w:marTop w:val="0"/>
          <w:marBottom w:val="0"/>
          <w:divBdr>
            <w:top w:val="none" w:sz="0" w:space="0" w:color="auto"/>
            <w:left w:val="none" w:sz="0" w:space="0" w:color="auto"/>
            <w:bottom w:val="none" w:sz="0" w:space="0" w:color="auto"/>
            <w:right w:val="none" w:sz="0" w:space="0" w:color="auto"/>
          </w:divBdr>
        </w:div>
        <w:div w:id="1274820939">
          <w:marLeft w:val="480"/>
          <w:marRight w:val="0"/>
          <w:marTop w:val="0"/>
          <w:marBottom w:val="0"/>
          <w:divBdr>
            <w:top w:val="none" w:sz="0" w:space="0" w:color="auto"/>
            <w:left w:val="none" w:sz="0" w:space="0" w:color="auto"/>
            <w:bottom w:val="none" w:sz="0" w:space="0" w:color="auto"/>
            <w:right w:val="none" w:sz="0" w:space="0" w:color="auto"/>
          </w:divBdr>
        </w:div>
        <w:div w:id="1333754582">
          <w:marLeft w:val="480"/>
          <w:marRight w:val="0"/>
          <w:marTop w:val="0"/>
          <w:marBottom w:val="0"/>
          <w:divBdr>
            <w:top w:val="none" w:sz="0" w:space="0" w:color="auto"/>
            <w:left w:val="none" w:sz="0" w:space="0" w:color="auto"/>
            <w:bottom w:val="none" w:sz="0" w:space="0" w:color="auto"/>
            <w:right w:val="none" w:sz="0" w:space="0" w:color="auto"/>
          </w:divBdr>
        </w:div>
        <w:div w:id="1416392141">
          <w:marLeft w:val="480"/>
          <w:marRight w:val="0"/>
          <w:marTop w:val="0"/>
          <w:marBottom w:val="0"/>
          <w:divBdr>
            <w:top w:val="none" w:sz="0" w:space="0" w:color="auto"/>
            <w:left w:val="none" w:sz="0" w:space="0" w:color="auto"/>
            <w:bottom w:val="none" w:sz="0" w:space="0" w:color="auto"/>
            <w:right w:val="none" w:sz="0" w:space="0" w:color="auto"/>
          </w:divBdr>
        </w:div>
        <w:div w:id="1436051422">
          <w:marLeft w:val="480"/>
          <w:marRight w:val="0"/>
          <w:marTop w:val="0"/>
          <w:marBottom w:val="0"/>
          <w:divBdr>
            <w:top w:val="none" w:sz="0" w:space="0" w:color="auto"/>
            <w:left w:val="none" w:sz="0" w:space="0" w:color="auto"/>
            <w:bottom w:val="none" w:sz="0" w:space="0" w:color="auto"/>
            <w:right w:val="none" w:sz="0" w:space="0" w:color="auto"/>
          </w:divBdr>
        </w:div>
        <w:div w:id="1460106390">
          <w:marLeft w:val="480"/>
          <w:marRight w:val="0"/>
          <w:marTop w:val="0"/>
          <w:marBottom w:val="0"/>
          <w:divBdr>
            <w:top w:val="none" w:sz="0" w:space="0" w:color="auto"/>
            <w:left w:val="none" w:sz="0" w:space="0" w:color="auto"/>
            <w:bottom w:val="none" w:sz="0" w:space="0" w:color="auto"/>
            <w:right w:val="none" w:sz="0" w:space="0" w:color="auto"/>
          </w:divBdr>
        </w:div>
        <w:div w:id="1473133781">
          <w:marLeft w:val="480"/>
          <w:marRight w:val="0"/>
          <w:marTop w:val="0"/>
          <w:marBottom w:val="0"/>
          <w:divBdr>
            <w:top w:val="none" w:sz="0" w:space="0" w:color="auto"/>
            <w:left w:val="none" w:sz="0" w:space="0" w:color="auto"/>
            <w:bottom w:val="none" w:sz="0" w:space="0" w:color="auto"/>
            <w:right w:val="none" w:sz="0" w:space="0" w:color="auto"/>
          </w:divBdr>
        </w:div>
        <w:div w:id="1602760017">
          <w:marLeft w:val="480"/>
          <w:marRight w:val="0"/>
          <w:marTop w:val="0"/>
          <w:marBottom w:val="0"/>
          <w:divBdr>
            <w:top w:val="none" w:sz="0" w:space="0" w:color="auto"/>
            <w:left w:val="none" w:sz="0" w:space="0" w:color="auto"/>
            <w:bottom w:val="none" w:sz="0" w:space="0" w:color="auto"/>
            <w:right w:val="none" w:sz="0" w:space="0" w:color="auto"/>
          </w:divBdr>
        </w:div>
        <w:div w:id="1635327706">
          <w:marLeft w:val="480"/>
          <w:marRight w:val="0"/>
          <w:marTop w:val="0"/>
          <w:marBottom w:val="0"/>
          <w:divBdr>
            <w:top w:val="none" w:sz="0" w:space="0" w:color="auto"/>
            <w:left w:val="none" w:sz="0" w:space="0" w:color="auto"/>
            <w:bottom w:val="none" w:sz="0" w:space="0" w:color="auto"/>
            <w:right w:val="none" w:sz="0" w:space="0" w:color="auto"/>
          </w:divBdr>
        </w:div>
        <w:div w:id="1668098541">
          <w:marLeft w:val="480"/>
          <w:marRight w:val="0"/>
          <w:marTop w:val="0"/>
          <w:marBottom w:val="0"/>
          <w:divBdr>
            <w:top w:val="none" w:sz="0" w:space="0" w:color="auto"/>
            <w:left w:val="none" w:sz="0" w:space="0" w:color="auto"/>
            <w:bottom w:val="none" w:sz="0" w:space="0" w:color="auto"/>
            <w:right w:val="none" w:sz="0" w:space="0" w:color="auto"/>
          </w:divBdr>
        </w:div>
        <w:div w:id="1743865526">
          <w:marLeft w:val="480"/>
          <w:marRight w:val="0"/>
          <w:marTop w:val="0"/>
          <w:marBottom w:val="0"/>
          <w:divBdr>
            <w:top w:val="none" w:sz="0" w:space="0" w:color="auto"/>
            <w:left w:val="none" w:sz="0" w:space="0" w:color="auto"/>
            <w:bottom w:val="none" w:sz="0" w:space="0" w:color="auto"/>
            <w:right w:val="none" w:sz="0" w:space="0" w:color="auto"/>
          </w:divBdr>
        </w:div>
        <w:div w:id="1809274641">
          <w:marLeft w:val="480"/>
          <w:marRight w:val="0"/>
          <w:marTop w:val="0"/>
          <w:marBottom w:val="0"/>
          <w:divBdr>
            <w:top w:val="none" w:sz="0" w:space="0" w:color="auto"/>
            <w:left w:val="none" w:sz="0" w:space="0" w:color="auto"/>
            <w:bottom w:val="none" w:sz="0" w:space="0" w:color="auto"/>
            <w:right w:val="none" w:sz="0" w:space="0" w:color="auto"/>
          </w:divBdr>
        </w:div>
        <w:div w:id="1839348655">
          <w:marLeft w:val="480"/>
          <w:marRight w:val="0"/>
          <w:marTop w:val="0"/>
          <w:marBottom w:val="0"/>
          <w:divBdr>
            <w:top w:val="none" w:sz="0" w:space="0" w:color="auto"/>
            <w:left w:val="none" w:sz="0" w:space="0" w:color="auto"/>
            <w:bottom w:val="none" w:sz="0" w:space="0" w:color="auto"/>
            <w:right w:val="none" w:sz="0" w:space="0" w:color="auto"/>
          </w:divBdr>
        </w:div>
        <w:div w:id="1841507116">
          <w:marLeft w:val="480"/>
          <w:marRight w:val="0"/>
          <w:marTop w:val="0"/>
          <w:marBottom w:val="0"/>
          <w:divBdr>
            <w:top w:val="none" w:sz="0" w:space="0" w:color="auto"/>
            <w:left w:val="none" w:sz="0" w:space="0" w:color="auto"/>
            <w:bottom w:val="none" w:sz="0" w:space="0" w:color="auto"/>
            <w:right w:val="none" w:sz="0" w:space="0" w:color="auto"/>
          </w:divBdr>
        </w:div>
        <w:div w:id="1849515086">
          <w:marLeft w:val="480"/>
          <w:marRight w:val="0"/>
          <w:marTop w:val="0"/>
          <w:marBottom w:val="0"/>
          <w:divBdr>
            <w:top w:val="none" w:sz="0" w:space="0" w:color="auto"/>
            <w:left w:val="none" w:sz="0" w:space="0" w:color="auto"/>
            <w:bottom w:val="none" w:sz="0" w:space="0" w:color="auto"/>
            <w:right w:val="none" w:sz="0" w:space="0" w:color="auto"/>
          </w:divBdr>
        </w:div>
        <w:div w:id="1878735417">
          <w:marLeft w:val="480"/>
          <w:marRight w:val="0"/>
          <w:marTop w:val="0"/>
          <w:marBottom w:val="0"/>
          <w:divBdr>
            <w:top w:val="none" w:sz="0" w:space="0" w:color="auto"/>
            <w:left w:val="none" w:sz="0" w:space="0" w:color="auto"/>
            <w:bottom w:val="none" w:sz="0" w:space="0" w:color="auto"/>
            <w:right w:val="none" w:sz="0" w:space="0" w:color="auto"/>
          </w:divBdr>
        </w:div>
        <w:div w:id="1950579494">
          <w:marLeft w:val="480"/>
          <w:marRight w:val="0"/>
          <w:marTop w:val="0"/>
          <w:marBottom w:val="0"/>
          <w:divBdr>
            <w:top w:val="none" w:sz="0" w:space="0" w:color="auto"/>
            <w:left w:val="none" w:sz="0" w:space="0" w:color="auto"/>
            <w:bottom w:val="none" w:sz="0" w:space="0" w:color="auto"/>
            <w:right w:val="none" w:sz="0" w:space="0" w:color="auto"/>
          </w:divBdr>
        </w:div>
        <w:div w:id="1964379038">
          <w:marLeft w:val="480"/>
          <w:marRight w:val="0"/>
          <w:marTop w:val="0"/>
          <w:marBottom w:val="0"/>
          <w:divBdr>
            <w:top w:val="none" w:sz="0" w:space="0" w:color="auto"/>
            <w:left w:val="none" w:sz="0" w:space="0" w:color="auto"/>
            <w:bottom w:val="none" w:sz="0" w:space="0" w:color="auto"/>
            <w:right w:val="none" w:sz="0" w:space="0" w:color="auto"/>
          </w:divBdr>
        </w:div>
        <w:div w:id="1971938773">
          <w:marLeft w:val="480"/>
          <w:marRight w:val="0"/>
          <w:marTop w:val="0"/>
          <w:marBottom w:val="0"/>
          <w:divBdr>
            <w:top w:val="none" w:sz="0" w:space="0" w:color="auto"/>
            <w:left w:val="none" w:sz="0" w:space="0" w:color="auto"/>
            <w:bottom w:val="none" w:sz="0" w:space="0" w:color="auto"/>
            <w:right w:val="none" w:sz="0" w:space="0" w:color="auto"/>
          </w:divBdr>
        </w:div>
        <w:div w:id="1978954460">
          <w:marLeft w:val="480"/>
          <w:marRight w:val="0"/>
          <w:marTop w:val="0"/>
          <w:marBottom w:val="0"/>
          <w:divBdr>
            <w:top w:val="none" w:sz="0" w:space="0" w:color="auto"/>
            <w:left w:val="none" w:sz="0" w:space="0" w:color="auto"/>
            <w:bottom w:val="none" w:sz="0" w:space="0" w:color="auto"/>
            <w:right w:val="none" w:sz="0" w:space="0" w:color="auto"/>
          </w:divBdr>
        </w:div>
        <w:div w:id="1997568473">
          <w:marLeft w:val="480"/>
          <w:marRight w:val="0"/>
          <w:marTop w:val="0"/>
          <w:marBottom w:val="0"/>
          <w:divBdr>
            <w:top w:val="none" w:sz="0" w:space="0" w:color="auto"/>
            <w:left w:val="none" w:sz="0" w:space="0" w:color="auto"/>
            <w:bottom w:val="none" w:sz="0" w:space="0" w:color="auto"/>
            <w:right w:val="none" w:sz="0" w:space="0" w:color="auto"/>
          </w:divBdr>
        </w:div>
        <w:div w:id="2000306450">
          <w:marLeft w:val="480"/>
          <w:marRight w:val="0"/>
          <w:marTop w:val="0"/>
          <w:marBottom w:val="0"/>
          <w:divBdr>
            <w:top w:val="none" w:sz="0" w:space="0" w:color="auto"/>
            <w:left w:val="none" w:sz="0" w:space="0" w:color="auto"/>
            <w:bottom w:val="none" w:sz="0" w:space="0" w:color="auto"/>
            <w:right w:val="none" w:sz="0" w:space="0" w:color="auto"/>
          </w:divBdr>
        </w:div>
        <w:div w:id="2045590677">
          <w:marLeft w:val="480"/>
          <w:marRight w:val="0"/>
          <w:marTop w:val="0"/>
          <w:marBottom w:val="0"/>
          <w:divBdr>
            <w:top w:val="none" w:sz="0" w:space="0" w:color="auto"/>
            <w:left w:val="none" w:sz="0" w:space="0" w:color="auto"/>
            <w:bottom w:val="none" w:sz="0" w:space="0" w:color="auto"/>
            <w:right w:val="none" w:sz="0" w:space="0" w:color="auto"/>
          </w:divBdr>
        </w:div>
        <w:div w:id="2053922810">
          <w:marLeft w:val="480"/>
          <w:marRight w:val="0"/>
          <w:marTop w:val="0"/>
          <w:marBottom w:val="0"/>
          <w:divBdr>
            <w:top w:val="none" w:sz="0" w:space="0" w:color="auto"/>
            <w:left w:val="none" w:sz="0" w:space="0" w:color="auto"/>
            <w:bottom w:val="none" w:sz="0" w:space="0" w:color="auto"/>
            <w:right w:val="none" w:sz="0" w:space="0" w:color="auto"/>
          </w:divBdr>
        </w:div>
        <w:div w:id="2129355389">
          <w:marLeft w:val="480"/>
          <w:marRight w:val="0"/>
          <w:marTop w:val="0"/>
          <w:marBottom w:val="0"/>
          <w:divBdr>
            <w:top w:val="none" w:sz="0" w:space="0" w:color="auto"/>
            <w:left w:val="none" w:sz="0" w:space="0" w:color="auto"/>
            <w:bottom w:val="none" w:sz="0" w:space="0" w:color="auto"/>
            <w:right w:val="none" w:sz="0" w:space="0" w:color="auto"/>
          </w:divBdr>
        </w:div>
      </w:divsChild>
    </w:div>
    <w:div w:id="1595284150">
      <w:bodyDiv w:val="1"/>
      <w:marLeft w:val="0"/>
      <w:marRight w:val="0"/>
      <w:marTop w:val="0"/>
      <w:marBottom w:val="0"/>
      <w:divBdr>
        <w:top w:val="none" w:sz="0" w:space="0" w:color="auto"/>
        <w:left w:val="none" w:sz="0" w:space="0" w:color="auto"/>
        <w:bottom w:val="none" w:sz="0" w:space="0" w:color="auto"/>
        <w:right w:val="none" w:sz="0" w:space="0" w:color="auto"/>
      </w:divBdr>
    </w:div>
    <w:div w:id="1597250561">
      <w:bodyDiv w:val="1"/>
      <w:marLeft w:val="0"/>
      <w:marRight w:val="0"/>
      <w:marTop w:val="0"/>
      <w:marBottom w:val="0"/>
      <w:divBdr>
        <w:top w:val="none" w:sz="0" w:space="0" w:color="auto"/>
        <w:left w:val="none" w:sz="0" w:space="0" w:color="auto"/>
        <w:bottom w:val="none" w:sz="0" w:space="0" w:color="auto"/>
        <w:right w:val="none" w:sz="0" w:space="0" w:color="auto"/>
      </w:divBdr>
    </w:div>
    <w:div w:id="1597900595">
      <w:bodyDiv w:val="1"/>
      <w:marLeft w:val="0"/>
      <w:marRight w:val="0"/>
      <w:marTop w:val="0"/>
      <w:marBottom w:val="0"/>
      <w:divBdr>
        <w:top w:val="none" w:sz="0" w:space="0" w:color="auto"/>
        <w:left w:val="none" w:sz="0" w:space="0" w:color="auto"/>
        <w:bottom w:val="none" w:sz="0" w:space="0" w:color="auto"/>
        <w:right w:val="none" w:sz="0" w:space="0" w:color="auto"/>
      </w:divBdr>
    </w:div>
    <w:div w:id="1602059462">
      <w:bodyDiv w:val="1"/>
      <w:marLeft w:val="0"/>
      <w:marRight w:val="0"/>
      <w:marTop w:val="0"/>
      <w:marBottom w:val="0"/>
      <w:divBdr>
        <w:top w:val="none" w:sz="0" w:space="0" w:color="auto"/>
        <w:left w:val="none" w:sz="0" w:space="0" w:color="auto"/>
        <w:bottom w:val="none" w:sz="0" w:space="0" w:color="auto"/>
        <w:right w:val="none" w:sz="0" w:space="0" w:color="auto"/>
      </w:divBdr>
    </w:div>
    <w:div w:id="1604417566">
      <w:bodyDiv w:val="1"/>
      <w:marLeft w:val="0"/>
      <w:marRight w:val="0"/>
      <w:marTop w:val="0"/>
      <w:marBottom w:val="0"/>
      <w:divBdr>
        <w:top w:val="none" w:sz="0" w:space="0" w:color="auto"/>
        <w:left w:val="none" w:sz="0" w:space="0" w:color="auto"/>
        <w:bottom w:val="none" w:sz="0" w:space="0" w:color="auto"/>
        <w:right w:val="none" w:sz="0" w:space="0" w:color="auto"/>
      </w:divBdr>
    </w:div>
    <w:div w:id="1615014727">
      <w:bodyDiv w:val="1"/>
      <w:marLeft w:val="0"/>
      <w:marRight w:val="0"/>
      <w:marTop w:val="0"/>
      <w:marBottom w:val="0"/>
      <w:divBdr>
        <w:top w:val="none" w:sz="0" w:space="0" w:color="auto"/>
        <w:left w:val="none" w:sz="0" w:space="0" w:color="auto"/>
        <w:bottom w:val="none" w:sz="0" w:space="0" w:color="auto"/>
        <w:right w:val="none" w:sz="0" w:space="0" w:color="auto"/>
      </w:divBdr>
    </w:div>
    <w:div w:id="1617172660">
      <w:bodyDiv w:val="1"/>
      <w:marLeft w:val="0"/>
      <w:marRight w:val="0"/>
      <w:marTop w:val="0"/>
      <w:marBottom w:val="0"/>
      <w:divBdr>
        <w:top w:val="none" w:sz="0" w:space="0" w:color="auto"/>
        <w:left w:val="none" w:sz="0" w:space="0" w:color="auto"/>
        <w:bottom w:val="none" w:sz="0" w:space="0" w:color="auto"/>
        <w:right w:val="none" w:sz="0" w:space="0" w:color="auto"/>
      </w:divBdr>
    </w:div>
    <w:div w:id="1624340336">
      <w:bodyDiv w:val="1"/>
      <w:marLeft w:val="0"/>
      <w:marRight w:val="0"/>
      <w:marTop w:val="0"/>
      <w:marBottom w:val="0"/>
      <w:divBdr>
        <w:top w:val="none" w:sz="0" w:space="0" w:color="auto"/>
        <w:left w:val="none" w:sz="0" w:space="0" w:color="auto"/>
        <w:bottom w:val="none" w:sz="0" w:space="0" w:color="auto"/>
        <w:right w:val="none" w:sz="0" w:space="0" w:color="auto"/>
      </w:divBdr>
    </w:div>
    <w:div w:id="1625506293">
      <w:bodyDiv w:val="1"/>
      <w:marLeft w:val="0"/>
      <w:marRight w:val="0"/>
      <w:marTop w:val="0"/>
      <w:marBottom w:val="0"/>
      <w:divBdr>
        <w:top w:val="none" w:sz="0" w:space="0" w:color="auto"/>
        <w:left w:val="none" w:sz="0" w:space="0" w:color="auto"/>
        <w:bottom w:val="none" w:sz="0" w:space="0" w:color="auto"/>
        <w:right w:val="none" w:sz="0" w:space="0" w:color="auto"/>
      </w:divBdr>
      <w:divsChild>
        <w:div w:id="19358638">
          <w:marLeft w:val="480"/>
          <w:marRight w:val="0"/>
          <w:marTop w:val="0"/>
          <w:marBottom w:val="0"/>
          <w:divBdr>
            <w:top w:val="none" w:sz="0" w:space="0" w:color="auto"/>
            <w:left w:val="none" w:sz="0" w:space="0" w:color="auto"/>
            <w:bottom w:val="none" w:sz="0" w:space="0" w:color="auto"/>
            <w:right w:val="none" w:sz="0" w:space="0" w:color="auto"/>
          </w:divBdr>
        </w:div>
        <w:div w:id="128717844">
          <w:marLeft w:val="480"/>
          <w:marRight w:val="0"/>
          <w:marTop w:val="0"/>
          <w:marBottom w:val="0"/>
          <w:divBdr>
            <w:top w:val="none" w:sz="0" w:space="0" w:color="auto"/>
            <w:left w:val="none" w:sz="0" w:space="0" w:color="auto"/>
            <w:bottom w:val="none" w:sz="0" w:space="0" w:color="auto"/>
            <w:right w:val="none" w:sz="0" w:space="0" w:color="auto"/>
          </w:divBdr>
        </w:div>
        <w:div w:id="185944115">
          <w:marLeft w:val="480"/>
          <w:marRight w:val="0"/>
          <w:marTop w:val="0"/>
          <w:marBottom w:val="0"/>
          <w:divBdr>
            <w:top w:val="none" w:sz="0" w:space="0" w:color="auto"/>
            <w:left w:val="none" w:sz="0" w:space="0" w:color="auto"/>
            <w:bottom w:val="none" w:sz="0" w:space="0" w:color="auto"/>
            <w:right w:val="none" w:sz="0" w:space="0" w:color="auto"/>
          </w:divBdr>
        </w:div>
        <w:div w:id="239021637">
          <w:marLeft w:val="480"/>
          <w:marRight w:val="0"/>
          <w:marTop w:val="0"/>
          <w:marBottom w:val="0"/>
          <w:divBdr>
            <w:top w:val="none" w:sz="0" w:space="0" w:color="auto"/>
            <w:left w:val="none" w:sz="0" w:space="0" w:color="auto"/>
            <w:bottom w:val="none" w:sz="0" w:space="0" w:color="auto"/>
            <w:right w:val="none" w:sz="0" w:space="0" w:color="auto"/>
          </w:divBdr>
        </w:div>
        <w:div w:id="261883785">
          <w:marLeft w:val="480"/>
          <w:marRight w:val="0"/>
          <w:marTop w:val="0"/>
          <w:marBottom w:val="0"/>
          <w:divBdr>
            <w:top w:val="none" w:sz="0" w:space="0" w:color="auto"/>
            <w:left w:val="none" w:sz="0" w:space="0" w:color="auto"/>
            <w:bottom w:val="none" w:sz="0" w:space="0" w:color="auto"/>
            <w:right w:val="none" w:sz="0" w:space="0" w:color="auto"/>
          </w:divBdr>
        </w:div>
        <w:div w:id="296835562">
          <w:marLeft w:val="480"/>
          <w:marRight w:val="0"/>
          <w:marTop w:val="0"/>
          <w:marBottom w:val="0"/>
          <w:divBdr>
            <w:top w:val="none" w:sz="0" w:space="0" w:color="auto"/>
            <w:left w:val="none" w:sz="0" w:space="0" w:color="auto"/>
            <w:bottom w:val="none" w:sz="0" w:space="0" w:color="auto"/>
            <w:right w:val="none" w:sz="0" w:space="0" w:color="auto"/>
          </w:divBdr>
        </w:div>
        <w:div w:id="342047743">
          <w:marLeft w:val="480"/>
          <w:marRight w:val="0"/>
          <w:marTop w:val="0"/>
          <w:marBottom w:val="0"/>
          <w:divBdr>
            <w:top w:val="none" w:sz="0" w:space="0" w:color="auto"/>
            <w:left w:val="none" w:sz="0" w:space="0" w:color="auto"/>
            <w:bottom w:val="none" w:sz="0" w:space="0" w:color="auto"/>
            <w:right w:val="none" w:sz="0" w:space="0" w:color="auto"/>
          </w:divBdr>
        </w:div>
        <w:div w:id="394595025">
          <w:marLeft w:val="480"/>
          <w:marRight w:val="0"/>
          <w:marTop w:val="0"/>
          <w:marBottom w:val="0"/>
          <w:divBdr>
            <w:top w:val="none" w:sz="0" w:space="0" w:color="auto"/>
            <w:left w:val="none" w:sz="0" w:space="0" w:color="auto"/>
            <w:bottom w:val="none" w:sz="0" w:space="0" w:color="auto"/>
            <w:right w:val="none" w:sz="0" w:space="0" w:color="auto"/>
          </w:divBdr>
        </w:div>
        <w:div w:id="425200956">
          <w:marLeft w:val="480"/>
          <w:marRight w:val="0"/>
          <w:marTop w:val="0"/>
          <w:marBottom w:val="0"/>
          <w:divBdr>
            <w:top w:val="none" w:sz="0" w:space="0" w:color="auto"/>
            <w:left w:val="none" w:sz="0" w:space="0" w:color="auto"/>
            <w:bottom w:val="none" w:sz="0" w:space="0" w:color="auto"/>
            <w:right w:val="none" w:sz="0" w:space="0" w:color="auto"/>
          </w:divBdr>
        </w:div>
        <w:div w:id="460878076">
          <w:marLeft w:val="480"/>
          <w:marRight w:val="0"/>
          <w:marTop w:val="0"/>
          <w:marBottom w:val="0"/>
          <w:divBdr>
            <w:top w:val="none" w:sz="0" w:space="0" w:color="auto"/>
            <w:left w:val="none" w:sz="0" w:space="0" w:color="auto"/>
            <w:bottom w:val="none" w:sz="0" w:space="0" w:color="auto"/>
            <w:right w:val="none" w:sz="0" w:space="0" w:color="auto"/>
          </w:divBdr>
        </w:div>
        <w:div w:id="505943458">
          <w:marLeft w:val="480"/>
          <w:marRight w:val="0"/>
          <w:marTop w:val="0"/>
          <w:marBottom w:val="0"/>
          <w:divBdr>
            <w:top w:val="none" w:sz="0" w:space="0" w:color="auto"/>
            <w:left w:val="none" w:sz="0" w:space="0" w:color="auto"/>
            <w:bottom w:val="none" w:sz="0" w:space="0" w:color="auto"/>
            <w:right w:val="none" w:sz="0" w:space="0" w:color="auto"/>
          </w:divBdr>
        </w:div>
        <w:div w:id="528877638">
          <w:marLeft w:val="480"/>
          <w:marRight w:val="0"/>
          <w:marTop w:val="0"/>
          <w:marBottom w:val="0"/>
          <w:divBdr>
            <w:top w:val="none" w:sz="0" w:space="0" w:color="auto"/>
            <w:left w:val="none" w:sz="0" w:space="0" w:color="auto"/>
            <w:bottom w:val="none" w:sz="0" w:space="0" w:color="auto"/>
            <w:right w:val="none" w:sz="0" w:space="0" w:color="auto"/>
          </w:divBdr>
        </w:div>
        <w:div w:id="532305403">
          <w:marLeft w:val="480"/>
          <w:marRight w:val="0"/>
          <w:marTop w:val="0"/>
          <w:marBottom w:val="0"/>
          <w:divBdr>
            <w:top w:val="none" w:sz="0" w:space="0" w:color="auto"/>
            <w:left w:val="none" w:sz="0" w:space="0" w:color="auto"/>
            <w:bottom w:val="none" w:sz="0" w:space="0" w:color="auto"/>
            <w:right w:val="none" w:sz="0" w:space="0" w:color="auto"/>
          </w:divBdr>
        </w:div>
        <w:div w:id="668948987">
          <w:marLeft w:val="480"/>
          <w:marRight w:val="0"/>
          <w:marTop w:val="0"/>
          <w:marBottom w:val="0"/>
          <w:divBdr>
            <w:top w:val="none" w:sz="0" w:space="0" w:color="auto"/>
            <w:left w:val="none" w:sz="0" w:space="0" w:color="auto"/>
            <w:bottom w:val="none" w:sz="0" w:space="0" w:color="auto"/>
            <w:right w:val="none" w:sz="0" w:space="0" w:color="auto"/>
          </w:divBdr>
        </w:div>
        <w:div w:id="686902965">
          <w:marLeft w:val="480"/>
          <w:marRight w:val="0"/>
          <w:marTop w:val="0"/>
          <w:marBottom w:val="0"/>
          <w:divBdr>
            <w:top w:val="none" w:sz="0" w:space="0" w:color="auto"/>
            <w:left w:val="none" w:sz="0" w:space="0" w:color="auto"/>
            <w:bottom w:val="none" w:sz="0" w:space="0" w:color="auto"/>
            <w:right w:val="none" w:sz="0" w:space="0" w:color="auto"/>
          </w:divBdr>
        </w:div>
        <w:div w:id="729769983">
          <w:marLeft w:val="480"/>
          <w:marRight w:val="0"/>
          <w:marTop w:val="0"/>
          <w:marBottom w:val="0"/>
          <w:divBdr>
            <w:top w:val="none" w:sz="0" w:space="0" w:color="auto"/>
            <w:left w:val="none" w:sz="0" w:space="0" w:color="auto"/>
            <w:bottom w:val="none" w:sz="0" w:space="0" w:color="auto"/>
            <w:right w:val="none" w:sz="0" w:space="0" w:color="auto"/>
          </w:divBdr>
        </w:div>
        <w:div w:id="749079815">
          <w:marLeft w:val="480"/>
          <w:marRight w:val="0"/>
          <w:marTop w:val="0"/>
          <w:marBottom w:val="0"/>
          <w:divBdr>
            <w:top w:val="none" w:sz="0" w:space="0" w:color="auto"/>
            <w:left w:val="none" w:sz="0" w:space="0" w:color="auto"/>
            <w:bottom w:val="none" w:sz="0" w:space="0" w:color="auto"/>
            <w:right w:val="none" w:sz="0" w:space="0" w:color="auto"/>
          </w:divBdr>
        </w:div>
        <w:div w:id="781073586">
          <w:marLeft w:val="480"/>
          <w:marRight w:val="0"/>
          <w:marTop w:val="0"/>
          <w:marBottom w:val="0"/>
          <w:divBdr>
            <w:top w:val="none" w:sz="0" w:space="0" w:color="auto"/>
            <w:left w:val="none" w:sz="0" w:space="0" w:color="auto"/>
            <w:bottom w:val="none" w:sz="0" w:space="0" w:color="auto"/>
            <w:right w:val="none" w:sz="0" w:space="0" w:color="auto"/>
          </w:divBdr>
        </w:div>
        <w:div w:id="783310484">
          <w:marLeft w:val="480"/>
          <w:marRight w:val="0"/>
          <w:marTop w:val="0"/>
          <w:marBottom w:val="0"/>
          <w:divBdr>
            <w:top w:val="none" w:sz="0" w:space="0" w:color="auto"/>
            <w:left w:val="none" w:sz="0" w:space="0" w:color="auto"/>
            <w:bottom w:val="none" w:sz="0" w:space="0" w:color="auto"/>
            <w:right w:val="none" w:sz="0" w:space="0" w:color="auto"/>
          </w:divBdr>
        </w:div>
        <w:div w:id="787428006">
          <w:marLeft w:val="480"/>
          <w:marRight w:val="0"/>
          <w:marTop w:val="0"/>
          <w:marBottom w:val="0"/>
          <w:divBdr>
            <w:top w:val="none" w:sz="0" w:space="0" w:color="auto"/>
            <w:left w:val="none" w:sz="0" w:space="0" w:color="auto"/>
            <w:bottom w:val="none" w:sz="0" w:space="0" w:color="auto"/>
            <w:right w:val="none" w:sz="0" w:space="0" w:color="auto"/>
          </w:divBdr>
        </w:div>
        <w:div w:id="825245745">
          <w:marLeft w:val="480"/>
          <w:marRight w:val="0"/>
          <w:marTop w:val="0"/>
          <w:marBottom w:val="0"/>
          <w:divBdr>
            <w:top w:val="none" w:sz="0" w:space="0" w:color="auto"/>
            <w:left w:val="none" w:sz="0" w:space="0" w:color="auto"/>
            <w:bottom w:val="none" w:sz="0" w:space="0" w:color="auto"/>
            <w:right w:val="none" w:sz="0" w:space="0" w:color="auto"/>
          </w:divBdr>
        </w:div>
        <w:div w:id="901018842">
          <w:marLeft w:val="480"/>
          <w:marRight w:val="0"/>
          <w:marTop w:val="0"/>
          <w:marBottom w:val="0"/>
          <w:divBdr>
            <w:top w:val="none" w:sz="0" w:space="0" w:color="auto"/>
            <w:left w:val="none" w:sz="0" w:space="0" w:color="auto"/>
            <w:bottom w:val="none" w:sz="0" w:space="0" w:color="auto"/>
            <w:right w:val="none" w:sz="0" w:space="0" w:color="auto"/>
          </w:divBdr>
        </w:div>
        <w:div w:id="916591087">
          <w:marLeft w:val="480"/>
          <w:marRight w:val="0"/>
          <w:marTop w:val="0"/>
          <w:marBottom w:val="0"/>
          <w:divBdr>
            <w:top w:val="none" w:sz="0" w:space="0" w:color="auto"/>
            <w:left w:val="none" w:sz="0" w:space="0" w:color="auto"/>
            <w:bottom w:val="none" w:sz="0" w:space="0" w:color="auto"/>
            <w:right w:val="none" w:sz="0" w:space="0" w:color="auto"/>
          </w:divBdr>
        </w:div>
        <w:div w:id="948665732">
          <w:marLeft w:val="480"/>
          <w:marRight w:val="0"/>
          <w:marTop w:val="0"/>
          <w:marBottom w:val="0"/>
          <w:divBdr>
            <w:top w:val="none" w:sz="0" w:space="0" w:color="auto"/>
            <w:left w:val="none" w:sz="0" w:space="0" w:color="auto"/>
            <w:bottom w:val="none" w:sz="0" w:space="0" w:color="auto"/>
            <w:right w:val="none" w:sz="0" w:space="0" w:color="auto"/>
          </w:divBdr>
        </w:div>
        <w:div w:id="991788443">
          <w:marLeft w:val="480"/>
          <w:marRight w:val="0"/>
          <w:marTop w:val="0"/>
          <w:marBottom w:val="0"/>
          <w:divBdr>
            <w:top w:val="none" w:sz="0" w:space="0" w:color="auto"/>
            <w:left w:val="none" w:sz="0" w:space="0" w:color="auto"/>
            <w:bottom w:val="none" w:sz="0" w:space="0" w:color="auto"/>
            <w:right w:val="none" w:sz="0" w:space="0" w:color="auto"/>
          </w:divBdr>
        </w:div>
        <w:div w:id="1044133333">
          <w:marLeft w:val="480"/>
          <w:marRight w:val="0"/>
          <w:marTop w:val="0"/>
          <w:marBottom w:val="0"/>
          <w:divBdr>
            <w:top w:val="none" w:sz="0" w:space="0" w:color="auto"/>
            <w:left w:val="none" w:sz="0" w:space="0" w:color="auto"/>
            <w:bottom w:val="none" w:sz="0" w:space="0" w:color="auto"/>
            <w:right w:val="none" w:sz="0" w:space="0" w:color="auto"/>
          </w:divBdr>
        </w:div>
        <w:div w:id="1062023916">
          <w:marLeft w:val="480"/>
          <w:marRight w:val="0"/>
          <w:marTop w:val="0"/>
          <w:marBottom w:val="0"/>
          <w:divBdr>
            <w:top w:val="none" w:sz="0" w:space="0" w:color="auto"/>
            <w:left w:val="none" w:sz="0" w:space="0" w:color="auto"/>
            <w:bottom w:val="none" w:sz="0" w:space="0" w:color="auto"/>
            <w:right w:val="none" w:sz="0" w:space="0" w:color="auto"/>
          </w:divBdr>
        </w:div>
        <w:div w:id="1267539377">
          <w:marLeft w:val="480"/>
          <w:marRight w:val="0"/>
          <w:marTop w:val="0"/>
          <w:marBottom w:val="0"/>
          <w:divBdr>
            <w:top w:val="none" w:sz="0" w:space="0" w:color="auto"/>
            <w:left w:val="none" w:sz="0" w:space="0" w:color="auto"/>
            <w:bottom w:val="none" w:sz="0" w:space="0" w:color="auto"/>
            <w:right w:val="none" w:sz="0" w:space="0" w:color="auto"/>
          </w:divBdr>
        </w:div>
        <w:div w:id="1294477994">
          <w:marLeft w:val="480"/>
          <w:marRight w:val="0"/>
          <w:marTop w:val="0"/>
          <w:marBottom w:val="0"/>
          <w:divBdr>
            <w:top w:val="none" w:sz="0" w:space="0" w:color="auto"/>
            <w:left w:val="none" w:sz="0" w:space="0" w:color="auto"/>
            <w:bottom w:val="none" w:sz="0" w:space="0" w:color="auto"/>
            <w:right w:val="none" w:sz="0" w:space="0" w:color="auto"/>
          </w:divBdr>
        </w:div>
        <w:div w:id="1298486854">
          <w:marLeft w:val="480"/>
          <w:marRight w:val="0"/>
          <w:marTop w:val="0"/>
          <w:marBottom w:val="0"/>
          <w:divBdr>
            <w:top w:val="none" w:sz="0" w:space="0" w:color="auto"/>
            <w:left w:val="none" w:sz="0" w:space="0" w:color="auto"/>
            <w:bottom w:val="none" w:sz="0" w:space="0" w:color="auto"/>
            <w:right w:val="none" w:sz="0" w:space="0" w:color="auto"/>
          </w:divBdr>
        </w:div>
        <w:div w:id="1316449202">
          <w:marLeft w:val="480"/>
          <w:marRight w:val="0"/>
          <w:marTop w:val="0"/>
          <w:marBottom w:val="0"/>
          <w:divBdr>
            <w:top w:val="none" w:sz="0" w:space="0" w:color="auto"/>
            <w:left w:val="none" w:sz="0" w:space="0" w:color="auto"/>
            <w:bottom w:val="none" w:sz="0" w:space="0" w:color="auto"/>
            <w:right w:val="none" w:sz="0" w:space="0" w:color="auto"/>
          </w:divBdr>
        </w:div>
        <w:div w:id="1348676620">
          <w:marLeft w:val="480"/>
          <w:marRight w:val="0"/>
          <w:marTop w:val="0"/>
          <w:marBottom w:val="0"/>
          <w:divBdr>
            <w:top w:val="none" w:sz="0" w:space="0" w:color="auto"/>
            <w:left w:val="none" w:sz="0" w:space="0" w:color="auto"/>
            <w:bottom w:val="none" w:sz="0" w:space="0" w:color="auto"/>
            <w:right w:val="none" w:sz="0" w:space="0" w:color="auto"/>
          </w:divBdr>
        </w:div>
        <w:div w:id="1385375148">
          <w:marLeft w:val="480"/>
          <w:marRight w:val="0"/>
          <w:marTop w:val="0"/>
          <w:marBottom w:val="0"/>
          <w:divBdr>
            <w:top w:val="none" w:sz="0" w:space="0" w:color="auto"/>
            <w:left w:val="none" w:sz="0" w:space="0" w:color="auto"/>
            <w:bottom w:val="none" w:sz="0" w:space="0" w:color="auto"/>
            <w:right w:val="none" w:sz="0" w:space="0" w:color="auto"/>
          </w:divBdr>
        </w:div>
        <w:div w:id="1395278447">
          <w:marLeft w:val="480"/>
          <w:marRight w:val="0"/>
          <w:marTop w:val="0"/>
          <w:marBottom w:val="0"/>
          <w:divBdr>
            <w:top w:val="none" w:sz="0" w:space="0" w:color="auto"/>
            <w:left w:val="none" w:sz="0" w:space="0" w:color="auto"/>
            <w:bottom w:val="none" w:sz="0" w:space="0" w:color="auto"/>
            <w:right w:val="none" w:sz="0" w:space="0" w:color="auto"/>
          </w:divBdr>
        </w:div>
        <w:div w:id="1515722885">
          <w:marLeft w:val="480"/>
          <w:marRight w:val="0"/>
          <w:marTop w:val="0"/>
          <w:marBottom w:val="0"/>
          <w:divBdr>
            <w:top w:val="none" w:sz="0" w:space="0" w:color="auto"/>
            <w:left w:val="none" w:sz="0" w:space="0" w:color="auto"/>
            <w:bottom w:val="none" w:sz="0" w:space="0" w:color="auto"/>
            <w:right w:val="none" w:sz="0" w:space="0" w:color="auto"/>
          </w:divBdr>
        </w:div>
        <w:div w:id="1522666724">
          <w:marLeft w:val="480"/>
          <w:marRight w:val="0"/>
          <w:marTop w:val="0"/>
          <w:marBottom w:val="0"/>
          <w:divBdr>
            <w:top w:val="none" w:sz="0" w:space="0" w:color="auto"/>
            <w:left w:val="none" w:sz="0" w:space="0" w:color="auto"/>
            <w:bottom w:val="none" w:sz="0" w:space="0" w:color="auto"/>
            <w:right w:val="none" w:sz="0" w:space="0" w:color="auto"/>
          </w:divBdr>
        </w:div>
        <w:div w:id="1540626812">
          <w:marLeft w:val="480"/>
          <w:marRight w:val="0"/>
          <w:marTop w:val="0"/>
          <w:marBottom w:val="0"/>
          <w:divBdr>
            <w:top w:val="none" w:sz="0" w:space="0" w:color="auto"/>
            <w:left w:val="none" w:sz="0" w:space="0" w:color="auto"/>
            <w:bottom w:val="none" w:sz="0" w:space="0" w:color="auto"/>
            <w:right w:val="none" w:sz="0" w:space="0" w:color="auto"/>
          </w:divBdr>
        </w:div>
        <w:div w:id="1581862531">
          <w:marLeft w:val="480"/>
          <w:marRight w:val="0"/>
          <w:marTop w:val="0"/>
          <w:marBottom w:val="0"/>
          <w:divBdr>
            <w:top w:val="none" w:sz="0" w:space="0" w:color="auto"/>
            <w:left w:val="none" w:sz="0" w:space="0" w:color="auto"/>
            <w:bottom w:val="none" w:sz="0" w:space="0" w:color="auto"/>
            <w:right w:val="none" w:sz="0" w:space="0" w:color="auto"/>
          </w:divBdr>
        </w:div>
        <w:div w:id="1595479253">
          <w:marLeft w:val="480"/>
          <w:marRight w:val="0"/>
          <w:marTop w:val="0"/>
          <w:marBottom w:val="0"/>
          <w:divBdr>
            <w:top w:val="none" w:sz="0" w:space="0" w:color="auto"/>
            <w:left w:val="none" w:sz="0" w:space="0" w:color="auto"/>
            <w:bottom w:val="none" w:sz="0" w:space="0" w:color="auto"/>
            <w:right w:val="none" w:sz="0" w:space="0" w:color="auto"/>
          </w:divBdr>
        </w:div>
        <w:div w:id="1602296856">
          <w:marLeft w:val="480"/>
          <w:marRight w:val="0"/>
          <w:marTop w:val="0"/>
          <w:marBottom w:val="0"/>
          <w:divBdr>
            <w:top w:val="none" w:sz="0" w:space="0" w:color="auto"/>
            <w:left w:val="none" w:sz="0" w:space="0" w:color="auto"/>
            <w:bottom w:val="none" w:sz="0" w:space="0" w:color="auto"/>
            <w:right w:val="none" w:sz="0" w:space="0" w:color="auto"/>
          </w:divBdr>
        </w:div>
        <w:div w:id="1648388852">
          <w:marLeft w:val="480"/>
          <w:marRight w:val="0"/>
          <w:marTop w:val="0"/>
          <w:marBottom w:val="0"/>
          <w:divBdr>
            <w:top w:val="none" w:sz="0" w:space="0" w:color="auto"/>
            <w:left w:val="none" w:sz="0" w:space="0" w:color="auto"/>
            <w:bottom w:val="none" w:sz="0" w:space="0" w:color="auto"/>
            <w:right w:val="none" w:sz="0" w:space="0" w:color="auto"/>
          </w:divBdr>
        </w:div>
        <w:div w:id="1675181805">
          <w:marLeft w:val="480"/>
          <w:marRight w:val="0"/>
          <w:marTop w:val="0"/>
          <w:marBottom w:val="0"/>
          <w:divBdr>
            <w:top w:val="none" w:sz="0" w:space="0" w:color="auto"/>
            <w:left w:val="none" w:sz="0" w:space="0" w:color="auto"/>
            <w:bottom w:val="none" w:sz="0" w:space="0" w:color="auto"/>
            <w:right w:val="none" w:sz="0" w:space="0" w:color="auto"/>
          </w:divBdr>
        </w:div>
        <w:div w:id="1803040399">
          <w:marLeft w:val="480"/>
          <w:marRight w:val="0"/>
          <w:marTop w:val="0"/>
          <w:marBottom w:val="0"/>
          <w:divBdr>
            <w:top w:val="none" w:sz="0" w:space="0" w:color="auto"/>
            <w:left w:val="none" w:sz="0" w:space="0" w:color="auto"/>
            <w:bottom w:val="none" w:sz="0" w:space="0" w:color="auto"/>
            <w:right w:val="none" w:sz="0" w:space="0" w:color="auto"/>
          </w:divBdr>
        </w:div>
        <w:div w:id="1920672466">
          <w:marLeft w:val="480"/>
          <w:marRight w:val="0"/>
          <w:marTop w:val="0"/>
          <w:marBottom w:val="0"/>
          <w:divBdr>
            <w:top w:val="none" w:sz="0" w:space="0" w:color="auto"/>
            <w:left w:val="none" w:sz="0" w:space="0" w:color="auto"/>
            <w:bottom w:val="none" w:sz="0" w:space="0" w:color="auto"/>
            <w:right w:val="none" w:sz="0" w:space="0" w:color="auto"/>
          </w:divBdr>
        </w:div>
        <w:div w:id="1922131371">
          <w:marLeft w:val="480"/>
          <w:marRight w:val="0"/>
          <w:marTop w:val="0"/>
          <w:marBottom w:val="0"/>
          <w:divBdr>
            <w:top w:val="none" w:sz="0" w:space="0" w:color="auto"/>
            <w:left w:val="none" w:sz="0" w:space="0" w:color="auto"/>
            <w:bottom w:val="none" w:sz="0" w:space="0" w:color="auto"/>
            <w:right w:val="none" w:sz="0" w:space="0" w:color="auto"/>
          </w:divBdr>
        </w:div>
        <w:div w:id="1927618058">
          <w:marLeft w:val="480"/>
          <w:marRight w:val="0"/>
          <w:marTop w:val="0"/>
          <w:marBottom w:val="0"/>
          <w:divBdr>
            <w:top w:val="none" w:sz="0" w:space="0" w:color="auto"/>
            <w:left w:val="none" w:sz="0" w:space="0" w:color="auto"/>
            <w:bottom w:val="none" w:sz="0" w:space="0" w:color="auto"/>
            <w:right w:val="none" w:sz="0" w:space="0" w:color="auto"/>
          </w:divBdr>
        </w:div>
        <w:div w:id="1932928146">
          <w:marLeft w:val="480"/>
          <w:marRight w:val="0"/>
          <w:marTop w:val="0"/>
          <w:marBottom w:val="0"/>
          <w:divBdr>
            <w:top w:val="none" w:sz="0" w:space="0" w:color="auto"/>
            <w:left w:val="none" w:sz="0" w:space="0" w:color="auto"/>
            <w:bottom w:val="none" w:sz="0" w:space="0" w:color="auto"/>
            <w:right w:val="none" w:sz="0" w:space="0" w:color="auto"/>
          </w:divBdr>
        </w:div>
        <w:div w:id="1956709618">
          <w:marLeft w:val="480"/>
          <w:marRight w:val="0"/>
          <w:marTop w:val="0"/>
          <w:marBottom w:val="0"/>
          <w:divBdr>
            <w:top w:val="none" w:sz="0" w:space="0" w:color="auto"/>
            <w:left w:val="none" w:sz="0" w:space="0" w:color="auto"/>
            <w:bottom w:val="none" w:sz="0" w:space="0" w:color="auto"/>
            <w:right w:val="none" w:sz="0" w:space="0" w:color="auto"/>
          </w:divBdr>
        </w:div>
        <w:div w:id="2015447372">
          <w:marLeft w:val="480"/>
          <w:marRight w:val="0"/>
          <w:marTop w:val="0"/>
          <w:marBottom w:val="0"/>
          <w:divBdr>
            <w:top w:val="none" w:sz="0" w:space="0" w:color="auto"/>
            <w:left w:val="none" w:sz="0" w:space="0" w:color="auto"/>
            <w:bottom w:val="none" w:sz="0" w:space="0" w:color="auto"/>
            <w:right w:val="none" w:sz="0" w:space="0" w:color="auto"/>
          </w:divBdr>
        </w:div>
        <w:div w:id="2018070677">
          <w:marLeft w:val="480"/>
          <w:marRight w:val="0"/>
          <w:marTop w:val="0"/>
          <w:marBottom w:val="0"/>
          <w:divBdr>
            <w:top w:val="none" w:sz="0" w:space="0" w:color="auto"/>
            <w:left w:val="none" w:sz="0" w:space="0" w:color="auto"/>
            <w:bottom w:val="none" w:sz="0" w:space="0" w:color="auto"/>
            <w:right w:val="none" w:sz="0" w:space="0" w:color="auto"/>
          </w:divBdr>
        </w:div>
        <w:div w:id="2091192528">
          <w:marLeft w:val="480"/>
          <w:marRight w:val="0"/>
          <w:marTop w:val="0"/>
          <w:marBottom w:val="0"/>
          <w:divBdr>
            <w:top w:val="none" w:sz="0" w:space="0" w:color="auto"/>
            <w:left w:val="none" w:sz="0" w:space="0" w:color="auto"/>
            <w:bottom w:val="none" w:sz="0" w:space="0" w:color="auto"/>
            <w:right w:val="none" w:sz="0" w:space="0" w:color="auto"/>
          </w:divBdr>
        </w:div>
        <w:div w:id="2115320086">
          <w:marLeft w:val="480"/>
          <w:marRight w:val="0"/>
          <w:marTop w:val="0"/>
          <w:marBottom w:val="0"/>
          <w:divBdr>
            <w:top w:val="none" w:sz="0" w:space="0" w:color="auto"/>
            <w:left w:val="none" w:sz="0" w:space="0" w:color="auto"/>
            <w:bottom w:val="none" w:sz="0" w:space="0" w:color="auto"/>
            <w:right w:val="none" w:sz="0" w:space="0" w:color="auto"/>
          </w:divBdr>
        </w:div>
      </w:divsChild>
    </w:div>
    <w:div w:id="1628588877">
      <w:bodyDiv w:val="1"/>
      <w:marLeft w:val="0"/>
      <w:marRight w:val="0"/>
      <w:marTop w:val="0"/>
      <w:marBottom w:val="0"/>
      <w:divBdr>
        <w:top w:val="none" w:sz="0" w:space="0" w:color="auto"/>
        <w:left w:val="none" w:sz="0" w:space="0" w:color="auto"/>
        <w:bottom w:val="none" w:sz="0" w:space="0" w:color="auto"/>
        <w:right w:val="none" w:sz="0" w:space="0" w:color="auto"/>
      </w:divBdr>
    </w:div>
    <w:div w:id="1629126619">
      <w:bodyDiv w:val="1"/>
      <w:marLeft w:val="0"/>
      <w:marRight w:val="0"/>
      <w:marTop w:val="0"/>
      <w:marBottom w:val="0"/>
      <w:divBdr>
        <w:top w:val="none" w:sz="0" w:space="0" w:color="auto"/>
        <w:left w:val="none" w:sz="0" w:space="0" w:color="auto"/>
        <w:bottom w:val="none" w:sz="0" w:space="0" w:color="auto"/>
        <w:right w:val="none" w:sz="0" w:space="0" w:color="auto"/>
      </w:divBdr>
    </w:div>
    <w:div w:id="1632589240">
      <w:bodyDiv w:val="1"/>
      <w:marLeft w:val="0"/>
      <w:marRight w:val="0"/>
      <w:marTop w:val="0"/>
      <w:marBottom w:val="0"/>
      <w:divBdr>
        <w:top w:val="none" w:sz="0" w:space="0" w:color="auto"/>
        <w:left w:val="none" w:sz="0" w:space="0" w:color="auto"/>
        <w:bottom w:val="none" w:sz="0" w:space="0" w:color="auto"/>
        <w:right w:val="none" w:sz="0" w:space="0" w:color="auto"/>
      </w:divBdr>
    </w:div>
    <w:div w:id="1632706818">
      <w:bodyDiv w:val="1"/>
      <w:marLeft w:val="0"/>
      <w:marRight w:val="0"/>
      <w:marTop w:val="0"/>
      <w:marBottom w:val="0"/>
      <w:divBdr>
        <w:top w:val="none" w:sz="0" w:space="0" w:color="auto"/>
        <w:left w:val="none" w:sz="0" w:space="0" w:color="auto"/>
        <w:bottom w:val="none" w:sz="0" w:space="0" w:color="auto"/>
        <w:right w:val="none" w:sz="0" w:space="0" w:color="auto"/>
      </w:divBdr>
    </w:div>
    <w:div w:id="1634366279">
      <w:bodyDiv w:val="1"/>
      <w:marLeft w:val="0"/>
      <w:marRight w:val="0"/>
      <w:marTop w:val="0"/>
      <w:marBottom w:val="0"/>
      <w:divBdr>
        <w:top w:val="none" w:sz="0" w:space="0" w:color="auto"/>
        <w:left w:val="none" w:sz="0" w:space="0" w:color="auto"/>
        <w:bottom w:val="none" w:sz="0" w:space="0" w:color="auto"/>
        <w:right w:val="none" w:sz="0" w:space="0" w:color="auto"/>
      </w:divBdr>
    </w:div>
    <w:div w:id="1635678206">
      <w:bodyDiv w:val="1"/>
      <w:marLeft w:val="0"/>
      <w:marRight w:val="0"/>
      <w:marTop w:val="0"/>
      <w:marBottom w:val="0"/>
      <w:divBdr>
        <w:top w:val="none" w:sz="0" w:space="0" w:color="auto"/>
        <w:left w:val="none" w:sz="0" w:space="0" w:color="auto"/>
        <w:bottom w:val="none" w:sz="0" w:space="0" w:color="auto"/>
        <w:right w:val="none" w:sz="0" w:space="0" w:color="auto"/>
      </w:divBdr>
    </w:div>
    <w:div w:id="1635938789">
      <w:bodyDiv w:val="1"/>
      <w:marLeft w:val="0"/>
      <w:marRight w:val="0"/>
      <w:marTop w:val="0"/>
      <w:marBottom w:val="0"/>
      <w:divBdr>
        <w:top w:val="none" w:sz="0" w:space="0" w:color="auto"/>
        <w:left w:val="none" w:sz="0" w:space="0" w:color="auto"/>
        <w:bottom w:val="none" w:sz="0" w:space="0" w:color="auto"/>
        <w:right w:val="none" w:sz="0" w:space="0" w:color="auto"/>
      </w:divBdr>
      <w:divsChild>
        <w:div w:id="14161365">
          <w:marLeft w:val="480"/>
          <w:marRight w:val="0"/>
          <w:marTop w:val="0"/>
          <w:marBottom w:val="0"/>
          <w:divBdr>
            <w:top w:val="none" w:sz="0" w:space="0" w:color="auto"/>
            <w:left w:val="none" w:sz="0" w:space="0" w:color="auto"/>
            <w:bottom w:val="none" w:sz="0" w:space="0" w:color="auto"/>
            <w:right w:val="none" w:sz="0" w:space="0" w:color="auto"/>
          </w:divBdr>
        </w:div>
        <w:div w:id="48653561">
          <w:marLeft w:val="480"/>
          <w:marRight w:val="0"/>
          <w:marTop w:val="0"/>
          <w:marBottom w:val="0"/>
          <w:divBdr>
            <w:top w:val="none" w:sz="0" w:space="0" w:color="auto"/>
            <w:left w:val="none" w:sz="0" w:space="0" w:color="auto"/>
            <w:bottom w:val="none" w:sz="0" w:space="0" w:color="auto"/>
            <w:right w:val="none" w:sz="0" w:space="0" w:color="auto"/>
          </w:divBdr>
        </w:div>
        <w:div w:id="50927329">
          <w:marLeft w:val="480"/>
          <w:marRight w:val="0"/>
          <w:marTop w:val="0"/>
          <w:marBottom w:val="0"/>
          <w:divBdr>
            <w:top w:val="none" w:sz="0" w:space="0" w:color="auto"/>
            <w:left w:val="none" w:sz="0" w:space="0" w:color="auto"/>
            <w:bottom w:val="none" w:sz="0" w:space="0" w:color="auto"/>
            <w:right w:val="none" w:sz="0" w:space="0" w:color="auto"/>
          </w:divBdr>
        </w:div>
        <w:div w:id="59329353">
          <w:marLeft w:val="480"/>
          <w:marRight w:val="0"/>
          <w:marTop w:val="0"/>
          <w:marBottom w:val="0"/>
          <w:divBdr>
            <w:top w:val="none" w:sz="0" w:space="0" w:color="auto"/>
            <w:left w:val="none" w:sz="0" w:space="0" w:color="auto"/>
            <w:bottom w:val="none" w:sz="0" w:space="0" w:color="auto"/>
            <w:right w:val="none" w:sz="0" w:space="0" w:color="auto"/>
          </w:divBdr>
        </w:div>
        <w:div w:id="114102413">
          <w:marLeft w:val="480"/>
          <w:marRight w:val="0"/>
          <w:marTop w:val="0"/>
          <w:marBottom w:val="0"/>
          <w:divBdr>
            <w:top w:val="none" w:sz="0" w:space="0" w:color="auto"/>
            <w:left w:val="none" w:sz="0" w:space="0" w:color="auto"/>
            <w:bottom w:val="none" w:sz="0" w:space="0" w:color="auto"/>
            <w:right w:val="none" w:sz="0" w:space="0" w:color="auto"/>
          </w:divBdr>
        </w:div>
        <w:div w:id="140316498">
          <w:marLeft w:val="480"/>
          <w:marRight w:val="0"/>
          <w:marTop w:val="0"/>
          <w:marBottom w:val="0"/>
          <w:divBdr>
            <w:top w:val="none" w:sz="0" w:space="0" w:color="auto"/>
            <w:left w:val="none" w:sz="0" w:space="0" w:color="auto"/>
            <w:bottom w:val="none" w:sz="0" w:space="0" w:color="auto"/>
            <w:right w:val="none" w:sz="0" w:space="0" w:color="auto"/>
          </w:divBdr>
        </w:div>
        <w:div w:id="174656854">
          <w:marLeft w:val="480"/>
          <w:marRight w:val="0"/>
          <w:marTop w:val="0"/>
          <w:marBottom w:val="0"/>
          <w:divBdr>
            <w:top w:val="none" w:sz="0" w:space="0" w:color="auto"/>
            <w:left w:val="none" w:sz="0" w:space="0" w:color="auto"/>
            <w:bottom w:val="none" w:sz="0" w:space="0" w:color="auto"/>
            <w:right w:val="none" w:sz="0" w:space="0" w:color="auto"/>
          </w:divBdr>
        </w:div>
        <w:div w:id="183833210">
          <w:marLeft w:val="480"/>
          <w:marRight w:val="0"/>
          <w:marTop w:val="0"/>
          <w:marBottom w:val="0"/>
          <w:divBdr>
            <w:top w:val="none" w:sz="0" w:space="0" w:color="auto"/>
            <w:left w:val="none" w:sz="0" w:space="0" w:color="auto"/>
            <w:bottom w:val="none" w:sz="0" w:space="0" w:color="auto"/>
            <w:right w:val="none" w:sz="0" w:space="0" w:color="auto"/>
          </w:divBdr>
        </w:div>
        <w:div w:id="213584528">
          <w:marLeft w:val="480"/>
          <w:marRight w:val="0"/>
          <w:marTop w:val="0"/>
          <w:marBottom w:val="0"/>
          <w:divBdr>
            <w:top w:val="none" w:sz="0" w:space="0" w:color="auto"/>
            <w:left w:val="none" w:sz="0" w:space="0" w:color="auto"/>
            <w:bottom w:val="none" w:sz="0" w:space="0" w:color="auto"/>
            <w:right w:val="none" w:sz="0" w:space="0" w:color="auto"/>
          </w:divBdr>
        </w:div>
        <w:div w:id="226040544">
          <w:marLeft w:val="480"/>
          <w:marRight w:val="0"/>
          <w:marTop w:val="0"/>
          <w:marBottom w:val="0"/>
          <w:divBdr>
            <w:top w:val="none" w:sz="0" w:space="0" w:color="auto"/>
            <w:left w:val="none" w:sz="0" w:space="0" w:color="auto"/>
            <w:bottom w:val="none" w:sz="0" w:space="0" w:color="auto"/>
            <w:right w:val="none" w:sz="0" w:space="0" w:color="auto"/>
          </w:divBdr>
        </w:div>
        <w:div w:id="245655479">
          <w:marLeft w:val="480"/>
          <w:marRight w:val="0"/>
          <w:marTop w:val="0"/>
          <w:marBottom w:val="0"/>
          <w:divBdr>
            <w:top w:val="none" w:sz="0" w:space="0" w:color="auto"/>
            <w:left w:val="none" w:sz="0" w:space="0" w:color="auto"/>
            <w:bottom w:val="none" w:sz="0" w:space="0" w:color="auto"/>
            <w:right w:val="none" w:sz="0" w:space="0" w:color="auto"/>
          </w:divBdr>
        </w:div>
        <w:div w:id="277373003">
          <w:marLeft w:val="480"/>
          <w:marRight w:val="0"/>
          <w:marTop w:val="0"/>
          <w:marBottom w:val="0"/>
          <w:divBdr>
            <w:top w:val="none" w:sz="0" w:space="0" w:color="auto"/>
            <w:left w:val="none" w:sz="0" w:space="0" w:color="auto"/>
            <w:bottom w:val="none" w:sz="0" w:space="0" w:color="auto"/>
            <w:right w:val="none" w:sz="0" w:space="0" w:color="auto"/>
          </w:divBdr>
        </w:div>
        <w:div w:id="304047579">
          <w:marLeft w:val="480"/>
          <w:marRight w:val="0"/>
          <w:marTop w:val="0"/>
          <w:marBottom w:val="0"/>
          <w:divBdr>
            <w:top w:val="none" w:sz="0" w:space="0" w:color="auto"/>
            <w:left w:val="none" w:sz="0" w:space="0" w:color="auto"/>
            <w:bottom w:val="none" w:sz="0" w:space="0" w:color="auto"/>
            <w:right w:val="none" w:sz="0" w:space="0" w:color="auto"/>
          </w:divBdr>
        </w:div>
        <w:div w:id="309600801">
          <w:marLeft w:val="480"/>
          <w:marRight w:val="0"/>
          <w:marTop w:val="0"/>
          <w:marBottom w:val="0"/>
          <w:divBdr>
            <w:top w:val="none" w:sz="0" w:space="0" w:color="auto"/>
            <w:left w:val="none" w:sz="0" w:space="0" w:color="auto"/>
            <w:bottom w:val="none" w:sz="0" w:space="0" w:color="auto"/>
            <w:right w:val="none" w:sz="0" w:space="0" w:color="auto"/>
          </w:divBdr>
        </w:div>
        <w:div w:id="327636400">
          <w:marLeft w:val="480"/>
          <w:marRight w:val="0"/>
          <w:marTop w:val="0"/>
          <w:marBottom w:val="0"/>
          <w:divBdr>
            <w:top w:val="none" w:sz="0" w:space="0" w:color="auto"/>
            <w:left w:val="none" w:sz="0" w:space="0" w:color="auto"/>
            <w:bottom w:val="none" w:sz="0" w:space="0" w:color="auto"/>
            <w:right w:val="none" w:sz="0" w:space="0" w:color="auto"/>
          </w:divBdr>
        </w:div>
        <w:div w:id="330331394">
          <w:marLeft w:val="480"/>
          <w:marRight w:val="0"/>
          <w:marTop w:val="0"/>
          <w:marBottom w:val="0"/>
          <w:divBdr>
            <w:top w:val="none" w:sz="0" w:space="0" w:color="auto"/>
            <w:left w:val="none" w:sz="0" w:space="0" w:color="auto"/>
            <w:bottom w:val="none" w:sz="0" w:space="0" w:color="auto"/>
            <w:right w:val="none" w:sz="0" w:space="0" w:color="auto"/>
          </w:divBdr>
        </w:div>
        <w:div w:id="336080311">
          <w:marLeft w:val="480"/>
          <w:marRight w:val="0"/>
          <w:marTop w:val="0"/>
          <w:marBottom w:val="0"/>
          <w:divBdr>
            <w:top w:val="none" w:sz="0" w:space="0" w:color="auto"/>
            <w:left w:val="none" w:sz="0" w:space="0" w:color="auto"/>
            <w:bottom w:val="none" w:sz="0" w:space="0" w:color="auto"/>
            <w:right w:val="none" w:sz="0" w:space="0" w:color="auto"/>
          </w:divBdr>
        </w:div>
        <w:div w:id="351301025">
          <w:marLeft w:val="480"/>
          <w:marRight w:val="0"/>
          <w:marTop w:val="0"/>
          <w:marBottom w:val="0"/>
          <w:divBdr>
            <w:top w:val="none" w:sz="0" w:space="0" w:color="auto"/>
            <w:left w:val="none" w:sz="0" w:space="0" w:color="auto"/>
            <w:bottom w:val="none" w:sz="0" w:space="0" w:color="auto"/>
            <w:right w:val="none" w:sz="0" w:space="0" w:color="auto"/>
          </w:divBdr>
        </w:div>
        <w:div w:id="411588489">
          <w:marLeft w:val="480"/>
          <w:marRight w:val="0"/>
          <w:marTop w:val="0"/>
          <w:marBottom w:val="0"/>
          <w:divBdr>
            <w:top w:val="none" w:sz="0" w:space="0" w:color="auto"/>
            <w:left w:val="none" w:sz="0" w:space="0" w:color="auto"/>
            <w:bottom w:val="none" w:sz="0" w:space="0" w:color="auto"/>
            <w:right w:val="none" w:sz="0" w:space="0" w:color="auto"/>
          </w:divBdr>
        </w:div>
        <w:div w:id="414202738">
          <w:marLeft w:val="480"/>
          <w:marRight w:val="0"/>
          <w:marTop w:val="0"/>
          <w:marBottom w:val="0"/>
          <w:divBdr>
            <w:top w:val="none" w:sz="0" w:space="0" w:color="auto"/>
            <w:left w:val="none" w:sz="0" w:space="0" w:color="auto"/>
            <w:bottom w:val="none" w:sz="0" w:space="0" w:color="auto"/>
            <w:right w:val="none" w:sz="0" w:space="0" w:color="auto"/>
          </w:divBdr>
        </w:div>
        <w:div w:id="416174785">
          <w:marLeft w:val="480"/>
          <w:marRight w:val="0"/>
          <w:marTop w:val="0"/>
          <w:marBottom w:val="0"/>
          <w:divBdr>
            <w:top w:val="none" w:sz="0" w:space="0" w:color="auto"/>
            <w:left w:val="none" w:sz="0" w:space="0" w:color="auto"/>
            <w:bottom w:val="none" w:sz="0" w:space="0" w:color="auto"/>
            <w:right w:val="none" w:sz="0" w:space="0" w:color="auto"/>
          </w:divBdr>
        </w:div>
        <w:div w:id="417406116">
          <w:marLeft w:val="480"/>
          <w:marRight w:val="0"/>
          <w:marTop w:val="0"/>
          <w:marBottom w:val="0"/>
          <w:divBdr>
            <w:top w:val="none" w:sz="0" w:space="0" w:color="auto"/>
            <w:left w:val="none" w:sz="0" w:space="0" w:color="auto"/>
            <w:bottom w:val="none" w:sz="0" w:space="0" w:color="auto"/>
            <w:right w:val="none" w:sz="0" w:space="0" w:color="auto"/>
          </w:divBdr>
        </w:div>
        <w:div w:id="452985346">
          <w:marLeft w:val="480"/>
          <w:marRight w:val="0"/>
          <w:marTop w:val="0"/>
          <w:marBottom w:val="0"/>
          <w:divBdr>
            <w:top w:val="none" w:sz="0" w:space="0" w:color="auto"/>
            <w:left w:val="none" w:sz="0" w:space="0" w:color="auto"/>
            <w:bottom w:val="none" w:sz="0" w:space="0" w:color="auto"/>
            <w:right w:val="none" w:sz="0" w:space="0" w:color="auto"/>
          </w:divBdr>
        </w:div>
        <w:div w:id="529270730">
          <w:marLeft w:val="480"/>
          <w:marRight w:val="0"/>
          <w:marTop w:val="0"/>
          <w:marBottom w:val="0"/>
          <w:divBdr>
            <w:top w:val="none" w:sz="0" w:space="0" w:color="auto"/>
            <w:left w:val="none" w:sz="0" w:space="0" w:color="auto"/>
            <w:bottom w:val="none" w:sz="0" w:space="0" w:color="auto"/>
            <w:right w:val="none" w:sz="0" w:space="0" w:color="auto"/>
          </w:divBdr>
        </w:div>
        <w:div w:id="536967578">
          <w:marLeft w:val="480"/>
          <w:marRight w:val="0"/>
          <w:marTop w:val="0"/>
          <w:marBottom w:val="0"/>
          <w:divBdr>
            <w:top w:val="none" w:sz="0" w:space="0" w:color="auto"/>
            <w:left w:val="none" w:sz="0" w:space="0" w:color="auto"/>
            <w:bottom w:val="none" w:sz="0" w:space="0" w:color="auto"/>
            <w:right w:val="none" w:sz="0" w:space="0" w:color="auto"/>
          </w:divBdr>
        </w:div>
        <w:div w:id="594019451">
          <w:marLeft w:val="480"/>
          <w:marRight w:val="0"/>
          <w:marTop w:val="0"/>
          <w:marBottom w:val="0"/>
          <w:divBdr>
            <w:top w:val="none" w:sz="0" w:space="0" w:color="auto"/>
            <w:left w:val="none" w:sz="0" w:space="0" w:color="auto"/>
            <w:bottom w:val="none" w:sz="0" w:space="0" w:color="auto"/>
            <w:right w:val="none" w:sz="0" w:space="0" w:color="auto"/>
          </w:divBdr>
        </w:div>
        <w:div w:id="793137183">
          <w:marLeft w:val="480"/>
          <w:marRight w:val="0"/>
          <w:marTop w:val="0"/>
          <w:marBottom w:val="0"/>
          <w:divBdr>
            <w:top w:val="none" w:sz="0" w:space="0" w:color="auto"/>
            <w:left w:val="none" w:sz="0" w:space="0" w:color="auto"/>
            <w:bottom w:val="none" w:sz="0" w:space="0" w:color="auto"/>
            <w:right w:val="none" w:sz="0" w:space="0" w:color="auto"/>
          </w:divBdr>
        </w:div>
        <w:div w:id="795298790">
          <w:marLeft w:val="480"/>
          <w:marRight w:val="0"/>
          <w:marTop w:val="0"/>
          <w:marBottom w:val="0"/>
          <w:divBdr>
            <w:top w:val="none" w:sz="0" w:space="0" w:color="auto"/>
            <w:left w:val="none" w:sz="0" w:space="0" w:color="auto"/>
            <w:bottom w:val="none" w:sz="0" w:space="0" w:color="auto"/>
            <w:right w:val="none" w:sz="0" w:space="0" w:color="auto"/>
          </w:divBdr>
        </w:div>
        <w:div w:id="851651430">
          <w:marLeft w:val="480"/>
          <w:marRight w:val="0"/>
          <w:marTop w:val="0"/>
          <w:marBottom w:val="0"/>
          <w:divBdr>
            <w:top w:val="none" w:sz="0" w:space="0" w:color="auto"/>
            <w:left w:val="none" w:sz="0" w:space="0" w:color="auto"/>
            <w:bottom w:val="none" w:sz="0" w:space="0" w:color="auto"/>
            <w:right w:val="none" w:sz="0" w:space="0" w:color="auto"/>
          </w:divBdr>
        </w:div>
        <w:div w:id="880626403">
          <w:marLeft w:val="480"/>
          <w:marRight w:val="0"/>
          <w:marTop w:val="0"/>
          <w:marBottom w:val="0"/>
          <w:divBdr>
            <w:top w:val="none" w:sz="0" w:space="0" w:color="auto"/>
            <w:left w:val="none" w:sz="0" w:space="0" w:color="auto"/>
            <w:bottom w:val="none" w:sz="0" w:space="0" w:color="auto"/>
            <w:right w:val="none" w:sz="0" w:space="0" w:color="auto"/>
          </w:divBdr>
        </w:div>
        <w:div w:id="889533293">
          <w:marLeft w:val="480"/>
          <w:marRight w:val="0"/>
          <w:marTop w:val="0"/>
          <w:marBottom w:val="0"/>
          <w:divBdr>
            <w:top w:val="none" w:sz="0" w:space="0" w:color="auto"/>
            <w:left w:val="none" w:sz="0" w:space="0" w:color="auto"/>
            <w:bottom w:val="none" w:sz="0" w:space="0" w:color="auto"/>
            <w:right w:val="none" w:sz="0" w:space="0" w:color="auto"/>
          </w:divBdr>
        </w:div>
        <w:div w:id="955602706">
          <w:marLeft w:val="480"/>
          <w:marRight w:val="0"/>
          <w:marTop w:val="0"/>
          <w:marBottom w:val="0"/>
          <w:divBdr>
            <w:top w:val="none" w:sz="0" w:space="0" w:color="auto"/>
            <w:left w:val="none" w:sz="0" w:space="0" w:color="auto"/>
            <w:bottom w:val="none" w:sz="0" w:space="0" w:color="auto"/>
            <w:right w:val="none" w:sz="0" w:space="0" w:color="auto"/>
          </w:divBdr>
        </w:div>
        <w:div w:id="962879250">
          <w:marLeft w:val="480"/>
          <w:marRight w:val="0"/>
          <w:marTop w:val="0"/>
          <w:marBottom w:val="0"/>
          <w:divBdr>
            <w:top w:val="none" w:sz="0" w:space="0" w:color="auto"/>
            <w:left w:val="none" w:sz="0" w:space="0" w:color="auto"/>
            <w:bottom w:val="none" w:sz="0" w:space="0" w:color="auto"/>
            <w:right w:val="none" w:sz="0" w:space="0" w:color="auto"/>
          </w:divBdr>
        </w:div>
        <w:div w:id="1030377537">
          <w:marLeft w:val="480"/>
          <w:marRight w:val="0"/>
          <w:marTop w:val="0"/>
          <w:marBottom w:val="0"/>
          <w:divBdr>
            <w:top w:val="none" w:sz="0" w:space="0" w:color="auto"/>
            <w:left w:val="none" w:sz="0" w:space="0" w:color="auto"/>
            <w:bottom w:val="none" w:sz="0" w:space="0" w:color="auto"/>
            <w:right w:val="none" w:sz="0" w:space="0" w:color="auto"/>
          </w:divBdr>
        </w:div>
        <w:div w:id="1129514762">
          <w:marLeft w:val="480"/>
          <w:marRight w:val="0"/>
          <w:marTop w:val="0"/>
          <w:marBottom w:val="0"/>
          <w:divBdr>
            <w:top w:val="none" w:sz="0" w:space="0" w:color="auto"/>
            <w:left w:val="none" w:sz="0" w:space="0" w:color="auto"/>
            <w:bottom w:val="none" w:sz="0" w:space="0" w:color="auto"/>
            <w:right w:val="none" w:sz="0" w:space="0" w:color="auto"/>
          </w:divBdr>
        </w:div>
        <w:div w:id="1193035971">
          <w:marLeft w:val="480"/>
          <w:marRight w:val="0"/>
          <w:marTop w:val="0"/>
          <w:marBottom w:val="0"/>
          <w:divBdr>
            <w:top w:val="none" w:sz="0" w:space="0" w:color="auto"/>
            <w:left w:val="none" w:sz="0" w:space="0" w:color="auto"/>
            <w:bottom w:val="none" w:sz="0" w:space="0" w:color="auto"/>
            <w:right w:val="none" w:sz="0" w:space="0" w:color="auto"/>
          </w:divBdr>
        </w:div>
        <w:div w:id="1241401065">
          <w:marLeft w:val="480"/>
          <w:marRight w:val="0"/>
          <w:marTop w:val="0"/>
          <w:marBottom w:val="0"/>
          <w:divBdr>
            <w:top w:val="none" w:sz="0" w:space="0" w:color="auto"/>
            <w:left w:val="none" w:sz="0" w:space="0" w:color="auto"/>
            <w:bottom w:val="none" w:sz="0" w:space="0" w:color="auto"/>
            <w:right w:val="none" w:sz="0" w:space="0" w:color="auto"/>
          </w:divBdr>
        </w:div>
        <w:div w:id="1267731655">
          <w:marLeft w:val="480"/>
          <w:marRight w:val="0"/>
          <w:marTop w:val="0"/>
          <w:marBottom w:val="0"/>
          <w:divBdr>
            <w:top w:val="none" w:sz="0" w:space="0" w:color="auto"/>
            <w:left w:val="none" w:sz="0" w:space="0" w:color="auto"/>
            <w:bottom w:val="none" w:sz="0" w:space="0" w:color="auto"/>
            <w:right w:val="none" w:sz="0" w:space="0" w:color="auto"/>
          </w:divBdr>
        </w:div>
        <w:div w:id="1319961590">
          <w:marLeft w:val="480"/>
          <w:marRight w:val="0"/>
          <w:marTop w:val="0"/>
          <w:marBottom w:val="0"/>
          <w:divBdr>
            <w:top w:val="none" w:sz="0" w:space="0" w:color="auto"/>
            <w:left w:val="none" w:sz="0" w:space="0" w:color="auto"/>
            <w:bottom w:val="none" w:sz="0" w:space="0" w:color="auto"/>
            <w:right w:val="none" w:sz="0" w:space="0" w:color="auto"/>
          </w:divBdr>
        </w:div>
        <w:div w:id="1370177928">
          <w:marLeft w:val="480"/>
          <w:marRight w:val="0"/>
          <w:marTop w:val="0"/>
          <w:marBottom w:val="0"/>
          <w:divBdr>
            <w:top w:val="none" w:sz="0" w:space="0" w:color="auto"/>
            <w:left w:val="none" w:sz="0" w:space="0" w:color="auto"/>
            <w:bottom w:val="none" w:sz="0" w:space="0" w:color="auto"/>
            <w:right w:val="none" w:sz="0" w:space="0" w:color="auto"/>
          </w:divBdr>
        </w:div>
        <w:div w:id="1390887464">
          <w:marLeft w:val="480"/>
          <w:marRight w:val="0"/>
          <w:marTop w:val="0"/>
          <w:marBottom w:val="0"/>
          <w:divBdr>
            <w:top w:val="none" w:sz="0" w:space="0" w:color="auto"/>
            <w:left w:val="none" w:sz="0" w:space="0" w:color="auto"/>
            <w:bottom w:val="none" w:sz="0" w:space="0" w:color="auto"/>
            <w:right w:val="none" w:sz="0" w:space="0" w:color="auto"/>
          </w:divBdr>
        </w:div>
        <w:div w:id="1404719042">
          <w:marLeft w:val="480"/>
          <w:marRight w:val="0"/>
          <w:marTop w:val="0"/>
          <w:marBottom w:val="0"/>
          <w:divBdr>
            <w:top w:val="none" w:sz="0" w:space="0" w:color="auto"/>
            <w:left w:val="none" w:sz="0" w:space="0" w:color="auto"/>
            <w:bottom w:val="none" w:sz="0" w:space="0" w:color="auto"/>
            <w:right w:val="none" w:sz="0" w:space="0" w:color="auto"/>
          </w:divBdr>
        </w:div>
        <w:div w:id="1424260262">
          <w:marLeft w:val="480"/>
          <w:marRight w:val="0"/>
          <w:marTop w:val="0"/>
          <w:marBottom w:val="0"/>
          <w:divBdr>
            <w:top w:val="none" w:sz="0" w:space="0" w:color="auto"/>
            <w:left w:val="none" w:sz="0" w:space="0" w:color="auto"/>
            <w:bottom w:val="none" w:sz="0" w:space="0" w:color="auto"/>
            <w:right w:val="none" w:sz="0" w:space="0" w:color="auto"/>
          </w:divBdr>
        </w:div>
        <w:div w:id="1459566196">
          <w:marLeft w:val="480"/>
          <w:marRight w:val="0"/>
          <w:marTop w:val="0"/>
          <w:marBottom w:val="0"/>
          <w:divBdr>
            <w:top w:val="none" w:sz="0" w:space="0" w:color="auto"/>
            <w:left w:val="none" w:sz="0" w:space="0" w:color="auto"/>
            <w:bottom w:val="none" w:sz="0" w:space="0" w:color="auto"/>
            <w:right w:val="none" w:sz="0" w:space="0" w:color="auto"/>
          </w:divBdr>
        </w:div>
        <w:div w:id="1521504615">
          <w:marLeft w:val="480"/>
          <w:marRight w:val="0"/>
          <w:marTop w:val="0"/>
          <w:marBottom w:val="0"/>
          <w:divBdr>
            <w:top w:val="none" w:sz="0" w:space="0" w:color="auto"/>
            <w:left w:val="none" w:sz="0" w:space="0" w:color="auto"/>
            <w:bottom w:val="none" w:sz="0" w:space="0" w:color="auto"/>
            <w:right w:val="none" w:sz="0" w:space="0" w:color="auto"/>
          </w:divBdr>
        </w:div>
        <w:div w:id="1526363903">
          <w:marLeft w:val="480"/>
          <w:marRight w:val="0"/>
          <w:marTop w:val="0"/>
          <w:marBottom w:val="0"/>
          <w:divBdr>
            <w:top w:val="none" w:sz="0" w:space="0" w:color="auto"/>
            <w:left w:val="none" w:sz="0" w:space="0" w:color="auto"/>
            <w:bottom w:val="none" w:sz="0" w:space="0" w:color="auto"/>
            <w:right w:val="none" w:sz="0" w:space="0" w:color="auto"/>
          </w:divBdr>
        </w:div>
        <w:div w:id="1587693037">
          <w:marLeft w:val="480"/>
          <w:marRight w:val="0"/>
          <w:marTop w:val="0"/>
          <w:marBottom w:val="0"/>
          <w:divBdr>
            <w:top w:val="none" w:sz="0" w:space="0" w:color="auto"/>
            <w:left w:val="none" w:sz="0" w:space="0" w:color="auto"/>
            <w:bottom w:val="none" w:sz="0" w:space="0" w:color="auto"/>
            <w:right w:val="none" w:sz="0" w:space="0" w:color="auto"/>
          </w:divBdr>
        </w:div>
        <w:div w:id="1616326458">
          <w:marLeft w:val="480"/>
          <w:marRight w:val="0"/>
          <w:marTop w:val="0"/>
          <w:marBottom w:val="0"/>
          <w:divBdr>
            <w:top w:val="none" w:sz="0" w:space="0" w:color="auto"/>
            <w:left w:val="none" w:sz="0" w:space="0" w:color="auto"/>
            <w:bottom w:val="none" w:sz="0" w:space="0" w:color="auto"/>
            <w:right w:val="none" w:sz="0" w:space="0" w:color="auto"/>
          </w:divBdr>
        </w:div>
        <w:div w:id="1661499568">
          <w:marLeft w:val="480"/>
          <w:marRight w:val="0"/>
          <w:marTop w:val="0"/>
          <w:marBottom w:val="0"/>
          <w:divBdr>
            <w:top w:val="none" w:sz="0" w:space="0" w:color="auto"/>
            <w:left w:val="none" w:sz="0" w:space="0" w:color="auto"/>
            <w:bottom w:val="none" w:sz="0" w:space="0" w:color="auto"/>
            <w:right w:val="none" w:sz="0" w:space="0" w:color="auto"/>
          </w:divBdr>
        </w:div>
        <w:div w:id="1693804810">
          <w:marLeft w:val="480"/>
          <w:marRight w:val="0"/>
          <w:marTop w:val="0"/>
          <w:marBottom w:val="0"/>
          <w:divBdr>
            <w:top w:val="none" w:sz="0" w:space="0" w:color="auto"/>
            <w:left w:val="none" w:sz="0" w:space="0" w:color="auto"/>
            <w:bottom w:val="none" w:sz="0" w:space="0" w:color="auto"/>
            <w:right w:val="none" w:sz="0" w:space="0" w:color="auto"/>
          </w:divBdr>
        </w:div>
        <w:div w:id="1695379729">
          <w:marLeft w:val="480"/>
          <w:marRight w:val="0"/>
          <w:marTop w:val="0"/>
          <w:marBottom w:val="0"/>
          <w:divBdr>
            <w:top w:val="none" w:sz="0" w:space="0" w:color="auto"/>
            <w:left w:val="none" w:sz="0" w:space="0" w:color="auto"/>
            <w:bottom w:val="none" w:sz="0" w:space="0" w:color="auto"/>
            <w:right w:val="none" w:sz="0" w:space="0" w:color="auto"/>
          </w:divBdr>
        </w:div>
        <w:div w:id="1700084198">
          <w:marLeft w:val="480"/>
          <w:marRight w:val="0"/>
          <w:marTop w:val="0"/>
          <w:marBottom w:val="0"/>
          <w:divBdr>
            <w:top w:val="none" w:sz="0" w:space="0" w:color="auto"/>
            <w:left w:val="none" w:sz="0" w:space="0" w:color="auto"/>
            <w:bottom w:val="none" w:sz="0" w:space="0" w:color="auto"/>
            <w:right w:val="none" w:sz="0" w:space="0" w:color="auto"/>
          </w:divBdr>
        </w:div>
        <w:div w:id="1709182721">
          <w:marLeft w:val="480"/>
          <w:marRight w:val="0"/>
          <w:marTop w:val="0"/>
          <w:marBottom w:val="0"/>
          <w:divBdr>
            <w:top w:val="none" w:sz="0" w:space="0" w:color="auto"/>
            <w:left w:val="none" w:sz="0" w:space="0" w:color="auto"/>
            <w:bottom w:val="none" w:sz="0" w:space="0" w:color="auto"/>
            <w:right w:val="none" w:sz="0" w:space="0" w:color="auto"/>
          </w:divBdr>
        </w:div>
        <w:div w:id="1724675888">
          <w:marLeft w:val="480"/>
          <w:marRight w:val="0"/>
          <w:marTop w:val="0"/>
          <w:marBottom w:val="0"/>
          <w:divBdr>
            <w:top w:val="none" w:sz="0" w:space="0" w:color="auto"/>
            <w:left w:val="none" w:sz="0" w:space="0" w:color="auto"/>
            <w:bottom w:val="none" w:sz="0" w:space="0" w:color="auto"/>
            <w:right w:val="none" w:sz="0" w:space="0" w:color="auto"/>
          </w:divBdr>
        </w:div>
        <w:div w:id="1733650180">
          <w:marLeft w:val="480"/>
          <w:marRight w:val="0"/>
          <w:marTop w:val="0"/>
          <w:marBottom w:val="0"/>
          <w:divBdr>
            <w:top w:val="none" w:sz="0" w:space="0" w:color="auto"/>
            <w:left w:val="none" w:sz="0" w:space="0" w:color="auto"/>
            <w:bottom w:val="none" w:sz="0" w:space="0" w:color="auto"/>
            <w:right w:val="none" w:sz="0" w:space="0" w:color="auto"/>
          </w:divBdr>
        </w:div>
        <w:div w:id="1763069108">
          <w:marLeft w:val="480"/>
          <w:marRight w:val="0"/>
          <w:marTop w:val="0"/>
          <w:marBottom w:val="0"/>
          <w:divBdr>
            <w:top w:val="none" w:sz="0" w:space="0" w:color="auto"/>
            <w:left w:val="none" w:sz="0" w:space="0" w:color="auto"/>
            <w:bottom w:val="none" w:sz="0" w:space="0" w:color="auto"/>
            <w:right w:val="none" w:sz="0" w:space="0" w:color="auto"/>
          </w:divBdr>
        </w:div>
        <w:div w:id="1768380030">
          <w:marLeft w:val="480"/>
          <w:marRight w:val="0"/>
          <w:marTop w:val="0"/>
          <w:marBottom w:val="0"/>
          <w:divBdr>
            <w:top w:val="none" w:sz="0" w:space="0" w:color="auto"/>
            <w:left w:val="none" w:sz="0" w:space="0" w:color="auto"/>
            <w:bottom w:val="none" w:sz="0" w:space="0" w:color="auto"/>
            <w:right w:val="none" w:sz="0" w:space="0" w:color="auto"/>
          </w:divBdr>
        </w:div>
        <w:div w:id="1842087670">
          <w:marLeft w:val="480"/>
          <w:marRight w:val="0"/>
          <w:marTop w:val="0"/>
          <w:marBottom w:val="0"/>
          <w:divBdr>
            <w:top w:val="none" w:sz="0" w:space="0" w:color="auto"/>
            <w:left w:val="none" w:sz="0" w:space="0" w:color="auto"/>
            <w:bottom w:val="none" w:sz="0" w:space="0" w:color="auto"/>
            <w:right w:val="none" w:sz="0" w:space="0" w:color="auto"/>
          </w:divBdr>
        </w:div>
        <w:div w:id="1864396378">
          <w:marLeft w:val="480"/>
          <w:marRight w:val="0"/>
          <w:marTop w:val="0"/>
          <w:marBottom w:val="0"/>
          <w:divBdr>
            <w:top w:val="none" w:sz="0" w:space="0" w:color="auto"/>
            <w:left w:val="none" w:sz="0" w:space="0" w:color="auto"/>
            <w:bottom w:val="none" w:sz="0" w:space="0" w:color="auto"/>
            <w:right w:val="none" w:sz="0" w:space="0" w:color="auto"/>
          </w:divBdr>
        </w:div>
        <w:div w:id="1881043004">
          <w:marLeft w:val="480"/>
          <w:marRight w:val="0"/>
          <w:marTop w:val="0"/>
          <w:marBottom w:val="0"/>
          <w:divBdr>
            <w:top w:val="none" w:sz="0" w:space="0" w:color="auto"/>
            <w:left w:val="none" w:sz="0" w:space="0" w:color="auto"/>
            <w:bottom w:val="none" w:sz="0" w:space="0" w:color="auto"/>
            <w:right w:val="none" w:sz="0" w:space="0" w:color="auto"/>
          </w:divBdr>
        </w:div>
        <w:div w:id="1897669005">
          <w:marLeft w:val="480"/>
          <w:marRight w:val="0"/>
          <w:marTop w:val="0"/>
          <w:marBottom w:val="0"/>
          <w:divBdr>
            <w:top w:val="none" w:sz="0" w:space="0" w:color="auto"/>
            <w:left w:val="none" w:sz="0" w:space="0" w:color="auto"/>
            <w:bottom w:val="none" w:sz="0" w:space="0" w:color="auto"/>
            <w:right w:val="none" w:sz="0" w:space="0" w:color="auto"/>
          </w:divBdr>
        </w:div>
        <w:div w:id="2003657774">
          <w:marLeft w:val="480"/>
          <w:marRight w:val="0"/>
          <w:marTop w:val="0"/>
          <w:marBottom w:val="0"/>
          <w:divBdr>
            <w:top w:val="none" w:sz="0" w:space="0" w:color="auto"/>
            <w:left w:val="none" w:sz="0" w:space="0" w:color="auto"/>
            <w:bottom w:val="none" w:sz="0" w:space="0" w:color="auto"/>
            <w:right w:val="none" w:sz="0" w:space="0" w:color="auto"/>
          </w:divBdr>
        </w:div>
        <w:div w:id="2033531286">
          <w:marLeft w:val="480"/>
          <w:marRight w:val="0"/>
          <w:marTop w:val="0"/>
          <w:marBottom w:val="0"/>
          <w:divBdr>
            <w:top w:val="none" w:sz="0" w:space="0" w:color="auto"/>
            <w:left w:val="none" w:sz="0" w:space="0" w:color="auto"/>
            <w:bottom w:val="none" w:sz="0" w:space="0" w:color="auto"/>
            <w:right w:val="none" w:sz="0" w:space="0" w:color="auto"/>
          </w:divBdr>
        </w:div>
        <w:div w:id="2092776423">
          <w:marLeft w:val="480"/>
          <w:marRight w:val="0"/>
          <w:marTop w:val="0"/>
          <w:marBottom w:val="0"/>
          <w:divBdr>
            <w:top w:val="none" w:sz="0" w:space="0" w:color="auto"/>
            <w:left w:val="none" w:sz="0" w:space="0" w:color="auto"/>
            <w:bottom w:val="none" w:sz="0" w:space="0" w:color="auto"/>
            <w:right w:val="none" w:sz="0" w:space="0" w:color="auto"/>
          </w:divBdr>
        </w:div>
        <w:div w:id="2093164441">
          <w:marLeft w:val="480"/>
          <w:marRight w:val="0"/>
          <w:marTop w:val="0"/>
          <w:marBottom w:val="0"/>
          <w:divBdr>
            <w:top w:val="none" w:sz="0" w:space="0" w:color="auto"/>
            <w:left w:val="none" w:sz="0" w:space="0" w:color="auto"/>
            <w:bottom w:val="none" w:sz="0" w:space="0" w:color="auto"/>
            <w:right w:val="none" w:sz="0" w:space="0" w:color="auto"/>
          </w:divBdr>
        </w:div>
        <w:div w:id="2093770522">
          <w:marLeft w:val="480"/>
          <w:marRight w:val="0"/>
          <w:marTop w:val="0"/>
          <w:marBottom w:val="0"/>
          <w:divBdr>
            <w:top w:val="none" w:sz="0" w:space="0" w:color="auto"/>
            <w:left w:val="none" w:sz="0" w:space="0" w:color="auto"/>
            <w:bottom w:val="none" w:sz="0" w:space="0" w:color="auto"/>
            <w:right w:val="none" w:sz="0" w:space="0" w:color="auto"/>
          </w:divBdr>
        </w:div>
        <w:div w:id="2120446106">
          <w:marLeft w:val="480"/>
          <w:marRight w:val="0"/>
          <w:marTop w:val="0"/>
          <w:marBottom w:val="0"/>
          <w:divBdr>
            <w:top w:val="none" w:sz="0" w:space="0" w:color="auto"/>
            <w:left w:val="none" w:sz="0" w:space="0" w:color="auto"/>
            <w:bottom w:val="none" w:sz="0" w:space="0" w:color="auto"/>
            <w:right w:val="none" w:sz="0" w:space="0" w:color="auto"/>
          </w:divBdr>
        </w:div>
      </w:divsChild>
    </w:div>
    <w:div w:id="1636913913">
      <w:bodyDiv w:val="1"/>
      <w:marLeft w:val="0"/>
      <w:marRight w:val="0"/>
      <w:marTop w:val="0"/>
      <w:marBottom w:val="0"/>
      <w:divBdr>
        <w:top w:val="none" w:sz="0" w:space="0" w:color="auto"/>
        <w:left w:val="none" w:sz="0" w:space="0" w:color="auto"/>
        <w:bottom w:val="none" w:sz="0" w:space="0" w:color="auto"/>
        <w:right w:val="none" w:sz="0" w:space="0" w:color="auto"/>
      </w:divBdr>
    </w:div>
    <w:div w:id="1640109075">
      <w:bodyDiv w:val="1"/>
      <w:marLeft w:val="0"/>
      <w:marRight w:val="0"/>
      <w:marTop w:val="0"/>
      <w:marBottom w:val="0"/>
      <w:divBdr>
        <w:top w:val="none" w:sz="0" w:space="0" w:color="auto"/>
        <w:left w:val="none" w:sz="0" w:space="0" w:color="auto"/>
        <w:bottom w:val="none" w:sz="0" w:space="0" w:color="auto"/>
        <w:right w:val="none" w:sz="0" w:space="0" w:color="auto"/>
      </w:divBdr>
    </w:div>
    <w:div w:id="1640695176">
      <w:bodyDiv w:val="1"/>
      <w:marLeft w:val="0"/>
      <w:marRight w:val="0"/>
      <w:marTop w:val="0"/>
      <w:marBottom w:val="0"/>
      <w:divBdr>
        <w:top w:val="none" w:sz="0" w:space="0" w:color="auto"/>
        <w:left w:val="none" w:sz="0" w:space="0" w:color="auto"/>
        <w:bottom w:val="none" w:sz="0" w:space="0" w:color="auto"/>
        <w:right w:val="none" w:sz="0" w:space="0" w:color="auto"/>
      </w:divBdr>
    </w:div>
    <w:div w:id="1642225502">
      <w:bodyDiv w:val="1"/>
      <w:marLeft w:val="0"/>
      <w:marRight w:val="0"/>
      <w:marTop w:val="0"/>
      <w:marBottom w:val="0"/>
      <w:divBdr>
        <w:top w:val="none" w:sz="0" w:space="0" w:color="auto"/>
        <w:left w:val="none" w:sz="0" w:space="0" w:color="auto"/>
        <w:bottom w:val="none" w:sz="0" w:space="0" w:color="auto"/>
        <w:right w:val="none" w:sz="0" w:space="0" w:color="auto"/>
      </w:divBdr>
    </w:div>
    <w:div w:id="1644654408">
      <w:bodyDiv w:val="1"/>
      <w:marLeft w:val="0"/>
      <w:marRight w:val="0"/>
      <w:marTop w:val="0"/>
      <w:marBottom w:val="0"/>
      <w:divBdr>
        <w:top w:val="none" w:sz="0" w:space="0" w:color="auto"/>
        <w:left w:val="none" w:sz="0" w:space="0" w:color="auto"/>
        <w:bottom w:val="none" w:sz="0" w:space="0" w:color="auto"/>
        <w:right w:val="none" w:sz="0" w:space="0" w:color="auto"/>
      </w:divBdr>
    </w:div>
    <w:div w:id="1645112644">
      <w:bodyDiv w:val="1"/>
      <w:marLeft w:val="0"/>
      <w:marRight w:val="0"/>
      <w:marTop w:val="0"/>
      <w:marBottom w:val="0"/>
      <w:divBdr>
        <w:top w:val="none" w:sz="0" w:space="0" w:color="auto"/>
        <w:left w:val="none" w:sz="0" w:space="0" w:color="auto"/>
        <w:bottom w:val="none" w:sz="0" w:space="0" w:color="auto"/>
        <w:right w:val="none" w:sz="0" w:space="0" w:color="auto"/>
      </w:divBdr>
    </w:div>
    <w:div w:id="1645819855">
      <w:bodyDiv w:val="1"/>
      <w:marLeft w:val="0"/>
      <w:marRight w:val="0"/>
      <w:marTop w:val="0"/>
      <w:marBottom w:val="0"/>
      <w:divBdr>
        <w:top w:val="none" w:sz="0" w:space="0" w:color="auto"/>
        <w:left w:val="none" w:sz="0" w:space="0" w:color="auto"/>
        <w:bottom w:val="none" w:sz="0" w:space="0" w:color="auto"/>
        <w:right w:val="none" w:sz="0" w:space="0" w:color="auto"/>
      </w:divBdr>
    </w:div>
    <w:div w:id="1646927342">
      <w:bodyDiv w:val="1"/>
      <w:marLeft w:val="0"/>
      <w:marRight w:val="0"/>
      <w:marTop w:val="0"/>
      <w:marBottom w:val="0"/>
      <w:divBdr>
        <w:top w:val="none" w:sz="0" w:space="0" w:color="auto"/>
        <w:left w:val="none" w:sz="0" w:space="0" w:color="auto"/>
        <w:bottom w:val="none" w:sz="0" w:space="0" w:color="auto"/>
        <w:right w:val="none" w:sz="0" w:space="0" w:color="auto"/>
      </w:divBdr>
    </w:div>
    <w:div w:id="1647205538">
      <w:bodyDiv w:val="1"/>
      <w:marLeft w:val="0"/>
      <w:marRight w:val="0"/>
      <w:marTop w:val="0"/>
      <w:marBottom w:val="0"/>
      <w:divBdr>
        <w:top w:val="none" w:sz="0" w:space="0" w:color="auto"/>
        <w:left w:val="none" w:sz="0" w:space="0" w:color="auto"/>
        <w:bottom w:val="none" w:sz="0" w:space="0" w:color="auto"/>
        <w:right w:val="none" w:sz="0" w:space="0" w:color="auto"/>
      </w:divBdr>
    </w:div>
    <w:div w:id="1653677260">
      <w:bodyDiv w:val="1"/>
      <w:marLeft w:val="0"/>
      <w:marRight w:val="0"/>
      <w:marTop w:val="0"/>
      <w:marBottom w:val="0"/>
      <w:divBdr>
        <w:top w:val="none" w:sz="0" w:space="0" w:color="auto"/>
        <w:left w:val="none" w:sz="0" w:space="0" w:color="auto"/>
        <w:bottom w:val="none" w:sz="0" w:space="0" w:color="auto"/>
        <w:right w:val="none" w:sz="0" w:space="0" w:color="auto"/>
      </w:divBdr>
    </w:div>
    <w:div w:id="1654748661">
      <w:bodyDiv w:val="1"/>
      <w:marLeft w:val="0"/>
      <w:marRight w:val="0"/>
      <w:marTop w:val="0"/>
      <w:marBottom w:val="0"/>
      <w:divBdr>
        <w:top w:val="none" w:sz="0" w:space="0" w:color="auto"/>
        <w:left w:val="none" w:sz="0" w:space="0" w:color="auto"/>
        <w:bottom w:val="none" w:sz="0" w:space="0" w:color="auto"/>
        <w:right w:val="none" w:sz="0" w:space="0" w:color="auto"/>
      </w:divBdr>
    </w:div>
    <w:div w:id="1657756223">
      <w:bodyDiv w:val="1"/>
      <w:marLeft w:val="0"/>
      <w:marRight w:val="0"/>
      <w:marTop w:val="0"/>
      <w:marBottom w:val="0"/>
      <w:divBdr>
        <w:top w:val="none" w:sz="0" w:space="0" w:color="auto"/>
        <w:left w:val="none" w:sz="0" w:space="0" w:color="auto"/>
        <w:bottom w:val="none" w:sz="0" w:space="0" w:color="auto"/>
        <w:right w:val="none" w:sz="0" w:space="0" w:color="auto"/>
      </w:divBdr>
    </w:div>
    <w:div w:id="1659266123">
      <w:bodyDiv w:val="1"/>
      <w:marLeft w:val="0"/>
      <w:marRight w:val="0"/>
      <w:marTop w:val="0"/>
      <w:marBottom w:val="0"/>
      <w:divBdr>
        <w:top w:val="none" w:sz="0" w:space="0" w:color="auto"/>
        <w:left w:val="none" w:sz="0" w:space="0" w:color="auto"/>
        <w:bottom w:val="none" w:sz="0" w:space="0" w:color="auto"/>
        <w:right w:val="none" w:sz="0" w:space="0" w:color="auto"/>
      </w:divBdr>
    </w:div>
    <w:div w:id="1660033436">
      <w:bodyDiv w:val="1"/>
      <w:marLeft w:val="0"/>
      <w:marRight w:val="0"/>
      <w:marTop w:val="0"/>
      <w:marBottom w:val="0"/>
      <w:divBdr>
        <w:top w:val="none" w:sz="0" w:space="0" w:color="auto"/>
        <w:left w:val="none" w:sz="0" w:space="0" w:color="auto"/>
        <w:bottom w:val="none" w:sz="0" w:space="0" w:color="auto"/>
        <w:right w:val="none" w:sz="0" w:space="0" w:color="auto"/>
      </w:divBdr>
      <w:divsChild>
        <w:div w:id="109473226">
          <w:marLeft w:val="480"/>
          <w:marRight w:val="0"/>
          <w:marTop w:val="0"/>
          <w:marBottom w:val="0"/>
          <w:divBdr>
            <w:top w:val="none" w:sz="0" w:space="0" w:color="auto"/>
            <w:left w:val="none" w:sz="0" w:space="0" w:color="auto"/>
            <w:bottom w:val="none" w:sz="0" w:space="0" w:color="auto"/>
            <w:right w:val="none" w:sz="0" w:space="0" w:color="auto"/>
          </w:divBdr>
        </w:div>
        <w:div w:id="165370034">
          <w:marLeft w:val="480"/>
          <w:marRight w:val="0"/>
          <w:marTop w:val="0"/>
          <w:marBottom w:val="0"/>
          <w:divBdr>
            <w:top w:val="none" w:sz="0" w:space="0" w:color="auto"/>
            <w:left w:val="none" w:sz="0" w:space="0" w:color="auto"/>
            <w:bottom w:val="none" w:sz="0" w:space="0" w:color="auto"/>
            <w:right w:val="none" w:sz="0" w:space="0" w:color="auto"/>
          </w:divBdr>
        </w:div>
        <w:div w:id="183717284">
          <w:marLeft w:val="480"/>
          <w:marRight w:val="0"/>
          <w:marTop w:val="0"/>
          <w:marBottom w:val="0"/>
          <w:divBdr>
            <w:top w:val="none" w:sz="0" w:space="0" w:color="auto"/>
            <w:left w:val="none" w:sz="0" w:space="0" w:color="auto"/>
            <w:bottom w:val="none" w:sz="0" w:space="0" w:color="auto"/>
            <w:right w:val="none" w:sz="0" w:space="0" w:color="auto"/>
          </w:divBdr>
        </w:div>
        <w:div w:id="230849145">
          <w:marLeft w:val="480"/>
          <w:marRight w:val="0"/>
          <w:marTop w:val="0"/>
          <w:marBottom w:val="0"/>
          <w:divBdr>
            <w:top w:val="none" w:sz="0" w:space="0" w:color="auto"/>
            <w:left w:val="none" w:sz="0" w:space="0" w:color="auto"/>
            <w:bottom w:val="none" w:sz="0" w:space="0" w:color="auto"/>
            <w:right w:val="none" w:sz="0" w:space="0" w:color="auto"/>
          </w:divBdr>
        </w:div>
        <w:div w:id="265309002">
          <w:marLeft w:val="480"/>
          <w:marRight w:val="0"/>
          <w:marTop w:val="0"/>
          <w:marBottom w:val="0"/>
          <w:divBdr>
            <w:top w:val="none" w:sz="0" w:space="0" w:color="auto"/>
            <w:left w:val="none" w:sz="0" w:space="0" w:color="auto"/>
            <w:bottom w:val="none" w:sz="0" w:space="0" w:color="auto"/>
            <w:right w:val="none" w:sz="0" w:space="0" w:color="auto"/>
          </w:divBdr>
        </w:div>
        <w:div w:id="347489567">
          <w:marLeft w:val="480"/>
          <w:marRight w:val="0"/>
          <w:marTop w:val="0"/>
          <w:marBottom w:val="0"/>
          <w:divBdr>
            <w:top w:val="none" w:sz="0" w:space="0" w:color="auto"/>
            <w:left w:val="none" w:sz="0" w:space="0" w:color="auto"/>
            <w:bottom w:val="none" w:sz="0" w:space="0" w:color="auto"/>
            <w:right w:val="none" w:sz="0" w:space="0" w:color="auto"/>
          </w:divBdr>
        </w:div>
        <w:div w:id="367683337">
          <w:marLeft w:val="480"/>
          <w:marRight w:val="0"/>
          <w:marTop w:val="0"/>
          <w:marBottom w:val="0"/>
          <w:divBdr>
            <w:top w:val="none" w:sz="0" w:space="0" w:color="auto"/>
            <w:left w:val="none" w:sz="0" w:space="0" w:color="auto"/>
            <w:bottom w:val="none" w:sz="0" w:space="0" w:color="auto"/>
            <w:right w:val="none" w:sz="0" w:space="0" w:color="auto"/>
          </w:divBdr>
        </w:div>
        <w:div w:id="443154959">
          <w:marLeft w:val="480"/>
          <w:marRight w:val="0"/>
          <w:marTop w:val="0"/>
          <w:marBottom w:val="0"/>
          <w:divBdr>
            <w:top w:val="none" w:sz="0" w:space="0" w:color="auto"/>
            <w:left w:val="none" w:sz="0" w:space="0" w:color="auto"/>
            <w:bottom w:val="none" w:sz="0" w:space="0" w:color="auto"/>
            <w:right w:val="none" w:sz="0" w:space="0" w:color="auto"/>
          </w:divBdr>
        </w:div>
        <w:div w:id="453065927">
          <w:marLeft w:val="480"/>
          <w:marRight w:val="0"/>
          <w:marTop w:val="0"/>
          <w:marBottom w:val="0"/>
          <w:divBdr>
            <w:top w:val="none" w:sz="0" w:space="0" w:color="auto"/>
            <w:left w:val="none" w:sz="0" w:space="0" w:color="auto"/>
            <w:bottom w:val="none" w:sz="0" w:space="0" w:color="auto"/>
            <w:right w:val="none" w:sz="0" w:space="0" w:color="auto"/>
          </w:divBdr>
        </w:div>
        <w:div w:id="460078401">
          <w:marLeft w:val="480"/>
          <w:marRight w:val="0"/>
          <w:marTop w:val="0"/>
          <w:marBottom w:val="0"/>
          <w:divBdr>
            <w:top w:val="none" w:sz="0" w:space="0" w:color="auto"/>
            <w:left w:val="none" w:sz="0" w:space="0" w:color="auto"/>
            <w:bottom w:val="none" w:sz="0" w:space="0" w:color="auto"/>
            <w:right w:val="none" w:sz="0" w:space="0" w:color="auto"/>
          </w:divBdr>
        </w:div>
        <w:div w:id="496848309">
          <w:marLeft w:val="480"/>
          <w:marRight w:val="0"/>
          <w:marTop w:val="0"/>
          <w:marBottom w:val="0"/>
          <w:divBdr>
            <w:top w:val="none" w:sz="0" w:space="0" w:color="auto"/>
            <w:left w:val="none" w:sz="0" w:space="0" w:color="auto"/>
            <w:bottom w:val="none" w:sz="0" w:space="0" w:color="auto"/>
            <w:right w:val="none" w:sz="0" w:space="0" w:color="auto"/>
          </w:divBdr>
        </w:div>
        <w:div w:id="500124630">
          <w:marLeft w:val="480"/>
          <w:marRight w:val="0"/>
          <w:marTop w:val="0"/>
          <w:marBottom w:val="0"/>
          <w:divBdr>
            <w:top w:val="none" w:sz="0" w:space="0" w:color="auto"/>
            <w:left w:val="none" w:sz="0" w:space="0" w:color="auto"/>
            <w:bottom w:val="none" w:sz="0" w:space="0" w:color="auto"/>
            <w:right w:val="none" w:sz="0" w:space="0" w:color="auto"/>
          </w:divBdr>
        </w:div>
        <w:div w:id="543448922">
          <w:marLeft w:val="480"/>
          <w:marRight w:val="0"/>
          <w:marTop w:val="0"/>
          <w:marBottom w:val="0"/>
          <w:divBdr>
            <w:top w:val="none" w:sz="0" w:space="0" w:color="auto"/>
            <w:left w:val="none" w:sz="0" w:space="0" w:color="auto"/>
            <w:bottom w:val="none" w:sz="0" w:space="0" w:color="auto"/>
            <w:right w:val="none" w:sz="0" w:space="0" w:color="auto"/>
          </w:divBdr>
        </w:div>
        <w:div w:id="555775531">
          <w:marLeft w:val="480"/>
          <w:marRight w:val="0"/>
          <w:marTop w:val="0"/>
          <w:marBottom w:val="0"/>
          <w:divBdr>
            <w:top w:val="none" w:sz="0" w:space="0" w:color="auto"/>
            <w:left w:val="none" w:sz="0" w:space="0" w:color="auto"/>
            <w:bottom w:val="none" w:sz="0" w:space="0" w:color="auto"/>
            <w:right w:val="none" w:sz="0" w:space="0" w:color="auto"/>
          </w:divBdr>
        </w:div>
        <w:div w:id="579412840">
          <w:marLeft w:val="480"/>
          <w:marRight w:val="0"/>
          <w:marTop w:val="0"/>
          <w:marBottom w:val="0"/>
          <w:divBdr>
            <w:top w:val="none" w:sz="0" w:space="0" w:color="auto"/>
            <w:left w:val="none" w:sz="0" w:space="0" w:color="auto"/>
            <w:bottom w:val="none" w:sz="0" w:space="0" w:color="auto"/>
            <w:right w:val="none" w:sz="0" w:space="0" w:color="auto"/>
          </w:divBdr>
        </w:div>
        <w:div w:id="663700677">
          <w:marLeft w:val="480"/>
          <w:marRight w:val="0"/>
          <w:marTop w:val="0"/>
          <w:marBottom w:val="0"/>
          <w:divBdr>
            <w:top w:val="none" w:sz="0" w:space="0" w:color="auto"/>
            <w:left w:val="none" w:sz="0" w:space="0" w:color="auto"/>
            <w:bottom w:val="none" w:sz="0" w:space="0" w:color="auto"/>
            <w:right w:val="none" w:sz="0" w:space="0" w:color="auto"/>
          </w:divBdr>
        </w:div>
        <w:div w:id="676345151">
          <w:marLeft w:val="480"/>
          <w:marRight w:val="0"/>
          <w:marTop w:val="0"/>
          <w:marBottom w:val="0"/>
          <w:divBdr>
            <w:top w:val="none" w:sz="0" w:space="0" w:color="auto"/>
            <w:left w:val="none" w:sz="0" w:space="0" w:color="auto"/>
            <w:bottom w:val="none" w:sz="0" w:space="0" w:color="auto"/>
            <w:right w:val="none" w:sz="0" w:space="0" w:color="auto"/>
          </w:divBdr>
        </w:div>
        <w:div w:id="754591975">
          <w:marLeft w:val="480"/>
          <w:marRight w:val="0"/>
          <w:marTop w:val="0"/>
          <w:marBottom w:val="0"/>
          <w:divBdr>
            <w:top w:val="none" w:sz="0" w:space="0" w:color="auto"/>
            <w:left w:val="none" w:sz="0" w:space="0" w:color="auto"/>
            <w:bottom w:val="none" w:sz="0" w:space="0" w:color="auto"/>
            <w:right w:val="none" w:sz="0" w:space="0" w:color="auto"/>
          </w:divBdr>
        </w:div>
        <w:div w:id="774984659">
          <w:marLeft w:val="480"/>
          <w:marRight w:val="0"/>
          <w:marTop w:val="0"/>
          <w:marBottom w:val="0"/>
          <w:divBdr>
            <w:top w:val="none" w:sz="0" w:space="0" w:color="auto"/>
            <w:left w:val="none" w:sz="0" w:space="0" w:color="auto"/>
            <w:bottom w:val="none" w:sz="0" w:space="0" w:color="auto"/>
            <w:right w:val="none" w:sz="0" w:space="0" w:color="auto"/>
          </w:divBdr>
        </w:div>
        <w:div w:id="781416842">
          <w:marLeft w:val="480"/>
          <w:marRight w:val="0"/>
          <w:marTop w:val="0"/>
          <w:marBottom w:val="0"/>
          <w:divBdr>
            <w:top w:val="none" w:sz="0" w:space="0" w:color="auto"/>
            <w:left w:val="none" w:sz="0" w:space="0" w:color="auto"/>
            <w:bottom w:val="none" w:sz="0" w:space="0" w:color="auto"/>
            <w:right w:val="none" w:sz="0" w:space="0" w:color="auto"/>
          </w:divBdr>
        </w:div>
        <w:div w:id="883250252">
          <w:marLeft w:val="480"/>
          <w:marRight w:val="0"/>
          <w:marTop w:val="0"/>
          <w:marBottom w:val="0"/>
          <w:divBdr>
            <w:top w:val="none" w:sz="0" w:space="0" w:color="auto"/>
            <w:left w:val="none" w:sz="0" w:space="0" w:color="auto"/>
            <w:bottom w:val="none" w:sz="0" w:space="0" w:color="auto"/>
            <w:right w:val="none" w:sz="0" w:space="0" w:color="auto"/>
          </w:divBdr>
        </w:div>
        <w:div w:id="927885336">
          <w:marLeft w:val="480"/>
          <w:marRight w:val="0"/>
          <w:marTop w:val="0"/>
          <w:marBottom w:val="0"/>
          <w:divBdr>
            <w:top w:val="none" w:sz="0" w:space="0" w:color="auto"/>
            <w:left w:val="none" w:sz="0" w:space="0" w:color="auto"/>
            <w:bottom w:val="none" w:sz="0" w:space="0" w:color="auto"/>
            <w:right w:val="none" w:sz="0" w:space="0" w:color="auto"/>
          </w:divBdr>
        </w:div>
        <w:div w:id="932276889">
          <w:marLeft w:val="480"/>
          <w:marRight w:val="0"/>
          <w:marTop w:val="0"/>
          <w:marBottom w:val="0"/>
          <w:divBdr>
            <w:top w:val="none" w:sz="0" w:space="0" w:color="auto"/>
            <w:left w:val="none" w:sz="0" w:space="0" w:color="auto"/>
            <w:bottom w:val="none" w:sz="0" w:space="0" w:color="auto"/>
            <w:right w:val="none" w:sz="0" w:space="0" w:color="auto"/>
          </w:divBdr>
        </w:div>
        <w:div w:id="936988634">
          <w:marLeft w:val="480"/>
          <w:marRight w:val="0"/>
          <w:marTop w:val="0"/>
          <w:marBottom w:val="0"/>
          <w:divBdr>
            <w:top w:val="none" w:sz="0" w:space="0" w:color="auto"/>
            <w:left w:val="none" w:sz="0" w:space="0" w:color="auto"/>
            <w:bottom w:val="none" w:sz="0" w:space="0" w:color="auto"/>
            <w:right w:val="none" w:sz="0" w:space="0" w:color="auto"/>
          </w:divBdr>
        </w:div>
        <w:div w:id="966935632">
          <w:marLeft w:val="480"/>
          <w:marRight w:val="0"/>
          <w:marTop w:val="0"/>
          <w:marBottom w:val="0"/>
          <w:divBdr>
            <w:top w:val="none" w:sz="0" w:space="0" w:color="auto"/>
            <w:left w:val="none" w:sz="0" w:space="0" w:color="auto"/>
            <w:bottom w:val="none" w:sz="0" w:space="0" w:color="auto"/>
            <w:right w:val="none" w:sz="0" w:space="0" w:color="auto"/>
          </w:divBdr>
        </w:div>
        <w:div w:id="1060253297">
          <w:marLeft w:val="480"/>
          <w:marRight w:val="0"/>
          <w:marTop w:val="0"/>
          <w:marBottom w:val="0"/>
          <w:divBdr>
            <w:top w:val="none" w:sz="0" w:space="0" w:color="auto"/>
            <w:left w:val="none" w:sz="0" w:space="0" w:color="auto"/>
            <w:bottom w:val="none" w:sz="0" w:space="0" w:color="auto"/>
            <w:right w:val="none" w:sz="0" w:space="0" w:color="auto"/>
          </w:divBdr>
        </w:div>
        <w:div w:id="1108893631">
          <w:marLeft w:val="480"/>
          <w:marRight w:val="0"/>
          <w:marTop w:val="0"/>
          <w:marBottom w:val="0"/>
          <w:divBdr>
            <w:top w:val="none" w:sz="0" w:space="0" w:color="auto"/>
            <w:left w:val="none" w:sz="0" w:space="0" w:color="auto"/>
            <w:bottom w:val="none" w:sz="0" w:space="0" w:color="auto"/>
            <w:right w:val="none" w:sz="0" w:space="0" w:color="auto"/>
          </w:divBdr>
        </w:div>
        <w:div w:id="1116607330">
          <w:marLeft w:val="480"/>
          <w:marRight w:val="0"/>
          <w:marTop w:val="0"/>
          <w:marBottom w:val="0"/>
          <w:divBdr>
            <w:top w:val="none" w:sz="0" w:space="0" w:color="auto"/>
            <w:left w:val="none" w:sz="0" w:space="0" w:color="auto"/>
            <w:bottom w:val="none" w:sz="0" w:space="0" w:color="auto"/>
            <w:right w:val="none" w:sz="0" w:space="0" w:color="auto"/>
          </w:divBdr>
        </w:div>
        <w:div w:id="1233273145">
          <w:marLeft w:val="480"/>
          <w:marRight w:val="0"/>
          <w:marTop w:val="0"/>
          <w:marBottom w:val="0"/>
          <w:divBdr>
            <w:top w:val="none" w:sz="0" w:space="0" w:color="auto"/>
            <w:left w:val="none" w:sz="0" w:space="0" w:color="auto"/>
            <w:bottom w:val="none" w:sz="0" w:space="0" w:color="auto"/>
            <w:right w:val="none" w:sz="0" w:space="0" w:color="auto"/>
          </w:divBdr>
        </w:div>
        <w:div w:id="1250045742">
          <w:marLeft w:val="480"/>
          <w:marRight w:val="0"/>
          <w:marTop w:val="0"/>
          <w:marBottom w:val="0"/>
          <w:divBdr>
            <w:top w:val="none" w:sz="0" w:space="0" w:color="auto"/>
            <w:left w:val="none" w:sz="0" w:space="0" w:color="auto"/>
            <w:bottom w:val="none" w:sz="0" w:space="0" w:color="auto"/>
            <w:right w:val="none" w:sz="0" w:space="0" w:color="auto"/>
          </w:divBdr>
        </w:div>
        <w:div w:id="1275014126">
          <w:marLeft w:val="480"/>
          <w:marRight w:val="0"/>
          <w:marTop w:val="0"/>
          <w:marBottom w:val="0"/>
          <w:divBdr>
            <w:top w:val="none" w:sz="0" w:space="0" w:color="auto"/>
            <w:left w:val="none" w:sz="0" w:space="0" w:color="auto"/>
            <w:bottom w:val="none" w:sz="0" w:space="0" w:color="auto"/>
            <w:right w:val="none" w:sz="0" w:space="0" w:color="auto"/>
          </w:divBdr>
        </w:div>
        <w:div w:id="1355841023">
          <w:marLeft w:val="480"/>
          <w:marRight w:val="0"/>
          <w:marTop w:val="0"/>
          <w:marBottom w:val="0"/>
          <w:divBdr>
            <w:top w:val="none" w:sz="0" w:space="0" w:color="auto"/>
            <w:left w:val="none" w:sz="0" w:space="0" w:color="auto"/>
            <w:bottom w:val="none" w:sz="0" w:space="0" w:color="auto"/>
            <w:right w:val="none" w:sz="0" w:space="0" w:color="auto"/>
          </w:divBdr>
        </w:div>
        <w:div w:id="1368528374">
          <w:marLeft w:val="480"/>
          <w:marRight w:val="0"/>
          <w:marTop w:val="0"/>
          <w:marBottom w:val="0"/>
          <w:divBdr>
            <w:top w:val="none" w:sz="0" w:space="0" w:color="auto"/>
            <w:left w:val="none" w:sz="0" w:space="0" w:color="auto"/>
            <w:bottom w:val="none" w:sz="0" w:space="0" w:color="auto"/>
            <w:right w:val="none" w:sz="0" w:space="0" w:color="auto"/>
          </w:divBdr>
        </w:div>
        <w:div w:id="1388459048">
          <w:marLeft w:val="480"/>
          <w:marRight w:val="0"/>
          <w:marTop w:val="0"/>
          <w:marBottom w:val="0"/>
          <w:divBdr>
            <w:top w:val="none" w:sz="0" w:space="0" w:color="auto"/>
            <w:left w:val="none" w:sz="0" w:space="0" w:color="auto"/>
            <w:bottom w:val="none" w:sz="0" w:space="0" w:color="auto"/>
            <w:right w:val="none" w:sz="0" w:space="0" w:color="auto"/>
          </w:divBdr>
        </w:div>
        <w:div w:id="1430396763">
          <w:marLeft w:val="480"/>
          <w:marRight w:val="0"/>
          <w:marTop w:val="0"/>
          <w:marBottom w:val="0"/>
          <w:divBdr>
            <w:top w:val="none" w:sz="0" w:space="0" w:color="auto"/>
            <w:left w:val="none" w:sz="0" w:space="0" w:color="auto"/>
            <w:bottom w:val="none" w:sz="0" w:space="0" w:color="auto"/>
            <w:right w:val="none" w:sz="0" w:space="0" w:color="auto"/>
          </w:divBdr>
        </w:div>
        <w:div w:id="1546722724">
          <w:marLeft w:val="480"/>
          <w:marRight w:val="0"/>
          <w:marTop w:val="0"/>
          <w:marBottom w:val="0"/>
          <w:divBdr>
            <w:top w:val="none" w:sz="0" w:space="0" w:color="auto"/>
            <w:left w:val="none" w:sz="0" w:space="0" w:color="auto"/>
            <w:bottom w:val="none" w:sz="0" w:space="0" w:color="auto"/>
            <w:right w:val="none" w:sz="0" w:space="0" w:color="auto"/>
          </w:divBdr>
        </w:div>
        <w:div w:id="1589314599">
          <w:marLeft w:val="480"/>
          <w:marRight w:val="0"/>
          <w:marTop w:val="0"/>
          <w:marBottom w:val="0"/>
          <w:divBdr>
            <w:top w:val="none" w:sz="0" w:space="0" w:color="auto"/>
            <w:left w:val="none" w:sz="0" w:space="0" w:color="auto"/>
            <w:bottom w:val="none" w:sz="0" w:space="0" w:color="auto"/>
            <w:right w:val="none" w:sz="0" w:space="0" w:color="auto"/>
          </w:divBdr>
        </w:div>
        <w:div w:id="1754086266">
          <w:marLeft w:val="480"/>
          <w:marRight w:val="0"/>
          <w:marTop w:val="0"/>
          <w:marBottom w:val="0"/>
          <w:divBdr>
            <w:top w:val="none" w:sz="0" w:space="0" w:color="auto"/>
            <w:left w:val="none" w:sz="0" w:space="0" w:color="auto"/>
            <w:bottom w:val="none" w:sz="0" w:space="0" w:color="auto"/>
            <w:right w:val="none" w:sz="0" w:space="0" w:color="auto"/>
          </w:divBdr>
        </w:div>
        <w:div w:id="1873378592">
          <w:marLeft w:val="480"/>
          <w:marRight w:val="0"/>
          <w:marTop w:val="0"/>
          <w:marBottom w:val="0"/>
          <w:divBdr>
            <w:top w:val="none" w:sz="0" w:space="0" w:color="auto"/>
            <w:left w:val="none" w:sz="0" w:space="0" w:color="auto"/>
            <w:bottom w:val="none" w:sz="0" w:space="0" w:color="auto"/>
            <w:right w:val="none" w:sz="0" w:space="0" w:color="auto"/>
          </w:divBdr>
        </w:div>
        <w:div w:id="1898586400">
          <w:marLeft w:val="480"/>
          <w:marRight w:val="0"/>
          <w:marTop w:val="0"/>
          <w:marBottom w:val="0"/>
          <w:divBdr>
            <w:top w:val="none" w:sz="0" w:space="0" w:color="auto"/>
            <w:left w:val="none" w:sz="0" w:space="0" w:color="auto"/>
            <w:bottom w:val="none" w:sz="0" w:space="0" w:color="auto"/>
            <w:right w:val="none" w:sz="0" w:space="0" w:color="auto"/>
          </w:divBdr>
        </w:div>
        <w:div w:id="1906379618">
          <w:marLeft w:val="480"/>
          <w:marRight w:val="0"/>
          <w:marTop w:val="0"/>
          <w:marBottom w:val="0"/>
          <w:divBdr>
            <w:top w:val="none" w:sz="0" w:space="0" w:color="auto"/>
            <w:left w:val="none" w:sz="0" w:space="0" w:color="auto"/>
            <w:bottom w:val="none" w:sz="0" w:space="0" w:color="auto"/>
            <w:right w:val="none" w:sz="0" w:space="0" w:color="auto"/>
          </w:divBdr>
        </w:div>
        <w:div w:id="1940328052">
          <w:marLeft w:val="480"/>
          <w:marRight w:val="0"/>
          <w:marTop w:val="0"/>
          <w:marBottom w:val="0"/>
          <w:divBdr>
            <w:top w:val="none" w:sz="0" w:space="0" w:color="auto"/>
            <w:left w:val="none" w:sz="0" w:space="0" w:color="auto"/>
            <w:bottom w:val="none" w:sz="0" w:space="0" w:color="auto"/>
            <w:right w:val="none" w:sz="0" w:space="0" w:color="auto"/>
          </w:divBdr>
        </w:div>
        <w:div w:id="2048943302">
          <w:marLeft w:val="480"/>
          <w:marRight w:val="0"/>
          <w:marTop w:val="0"/>
          <w:marBottom w:val="0"/>
          <w:divBdr>
            <w:top w:val="none" w:sz="0" w:space="0" w:color="auto"/>
            <w:left w:val="none" w:sz="0" w:space="0" w:color="auto"/>
            <w:bottom w:val="none" w:sz="0" w:space="0" w:color="auto"/>
            <w:right w:val="none" w:sz="0" w:space="0" w:color="auto"/>
          </w:divBdr>
        </w:div>
        <w:div w:id="2064791338">
          <w:marLeft w:val="480"/>
          <w:marRight w:val="0"/>
          <w:marTop w:val="0"/>
          <w:marBottom w:val="0"/>
          <w:divBdr>
            <w:top w:val="none" w:sz="0" w:space="0" w:color="auto"/>
            <w:left w:val="none" w:sz="0" w:space="0" w:color="auto"/>
            <w:bottom w:val="none" w:sz="0" w:space="0" w:color="auto"/>
            <w:right w:val="none" w:sz="0" w:space="0" w:color="auto"/>
          </w:divBdr>
        </w:div>
      </w:divsChild>
    </w:div>
    <w:div w:id="1663119983">
      <w:bodyDiv w:val="1"/>
      <w:marLeft w:val="0"/>
      <w:marRight w:val="0"/>
      <w:marTop w:val="0"/>
      <w:marBottom w:val="0"/>
      <w:divBdr>
        <w:top w:val="none" w:sz="0" w:space="0" w:color="auto"/>
        <w:left w:val="none" w:sz="0" w:space="0" w:color="auto"/>
        <w:bottom w:val="none" w:sz="0" w:space="0" w:color="auto"/>
        <w:right w:val="none" w:sz="0" w:space="0" w:color="auto"/>
      </w:divBdr>
    </w:div>
    <w:div w:id="1664161190">
      <w:bodyDiv w:val="1"/>
      <w:marLeft w:val="0"/>
      <w:marRight w:val="0"/>
      <w:marTop w:val="0"/>
      <w:marBottom w:val="0"/>
      <w:divBdr>
        <w:top w:val="none" w:sz="0" w:space="0" w:color="auto"/>
        <w:left w:val="none" w:sz="0" w:space="0" w:color="auto"/>
        <w:bottom w:val="none" w:sz="0" w:space="0" w:color="auto"/>
        <w:right w:val="none" w:sz="0" w:space="0" w:color="auto"/>
      </w:divBdr>
    </w:div>
    <w:div w:id="1664161488">
      <w:bodyDiv w:val="1"/>
      <w:marLeft w:val="0"/>
      <w:marRight w:val="0"/>
      <w:marTop w:val="0"/>
      <w:marBottom w:val="0"/>
      <w:divBdr>
        <w:top w:val="none" w:sz="0" w:space="0" w:color="auto"/>
        <w:left w:val="none" w:sz="0" w:space="0" w:color="auto"/>
        <w:bottom w:val="none" w:sz="0" w:space="0" w:color="auto"/>
        <w:right w:val="none" w:sz="0" w:space="0" w:color="auto"/>
      </w:divBdr>
    </w:div>
    <w:div w:id="1669408462">
      <w:bodyDiv w:val="1"/>
      <w:marLeft w:val="0"/>
      <w:marRight w:val="0"/>
      <w:marTop w:val="0"/>
      <w:marBottom w:val="0"/>
      <w:divBdr>
        <w:top w:val="none" w:sz="0" w:space="0" w:color="auto"/>
        <w:left w:val="none" w:sz="0" w:space="0" w:color="auto"/>
        <w:bottom w:val="none" w:sz="0" w:space="0" w:color="auto"/>
        <w:right w:val="none" w:sz="0" w:space="0" w:color="auto"/>
      </w:divBdr>
    </w:div>
    <w:div w:id="1670329238">
      <w:bodyDiv w:val="1"/>
      <w:marLeft w:val="0"/>
      <w:marRight w:val="0"/>
      <w:marTop w:val="0"/>
      <w:marBottom w:val="0"/>
      <w:divBdr>
        <w:top w:val="none" w:sz="0" w:space="0" w:color="auto"/>
        <w:left w:val="none" w:sz="0" w:space="0" w:color="auto"/>
        <w:bottom w:val="none" w:sz="0" w:space="0" w:color="auto"/>
        <w:right w:val="none" w:sz="0" w:space="0" w:color="auto"/>
      </w:divBdr>
    </w:div>
    <w:div w:id="1670864752">
      <w:bodyDiv w:val="1"/>
      <w:marLeft w:val="0"/>
      <w:marRight w:val="0"/>
      <w:marTop w:val="0"/>
      <w:marBottom w:val="0"/>
      <w:divBdr>
        <w:top w:val="none" w:sz="0" w:space="0" w:color="auto"/>
        <w:left w:val="none" w:sz="0" w:space="0" w:color="auto"/>
        <w:bottom w:val="none" w:sz="0" w:space="0" w:color="auto"/>
        <w:right w:val="none" w:sz="0" w:space="0" w:color="auto"/>
      </w:divBdr>
    </w:div>
    <w:div w:id="1674140915">
      <w:bodyDiv w:val="1"/>
      <w:marLeft w:val="0"/>
      <w:marRight w:val="0"/>
      <w:marTop w:val="0"/>
      <w:marBottom w:val="0"/>
      <w:divBdr>
        <w:top w:val="none" w:sz="0" w:space="0" w:color="auto"/>
        <w:left w:val="none" w:sz="0" w:space="0" w:color="auto"/>
        <w:bottom w:val="none" w:sz="0" w:space="0" w:color="auto"/>
        <w:right w:val="none" w:sz="0" w:space="0" w:color="auto"/>
      </w:divBdr>
    </w:div>
    <w:div w:id="1678579575">
      <w:bodyDiv w:val="1"/>
      <w:marLeft w:val="0"/>
      <w:marRight w:val="0"/>
      <w:marTop w:val="0"/>
      <w:marBottom w:val="0"/>
      <w:divBdr>
        <w:top w:val="none" w:sz="0" w:space="0" w:color="auto"/>
        <w:left w:val="none" w:sz="0" w:space="0" w:color="auto"/>
        <w:bottom w:val="none" w:sz="0" w:space="0" w:color="auto"/>
        <w:right w:val="none" w:sz="0" w:space="0" w:color="auto"/>
      </w:divBdr>
    </w:div>
    <w:div w:id="1679850973">
      <w:bodyDiv w:val="1"/>
      <w:marLeft w:val="0"/>
      <w:marRight w:val="0"/>
      <w:marTop w:val="0"/>
      <w:marBottom w:val="0"/>
      <w:divBdr>
        <w:top w:val="none" w:sz="0" w:space="0" w:color="auto"/>
        <w:left w:val="none" w:sz="0" w:space="0" w:color="auto"/>
        <w:bottom w:val="none" w:sz="0" w:space="0" w:color="auto"/>
        <w:right w:val="none" w:sz="0" w:space="0" w:color="auto"/>
      </w:divBdr>
    </w:div>
    <w:div w:id="1685788824">
      <w:bodyDiv w:val="1"/>
      <w:marLeft w:val="0"/>
      <w:marRight w:val="0"/>
      <w:marTop w:val="0"/>
      <w:marBottom w:val="0"/>
      <w:divBdr>
        <w:top w:val="none" w:sz="0" w:space="0" w:color="auto"/>
        <w:left w:val="none" w:sz="0" w:space="0" w:color="auto"/>
        <w:bottom w:val="none" w:sz="0" w:space="0" w:color="auto"/>
        <w:right w:val="none" w:sz="0" w:space="0" w:color="auto"/>
      </w:divBdr>
    </w:div>
    <w:div w:id="1685863995">
      <w:bodyDiv w:val="1"/>
      <w:marLeft w:val="0"/>
      <w:marRight w:val="0"/>
      <w:marTop w:val="0"/>
      <w:marBottom w:val="0"/>
      <w:divBdr>
        <w:top w:val="none" w:sz="0" w:space="0" w:color="auto"/>
        <w:left w:val="none" w:sz="0" w:space="0" w:color="auto"/>
        <w:bottom w:val="none" w:sz="0" w:space="0" w:color="auto"/>
        <w:right w:val="none" w:sz="0" w:space="0" w:color="auto"/>
      </w:divBdr>
    </w:div>
    <w:div w:id="1688675403">
      <w:bodyDiv w:val="1"/>
      <w:marLeft w:val="0"/>
      <w:marRight w:val="0"/>
      <w:marTop w:val="0"/>
      <w:marBottom w:val="0"/>
      <w:divBdr>
        <w:top w:val="none" w:sz="0" w:space="0" w:color="auto"/>
        <w:left w:val="none" w:sz="0" w:space="0" w:color="auto"/>
        <w:bottom w:val="none" w:sz="0" w:space="0" w:color="auto"/>
        <w:right w:val="none" w:sz="0" w:space="0" w:color="auto"/>
      </w:divBdr>
    </w:div>
    <w:div w:id="1693993794">
      <w:bodyDiv w:val="1"/>
      <w:marLeft w:val="0"/>
      <w:marRight w:val="0"/>
      <w:marTop w:val="0"/>
      <w:marBottom w:val="0"/>
      <w:divBdr>
        <w:top w:val="none" w:sz="0" w:space="0" w:color="auto"/>
        <w:left w:val="none" w:sz="0" w:space="0" w:color="auto"/>
        <w:bottom w:val="none" w:sz="0" w:space="0" w:color="auto"/>
        <w:right w:val="none" w:sz="0" w:space="0" w:color="auto"/>
      </w:divBdr>
    </w:div>
    <w:div w:id="1696038729">
      <w:bodyDiv w:val="1"/>
      <w:marLeft w:val="0"/>
      <w:marRight w:val="0"/>
      <w:marTop w:val="0"/>
      <w:marBottom w:val="0"/>
      <w:divBdr>
        <w:top w:val="none" w:sz="0" w:space="0" w:color="auto"/>
        <w:left w:val="none" w:sz="0" w:space="0" w:color="auto"/>
        <w:bottom w:val="none" w:sz="0" w:space="0" w:color="auto"/>
        <w:right w:val="none" w:sz="0" w:space="0" w:color="auto"/>
      </w:divBdr>
    </w:div>
    <w:div w:id="1699963533">
      <w:bodyDiv w:val="1"/>
      <w:marLeft w:val="0"/>
      <w:marRight w:val="0"/>
      <w:marTop w:val="0"/>
      <w:marBottom w:val="0"/>
      <w:divBdr>
        <w:top w:val="none" w:sz="0" w:space="0" w:color="auto"/>
        <w:left w:val="none" w:sz="0" w:space="0" w:color="auto"/>
        <w:bottom w:val="none" w:sz="0" w:space="0" w:color="auto"/>
        <w:right w:val="none" w:sz="0" w:space="0" w:color="auto"/>
      </w:divBdr>
      <w:divsChild>
        <w:div w:id="46608587">
          <w:marLeft w:val="480"/>
          <w:marRight w:val="0"/>
          <w:marTop w:val="0"/>
          <w:marBottom w:val="0"/>
          <w:divBdr>
            <w:top w:val="none" w:sz="0" w:space="0" w:color="auto"/>
            <w:left w:val="none" w:sz="0" w:space="0" w:color="auto"/>
            <w:bottom w:val="none" w:sz="0" w:space="0" w:color="auto"/>
            <w:right w:val="none" w:sz="0" w:space="0" w:color="auto"/>
          </w:divBdr>
        </w:div>
        <w:div w:id="52581970">
          <w:marLeft w:val="480"/>
          <w:marRight w:val="0"/>
          <w:marTop w:val="0"/>
          <w:marBottom w:val="0"/>
          <w:divBdr>
            <w:top w:val="none" w:sz="0" w:space="0" w:color="auto"/>
            <w:left w:val="none" w:sz="0" w:space="0" w:color="auto"/>
            <w:bottom w:val="none" w:sz="0" w:space="0" w:color="auto"/>
            <w:right w:val="none" w:sz="0" w:space="0" w:color="auto"/>
          </w:divBdr>
        </w:div>
        <w:div w:id="74324802">
          <w:marLeft w:val="480"/>
          <w:marRight w:val="0"/>
          <w:marTop w:val="0"/>
          <w:marBottom w:val="0"/>
          <w:divBdr>
            <w:top w:val="none" w:sz="0" w:space="0" w:color="auto"/>
            <w:left w:val="none" w:sz="0" w:space="0" w:color="auto"/>
            <w:bottom w:val="none" w:sz="0" w:space="0" w:color="auto"/>
            <w:right w:val="none" w:sz="0" w:space="0" w:color="auto"/>
          </w:divBdr>
        </w:div>
        <w:div w:id="99109467">
          <w:marLeft w:val="480"/>
          <w:marRight w:val="0"/>
          <w:marTop w:val="0"/>
          <w:marBottom w:val="0"/>
          <w:divBdr>
            <w:top w:val="none" w:sz="0" w:space="0" w:color="auto"/>
            <w:left w:val="none" w:sz="0" w:space="0" w:color="auto"/>
            <w:bottom w:val="none" w:sz="0" w:space="0" w:color="auto"/>
            <w:right w:val="none" w:sz="0" w:space="0" w:color="auto"/>
          </w:divBdr>
        </w:div>
        <w:div w:id="112091375">
          <w:marLeft w:val="480"/>
          <w:marRight w:val="0"/>
          <w:marTop w:val="0"/>
          <w:marBottom w:val="0"/>
          <w:divBdr>
            <w:top w:val="none" w:sz="0" w:space="0" w:color="auto"/>
            <w:left w:val="none" w:sz="0" w:space="0" w:color="auto"/>
            <w:bottom w:val="none" w:sz="0" w:space="0" w:color="auto"/>
            <w:right w:val="none" w:sz="0" w:space="0" w:color="auto"/>
          </w:divBdr>
        </w:div>
        <w:div w:id="316618294">
          <w:marLeft w:val="480"/>
          <w:marRight w:val="0"/>
          <w:marTop w:val="0"/>
          <w:marBottom w:val="0"/>
          <w:divBdr>
            <w:top w:val="none" w:sz="0" w:space="0" w:color="auto"/>
            <w:left w:val="none" w:sz="0" w:space="0" w:color="auto"/>
            <w:bottom w:val="none" w:sz="0" w:space="0" w:color="auto"/>
            <w:right w:val="none" w:sz="0" w:space="0" w:color="auto"/>
          </w:divBdr>
        </w:div>
        <w:div w:id="355622024">
          <w:marLeft w:val="480"/>
          <w:marRight w:val="0"/>
          <w:marTop w:val="0"/>
          <w:marBottom w:val="0"/>
          <w:divBdr>
            <w:top w:val="none" w:sz="0" w:space="0" w:color="auto"/>
            <w:left w:val="none" w:sz="0" w:space="0" w:color="auto"/>
            <w:bottom w:val="none" w:sz="0" w:space="0" w:color="auto"/>
            <w:right w:val="none" w:sz="0" w:space="0" w:color="auto"/>
          </w:divBdr>
        </w:div>
        <w:div w:id="376590487">
          <w:marLeft w:val="480"/>
          <w:marRight w:val="0"/>
          <w:marTop w:val="0"/>
          <w:marBottom w:val="0"/>
          <w:divBdr>
            <w:top w:val="none" w:sz="0" w:space="0" w:color="auto"/>
            <w:left w:val="none" w:sz="0" w:space="0" w:color="auto"/>
            <w:bottom w:val="none" w:sz="0" w:space="0" w:color="auto"/>
            <w:right w:val="none" w:sz="0" w:space="0" w:color="auto"/>
          </w:divBdr>
        </w:div>
        <w:div w:id="417335805">
          <w:marLeft w:val="480"/>
          <w:marRight w:val="0"/>
          <w:marTop w:val="0"/>
          <w:marBottom w:val="0"/>
          <w:divBdr>
            <w:top w:val="none" w:sz="0" w:space="0" w:color="auto"/>
            <w:left w:val="none" w:sz="0" w:space="0" w:color="auto"/>
            <w:bottom w:val="none" w:sz="0" w:space="0" w:color="auto"/>
            <w:right w:val="none" w:sz="0" w:space="0" w:color="auto"/>
          </w:divBdr>
        </w:div>
        <w:div w:id="464586146">
          <w:marLeft w:val="480"/>
          <w:marRight w:val="0"/>
          <w:marTop w:val="0"/>
          <w:marBottom w:val="0"/>
          <w:divBdr>
            <w:top w:val="none" w:sz="0" w:space="0" w:color="auto"/>
            <w:left w:val="none" w:sz="0" w:space="0" w:color="auto"/>
            <w:bottom w:val="none" w:sz="0" w:space="0" w:color="auto"/>
            <w:right w:val="none" w:sz="0" w:space="0" w:color="auto"/>
          </w:divBdr>
        </w:div>
        <w:div w:id="530193166">
          <w:marLeft w:val="480"/>
          <w:marRight w:val="0"/>
          <w:marTop w:val="0"/>
          <w:marBottom w:val="0"/>
          <w:divBdr>
            <w:top w:val="none" w:sz="0" w:space="0" w:color="auto"/>
            <w:left w:val="none" w:sz="0" w:space="0" w:color="auto"/>
            <w:bottom w:val="none" w:sz="0" w:space="0" w:color="auto"/>
            <w:right w:val="none" w:sz="0" w:space="0" w:color="auto"/>
          </w:divBdr>
        </w:div>
        <w:div w:id="573318945">
          <w:marLeft w:val="480"/>
          <w:marRight w:val="0"/>
          <w:marTop w:val="0"/>
          <w:marBottom w:val="0"/>
          <w:divBdr>
            <w:top w:val="none" w:sz="0" w:space="0" w:color="auto"/>
            <w:left w:val="none" w:sz="0" w:space="0" w:color="auto"/>
            <w:bottom w:val="none" w:sz="0" w:space="0" w:color="auto"/>
            <w:right w:val="none" w:sz="0" w:space="0" w:color="auto"/>
          </w:divBdr>
        </w:div>
        <w:div w:id="580523140">
          <w:marLeft w:val="480"/>
          <w:marRight w:val="0"/>
          <w:marTop w:val="0"/>
          <w:marBottom w:val="0"/>
          <w:divBdr>
            <w:top w:val="none" w:sz="0" w:space="0" w:color="auto"/>
            <w:left w:val="none" w:sz="0" w:space="0" w:color="auto"/>
            <w:bottom w:val="none" w:sz="0" w:space="0" w:color="auto"/>
            <w:right w:val="none" w:sz="0" w:space="0" w:color="auto"/>
          </w:divBdr>
        </w:div>
        <w:div w:id="612976923">
          <w:marLeft w:val="480"/>
          <w:marRight w:val="0"/>
          <w:marTop w:val="0"/>
          <w:marBottom w:val="0"/>
          <w:divBdr>
            <w:top w:val="none" w:sz="0" w:space="0" w:color="auto"/>
            <w:left w:val="none" w:sz="0" w:space="0" w:color="auto"/>
            <w:bottom w:val="none" w:sz="0" w:space="0" w:color="auto"/>
            <w:right w:val="none" w:sz="0" w:space="0" w:color="auto"/>
          </w:divBdr>
        </w:div>
        <w:div w:id="617420996">
          <w:marLeft w:val="480"/>
          <w:marRight w:val="0"/>
          <w:marTop w:val="0"/>
          <w:marBottom w:val="0"/>
          <w:divBdr>
            <w:top w:val="none" w:sz="0" w:space="0" w:color="auto"/>
            <w:left w:val="none" w:sz="0" w:space="0" w:color="auto"/>
            <w:bottom w:val="none" w:sz="0" w:space="0" w:color="auto"/>
            <w:right w:val="none" w:sz="0" w:space="0" w:color="auto"/>
          </w:divBdr>
        </w:div>
        <w:div w:id="645209700">
          <w:marLeft w:val="480"/>
          <w:marRight w:val="0"/>
          <w:marTop w:val="0"/>
          <w:marBottom w:val="0"/>
          <w:divBdr>
            <w:top w:val="none" w:sz="0" w:space="0" w:color="auto"/>
            <w:left w:val="none" w:sz="0" w:space="0" w:color="auto"/>
            <w:bottom w:val="none" w:sz="0" w:space="0" w:color="auto"/>
            <w:right w:val="none" w:sz="0" w:space="0" w:color="auto"/>
          </w:divBdr>
        </w:div>
        <w:div w:id="651254803">
          <w:marLeft w:val="480"/>
          <w:marRight w:val="0"/>
          <w:marTop w:val="0"/>
          <w:marBottom w:val="0"/>
          <w:divBdr>
            <w:top w:val="none" w:sz="0" w:space="0" w:color="auto"/>
            <w:left w:val="none" w:sz="0" w:space="0" w:color="auto"/>
            <w:bottom w:val="none" w:sz="0" w:space="0" w:color="auto"/>
            <w:right w:val="none" w:sz="0" w:space="0" w:color="auto"/>
          </w:divBdr>
        </w:div>
        <w:div w:id="691687040">
          <w:marLeft w:val="480"/>
          <w:marRight w:val="0"/>
          <w:marTop w:val="0"/>
          <w:marBottom w:val="0"/>
          <w:divBdr>
            <w:top w:val="none" w:sz="0" w:space="0" w:color="auto"/>
            <w:left w:val="none" w:sz="0" w:space="0" w:color="auto"/>
            <w:bottom w:val="none" w:sz="0" w:space="0" w:color="auto"/>
            <w:right w:val="none" w:sz="0" w:space="0" w:color="auto"/>
          </w:divBdr>
        </w:div>
        <w:div w:id="773355958">
          <w:marLeft w:val="480"/>
          <w:marRight w:val="0"/>
          <w:marTop w:val="0"/>
          <w:marBottom w:val="0"/>
          <w:divBdr>
            <w:top w:val="none" w:sz="0" w:space="0" w:color="auto"/>
            <w:left w:val="none" w:sz="0" w:space="0" w:color="auto"/>
            <w:bottom w:val="none" w:sz="0" w:space="0" w:color="auto"/>
            <w:right w:val="none" w:sz="0" w:space="0" w:color="auto"/>
          </w:divBdr>
        </w:div>
        <w:div w:id="970211718">
          <w:marLeft w:val="480"/>
          <w:marRight w:val="0"/>
          <w:marTop w:val="0"/>
          <w:marBottom w:val="0"/>
          <w:divBdr>
            <w:top w:val="none" w:sz="0" w:space="0" w:color="auto"/>
            <w:left w:val="none" w:sz="0" w:space="0" w:color="auto"/>
            <w:bottom w:val="none" w:sz="0" w:space="0" w:color="auto"/>
            <w:right w:val="none" w:sz="0" w:space="0" w:color="auto"/>
          </w:divBdr>
        </w:div>
        <w:div w:id="1049111178">
          <w:marLeft w:val="480"/>
          <w:marRight w:val="0"/>
          <w:marTop w:val="0"/>
          <w:marBottom w:val="0"/>
          <w:divBdr>
            <w:top w:val="none" w:sz="0" w:space="0" w:color="auto"/>
            <w:left w:val="none" w:sz="0" w:space="0" w:color="auto"/>
            <w:bottom w:val="none" w:sz="0" w:space="0" w:color="auto"/>
            <w:right w:val="none" w:sz="0" w:space="0" w:color="auto"/>
          </w:divBdr>
        </w:div>
        <w:div w:id="1134105290">
          <w:marLeft w:val="480"/>
          <w:marRight w:val="0"/>
          <w:marTop w:val="0"/>
          <w:marBottom w:val="0"/>
          <w:divBdr>
            <w:top w:val="none" w:sz="0" w:space="0" w:color="auto"/>
            <w:left w:val="none" w:sz="0" w:space="0" w:color="auto"/>
            <w:bottom w:val="none" w:sz="0" w:space="0" w:color="auto"/>
            <w:right w:val="none" w:sz="0" w:space="0" w:color="auto"/>
          </w:divBdr>
        </w:div>
        <w:div w:id="1155612358">
          <w:marLeft w:val="480"/>
          <w:marRight w:val="0"/>
          <w:marTop w:val="0"/>
          <w:marBottom w:val="0"/>
          <w:divBdr>
            <w:top w:val="none" w:sz="0" w:space="0" w:color="auto"/>
            <w:left w:val="none" w:sz="0" w:space="0" w:color="auto"/>
            <w:bottom w:val="none" w:sz="0" w:space="0" w:color="auto"/>
            <w:right w:val="none" w:sz="0" w:space="0" w:color="auto"/>
          </w:divBdr>
        </w:div>
        <w:div w:id="1258561461">
          <w:marLeft w:val="480"/>
          <w:marRight w:val="0"/>
          <w:marTop w:val="0"/>
          <w:marBottom w:val="0"/>
          <w:divBdr>
            <w:top w:val="none" w:sz="0" w:space="0" w:color="auto"/>
            <w:left w:val="none" w:sz="0" w:space="0" w:color="auto"/>
            <w:bottom w:val="none" w:sz="0" w:space="0" w:color="auto"/>
            <w:right w:val="none" w:sz="0" w:space="0" w:color="auto"/>
          </w:divBdr>
        </w:div>
        <w:div w:id="1280796336">
          <w:marLeft w:val="480"/>
          <w:marRight w:val="0"/>
          <w:marTop w:val="0"/>
          <w:marBottom w:val="0"/>
          <w:divBdr>
            <w:top w:val="none" w:sz="0" w:space="0" w:color="auto"/>
            <w:left w:val="none" w:sz="0" w:space="0" w:color="auto"/>
            <w:bottom w:val="none" w:sz="0" w:space="0" w:color="auto"/>
            <w:right w:val="none" w:sz="0" w:space="0" w:color="auto"/>
          </w:divBdr>
        </w:div>
        <w:div w:id="1287618250">
          <w:marLeft w:val="480"/>
          <w:marRight w:val="0"/>
          <w:marTop w:val="0"/>
          <w:marBottom w:val="0"/>
          <w:divBdr>
            <w:top w:val="none" w:sz="0" w:space="0" w:color="auto"/>
            <w:left w:val="none" w:sz="0" w:space="0" w:color="auto"/>
            <w:bottom w:val="none" w:sz="0" w:space="0" w:color="auto"/>
            <w:right w:val="none" w:sz="0" w:space="0" w:color="auto"/>
          </w:divBdr>
        </w:div>
        <w:div w:id="1307398504">
          <w:marLeft w:val="480"/>
          <w:marRight w:val="0"/>
          <w:marTop w:val="0"/>
          <w:marBottom w:val="0"/>
          <w:divBdr>
            <w:top w:val="none" w:sz="0" w:space="0" w:color="auto"/>
            <w:left w:val="none" w:sz="0" w:space="0" w:color="auto"/>
            <w:bottom w:val="none" w:sz="0" w:space="0" w:color="auto"/>
            <w:right w:val="none" w:sz="0" w:space="0" w:color="auto"/>
          </w:divBdr>
        </w:div>
        <w:div w:id="1357316378">
          <w:marLeft w:val="480"/>
          <w:marRight w:val="0"/>
          <w:marTop w:val="0"/>
          <w:marBottom w:val="0"/>
          <w:divBdr>
            <w:top w:val="none" w:sz="0" w:space="0" w:color="auto"/>
            <w:left w:val="none" w:sz="0" w:space="0" w:color="auto"/>
            <w:bottom w:val="none" w:sz="0" w:space="0" w:color="auto"/>
            <w:right w:val="none" w:sz="0" w:space="0" w:color="auto"/>
          </w:divBdr>
        </w:div>
        <w:div w:id="1380671296">
          <w:marLeft w:val="480"/>
          <w:marRight w:val="0"/>
          <w:marTop w:val="0"/>
          <w:marBottom w:val="0"/>
          <w:divBdr>
            <w:top w:val="none" w:sz="0" w:space="0" w:color="auto"/>
            <w:left w:val="none" w:sz="0" w:space="0" w:color="auto"/>
            <w:bottom w:val="none" w:sz="0" w:space="0" w:color="auto"/>
            <w:right w:val="none" w:sz="0" w:space="0" w:color="auto"/>
          </w:divBdr>
        </w:div>
        <w:div w:id="1497720217">
          <w:marLeft w:val="480"/>
          <w:marRight w:val="0"/>
          <w:marTop w:val="0"/>
          <w:marBottom w:val="0"/>
          <w:divBdr>
            <w:top w:val="none" w:sz="0" w:space="0" w:color="auto"/>
            <w:left w:val="none" w:sz="0" w:space="0" w:color="auto"/>
            <w:bottom w:val="none" w:sz="0" w:space="0" w:color="auto"/>
            <w:right w:val="none" w:sz="0" w:space="0" w:color="auto"/>
          </w:divBdr>
        </w:div>
        <w:div w:id="1577082583">
          <w:marLeft w:val="480"/>
          <w:marRight w:val="0"/>
          <w:marTop w:val="0"/>
          <w:marBottom w:val="0"/>
          <w:divBdr>
            <w:top w:val="none" w:sz="0" w:space="0" w:color="auto"/>
            <w:left w:val="none" w:sz="0" w:space="0" w:color="auto"/>
            <w:bottom w:val="none" w:sz="0" w:space="0" w:color="auto"/>
            <w:right w:val="none" w:sz="0" w:space="0" w:color="auto"/>
          </w:divBdr>
        </w:div>
        <w:div w:id="1577130714">
          <w:marLeft w:val="480"/>
          <w:marRight w:val="0"/>
          <w:marTop w:val="0"/>
          <w:marBottom w:val="0"/>
          <w:divBdr>
            <w:top w:val="none" w:sz="0" w:space="0" w:color="auto"/>
            <w:left w:val="none" w:sz="0" w:space="0" w:color="auto"/>
            <w:bottom w:val="none" w:sz="0" w:space="0" w:color="auto"/>
            <w:right w:val="none" w:sz="0" w:space="0" w:color="auto"/>
          </w:divBdr>
        </w:div>
        <w:div w:id="1635792915">
          <w:marLeft w:val="480"/>
          <w:marRight w:val="0"/>
          <w:marTop w:val="0"/>
          <w:marBottom w:val="0"/>
          <w:divBdr>
            <w:top w:val="none" w:sz="0" w:space="0" w:color="auto"/>
            <w:left w:val="none" w:sz="0" w:space="0" w:color="auto"/>
            <w:bottom w:val="none" w:sz="0" w:space="0" w:color="auto"/>
            <w:right w:val="none" w:sz="0" w:space="0" w:color="auto"/>
          </w:divBdr>
        </w:div>
        <w:div w:id="1780181452">
          <w:marLeft w:val="480"/>
          <w:marRight w:val="0"/>
          <w:marTop w:val="0"/>
          <w:marBottom w:val="0"/>
          <w:divBdr>
            <w:top w:val="none" w:sz="0" w:space="0" w:color="auto"/>
            <w:left w:val="none" w:sz="0" w:space="0" w:color="auto"/>
            <w:bottom w:val="none" w:sz="0" w:space="0" w:color="auto"/>
            <w:right w:val="none" w:sz="0" w:space="0" w:color="auto"/>
          </w:divBdr>
        </w:div>
        <w:div w:id="1801534927">
          <w:marLeft w:val="480"/>
          <w:marRight w:val="0"/>
          <w:marTop w:val="0"/>
          <w:marBottom w:val="0"/>
          <w:divBdr>
            <w:top w:val="none" w:sz="0" w:space="0" w:color="auto"/>
            <w:left w:val="none" w:sz="0" w:space="0" w:color="auto"/>
            <w:bottom w:val="none" w:sz="0" w:space="0" w:color="auto"/>
            <w:right w:val="none" w:sz="0" w:space="0" w:color="auto"/>
          </w:divBdr>
        </w:div>
        <w:div w:id="1894996387">
          <w:marLeft w:val="480"/>
          <w:marRight w:val="0"/>
          <w:marTop w:val="0"/>
          <w:marBottom w:val="0"/>
          <w:divBdr>
            <w:top w:val="none" w:sz="0" w:space="0" w:color="auto"/>
            <w:left w:val="none" w:sz="0" w:space="0" w:color="auto"/>
            <w:bottom w:val="none" w:sz="0" w:space="0" w:color="auto"/>
            <w:right w:val="none" w:sz="0" w:space="0" w:color="auto"/>
          </w:divBdr>
        </w:div>
        <w:div w:id="2011986653">
          <w:marLeft w:val="480"/>
          <w:marRight w:val="0"/>
          <w:marTop w:val="0"/>
          <w:marBottom w:val="0"/>
          <w:divBdr>
            <w:top w:val="none" w:sz="0" w:space="0" w:color="auto"/>
            <w:left w:val="none" w:sz="0" w:space="0" w:color="auto"/>
            <w:bottom w:val="none" w:sz="0" w:space="0" w:color="auto"/>
            <w:right w:val="none" w:sz="0" w:space="0" w:color="auto"/>
          </w:divBdr>
        </w:div>
      </w:divsChild>
    </w:div>
    <w:div w:id="1700005785">
      <w:bodyDiv w:val="1"/>
      <w:marLeft w:val="0"/>
      <w:marRight w:val="0"/>
      <w:marTop w:val="0"/>
      <w:marBottom w:val="0"/>
      <w:divBdr>
        <w:top w:val="none" w:sz="0" w:space="0" w:color="auto"/>
        <w:left w:val="none" w:sz="0" w:space="0" w:color="auto"/>
        <w:bottom w:val="none" w:sz="0" w:space="0" w:color="auto"/>
        <w:right w:val="none" w:sz="0" w:space="0" w:color="auto"/>
      </w:divBdr>
    </w:div>
    <w:div w:id="1709528671">
      <w:bodyDiv w:val="1"/>
      <w:marLeft w:val="0"/>
      <w:marRight w:val="0"/>
      <w:marTop w:val="0"/>
      <w:marBottom w:val="0"/>
      <w:divBdr>
        <w:top w:val="none" w:sz="0" w:space="0" w:color="auto"/>
        <w:left w:val="none" w:sz="0" w:space="0" w:color="auto"/>
        <w:bottom w:val="none" w:sz="0" w:space="0" w:color="auto"/>
        <w:right w:val="none" w:sz="0" w:space="0" w:color="auto"/>
      </w:divBdr>
    </w:div>
    <w:div w:id="1710915349">
      <w:bodyDiv w:val="1"/>
      <w:marLeft w:val="0"/>
      <w:marRight w:val="0"/>
      <w:marTop w:val="0"/>
      <w:marBottom w:val="0"/>
      <w:divBdr>
        <w:top w:val="none" w:sz="0" w:space="0" w:color="auto"/>
        <w:left w:val="none" w:sz="0" w:space="0" w:color="auto"/>
        <w:bottom w:val="none" w:sz="0" w:space="0" w:color="auto"/>
        <w:right w:val="none" w:sz="0" w:space="0" w:color="auto"/>
      </w:divBdr>
    </w:div>
    <w:div w:id="1718091842">
      <w:bodyDiv w:val="1"/>
      <w:marLeft w:val="0"/>
      <w:marRight w:val="0"/>
      <w:marTop w:val="0"/>
      <w:marBottom w:val="0"/>
      <w:divBdr>
        <w:top w:val="none" w:sz="0" w:space="0" w:color="auto"/>
        <w:left w:val="none" w:sz="0" w:space="0" w:color="auto"/>
        <w:bottom w:val="none" w:sz="0" w:space="0" w:color="auto"/>
        <w:right w:val="none" w:sz="0" w:space="0" w:color="auto"/>
      </w:divBdr>
    </w:div>
    <w:div w:id="1721397579">
      <w:bodyDiv w:val="1"/>
      <w:marLeft w:val="0"/>
      <w:marRight w:val="0"/>
      <w:marTop w:val="0"/>
      <w:marBottom w:val="0"/>
      <w:divBdr>
        <w:top w:val="none" w:sz="0" w:space="0" w:color="auto"/>
        <w:left w:val="none" w:sz="0" w:space="0" w:color="auto"/>
        <w:bottom w:val="none" w:sz="0" w:space="0" w:color="auto"/>
        <w:right w:val="none" w:sz="0" w:space="0" w:color="auto"/>
      </w:divBdr>
      <w:divsChild>
        <w:div w:id="20714702">
          <w:marLeft w:val="480"/>
          <w:marRight w:val="0"/>
          <w:marTop w:val="0"/>
          <w:marBottom w:val="0"/>
          <w:divBdr>
            <w:top w:val="none" w:sz="0" w:space="0" w:color="auto"/>
            <w:left w:val="none" w:sz="0" w:space="0" w:color="auto"/>
            <w:bottom w:val="none" w:sz="0" w:space="0" w:color="auto"/>
            <w:right w:val="none" w:sz="0" w:space="0" w:color="auto"/>
          </w:divBdr>
        </w:div>
        <w:div w:id="121582318">
          <w:marLeft w:val="480"/>
          <w:marRight w:val="0"/>
          <w:marTop w:val="0"/>
          <w:marBottom w:val="0"/>
          <w:divBdr>
            <w:top w:val="none" w:sz="0" w:space="0" w:color="auto"/>
            <w:left w:val="none" w:sz="0" w:space="0" w:color="auto"/>
            <w:bottom w:val="none" w:sz="0" w:space="0" w:color="auto"/>
            <w:right w:val="none" w:sz="0" w:space="0" w:color="auto"/>
          </w:divBdr>
        </w:div>
        <w:div w:id="129590784">
          <w:marLeft w:val="480"/>
          <w:marRight w:val="0"/>
          <w:marTop w:val="0"/>
          <w:marBottom w:val="0"/>
          <w:divBdr>
            <w:top w:val="none" w:sz="0" w:space="0" w:color="auto"/>
            <w:left w:val="none" w:sz="0" w:space="0" w:color="auto"/>
            <w:bottom w:val="none" w:sz="0" w:space="0" w:color="auto"/>
            <w:right w:val="none" w:sz="0" w:space="0" w:color="auto"/>
          </w:divBdr>
        </w:div>
        <w:div w:id="136917606">
          <w:marLeft w:val="480"/>
          <w:marRight w:val="0"/>
          <w:marTop w:val="0"/>
          <w:marBottom w:val="0"/>
          <w:divBdr>
            <w:top w:val="none" w:sz="0" w:space="0" w:color="auto"/>
            <w:left w:val="none" w:sz="0" w:space="0" w:color="auto"/>
            <w:bottom w:val="none" w:sz="0" w:space="0" w:color="auto"/>
            <w:right w:val="none" w:sz="0" w:space="0" w:color="auto"/>
          </w:divBdr>
        </w:div>
        <w:div w:id="195655748">
          <w:marLeft w:val="480"/>
          <w:marRight w:val="0"/>
          <w:marTop w:val="0"/>
          <w:marBottom w:val="0"/>
          <w:divBdr>
            <w:top w:val="none" w:sz="0" w:space="0" w:color="auto"/>
            <w:left w:val="none" w:sz="0" w:space="0" w:color="auto"/>
            <w:bottom w:val="none" w:sz="0" w:space="0" w:color="auto"/>
            <w:right w:val="none" w:sz="0" w:space="0" w:color="auto"/>
          </w:divBdr>
        </w:div>
        <w:div w:id="241373358">
          <w:marLeft w:val="480"/>
          <w:marRight w:val="0"/>
          <w:marTop w:val="0"/>
          <w:marBottom w:val="0"/>
          <w:divBdr>
            <w:top w:val="none" w:sz="0" w:space="0" w:color="auto"/>
            <w:left w:val="none" w:sz="0" w:space="0" w:color="auto"/>
            <w:bottom w:val="none" w:sz="0" w:space="0" w:color="auto"/>
            <w:right w:val="none" w:sz="0" w:space="0" w:color="auto"/>
          </w:divBdr>
        </w:div>
        <w:div w:id="303855143">
          <w:marLeft w:val="480"/>
          <w:marRight w:val="0"/>
          <w:marTop w:val="0"/>
          <w:marBottom w:val="0"/>
          <w:divBdr>
            <w:top w:val="none" w:sz="0" w:space="0" w:color="auto"/>
            <w:left w:val="none" w:sz="0" w:space="0" w:color="auto"/>
            <w:bottom w:val="none" w:sz="0" w:space="0" w:color="auto"/>
            <w:right w:val="none" w:sz="0" w:space="0" w:color="auto"/>
          </w:divBdr>
        </w:div>
        <w:div w:id="380521686">
          <w:marLeft w:val="480"/>
          <w:marRight w:val="0"/>
          <w:marTop w:val="0"/>
          <w:marBottom w:val="0"/>
          <w:divBdr>
            <w:top w:val="none" w:sz="0" w:space="0" w:color="auto"/>
            <w:left w:val="none" w:sz="0" w:space="0" w:color="auto"/>
            <w:bottom w:val="none" w:sz="0" w:space="0" w:color="auto"/>
            <w:right w:val="none" w:sz="0" w:space="0" w:color="auto"/>
          </w:divBdr>
        </w:div>
        <w:div w:id="450710059">
          <w:marLeft w:val="480"/>
          <w:marRight w:val="0"/>
          <w:marTop w:val="0"/>
          <w:marBottom w:val="0"/>
          <w:divBdr>
            <w:top w:val="none" w:sz="0" w:space="0" w:color="auto"/>
            <w:left w:val="none" w:sz="0" w:space="0" w:color="auto"/>
            <w:bottom w:val="none" w:sz="0" w:space="0" w:color="auto"/>
            <w:right w:val="none" w:sz="0" w:space="0" w:color="auto"/>
          </w:divBdr>
        </w:div>
        <w:div w:id="452478508">
          <w:marLeft w:val="480"/>
          <w:marRight w:val="0"/>
          <w:marTop w:val="0"/>
          <w:marBottom w:val="0"/>
          <w:divBdr>
            <w:top w:val="none" w:sz="0" w:space="0" w:color="auto"/>
            <w:left w:val="none" w:sz="0" w:space="0" w:color="auto"/>
            <w:bottom w:val="none" w:sz="0" w:space="0" w:color="auto"/>
            <w:right w:val="none" w:sz="0" w:space="0" w:color="auto"/>
          </w:divBdr>
        </w:div>
        <w:div w:id="489292195">
          <w:marLeft w:val="480"/>
          <w:marRight w:val="0"/>
          <w:marTop w:val="0"/>
          <w:marBottom w:val="0"/>
          <w:divBdr>
            <w:top w:val="none" w:sz="0" w:space="0" w:color="auto"/>
            <w:left w:val="none" w:sz="0" w:space="0" w:color="auto"/>
            <w:bottom w:val="none" w:sz="0" w:space="0" w:color="auto"/>
            <w:right w:val="none" w:sz="0" w:space="0" w:color="auto"/>
          </w:divBdr>
        </w:div>
        <w:div w:id="495615683">
          <w:marLeft w:val="480"/>
          <w:marRight w:val="0"/>
          <w:marTop w:val="0"/>
          <w:marBottom w:val="0"/>
          <w:divBdr>
            <w:top w:val="none" w:sz="0" w:space="0" w:color="auto"/>
            <w:left w:val="none" w:sz="0" w:space="0" w:color="auto"/>
            <w:bottom w:val="none" w:sz="0" w:space="0" w:color="auto"/>
            <w:right w:val="none" w:sz="0" w:space="0" w:color="auto"/>
          </w:divBdr>
        </w:div>
        <w:div w:id="524636734">
          <w:marLeft w:val="480"/>
          <w:marRight w:val="0"/>
          <w:marTop w:val="0"/>
          <w:marBottom w:val="0"/>
          <w:divBdr>
            <w:top w:val="none" w:sz="0" w:space="0" w:color="auto"/>
            <w:left w:val="none" w:sz="0" w:space="0" w:color="auto"/>
            <w:bottom w:val="none" w:sz="0" w:space="0" w:color="auto"/>
            <w:right w:val="none" w:sz="0" w:space="0" w:color="auto"/>
          </w:divBdr>
        </w:div>
        <w:div w:id="549196717">
          <w:marLeft w:val="480"/>
          <w:marRight w:val="0"/>
          <w:marTop w:val="0"/>
          <w:marBottom w:val="0"/>
          <w:divBdr>
            <w:top w:val="none" w:sz="0" w:space="0" w:color="auto"/>
            <w:left w:val="none" w:sz="0" w:space="0" w:color="auto"/>
            <w:bottom w:val="none" w:sz="0" w:space="0" w:color="auto"/>
            <w:right w:val="none" w:sz="0" w:space="0" w:color="auto"/>
          </w:divBdr>
        </w:div>
        <w:div w:id="570120202">
          <w:marLeft w:val="480"/>
          <w:marRight w:val="0"/>
          <w:marTop w:val="0"/>
          <w:marBottom w:val="0"/>
          <w:divBdr>
            <w:top w:val="none" w:sz="0" w:space="0" w:color="auto"/>
            <w:left w:val="none" w:sz="0" w:space="0" w:color="auto"/>
            <w:bottom w:val="none" w:sz="0" w:space="0" w:color="auto"/>
            <w:right w:val="none" w:sz="0" w:space="0" w:color="auto"/>
          </w:divBdr>
        </w:div>
        <w:div w:id="573590073">
          <w:marLeft w:val="480"/>
          <w:marRight w:val="0"/>
          <w:marTop w:val="0"/>
          <w:marBottom w:val="0"/>
          <w:divBdr>
            <w:top w:val="none" w:sz="0" w:space="0" w:color="auto"/>
            <w:left w:val="none" w:sz="0" w:space="0" w:color="auto"/>
            <w:bottom w:val="none" w:sz="0" w:space="0" w:color="auto"/>
            <w:right w:val="none" w:sz="0" w:space="0" w:color="auto"/>
          </w:divBdr>
        </w:div>
        <w:div w:id="598148469">
          <w:marLeft w:val="480"/>
          <w:marRight w:val="0"/>
          <w:marTop w:val="0"/>
          <w:marBottom w:val="0"/>
          <w:divBdr>
            <w:top w:val="none" w:sz="0" w:space="0" w:color="auto"/>
            <w:left w:val="none" w:sz="0" w:space="0" w:color="auto"/>
            <w:bottom w:val="none" w:sz="0" w:space="0" w:color="auto"/>
            <w:right w:val="none" w:sz="0" w:space="0" w:color="auto"/>
          </w:divBdr>
        </w:div>
        <w:div w:id="613369734">
          <w:marLeft w:val="480"/>
          <w:marRight w:val="0"/>
          <w:marTop w:val="0"/>
          <w:marBottom w:val="0"/>
          <w:divBdr>
            <w:top w:val="none" w:sz="0" w:space="0" w:color="auto"/>
            <w:left w:val="none" w:sz="0" w:space="0" w:color="auto"/>
            <w:bottom w:val="none" w:sz="0" w:space="0" w:color="auto"/>
            <w:right w:val="none" w:sz="0" w:space="0" w:color="auto"/>
          </w:divBdr>
        </w:div>
        <w:div w:id="658731059">
          <w:marLeft w:val="480"/>
          <w:marRight w:val="0"/>
          <w:marTop w:val="0"/>
          <w:marBottom w:val="0"/>
          <w:divBdr>
            <w:top w:val="none" w:sz="0" w:space="0" w:color="auto"/>
            <w:left w:val="none" w:sz="0" w:space="0" w:color="auto"/>
            <w:bottom w:val="none" w:sz="0" w:space="0" w:color="auto"/>
            <w:right w:val="none" w:sz="0" w:space="0" w:color="auto"/>
          </w:divBdr>
        </w:div>
        <w:div w:id="748884842">
          <w:marLeft w:val="480"/>
          <w:marRight w:val="0"/>
          <w:marTop w:val="0"/>
          <w:marBottom w:val="0"/>
          <w:divBdr>
            <w:top w:val="none" w:sz="0" w:space="0" w:color="auto"/>
            <w:left w:val="none" w:sz="0" w:space="0" w:color="auto"/>
            <w:bottom w:val="none" w:sz="0" w:space="0" w:color="auto"/>
            <w:right w:val="none" w:sz="0" w:space="0" w:color="auto"/>
          </w:divBdr>
        </w:div>
        <w:div w:id="763496255">
          <w:marLeft w:val="480"/>
          <w:marRight w:val="0"/>
          <w:marTop w:val="0"/>
          <w:marBottom w:val="0"/>
          <w:divBdr>
            <w:top w:val="none" w:sz="0" w:space="0" w:color="auto"/>
            <w:left w:val="none" w:sz="0" w:space="0" w:color="auto"/>
            <w:bottom w:val="none" w:sz="0" w:space="0" w:color="auto"/>
            <w:right w:val="none" w:sz="0" w:space="0" w:color="auto"/>
          </w:divBdr>
        </w:div>
        <w:div w:id="775636596">
          <w:marLeft w:val="480"/>
          <w:marRight w:val="0"/>
          <w:marTop w:val="0"/>
          <w:marBottom w:val="0"/>
          <w:divBdr>
            <w:top w:val="none" w:sz="0" w:space="0" w:color="auto"/>
            <w:left w:val="none" w:sz="0" w:space="0" w:color="auto"/>
            <w:bottom w:val="none" w:sz="0" w:space="0" w:color="auto"/>
            <w:right w:val="none" w:sz="0" w:space="0" w:color="auto"/>
          </w:divBdr>
        </w:div>
        <w:div w:id="826475910">
          <w:marLeft w:val="480"/>
          <w:marRight w:val="0"/>
          <w:marTop w:val="0"/>
          <w:marBottom w:val="0"/>
          <w:divBdr>
            <w:top w:val="none" w:sz="0" w:space="0" w:color="auto"/>
            <w:left w:val="none" w:sz="0" w:space="0" w:color="auto"/>
            <w:bottom w:val="none" w:sz="0" w:space="0" w:color="auto"/>
            <w:right w:val="none" w:sz="0" w:space="0" w:color="auto"/>
          </w:divBdr>
        </w:div>
        <w:div w:id="884215890">
          <w:marLeft w:val="480"/>
          <w:marRight w:val="0"/>
          <w:marTop w:val="0"/>
          <w:marBottom w:val="0"/>
          <w:divBdr>
            <w:top w:val="none" w:sz="0" w:space="0" w:color="auto"/>
            <w:left w:val="none" w:sz="0" w:space="0" w:color="auto"/>
            <w:bottom w:val="none" w:sz="0" w:space="0" w:color="auto"/>
            <w:right w:val="none" w:sz="0" w:space="0" w:color="auto"/>
          </w:divBdr>
        </w:div>
        <w:div w:id="885214550">
          <w:marLeft w:val="480"/>
          <w:marRight w:val="0"/>
          <w:marTop w:val="0"/>
          <w:marBottom w:val="0"/>
          <w:divBdr>
            <w:top w:val="none" w:sz="0" w:space="0" w:color="auto"/>
            <w:left w:val="none" w:sz="0" w:space="0" w:color="auto"/>
            <w:bottom w:val="none" w:sz="0" w:space="0" w:color="auto"/>
            <w:right w:val="none" w:sz="0" w:space="0" w:color="auto"/>
          </w:divBdr>
        </w:div>
        <w:div w:id="901873161">
          <w:marLeft w:val="480"/>
          <w:marRight w:val="0"/>
          <w:marTop w:val="0"/>
          <w:marBottom w:val="0"/>
          <w:divBdr>
            <w:top w:val="none" w:sz="0" w:space="0" w:color="auto"/>
            <w:left w:val="none" w:sz="0" w:space="0" w:color="auto"/>
            <w:bottom w:val="none" w:sz="0" w:space="0" w:color="auto"/>
            <w:right w:val="none" w:sz="0" w:space="0" w:color="auto"/>
          </w:divBdr>
        </w:div>
        <w:div w:id="905920388">
          <w:marLeft w:val="480"/>
          <w:marRight w:val="0"/>
          <w:marTop w:val="0"/>
          <w:marBottom w:val="0"/>
          <w:divBdr>
            <w:top w:val="none" w:sz="0" w:space="0" w:color="auto"/>
            <w:left w:val="none" w:sz="0" w:space="0" w:color="auto"/>
            <w:bottom w:val="none" w:sz="0" w:space="0" w:color="auto"/>
            <w:right w:val="none" w:sz="0" w:space="0" w:color="auto"/>
          </w:divBdr>
        </w:div>
        <w:div w:id="916280123">
          <w:marLeft w:val="480"/>
          <w:marRight w:val="0"/>
          <w:marTop w:val="0"/>
          <w:marBottom w:val="0"/>
          <w:divBdr>
            <w:top w:val="none" w:sz="0" w:space="0" w:color="auto"/>
            <w:left w:val="none" w:sz="0" w:space="0" w:color="auto"/>
            <w:bottom w:val="none" w:sz="0" w:space="0" w:color="auto"/>
            <w:right w:val="none" w:sz="0" w:space="0" w:color="auto"/>
          </w:divBdr>
        </w:div>
        <w:div w:id="954797257">
          <w:marLeft w:val="480"/>
          <w:marRight w:val="0"/>
          <w:marTop w:val="0"/>
          <w:marBottom w:val="0"/>
          <w:divBdr>
            <w:top w:val="none" w:sz="0" w:space="0" w:color="auto"/>
            <w:left w:val="none" w:sz="0" w:space="0" w:color="auto"/>
            <w:bottom w:val="none" w:sz="0" w:space="0" w:color="auto"/>
            <w:right w:val="none" w:sz="0" w:space="0" w:color="auto"/>
          </w:divBdr>
        </w:div>
        <w:div w:id="955524745">
          <w:marLeft w:val="480"/>
          <w:marRight w:val="0"/>
          <w:marTop w:val="0"/>
          <w:marBottom w:val="0"/>
          <w:divBdr>
            <w:top w:val="none" w:sz="0" w:space="0" w:color="auto"/>
            <w:left w:val="none" w:sz="0" w:space="0" w:color="auto"/>
            <w:bottom w:val="none" w:sz="0" w:space="0" w:color="auto"/>
            <w:right w:val="none" w:sz="0" w:space="0" w:color="auto"/>
          </w:divBdr>
        </w:div>
        <w:div w:id="992873679">
          <w:marLeft w:val="480"/>
          <w:marRight w:val="0"/>
          <w:marTop w:val="0"/>
          <w:marBottom w:val="0"/>
          <w:divBdr>
            <w:top w:val="none" w:sz="0" w:space="0" w:color="auto"/>
            <w:left w:val="none" w:sz="0" w:space="0" w:color="auto"/>
            <w:bottom w:val="none" w:sz="0" w:space="0" w:color="auto"/>
            <w:right w:val="none" w:sz="0" w:space="0" w:color="auto"/>
          </w:divBdr>
        </w:div>
        <w:div w:id="1012416545">
          <w:marLeft w:val="480"/>
          <w:marRight w:val="0"/>
          <w:marTop w:val="0"/>
          <w:marBottom w:val="0"/>
          <w:divBdr>
            <w:top w:val="none" w:sz="0" w:space="0" w:color="auto"/>
            <w:left w:val="none" w:sz="0" w:space="0" w:color="auto"/>
            <w:bottom w:val="none" w:sz="0" w:space="0" w:color="auto"/>
            <w:right w:val="none" w:sz="0" w:space="0" w:color="auto"/>
          </w:divBdr>
        </w:div>
        <w:div w:id="1035808802">
          <w:marLeft w:val="480"/>
          <w:marRight w:val="0"/>
          <w:marTop w:val="0"/>
          <w:marBottom w:val="0"/>
          <w:divBdr>
            <w:top w:val="none" w:sz="0" w:space="0" w:color="auto"/>
            <w:left w:val="none" w:sz="0" w:space="0" w:color="auto"/>
            <w:bottom w:val="none" w:sz="0" w:space="0" w:color="auto"/>
            <w:right w:val="none" w:sz="0" w:space="0" w:color="auto"/>
          </w:divBdr>
        </w:div>
        <w:div w:id="1096361000">
          <w:marLeft w:val="480"/>
          <w:marRight w:val="0"/>
          <w:marTop w:val="0"/>
          <w:marBottom w:val="0"/>
          <w:divBdr>
            <w:top w:val="none" w:sz="0" w:space="0" w:color="auto"/>
            <w:left w:val="none" w:sz="0" w:space="0" w:color="auto"/>
            <w:bottom w:val="none" w:sz="0" w:space="0" w:color="auto"/>
            <w:right w:val="none" w:sz="0" w:space="0" w:color="auto"/>
          </w:divBdr>
        </w:div>
        <w:div w:id="1105006333">
          <w:marLeft w:val="480"/>
          <w:marRight w:val="0"/>
          <w:marTop w:val="0"/>
          <w:marBottom w:val="0"/>
          <w:divBdr>
            <w:top w:val="none" w:sz="0" w:space="0" w:color="auto"/>
            <w:left w:val="none" w:sz="0" w:space="0" w:color="auto"/>
            <w:bottom w:val="none" w:sz="0" w:space="0" w:color="auto"/>
            <w:right w:val="none" w:sz="0" w:space="0" w:color="auto"/>
          </w:divBdr>
        </w:div>
        <w:div w:id="1111322213">
          <w:marLeft w:val="480"/>
          <w:marRight w:val="0"/>
          <w:marTop w:val="0"/>
          <w:marBottom w:val="0"/>
          <w:divBdr>
            <w:top w:val="none" w:sz="0" w:space="0" w:color="auto"/>
            <w:left w:val="none" w:sz="0" w:space="0" w:color="auto"/>
            <w:bottom w:val="none" w:sz="0" w:space="0" w:color="auto"/>
            <w:right w:val="none" w:sz="0" w:space="0" w:color="auto"/>
          </w:divBdr>
        </w:div>
        <w:div w:id="1221016868">
          <w:marLeft w:val="480"/>
          <w:marRight w:val="0"/>
          <w:marTop w:val="0"/>
          <w:marBottom w:val="0"/>
          <w:divBdr>
            <w:top w:val="none" w:sz="0" w:space="0" w:color="auto"/>
            <w:left w:val="none" w:sz="0" w:space="0" w:color="auto"/>
            <w:bottom w:val="none" w:sz="0" w:space="0" w:color="auto"/>
            <w:right w:val="none" w:sz="0" w:space="0" w:color="auto"/>
          </w:divBdr>
        </w:div>
        <w:div w:id="1240556241">
          <w:marLeft w:val="480"/>
          <w:marRight w:val="0"/>
          <w:marTop w:val="0"/>
          <w:marBottom w:val="0"/>
          <w:divBdr>
            <w:top w:val="none" w:sz="0" w:space="0" w:color="auto"/>
            <w:left w:val="none" w:sz="0" w:space="0" w:color="auto"/>
            <w:bottom w:val="none" w:sz="0" w:space="0" w:color="auto"/>
            <w:right w:val="none" w:sz="0" w:space="0" w:color="auto"/>
          </w:divBdr>
        </w:div>
        <w:div w:id="1250196361">
          <w:marLeft w:val="480"/>
          <w:marRight w:val="0"/>
          <w:marTop w:val="0"/>
          <w:marBottom w:val="0"/>
          <w:divBdr>
            <w:top w:val="none" w:sz="0" w:space="0" w:color="auto"/>
            <w:left w:val="none" w:sz="0" w:space="0" w:color="auto"/>
            <w:bottom w:val="none" w:sz="0" w:space="0" w:color="auto"/>
            <w:right w:val="none" w:sz="0" w:space="0" w:color="auto"/>
          </w:divBdr>
        </w:div>
        <w:div w:id="1307122436">
          <w:marLeft w:val="480"/>
          <w:marRight w:val="0"/>
          <w:marTop w:val="0"/>
          <w:marBottom w:val="0"/>
          <w:divBdr>
            <w:top w:val="none" w:sz="0" w:space="0" w:color="auto"/>
            <w:left w:val="none" w:sz="0" w:space="0" w:color="auto"/>
            <w:bottom w:val="none" w:sz="0" w:space="0" w:color="auto"/>
            <w:right w:val="none" w:sz="0" w:space="0" w:color="auto"/>
          </w:divBdr>
        </w:div>
        <w:div w:id="1310793914">
          <w:marLeft w:val="480"/>
          <w:marRight w:val="0"/>
          <w:marTop w:val="0"/>
          <w:marBottom w:val="0"/>
          <w:divBdr>
            <w:top w:val="none" w:sz="0" w:space="0" w:color="auto"/>
            <w:left w:val="none" w:sz="0" w:space="0" w:color="auto"/>
            <w:bottom w:val="none" w:sz="0" w:space="0" w:color="auto"/>
            <w:right w:val="none" w:sz="0" w:space="0" w:color="auto"/>
          </w:divBdr>
        </w:div>
        <w:div w:id="1314484791">
          <w:marLeft w:val="480"/>
          <w:marRight w:val="0"/>
          <w:marTop w:val="0"/>
          <w:marBottom w:val="0"/>
          <w:divBdr>
            <w:top w:val="none" w:sz="0" w:space="0" w:color="auto"/>
            <w:left w:val="none" w:sz="0" w:space="0" w:color="auto"/>
            <w:bottom w:val="none" w:sz="0" w:space="0" w:color="auto"/>
            <w:right w:val="none" w:sz="0" w:space="0" w:color="auto"/>
          </w:divBdr>
        </w:div>
        <w:div w:id="1333798726">
          <w:marLeft w:val="480"/>
          <w:marRight w:val="0"/>
          <w:marTop w:val="0"/>
          <w:marBottom w:val="0"/>
          <w:divBdr>
            <w:top w:val="none" w:sz="0" w:space="0" w:color="auto"/>
            <w:left w:val="none" w:sz="0" w:space="0" w:color="auto"/>
            <w:bottom w:val="none" w:sz="0" w:space="0" w:color="auto"/>
            <w:right w:val="none" w:sz="0" w:space="0" w:color="auto"/>
          </w:divBdr>
        </w:div>
        <w:div w:id="1337878945">
          <w:marLeft w:val="480"/>
          <w:marRight w:val="0"/>
          <w:marTop w:val="0"/>
          <w:marBottom w:val="0"/>
          <w:divBdr>
            <w:top w:val="none" w:sz="0" w:space="0" w:color="auto"/>
            <w:left w:val="none" w:sz="0" w:space="0" w:color="auto"/>
            <w:bottom w:val="none" w:sz="0" w:space="0" w:color="auto"/>
            <w:right w:val="none" w:sz="0" w:space="0" w:color="auto"/>
          </w:divBdr>
        </w:div>
        <w:div w:id="1357467545">
          <w:marLeft w:val="480"/>
          <w:marRight w:val="0"/>
          <w:marTop w:val="0"/>
          <w:marBottom w:val="0"/>
          <w:divBdr>
            <w:top w:val="none" w:sz="0" w:space="0" w:color="auto"/>
            <w:left w:val="none" w:sz="0" w:space="0" w:color="auto"/>
            <w:bottom w:val="none" w:sz="0" w:space="0" w:color="auto"/>
            <w:right w:val="none" w:sz="0" w:space="0" w:color="auto"/>
          </w:divBdr>
        </w:div>
        <w:div w:id="1411000576">
          <w:marLeft w:val="480"/>
          <w:marRight w:val="0"/>
          <w:marTop w:val="0"/>
          <w:marBottom w:val="0"/>
          <w:divBdr>
            <w:top w:val="none" w:sz="0" w:space="0" w:color="auto"/>
            <w:left w:val="none" w:sz="0" w:space="0" w:color="auto"/>
            <w:bottom w:val="none" w:sz="0" w:space="0" w:color="auto"/>
            <w:right w:val="none" w:sz="0" w:space="0" w:color="auto"/>
          </w:divBdr>
        </w:div>
        <w:div w:id="1420175535">
          <w:marLeft w:val="480"/>
          <w:marRight w:val="0"/>
          <w:marTop w:val="0"/>
          <w:marBottom w:val="0"/>
          <w:divBdr>
            <w:top w:val="none" w:sz="0" w:space="0" w:color="auto"/>
            <w:left w:val="none" w:sz="0" w:space="0" w:color="auto"/>
            <w:bottom w:val="none" w:sz="0" w:space="0" w:color="auto"/>
            <w:right w:val="none" w:sz="0" w:space="0" w:color="auto"/>
          </w:divBdr>
        </w:div>
        <w:div w:id="1428647490">
          <w:marLeft w:val="480"/>
          <w:marRight w:val="0"/>
          <w:marTop w:val="0"/>
          <w:marBottom w:val="0"/>
          <w:divBdr>
            <w:top w:val="none" w:sz="0" w:space="0" w:color="auto"/>
            <w:left w:val="none" w:sz="0" w:space="0" w:color="auto"/>
            <w:bottom w:val="none" w:sz="0" w:space="0" w:color="auto"/>
            <w:right w:val="none" w:sz="0" w:space="0" w:color="auto"/>
          </w:divBdr>
        </w:div>
        <w:div w:id="1441340885">
          <w:marLeft w:val="480"/>
          <w:marRight w:val="0"/>
          <w:marTop w:val="0"/>
          <w:marBottom w:val="0"/>
          <w:divBdr>
            <w:top w:val="none" w:sz="0" w:space="0" w:color="auto"/>
            <w:left w:val="none" w:sz="0" w:space="0" w:color="auto"/>
            <w:bottom w:val="none" w:sz="0" w:space="0" w:color="auto"/>
            <w:right w:val="none" w:sz="0" w:space="0" w:color="auto"/>
          </w:divBdr>
        </w:div>
        <w:div w:id="1449394217">
          <w:marLeft w:val="480"/>
          <w:marRight w:val="0"/>
          <w:marTop w:val="0"/>
          <w:marBottom w:val="0"/>
          <w:divBdr>
            <w:top w:val="none" w:sz="0" w:space="0" w:color="auto"/>
            <w:left w:val="none" w:sz="0" w:space="0" w:color="auto"/>
            <w:bottom w:val="none" w:sz="0" w:space="0" w:color="auto"/>
            <w:right w:val="none" w:sz="0" w:space="0" w:color="auto"/>
          </w:divBdr>
        </w:div>
        <w:div w:id="1529374500">
          <w:marLeft w:val="480"/>
          <w:marRight w:val="0"/>
          <w:marTop w:val="0"/>
          <w:marBottom w:val="0"/>
          <w:divBdr>
            <w:top w:val="none" w:sz="0" w:space="0" w:color="auto"/>
            <w:left w:val="none" w:sz="0" w:space="0" w:color="auto"/>
            <w:bottom w:val="none" w:sz="0" w:space="0" w:color="auto"/>
            <w:right w:val="none" w:sz="0" w:space="0" w:color="auto"/>
          </w:divBdr>
        </w:div>
        <w:div w:id="1638485524">
          <w:marLeft w:val="480"/>
          <w:marRight w:val="0"/>
          <w:marTop w:val="0"/>
          <w:marBottom w:val="0"/>
          <w:divBdr>
            <w:top w:val="none" w:sz="0" w:space="0" w:color="auto"/>
            <w:left w:val="none" w:sz="0" w:space="0" w:color="auto"/>
            <w:bottom w:val="none" w:sz="0" w:space="0" w:color="auto"/>
            <w:right w:val="none" w:sz="0" w:space="0" w:color="auto"/>
          </w:divBdr>
        </w:div>
        <w:div w:id="1644040075">
          <w:marLeft w:val="480"/>
          <w:marRight w:val="0"/>
          <w:marTop w:val="0"/>
          <w:marBottom w:val="0"/>
          <w:divBdr>
            <w:top w:val="none" w:sz="0" w:space="0" w:color="auto"/>
            <w:left w:val="none" w:sz="0" w:space="0" w:color="auto"/>
            <w:bottom w:val="none" w:sz="0" w:space="0" w:color="auto"/>
            <w:right w:val="none" w:sz="0" w:space="0" w:color="auto"/>
          </w:divBdr>
        </w:div>
        <w:div w:id="1659967101">
          <w:marLeft w:val="480"/>
          <w:marRight w:val="0"/>
          <w:marTop w:val="0"/>
          <w:marBottom w:val="0"/>
          <w:divBdr>
            <w:top w:val="none" w:sz="0" w:space="0" w:color="auto"/>
            <w:left w:val="none" w:sz="0" w:space="0" w:color="auto"/>
            <w:bottom w:val="none" w:sz="0" w:space="0" w:color="auto"/>
            <w:right w:val="none" w:sz="0" w:space="0" w:color="auto"/>
          </w:divBdr>
        </w:div>
        <w:div w:id="1680964034">
          <w:marLeft w:val="480"/>
          <w:marRight w:val="0"/>
          <w:marTop w:val="0"/>
          <w:marBottom w:val="0"/>
          <w:divBdr>
            <w:top w:val="none" w:sz="0" w:space="0" w:color="auto"/>
            <w:left w:val="none" w:sz="0" w:space="0" w:color="auto"/>
            <w:bottom w:val="none" w:sz="0" w:space="0" w:color="auto"/>
            <w:right w:val="none" w:sz="0" w:space="0" w:color="auto"/>
          </w:divBdr>
        </w:div>
        <w:div w:id="1754934302">
          <w:marLeft w:val="480"/>
          <w:marRight w:val="0"/>
          <w:marTop w:val="0"/>
          <w:marBottom w:val="0"/>
          <w:divBdr>
            <w:top w:val="none" w:sz="0" w:space="0" w:color="auto"/>
            <w:left w:val="none" w:sz="0" w:space="0" w:color="auto"/>
            <w:bottom w:val="none" w:sz="0" w:space="0" w:color="auto"/>
            <w:right w:val="none" w:sz="0" w:space="0" w:color="auto"/>
          </w:divBdr>
        </w:div>
        <w:div w:id="1829863083">
          <w:marLeft w:val="480"/>
          <w:marRight w:val="0"/>
          <w:marTop w:val="0"/>
          <w:marBottom w:val="0"/>
          <w:divBdr>
            <w:top w:val="none" w:sz="0" w:space="0" w:color="auto"/>
            <w:left w:val="none" w:sz="0" w:space="0" w:color="auto"/>
            <w:bottom w:val="none" w:sz="0" w:space="0" w:color="auto"/>
            <w:right w:val="none" w:sz="0" w:space="0" w:color="auto"/>
          </w:divBdr>
        </w:div>
        <w:div w:id="1853717979">
          <w:marLeft w:val="480"/>
          <w:marRight w:val="0"/>
          <w:marTop w:val="0"/>
          <w:marBottom w:val="0"/>
          <w:divBdr>
            <w:top w:val="none" w:sz="0" w:space="0" w:color="auto"/>
            <w:left w:val="none" w:sz="0" w:space="0" w:color="auto"/>
            <w:bottom w:val="none" w:sz="0" w:space="0" w:color="auto"/>
            <w:right w:val="none" w:sz="0" w:space="0" w:color="auto"/>
          </w:divBdr>
        </w:div>
        <w:div w:id="2015760070">
          <w:marLeft w:val="480"/>
          <w:marRight w:val="0"/>
          <w:marTop w:val="0"/>
          <w:marBottom w:val="0"/>
          <w:divBdr>
            <w:top w:val="none" w:sz="0" w:space="0" w:color="auto"/>
            <w:left w:val="none" w:sz="0" w:space="0" w:color="auto"/>
            <w:bottom w:val="none" w:sz="0" w:space="0" w:color="auto"/>
            <w:right w:val="none" w:sz="0" w:space="0" w:color="auto"/>
          </w:divBdr>
        </w:div>
        <w:div w:id="2061399631">
          <w:marLeft w:val="480"/>
          <w:marRight w:val="0"/>
          <w:marTop w:val="0"/>
          <w:marBottom w:val="0"/>
          <w:divBdr>
            <w:top w:val="none" w:sz="0" w:space="0" w:color="auto"/>
            <w:left w:val="none" w:sz="0" w:space="0" w:color="auto"/>
            <w:bottom w:val="none" w:sz="0" w:space="0" w:color="auto"/>
            <w:right w:val="none" w:sz="0" w:space="0" w:color="auto"/>
          </w:divBdr>
        </w:div>
        <w:div w:id="2077972143">
          <w:marLeft w:val="480"/>
          <w:marRight w:val="0"/>
          <w:marTop w:val="0"/>
          <w:marBottom w:val="0"/>
          <w:divBdr>
            <w:top w:val="none" w:sz="0" w:space="0" w:color="auto"/>
            <w:left w:val="none" w:sz="0" w:space="0" w:color="auto"/>
            <w:bottom w:val="none" w:sz="0" w:space="0" w:color="auto"/>
            <w:right w:val="none" w:sz="0" w:space="0" w:color="auto"/>
          </w:divBdr>
        </w:div>
        <w:div w:id="2099710330">
          <w:marLeft w:val="480"/>
          <w:marRight w:val="0"/>
          <w:marTop w:val="0"/>
          <w:marBottom w:val="0"/>
          <w:divBdr>
            <w:top w:val="none" w:sz="0" w:space="0" w:color="auto"/>
            <w:left w:val="none" w:sz="0" w:space="0" w:color="auto"/>
            <w:bottom w:val="none" w:sz="0" w:space="0" w:color="auto"/>
            <w:right w:val="none" w:sz="0" w:space="0" w:color="auto"/>
          </w:divBdr>
        </w:div>
        <w:div w:id="2135634601">
          <w:marLeft w:val="480"/>
          <w:marRight w:val="0"/>
          <w:marTop w:val="0"/>
          <w:marBottom w:val="0"/>
          <w:divBdr>
            <w:top w:val="none" w:sz="0" w:space="0" w:color="auto"/>
            <w:left w:val="none" w:sz="0" w:space="0" w:color="auto"/>
            <w:bottom w:val="none" w:sz="0" w:space="0" w:color="auto"/>
            <w:right w:val="none" w:sz="0" w:space="0" w:color="auto"/>
          </w:divBdr>
        </w:div>
        <w:div w:id="2145076980">
          <w:marLeft w:val="480"/>
          <w:marRight w:val="0"/>
          <w:marTop w:val="0"/>
          <w:marBottom w:val="0"/>
          <w:divBdr>
            <w:top w:val="none" w:sz="0" w:space="0" w:color="auto"/>
            <w:left w:val="none" w:sz="0" w:space="0" w:color="auto"/>
            <w:bottom w:val="none" w:sz="0" w:space="0" w:color="auto"/>
            <w:right w:val="none" w:sz="0" w:space="0" w:color="auto"/>
          </w:divBdr>
        </w:div>
      </w:divsChild>
    </w:div>
    <w:div w:id="1723552527">
      <w:bodyDiv w:val="1"/>
      <w:marLeft w:val="0"/>
      <w:marRight w:val="0"/>
      <w:marTop w:val="0"/>
      <w:marBottom w:val="0"/>
      <w:divBdr>
        <w:top w:val="none" w:sz="0" w:space="0" w:color="auto"/>
        <w:left w:val="none" w:sz="0" w:space="0" w:color="auto"/>
        <w:bottom w:val="none" w:sz="0" w:space="0" w:color="auto"/>
        <w:right w:val="none" w:sz="0" w:space="0" w:color="auto"/>
      </w:divBdr>
    </w:div>
    <w:div w:id="1737245337">
      <w:bodyDiv w:val="1"/>
      <w:marLeft w:val="0"/>
      <w:marRight w:val="0"/>
      <w:marTop w:val="0"/>
      <w:marBottom w:val="0"/>
      <w:divBdr>
        <w:top w:val="none" w:sz="0" w:space="0" w:color="auto"/>
        <w:left w:val="none" w:sz="0" w:space="0" w:color="auto"/>
        <w:bottom w:val="none" w:sz="0" w:space="0" w:color="auto"/>
        <w:right w:val="none" w:sz="0" w:space="0" w:color="auto"/>
      </w:divBdr>
      <w:divsChild>
        <w:div w:id="2362197">
          <w:marLeft w:val="480"/>
          <w:marRight w:val="0"/>
          <w:marTop w:val="0"/>
          <w:marBottom w:val="0"/>
          <w:divBdr>
            <w:top w:val="none" w:sz="0" w:space="0" w:color="auto"/>
            <w:left w:val="none" w:sz="0" w:space="0" w:color="auto"/>
            <w:bottom w:val="none" w:sz="0" w:space="0" w:color="auto"/>
            <w:right w:val="none" w:sz="0" w:space="0" w:color="auto"/>
          </w:divBdr>
        </w:div>
        <w:div w:id="44259889">
          <w:marLeft w:val="480"/>
          <w:marRight w:val="0"/>
          <w:marTop w:val="0"/>
          <w:marBottom w:val="0"/>
          <w:divBdr>
            <w:top w:val="none" w:sz="0" w:space="0" w:color="auto"/>
            <w:left w:val="none" w:sz="0" w:space="0" w:color="auto"/>
            <w:bottom w:val="none" w:sz="0" w:space="0" w:color="auto"/>
            <w:right w:val="none" w:sz="0" w:space="0" w:color="auto"/>
          </w:divBdr>
        </w:div>
        <w:div w:id="151340820">
          <w:marLeft w:val="480"/>
          <w:marRight w:val="0"/>
          <w:marTop w:val="0"/>
          <w:marBottom w:val="0"/>
          <w:divBdr>
            <w:top w:val="none" w:sz="0" w:space="0" w:color="auto"/>
            <w:left w:val="none" w:sz="0" w:space="0" w:color="auto"/>
            <w:bottom w:val="none" w:sz="0" w:space="0" w:color="auto"/>
            <w:right w:val="none" w:sz="0" w:space="0" w:color="auto"/>
          </w:divBdr>
        </w:div>
        <w:div w:id="301931067">
          <w:marLeft w:val="480"/>
          <w:marRight w:val="0"/>
          <w:marTop w:val="0"/>
          <w:marBottom w:val="0"/>
          <w:divBdr>
            <w:top w:val="none" w:sz="0" w:space="0" w:color="auto"/>
            <w:left w:val="none" w:sz="0" w:space="0" w:color="auto"/>
            <w:bottom w:val="none" w:sz="0" w:space="0" w:color="auto"/>
            <w:right w:val="none" w:sz="0" w:space="0" w:color="auto"/>
          </w:divBdr>
        </w:div>
        <w:div w:id="539051167">
          <w:marLeft w:val="480"/>
          <w:marRight w:val="0"/>
          <w:marTop w:val="0"/>
          <w:marBottom w:val="0"/>
          <w:divBdr>
            <w:top w:val="none" w:sz="0" w:space="0" w:color="auto"/>
            <w:left w:val="none" w:sz="0" w:space="0" w:color="auto"/>
            <w:bottom w:val="none" w:sz="0" w:space="0" w:color="auto"/>
            <w:right w:val="none" w:sz="0" w:space="0" w:color="auto"/>
          </w:divBdr>
        </w:div>
        <w:div w:id="593131721">
          <w:marLeft w:val="480"/>
          <w:marRight w:val="0"/>
          <w:marTop w:val="0"/>
          <w:marBottom w:val="0"/>
          <w:divBdr>
            <w:top w:val="none" w:sz="0" w:space="0" w:color="auto"/>
            <w:left w:val="none" w:sz="0" w:space="0" w:color="auto"/>
            <w:bottom w:val="none" w:sz="0" w:space="0" w:color="auto"/>
            <w:right w:val="none" w:sz="0" w:space="0" w:color="auto"/>
          </w:divBdr>
        </w:div>
        <w:div w:id="619457268">
          <w:marLeft w:val="480"/>
          <w:marRight w:val="0"/>
          <w:marTop w:val="0"/>
          <w:marBottom w:val="0"/>
          <w:divBdr>
            <w:top w:val="none" w:sz="0" w:space="0" w:color="auto"/>
            <w:left w:val="none" w:sz="0" w:space="0" w:color="auto"/>
            <w:bottom w:val="none" w:sz="0" w:space="0" w:color="auto"/>
            <w:right w:val="none" w:sz="0" w:space="0" w:color="auto"/>
          </w:divBdr>
        </w:div>
        <w:div w:id="703293271">
          <w:marLeft w:val="480"/>
          <w:marRight w:val="0"/>
          <w:marTop w:val="0"/>
          <w:marBottom w:val="0"/>
          <w:divBdr>
            <w:top w:val="none" w:sz="0" w:space="0" w:color="auto"/>
            <w:left w:val="none" w:sz="0" w:space="0" w:color="auto"/>
            <w:bottom w:val="none" w:sz="0" w:space="0" w:color="auto"/>
            <w:right w:val="none" w:sz="0" w:space="0" w:color="auto"/>
          </w:divBdr>
        </w:div>
        <w:div w:id="747700721">
          <w:marLeft w:val="480"/>
          <w:marRight w:val="0"/>
          <w:marTop w:val="0"/>
          <w:marBottom w:val="0"/>
          <w:divBdr>
            <w:top w:val="none" w:sz="0" w:space="0" w:color="auto"/>
            <w:left w:val="none" w:sz="0" w:space="0" w:color="auto"/>
            <w:bottom w:val="none" w:sz="0" w:space="0" w:color="auto"/>
            <w:right w:val="none" w:sz="0" w:space="0" w:color="auto"/>
          </w:divBdr>
        </w:div>
        <w:div w:id="785395049">
          <w:marLeft w:val="480"/>
          <w:marRight w:val="0"/>
          <w:marTop w:val="0"/>
          <w:marBottom w:val="0"/>
          <w:divBdr>
            <w:top w:val="none" w:sz="0" w:space="0" w:color="auto"/>
            <w:left w:val="none" w:sz="0" w:space="0" w:color="auto"/>
            <w:bottom w:val="none" w:sz="0" w:space="0" w:color="auto"/>
            <w:right w:val="none" w:sz="0" w:space="0" w:color="auto"/>
          </w:divBdr>
        </w:div>
        <w:div w:id="816266085">
          <w:marLeft w:val="480"/>
          <w:marRight w:val="0"/>
          <w:marTop w:val="0"/>
          <w:marBottom w:val="0"/>
          <w:divBdr>
            <w:top w:val="none" w:sz="0" w:space="0" w:color="auto"/>
            <w:left w:val="none" w:sz="0" w:space="0" w:color="auto"/>
            <w:bottom w:val="none" w:sz="0" w:space="0" w:color="auto"/>
            <w:right w:val="none" w:sz="0" w:space="0" w:color="auto"/>
          </w:divBdr>
        </w:div>
        <w:div w:id="840436518">
          <w:marLeft w:val="480"/>
          <w:marRight w:val="0"/>
          <w:marTop w:val="0"/>
          <w:marBottom w:val="0"/>
          <w:divBdr>
            <w:top w:val="none" w:sz="0" w:space="0" w:color="auto"/>
            <w:left w:val="none" w:sz="0" w:space="0" w:color="auto"/>
            <w:bottom w:val="none" w:sz="0" w:space="0" w:color="auto"/>
            <w:right w:val="none" w:sz="0" w:space="0" w:color="auto"/>
          </w:divBdr>
        </w:div>
        <w:div w:id="850487386">
          <w:marLeft w:val="480"/>
          <w:marRight w:val="0"/>
          <w:marTop w:val="0"/>
          <w:marBottom w:val="0"/>
          <w:divBdr>
            <w:top w:val="none" w:sz="0" w:space="0" w:color="auto"/>
            <w:left w:val="none" w:sz="0" w:space="0" w:color="auto"/>
            <w:bottom w:val="none" w:sz="0" w:space="0" w:color="auto"/>
            <w:right w:val="none" w:sz="0" w:space="0" w:color="auto"/>
          </w:divBdr>
        </w:div>
        <w:div w:id="850610107">
          <w:marLeft w:val="480"/>
          <w:marRight w:val="0"/>
          <w:marTop w:val="0"/>
          <w:marBottom w:val="0"/>
          <w:divBdr>
            <w:top w:val="none" w:sz="0" w:space="0" w:color="auto"/>
            <w:left w:val="none" w:sz="0" w:space="0" w:color="auto"/>
            <w:bottom w:val="none" w:sz="0" w:space="0" w:color="auto"/>
            <w:right w:val="none" w:sz="0" w:space="0" w:color="auto"/>
          </w:divBdr>
        </w:div>
        <w:div w:id="892539971">
          <w:marLeft w:val="480"/>
          <w:marRight w:val="0"/>
          <w:marTop w:val="0"/>
          <w:marBottom w:val="0"/>
          <w:divBdr>
            <w:top w:val="none" w:sz="0" w:space="0" w:color="auto"/>
            <w:left w:val="none" w:sz="0" w:space="0" w:color="auto"/>
            <w:bottom w:val="none" w:sz="0" w:space="0" w:color="auto"/>
            <w:right w:val="none" w:sz="0" w:space="0" w:color="auto"/>
          </w:divBdr>
        </w:div>
        <w:div w:id="896477835">
          <w:marLeft w:val="480"/>
          <w:marRight w:val="0"/>
          <w:marTop w:val="0"/>
          <w:marBottom w:val="0"/>
          <w:divBdr>
            <w:top w:val="none" w:sz="0" w:space="0" w:color="auto"/>
            <w:left w:val="none" w:sz="0" w:space="0" w:color="auto"/>
            <w:bottom w:val="none" w:sz="0" w:space="0" w:color="auto"/>
            <w:right w:val="none" w:sz="0" w:space="0" w:color="auto"/>
          </w:divBdr>
        </w:div>
        <w:div w:id="933636074">
          <w:marLeft w:val="480"/>
          <w:marRight w:val="0"/>
          <w:marTop w:val="0"/>
          <w:marBottom w:val="0"/>
          <w:divBdr>
            <w:top w:val="none" w:sz="0" w:space="0" w:color="auto"/>
            <w:left w:val="none" w:sz="0" w:space="0" w:color="auto"/>
            <w:bottom w:val="none" w:sz="0" w:space="0" w:color="auto"/>
            <w:right w:val="none" w:sz="0" w:space="0" w:color="auto"/>
          </w:divBdr>
        </w:div>
        <w:div w:id="1110129132">
          <w:marLeft w:val="480"/>
          <w:marRight w:val="0"/>
          <w:marTop w:val="0"/>
          <w:marBottom w:val="0"/>
          <w:divBdr>
            <w:top w:val="none" w:sz="0" w:space="0" w:color="auto"/>
            <w:left w:val="none" w:sz="0" w:space="0" w:color="auto"/>
            <w:bottom w:val="none" w:sz="0" w:space="0" w:color="auto"/>
            <w:right w:val="none" w:sz="0" w:space="0" w:color="auto"/>
          </w:divBdr>
        </w:div>
        <w:div w:id="1132946075">
          <w:marLeft w:val="480"/>
          <w:marRight w:val="0"/>
          <w:marTop w:val="0"/>
          <w:marBottom w:val="0"/>
          <w:divBdr>
            <w:top w:val="none" w:sz="0" w:space="0" w:color="auto"/>
            <w:left w:val="none" w:sz="0" w:space="0" w:color="auto"/>
            <w:bottom w:val="none" w:sz="0" w:space="0" w:color="auto"/>
            <w:right w:val="none" w:sz="0" w:space="0" w:color="auto"/>
          </w:divBdr>
        </w:div>
        <w:div w:id="1164710280">
          <w:marLeft w:val="480"/>
          <w:marRight w:val="0"/>
          <w:marTop w:val="0"/>
          <w:marBottom w:val="0"/>
          <w:divBdr>
            <w:top w:val="none" w:sz="0" w:space="0" w:color="auto"/>
            <w:left w:val="none" w:sz="0" w:space="0" w:color="auto"/>
            <w:bottom w:val="none" w:sz="0" w:space="0" w:color="auto"/>
            <w:right w:val="none" w:sz="0" w:space="0" w:color="auto"/>
          </w:divBdr>
        </w:div>
        <w:div w:id="1189297114">
          <w:marLeft w:val="480"/>
          <w:marRight w:val="0"/>
          <w:marTop w:val="0"/>
          <w:marBottom w:val="0"/>
          <w:divBdr>
            <w:top w:val="none" w:sz="0" w:space="0" w:color="auto"/>
            <w:left w:val="none" w:sz="0" w:space="0" w:color="auto"/>
            <w:bottom w:val="none" w:sz="0" w:space="0" w:color="auto"/>
            <w:right w:val="none" w:sz="0" w:space="0" w:color="auto"/>
          </w:divBdr>
        </w:div>
        <w:div w:id="1213885877">
          <w:marLeft w:val="480"/>
          <w:marRight w:val="0"/>
          <w:marTop w:val="0"/>
          <w:marBottom w:val="0"/>
          <w:divBdr>
            <w:top w:val="none" w:sz="0" w:space="0" w:color="auto"/>
            <w:left w:val="none" w:sz="0" w:space="0" w:color="auto"/>
            <w:bottom w:val="none" w:sz="0" w:space="0" w:color="auto"/>
            <w:right w:val="none" w:sz="0" w:space="0" w:color="auto"/>
          </w:divBdr>
        </w:div>
        <w:div w:id="1227373360">
          <w:marLeft w:val="480"/>
          <w:marRight w:val="0"/>
          <w:marTop w:val="0"/>
          <w:marBottom w:val="0"/>
          <w:divBdr>
            <w:top w:val="none" w:sz="0" w:space="0" w:color="auto"/>
            <w:left w:val="none" w:sz="0" w:space="0" w:color="auto"/>
            <w:bottom w:val="none" w:sz="0" w:space="0" w:color="auto"/>
            <w:right w:val="none" w:sz="0" w:space="0" w:color="auto"/>
          </w:divBdr>
        </w:div>
        <w:div w:id="1267925717">
          <w:marLeft w:val="480"/>
          <w:marRight w:val="0"/>
          <w:marTop w:val="0"/>
          <w:marBottom w:val="0"/>
          <w:divBdr>
            <w:top w:val="none" w:sz="0" w:space="0" w:color="auto"/>
            <w:left w:val="none" w:sz="0" w:space="0" w:color="auto"/>
            <w:bottom w:val="none" w:sz="0" w:space="0" w:color="auto"/>
            <w:right w:val="none" w:sz="0" w:space="0" w:color="auto"/>
          </w:divBdr>
        </w:div>
        <w:div w:id="1357270493">
          <w:marLeft w:val="480"/>
          <w:marRight w:val="0"/>
          <w:marTop w:val="0"/>
          <w:marBottom w:val="0"/>
          <w:divBdr>
            <w:top w:val="none" w:sz="0" w:space="0" w:color="auto"/>
            <w:left w:val="none" w:sz="0" w:space="0" w:color="auto"/>
            <w:bottom w:val="none" w:sz="0" w:space="0" w:color="auto"/>
            <w:right w:val="none" w:sz="0" w:space="0" w:color="auto"/>
          </w:divBdr>
        </w:div>
        <w:div w:id="1419054745">
          <w:marLeft w:val="480"/>
          <w:marRight w:val="0"/>
          <w:marTop w:val="0"/>
          <w:marBottom w:val="0"/>
          <w:divBdr>
            <w:top w:val="none" w:sz="0" w:space="0" w:color="auto"/>
            <w:left w:val="none" w:sz="0" w:space="0" w:color="auto"/>
            <w:bottom w:val="none" w:sz="0" w:space="0" w:color="auto"/>
            <w:right w:val="none" w:sz="0" w:space="0" w:color="auto"/>
          </w:divBdr>
        </w:div>
        <w:div w:id="1479683503">
          <w:marLeft w:val="480"/>
          <w:marRight w:val="0"/>
          <w:marTop w:val="0"/>
          <w:marBottom w:val="0"/>
          <w:divBdr>
            <w:top w:val="none" w:sz="0" w:space="0" w:color="auto"/>
            <w:left w:val="none" w:sz="0" w:space="0" w:color="auto"/>
            <w:bottom w:val="none" w:sz="0" w:space="0" w:color="auto"/>
            <w:right w:val="none" w:sz="0" w:space="0" w:color="auto"/>
          </w:divBdr>
        </w:div>
        <w:div w:id="1501578460">
          <w:marLeft w:val="480"/>
          <w:marRight w:val="0"/>
          <w:marTop w:val="0"/>
          <w:marBottom w:val="0"/>
          <w:divBdr>
            <w:top w:val="none" w:sz="0" w:space="0" w:color="auto"/>
            <w:left w:val="none" w:sz="0" w:space="0" w:color="auto"/>
            <w:bottom w:val="none" w:sz="0" w:space="0" w:color="auto"/>
            <w:right w:val="none" w:sz="0" w:space="0" w:color="auto"/>
          </w:divBdr>
        </w:div>
        <w:div w:id="1523128914">
          <w:marLeft w:val="480"/>
          <w:marRight w:val="0"/>
          <w:marTop w:val="0"/>
          <w:marBottom w:val="0"/>
          <w:divBdr>
            <w:top w:val="none" w:sz="0" w:space="0" w:color="auto"/>
            <w:left w:val="none" w:sz="0" w:space="0" w:color="auto"/>
            <w:bottom w:val="none" w:sz="0" w:space="0" w:color="auto"/>
            <w:right w:val="none" w:sz="0" w:space="0" w:color="auto"/>
          </w:divBdr>
        </w:div>
        <w:div w:id="1639872027">
          <w:marLeft w:val="480"/>
          <w:marRight w:val="0"/>
          <w:marTop w:val="0"/>
          <w:marBottom w:val="0"/>
          <w:divBdr>
            <w:top w:val="none" w:sz="0" w:space="0" w:color="auto"/>
            <w:left w:val="none" w:sz="0" w:space="0" w:color="auto"/>
            <w:bottom w:val="none" w:sz="0" w:space="0" w:color="auto"/>
            <w:right w:val="none" w:sz="0" w:space="0" w:color="auto"/>
          </w:divBdr>
        </w:div>
        <w:div w:id="1735009302">
          <w:marLeft w:val="480"/>
          <w:marRight w:val="0"/>
          <w:marTop w:val="0"/>
          <w:marBottom w:val="0"/>
          <w:divBdr>
            <w:top w:val="none" w:sz="0" w:space="0" w:color="auto"/>
            <w:left w:val="none" w:sz="0" w:space="0" w:color="auto"/>
            <w:bottom w:val="none" w:sz="0" w:space="0" w:color="auto"/>
            <w:right w:val="none" w:sz="0" w:space="0" w:color="auto"/>
          </w:divBdr>
        </w:div>
        <w:div w:id="1779989090">
          <w:marLeft w:val="480"/>
          <w:marRight w:val="0"/>
          <w:marTop w:val="0"/>
          <w:marBottom w:val="0"/>
          <w:divBdr>
            <w:top w:val="none" w:sz="0" w:space="0" w:color="auto"/>
            <w:left w:val="none" w:sz="0" w:space="0" w:color="auto"/>
            <w:bottom w:val="none" w:sz="0" w:space="0" w:color="auto"/>
            <w:right w:val="none" w:sz="0" w:space="0" w:color="auto"/>
          </w:divBdr>
        </w:div>
        <w:div w:id="1894924692">
          <w:marLeft w:val="480"/>
          <w:marRight w:val="0"/>
          <w:marTop w:val="0"/>
          <w:marBottom w:val="0"/>
          <w:divBdr>
            <w:top w:val="none" w:sz="0" w:space="0" w:color="auto"/>
            <w:left w:val="none" w:sz="0" w:space="0" w:color="auto"/>
            <w:bottom w:val="none" w:sz="0" w:space="0" w:color="auto"/>
            <w:right w:val="none" w:sz="0" w:space="0" w:color="auto"/>
          </w:divBdr>
        </w:div>
        <w:div w:id="1904831989">
          <w:marLeft w:val="480"/>
          <w:marRight w:val="0"/>
          <w:marTop w:val="0"/>
          <w:marBottom w:val="0"/>
          <w:divBdr>
            <w:top w:val="none" w:sz="0" w:space="0" w:color="auto"/>
            <w:left w:val="none" w:sz="0" w:space="0" w:color="auto"/>
            <w:bottom w:val="none" w:sz="0" w:space="0" w:color="auto"/>
            <w:right w:val="none" w:sz="0" w:space="0" w:color="auto"/>
          </w:divBdr>
        </w:div>
        <w:div w:id="1929459897">
          <w:marLeft w:val="480"/>
          <w:marRight w:val="0"/>
          <w:marTop w:val="0"/>
          <w:marBottom w:val="0"/>
          <w:divBdr>
            <w:top w:val="none" w:sz="0" w:space="0" w:color="auto"/>
            <w:left w:val="none" w:sz="0" w:space="0" w:color="auto"/>
            <w:bottom w:val="none" w:sz="0" w:space="0" w:color="auto"/>
            <w:right w:val="none" w:sz="0" w:space="0" w:color="auto"/>
          </w:divBdr>
        </w:div>
        <w:div w:id="2080788330">
          <w:marLeft w:val="480"/>
          <w:marRight w:val="0"/>
          <w:marTop w:val="0"/>
          <w:marBottom w:val="0"/>
          <w:divBdr>
            <w:top w:val="none" w:sz="0" w:space="0" w:color="auto"/>
            <w:left w:val="none" w:sz="0" w:space="0" w:color="auto"/>
            <w:bottom w:val="none" w:sz="0" w:space="0" w:color="auto"/>
            <w:right w:val="none" w:sz="0" w:space="0" w:color="auto"/>
          </w:divBdr>
        </w:div>
      </w:divsChild>
    </w:div>
    <w:div w:id="1737435491">
      <w:bodyDiv w:val="1"/>
      <w:marLeft w:val="0"/>
      <w:marRight w:val="0"/>
      <w:marTop w:val="0"/>
      <w:marBottom w:val="0"/>
      <w:divBdr>
        <w:top w:val="none" w:sz="0" w:space="0" w:color="auto"/>
        <w:left w:val="none" w:sz="0" w:space="0" w:color="auto"/>
        <w:bottom w:val="none" w:sz="0" w:space="0" w:color="auto"/>
        <w:right w:val="none" w:sz="0" w:space="0" w:color="auto"/>
      </w:divBdr>
    </w:div>
    <w:div w:id="1740518397">
      <w:bodyDiv w:val="1"/>
      <w:marLeft w:val="0"/>
      <w:marRight w:val="0"/>
      <w:marTop w:val="0"/>
      <w:marBottom w:val="0"/>
      <w:divBdr>
        <w:top w:val="none" w:sz="0" w:space="0" w:color="auto"/>
        <w:left w:val="none" w:sz="0" w:space="0" w:color="auto"/>
        <w:bottom w:val="none" w:sz="0" w:space="0" w:color="auto"/>
        <w:right w:val="none" w:sz="0" w:space="0" w:color="auto"/>
      </w:divBdr>
      <w:divsChild>
        <w:div w:id="7411005">
          <w:marLeft w:val="480"/>
          <w:marRight w:val="0"/>
          <w:marTop w:val="0"/>
          <w:marBottom w:val="0"/>
          <w:divBdr>
            <w:top w:val="none" w:sz="0" w:space="0" w:color="auto"/>
            <w:left w:val="none" w:sz="0" w:space="0" w:color="auto"/>
            <w:bottom w:val="none" w:sz="0" w:space="0" w:color="auto"/>
            <w:right w:val="none" w:sz="0" w:space="0" w:color="auto"/>
          </w:divBdr>
        </w:div>
        <w:div w:id="42757234">
          <w:marLeft w:val="480"/>
          <w:marRight w:val="0"/>
          <w:marTop w:val="0"/>
          <w:marBottom w:val="0"/>
          <w:divBdr>
            <w:top w:val="none" w:sz="0" w:space="0" w:color="auto"/>
            <w:left w:val="none" w:sz="0" w:space="0" w:color="auto"/>
            <w:bottom w:val="none" w:sz="0" w:space="0" w:color="auto"/>
            <w:right w:val="none" w:sz="0" w:space="0" w:color="auto"/>
          </w:divBdr>
        </w:div>
        <w:div w:id="107742660">
          <w:marLeft w:val="480"/>
          <w:marRight w:val="0"/>
          <w:marTop w:val="0"/>
          <w:marBottom w:val="0"/>
          <w:divBdr>
            <w:top w:val="none" w:sz="0" w:space="0" w:color="auto"/>
            <w:left w:val="none" w:sz="0" w:space="0" w:color="auto"/>
            <w:bottom w:val="none" w:sz="0" w:space="0" w:color="auto"/>
            <w:right w:val="none" w:sz="0" w:space="0" w:color="auto"/>
          </w:divBdr>
        </w:div>
        <w:div w:id="113598924">
          <w:marLeft w:val="480"/>
          <w:marRight w:val="0"/>
          <w:marTop w:val="0"/>
          <w:marBottom w:val="0"/>
          <w:divBdr>
            <w:top w:val="none" w:sz="0" w:space="0" w:color="auto"/>
            <w:left w:val="none" w:sz="0" w:space="0" w:color="auto"/>
            <w:bottom w:val="none" w:sz="0" w:space="0" w:color="auto"/>
            <w:right w:val="none" w:sz="0" w:space="0" w:color="auto"/>
          </w:divBdr>
        </w:div>
        <w:div w:id="152961718">
          <w:marLeft w:val="480"/>
          <w:marRight w:val="0"/>
          <w:marTop w:val="0"/>
          <w:marBottom w:val="0"/>
          <w:divBdr>
            <w:top w:val="none" w:sz="0" w:space="0" w:color="auto"/>
            <w:left w:val="none" w:sz="0" w:space="0" w:color="auto"/>
            <w:bottom w:val="none" w:sz="0" w:space="0" w:color="auto"/>
            <w:right w:val="none" w:sz="0" w:space="0" w:color="auto"/>
          </w:divBdr>
        </w:div>
        <w:div w:id="158354431">
          <w:marLeft w:val="480"/>
          <w:marRight w:val="0"/>
          <w:marTop w:val="0"/>
          <w:marBottom w:val="0"/>
          <w:divBdr>
            <w:top w:val="none" w:sz="0" w:space="0" w:color="auto"/>
            <w:left w:val="none" w:sz="0" w:space="0" w:color="auto"/>
            <w:bottom w:val="none" w:sz="0" w:space="0" w:color="auto"/>
            <w:right w:val="none" w:sz="0" w:space="0" w:color="auto"/>
          </w:divBdr>
        </w:div>
        <w:div w:id="159321609">
          <w:marLeft w:val="480"/>
          <w:marRight w:val="0"/>
          <w:marTop w:val="0"/>
          <w:marBottom w:val="0"/>
          <w:divBdr>
            <w:top w:val="none" w:sz="0" w:space="0" w:color="auto"/>
            <w:left w:val="none" w:sz="0" w:space="0" w:color="auto"/>
            <w:bottom w:val="none" w:sz="0" w:space="0" w:color="auto"/>
            <w:right w:val="none" w:sz="0" w:space="0" w:color="auto"/>
          </w:divBdr>
        </w:div>
        <w:div w:id="257712771">
          <w:marLeft w:val="480"/>
          <w:marRight w:val="0"/>
          <w:marTop w:val="0"/>
          <w:marBottom w:val="0"/>
          <w:divBdr>
            <w:top w:val="none" w:sz="0" w:space="0" w:color="auto"/>
            <w:left w:val="none" w:sz="0" w:space="0" w:color="auto"/>
            <w:bottom w:val="none" w:sz="0" w:space="0" w:color="auto"/>
            <w:right w:val="none" w:sz="0" w:space="0" w:color="auto"/>
          </w:divBdr>
        </w:div>
        <w:div w:id="260530526">
          <w:marLeft w:val="480"/>
          <w:marRight w:val="0"/>
          <w:marTop w:val="0"/>
          <w:marBottom w:val="0"/>
          <w:divBdr>
            <w:top w:val="none" w:sz="0" w:space="0" w:color="auto"/>
            <w:left w:val="none" w:sz="0" w:space="0" w:color="auto"/>
            <w:bottom w:val="none" w:sz="0" w:space="0" w:color="auto"/>
            <w:right w:val="none" w:sz="0" w:space="0" w:color="auto"/>
          </w:divBdr>
        </w:div>
        <w:div w:id="303976179">
          <w:marLeft w:val="480"/>
          <w:marRight w:val="0"/>
          <w:marTop w:val="0"/>
          <w:marBottom w:val="0"/>
          <w:divBdr>
            <w:top w:val="none" w:sz="0" w:space="0" w:color="auto"/>
            <w:left w:val="none" w:sz="0" w:space="0" w:color="auto"/>
            <w:bottom w:val="none" w:sz="0" w:space="0" w:color="auto"/>
            <w:right w:val="none" w:sz="0" w:space="0" w:color="auto"/>
          </w:divBdr>
        </w:div>
        <w:div w:id="304967842">
          <w:marLeft w:val="480"/>
          <w:marRight w:val="0"/>
          <w:marTop w:val="0"/>
          <w:marBottom w:val="0"/>
          <w:divBdr>
            <w:top w:val="none" w:sz="0" w:space="0" w:color="auto"/>
            <w:left w:val="none" w:sz="0" w:space="0" w:color="auto"/>
            <w:bottom w:val="none" w:sz="0" w:space="0" w:color="auto"/>
            <w:right w:val="none" w:sz="0" w:space="0" w:color="auto"/>
          </w:divBdr>
        </w:div>
        <w:div w:id="306401325">
          <w:marLeft w:val="480"/>
          <w:marRight w:val="0"/>
          <w:marTop w:val="0"/>
          <w:marBottom w:val="0"/>
          <w:divBdr>
            <w:top w:val="none" w:sz="0" w:space="0" w:color="auto"/>
            <w:left w:val="none" w:sz="0" w:space="0" w:color="auto"/>
            <w:bottom w:val="none" w:sz="0" w:space="0" w:color="auto"/>
            <w:right w:val="none" w:sz="0" w:space="0" w:color="auto"/>
          </w:divBdr>
        </w:div>
        <w:div w:id="372077870">
          <w:marLeft w:val="480"/>
          <w:marRight w:val="0"/>
          <w:marTop w:val="0"/>
          <w:marBottom w:val="0"/>
          <w:divBdr>
            <w:top w:val="none" w:sz="0" w:space="0" w:color="auto"/>
            <w:left w:val="none" w:sz="0" w:space="0" w:color="auto"/>
            <w:bottom w:val="none" w:sz="0" w:space="0" w:color="auto"/>
            <w:right w:val="none" w:sz="0" w:space="0" w:color="auto"/>
          </w:divBdr>
        </w:div>
        <w:div w:id="386728998">
          <w:marLeft w:val="480"/>
          <w:marRight w:val="0"/>
          <w:marTop w:val="0"/>
          <w:marBottom w:val="0"/>
          <w:divBdr>
            <w:top w:val="none" w:sz="0" w:space="0" w:color="auto"/>
            <w:left w:val="none" w:sz="0" w:space="0" w:color="auto"/>
            <w:bottom w:val="none" w:sz="0" w:space="0" w:color="auto"/>
            <w:right w:val="none" w:sz="0" w:space="0" w:color="auto"/>
          </w:divBdr>
        </w:div>
        <w:div w:id="414590796">
          <w:marLeft w:val="480"/>
          <w:marRight w:val="0"/>
          <w:marTop w:val="0"/>
          <w:marBottom w:val="0"/>
          <w:divBdr>
            <w:top w:val="none" w:sz="0" w:space="0" w:color="auto"/>
            <w:left w:val="none" w:sz="0" w:space="0" w:color="auto"/>
            <w:bottom w:val="none" w:sz="0" w:space="0" w:color="auto"/>
            <w:right w:val="none" w:sz="0" w:space="0" w:color="auto"/>
          </w:divBdr>
        </w:div>
        <w:div w:id="448860805">
          <w:marLeft w:val="480"/>
          <w:marRight w:val="0"/>
          <w:marTop w:val="0"/>
          <w:marBottom w:val="0"/>
          <w:divBdr>
            <w:top w:val="none" w:sz="0" w:space="0" w:color="auto"/>
            <w:left w:val="none" w:sz="0" w:space="0" w:color="auto"/>
            <w:bottom w:val="none" w:sz="0" w:space="0" w:color="auto"/>
            <w:right w:val="none" w:sz="0" w:space="0" w:color="auto"/>
          </w:divBdr>
        </w:div>
        <w:div w:id="542207080">
          <w:marLeft w:val="480"/>
          <w:marRight w:val="0"/>
          <w:marTop w:val="0"/>
          <w:marBottom w:val="0"/>
          <w:divBdr>
            <w:top w:val="none" w:sz="0" w:space="0" w:color="auto"/>
            <w:left w:val="none" w:sz="0" w:space="0" w:color="auto"/>
            <w:bottom w:val="none" w:sz="0" w:space="0" w:color="auto"/>
            <w:right w:val="none" w:sz="0" w:space="0" w:color="auto"/>
          </w:divBdr>
        </w:div>
        <w:div w:id="573783114">
          <w:marLeft w:val="480"/>
          <w:marRight w:val="0"/>
          <w:marTop w:val="0"/>
          <w:marBottom w:val="0"/>
          <w:divBdr>
            <w:top w:val="none" w:sz="0" w:space="0" w:color="auto"/>
            <w:left w:val="none" w:sz="0" w:space="0" w:color="auto"/>
            <w:bottom w:val="none" w:sz="0" w:space="0" w:color="auto"/>
            <w:right w:val="none" w:sz="0" w:space="0" w:color="auto"/>
          </w:divBdr>
        </w:div>
        <w:div w:id="642274312">
          <w:marLeft w:val="480"/>
          <w:marRight w:val="0"/>
          <w:marTop w:val="0"/>
          <w:marBottom w:val="0"/>
          <w:divBdr>
            <w:top w:val="none" w:sz="0" w:space="0" w:color="auto"/>
            <w:left w:val="none" w:sz="0" w:space="0" w:color="auto"/>
            <w:bottom w:val="none" w:sz="0" w:space="0" w:color="auto"/>
            <w:right w:val="none" w:sz="0" w:space="0" w:color="auto"/>
          </w:divBdr>
        </w:div>
        <w:div w:id="649092018">
          <w:marLeft w:val="480"/>
          <w:marRight w:val="0"/>
          <w:marTop w:val="0"/>
          <w:marBottom w:val="0"/>
          <w:divBdr>
            <w:top w:val="none" w:sz="0" w:space="0" w:color="auto"/>
            <w:left w:val="none" w:sz="0" w:space="0" w:color="auto"/>
            <w:bottom w:val="none" w:sz="0" w:space="0" w:color="auto"/>
            <w:right w:val="none" w:sz="0" w:space="0" w:color="auto"/>
          </w:divBdr>
        </w:div>
        <w:div w:id="666980719">
          <w:marLeft w:val="480"/>
          <w:marRight w:val="0"/>
          <w:marTop w:val="0"/>
          <w:marBottom w:val="0"/>
          <w:divBdr>
            <w:top w:val="none" w:sz="0" w:space="0" w:color="auto"/>
            <w:left w:val="none" w:sz="0" w:space="0" w:color="auto"/>
            <w:bottom w:val="none" w:sz="0" w:space="0" w:color="auto"/>
            <w:right w:val="none" w:sz="0" w:space="0" w:color="auto"/>
          </w:divBdr>
        </w:div>
        <w:div w:id="674110716">
          <w:marLeft w:val="480"/>
          <w:marRight w:val="0"/>
          <w:marTop w:val="0"/>
          <w:marBottom w:val="0"/>
          <w:divBdr>
            <w:top w:val="none" w:sz="0" w:space="0" w:color="auto"/>
            <w:left w:val="none" w:sz="0" w:space="0" w:color="auto"/>
            <w:bottom w:val="none" w:sz="0" w:space="0" w:color="auto"/>
            <w:right w:val="none" w:sz="0" w:space="0" w:color="auto"/>
          </w:divBdr>
        </w:div>
        <w:div w:id="692539010">
          <w:marLeft w:val="480"/>
          <w:marRight w:val="0"/>
          <w:marTop w:val="0"/>
          <w:marBottom w:val="0"/>
          <w:divBdr>
            <w:top w:val="none" w:sz="0" w:space="0" w:color="auto"/>
            <w:left w:val="none" w:sz="0" w:space="0" w:color="auto"/>
            <w:bottom w:val="none" w:sz="0" w:space="0" w:color="auto"/>
            <w:right w:val="none" w:sz="0" w:space="0" w:color="auto"/>
          </w:divBdr>
        </w:div>
        <w:div w:id="698045891">
          <w:marLeft w:val="480"/>
          <w:marRight w:val="0"/>
          <w:marTop w:val="0"/>
          <w:marBottom w:val="0"/>
          <w:divBdr>
            <w:top w:val="none" w:sz="0" w:space="0" w:color="auto"/>
            <w:left w:val="none" w:sz="0" w:space="0" w:color="auto"/>
            <w:bottom w:val="none" w:sz="0" w:space="0" w:color="auto"/>
            <w:right w:val="none" w:sz="0" w:space="0" w:color="auto"/>
          </w:divBdr>
        </w:div>
        <w:div w:id="741441274">
          <w:marLeft w:val="480"/>
          <w:marRight w:val="0"/>
          <w:marTop w:val="0"/>
          <w:marBottom w:val="0"/>
          <w:divBdr>
            <w:top w:val="none" w:sz="0" w:space="0" w:color="auto"/>
            <w:left w:val="none" w:sz="0" w:space="0" w:color="auto"/>
            <w:bottom w:val="none" w:sz="0" w:space="0" w:color="auto"/>
            <w:right w:val="none" w:sz="0" w:space="0" w:color="auto"/>
          </w:divBdr>
        </w:div>
        <w:div w:id="768357924">
          <w:marLeft w:val="480"/>
          <w:marRight w:val="0"/>
          <w:marTop w:val="0"/>
          <w:marBottom w:val="0"/>
          <w:divBdr>
            <w:top w:val="none" w:sz="0" w:space="0" w:color="auto"/>
            <w:left w:val="none" w:sz="0" w:space="0" w:color="auto"/>
            <w:bottom w:val="none" w:sz="0" w:space="0" w:color="auto"/>
            <w:right w:val="none" w:sz="0" w:space="0" w:color="auto"/>
          </w:divBdr>
        </w:div>
        <w:div w:id="880895321">
          <w:marLeft w:val="480"/>
          <w:marRight w:val="0"/>
          <w:marTop w:val="0"/>
          <w:marBottom w:val="0"/>
          <w:divBdr>
            <w:top w:val="none" w:sz="0" w:space="0" w:color="auto"/>
            <w:left w:val="none" w:sz="0" w:space="0" w:color="auto"/>
            <w:bottom w:val="none" w:sz="0" w:space="0" w:color="auto"/>
            <w:right w:val="none" w:sz="0" w:space="0" w:color="auto"/>
          </w:divBdr>
        </w:div>
        <w:div w:id="894580343">
          <w:marLeft w:val="480"/>
          <w:marRight w:val="0"/>
          <w:marTop w:val="0"/>
          <w:marBottom w:val="0"/>
          <w:divBdr>
            <w:top w:val="none" w:sz="0" w:space="0" w:color="auto"/>
            <w:left w:val="none" w:sz="0" w:space="0" w:color="auto"/>
            <w:bottom w:val="none" w:sz="0" w:space="0" w:color="auto"/>
            <w:right w:val="none" w:sz="0" w:space="0" w:color="auto"/>
          </w:divBdr>
        </w:div>
        <w:div w:id="931550542">
          <w:marLeft w:val="480"/>
          <w:marRight w:val="0"/>
          <w:marTop w:val="0"/>
          <w:marBottom w:val="0"/>
          <w:divBdr>
            <w:top w:val="none" w:sz="0" w:space="0" w:color="auto"/>
            <w:left w:val="none" w:sz="0" w:space="0" w:color="auto"/>
            <w:bottom w:val="none" w:sz="0" w:space="0" w:color="auto"/>
            <w:right w:val="none" w:sz="0" w:space="0" w:color="auto"/>
          </w:divBdr>
        </w:div>
        <w:div w:id="932712119">
          <w:marLeft w:val="480"/>
          <w:marRight w:val="0"/>
          <w:marTop w:val="0"/>
          <w:marBottom w:val="0"/>
          <w:divBdr>
            <w:top w:val="none" w:sz="0" w:space="0" w:color="auto"/>
            <w:left w:val="none" w:sz="0" w:space="0" w:color="auto"/>
            <w:bottom w:val="none" w:sz="0" w:space="0" w:color="auto"/>
            <w:right w:val="none" w:sz="0" w:space="0" w:color="auto"/>
          </w:divBdr>
        </w:div>
        <w:div w:id="975256018">
          <w:marLeft w:val="480"/>
          <w:marRight w:val="0"/>
          <w:marTop w:val="0"/>
          <w:marBottom w:val="0"/>
          <w:divBdr>
            <w:top w:val="none" w:sz="0" w:space="0" w:color="auto"/>
            <w:left w:val="none" w:sz="0" w:space="0" w:color="auto"/>
            <w:bottom w:val="none" w:sz="0" w:space="0" w:color="auto"/>
            <w:right w:val="none" w:sz="0" w:space="0" w:color="auto"/>
          </w:divBdr>
        </w:div>
        <w:div w:id="1025907891">
          <w:marLeft w:val="480"/>
          <w:marRight w:val="0"/>
          <w:marTop w:val="0"/>
          <w:marBottom w:val="0"/>
          <w:divBdr>
            <w:top w:val="none" w:sz="0" w:space="0" w:color="auto"/>
            <w:left w:val="none" w:sz="0" w:space="0" w:color="auto"/>
            <w:bottom w:val="none" w:sz="0" w:space="0" w:color="auto"/>
            <w:right w:val="none" w:sz="0" w:space="0" w:color="auto"/>
          </w:divBdr>
        </w:div>
        <w:div w:id="1089813840">
          <w:marLeft w:val="480"/>
          <w:marRight w:val="0"/>
          <w:marTop w:val="0"/>
          <w:marBottom w:val="0"/>
          <w:divBdr>
            <w:top w:val="none" w:sz="0" w:space="0" w:color="auto"/>
            <w:left w:val="none" w:sz="0" w:space="0" w:color="auto"/>
            <w:bottom w:val="none" w:sz="0" w:space="0" w:color="auto"/>
            <w:right w:val="none" w:sz="0" w:space="0" w:color="auto"/>
          </w:divBdr>
        </w:div>
        <w:div w:id="1097946123">
          <w:marLeft w:val="480"/>
          <w:marRight w:val="0"/>
          <w:marTop w:val="0"/>
          <w:marBottom w:val="0"/>
          <w:divBdr>
            <w:top w:val="none" w:sz="0" w:space="0" w:color="auto"/>
            <w:left w:val="none" w:sz="0" w:space="0" w:color="auto"/>
            <w:bottom w:val="none" w:sz="0" w:space="0" w:color="auto"/>
            <w:right w:val="none" w:sz="0" w:space="0" w:color="auto"/>
          </w:divBdr>
        </w:div>
        <w:div w:id="1112867373">
          <w:marLeft w:val="480"/>
          <w:marRight w:val="0"/>
          <w:marTop w:val="0"/>
          <w:marBottom w:val="0"/>
          <w:divBdr>
            <w:top w:val="none" w:sz="0" w:space="0" w:color="auto"/>
            <w:left w:val="none" w:sz="0" w:space="0" w:color="auto"/>
            <w:bottom w:val="none" w:sz="0" w:space="0" w:color="auto"/>
            <w:right w:val="none" w:sz="0" w:space="0" w:color="auto"/>
          </w:divBdr>
        </w:div>
        <w:div w:id="1174302102">
          <w:marLeft w:val="480"/>
          <w:marRight w:val="0"/>
          <w:marTop w:val="0"/>
          <w:marBottom w:val="0"/>
          <w:divBdr>
            <w:top w:val="none" w:sz="0" w:space="0" w:color="auto"/>
            <w:left w:val="none" w:sz="0" w:space="0" w:color="auto"/>
            <w:bottom w:val="none" w:sz="0" w:space="0" w:color="auto"/>
            <w:right w:val="none" w:sz="0" w:space="0" w:color="auto"/>
          </w:divBdr>
        </w:div>
        <w:div w:id="1185053204">
          <w:marLeft w:val="480"/>
          <w:marRight w:val="0"/>
          <w:marTop w:val="0"/>
          <w:marBottom w:val="0"/>
          <w:divBdr>
            <w:top w:val="none" w:sz="0" w:space="0" w:color="auto"/>
            <w:left w:val="none" w:sz="0" w:space="0" w:color="auto"/>
            <w:bottom w:val="none" w:sz="0" w:space="0" w:color="auto"/>
            <w:right w:val="none" w:sz="0" w:space="0" w:color="auto"/>
          </w:divBdr>
        </w:div>
        <w:div w:id="1210191717">
          <w:marLeft w:val="480"/>
          <w:marRight w:val="0"/>
          <w:marTop w:val="0"/>
          <w:marBottom w:val="0"/>
          <w:divBdr>
            <w:top w:val="none" w:sz="0" w:space="0" w:color="auto"/>
            <w:left w:val="none" w:sz="0" w:space="0" w:color="auto"/>
            <w:bottom w:val="none" w:sz="0" w:space="0" w:color="auto"/>
            <w:right w:val="none" w:sz="0" w:space="0" w:color="auto"/>
          </w:divBdr>
        </w:div>
        <w:div w:id="1257639883">
          <w:marLeft w:val="480"/>
          <w:marRight w:val="0"/>
          <w:marTop w:val="0"/>
          <w:marBottom w:val="0"/>
          <w:divBdr>
            <w:top w:val="none" w:sz="0" w:space="0" w:color="auto"/>
            <w:left w:val="none" w:sz="0" w:space="0" w:color="auto"/>
            <w:bottom w:val="none" w:sz="0" w:space="0" w:color="auto"/>
            <w:right w:val="none" w:sz="0" w:space="0" w:color="auto"/>
          </w:divBdr>
        </w:div>
        <w:div w:id="1260872646">
          <w:marLeft w:val="480"/>
          <w:marRight w:val="0"/>
          <w:marTop w:val="0"/>
          <w:marBottom w:val="0"/>
          <w:divBdr>
            <w:top w:val="none" w:sz="0" w:space="0" w:color="auto"/>
            <w:left w:val="none" w:sz="0" w:space="0" w:color="auto"/>
            <w:bottom w:val="none" w:sz="0" w:space="0" w:color="auto"/>
            <w:right w:val="none" w:sz="0" w:space="0" w:color="auto"/>
          </w:divBdr>
        </w:div>
        <w:div w:id="1296910761">
          <w:marLeft w:val="480"/>
          <w:marRight w:val="0"/>
          <w:marTop w:val="0"/>
          <w:marBottom w:val="0"/>
          <w:divBdr>
            <w:top w:val="none" w:sz="0" w:space="0" w:color="auto"/>
            <w:left w:val="none" w:sz="0" w:space="0" w:color="auto"/>
            <w:bottom w:val="none" w:sz="0" w:space="0" w:color="auto"/>
            <w:right w:val="none" w:sz="0" w:space="0" w:color="auto"/>
          </w:divBdr>
        </w:div>
        <w:div w:id="1365254747">
          <w:marLeft w:val="480"/>
          <w:marRight w:val="0"/>
          <w:marTop w:val="0"/>
          <w:marBottom w:val="0"/>
          <w:divBdr>
            <w:top w:val="none" w:sz="0" w:space="0" w:color="auto"/>
            <w:left w:val="none" w:sz="0" w:space="0" w:color="auto"/>
            <w:bottom w:val="none" w:sz="0" w:space="0" w:color="auto"/>
            <w:right w:val="none" w:sz="0" w:space="0" w:color="auto"/>
          </w:divBdr>
        </w:div>
        <w:div w:id="1381587669">
          <w:marLeft w:val="480"/>
          <w:marRight w:val="0"/>
          <w:marTop w:val="0"/>
          <w:marBottom w:val="0"/>
          <w:divBdr>
            <w:top w:val="none" w:sz="0" w:space="0" w:color="auto"/>
            <w:left w:val="none" w:sz="0" w:space="0" w:color="auto"/>
            <w:bottom w:val="none" w:sz="0" w:space="0" w:color="auto"/>
            <w:right w:val="none" w:sz="0" w:space="0" w:color="auto"/>
          </w:divBdr>
        </w:div>
        <w:div w:id="1391465858">
          <w:marLeft w:val="480"/>
          <w:marRight w:val="0"/>
          <w:marTop w:val="0"/>
          <w:marBottom w:val="0"/>
          <w:divBdr>
            <w:top w:val="none" w:sz="0" w:space="0" w:color="auto"/>
            <w:left w:val="none" w:sz="0" w:space="0" w:color="auto"/>
            <w:bottom w:val="none" w:sz="0" w:space="0" w:color="auto"/>
            <w:right w:val="none" w:sz="0" w:space="0" w:color="auto"/>
          </w:divBdr>
        </w:div>
        <w:div w:id="1401252678">
          <w:marLeft w:val="480"/>
          <w:marRight w:val="0"/>
          <w:marTop w:val="0"/>
          <w:marBottom w:val="0"/>
          <w:divBdr>
            <w:top w:val="none" w:sz="0" w:space="0" w:color="auto"/>
            <w:left w:val="none" w:sz="0" w:space="0" w:color="auto"/>
            <w:bottom w:val="none" w:sz="0" w:space="0" w:color="auto"/>
            <w:right w:val="none" w:sz="0" w:space="0" w:color="auto"/>
          </w:divBdr>
        </w:div>
        <w:div w:id="1530144934">
          <w:marLeft w:val="480"/>
          <w:marRight w:val="0"/>
          <w:marTop w:val="0"/>
          <w:marBottom w:val="0"/>
          <w:divBdr>
            <w:top w:val="none" w:sz="0" w:space="0" w:color="auto"/>
            <w:left w:val="none" w:sz="0" w:space="0" w:color="auto"/>
            <w:bottom w:val="none" w:sz="0" w:space="0" w:color="auto"/>
            <w:right w:val="none" w:sz="0" w:space="0" w:color="auto"/>
          </w:divBdr>
        </w:div>
        <w:div w:id="1530609468">
          <w:marLeft w:val="480"/>
          <w:marRight w:val="0"/>
          <w:marTop w:val="0"/>
          <w:marBottom w:val="0"/>
          <w:divBdr>
            <w:top w:val="none" w:sz="0" w:space="0" w:color="auto"/>
            <w:left w:val="none" w:sz="0" w:space="0" w:color="auto"/>
            <w:bottom w:val="none" w:sz="0" w:space="0" w:color="auto"/>
            <w:right w:val="none" w:sz="0" w:space="0" w:color="auto"/>
          </w:divBdr>
        </w:div>
        <w:div w:id="1598559520">
          <w:marLeft w:val="480"/>
          <w:marRight w:val="0"/>
          <w:marTop w:val="0"/>
          <w:marBottom w:val="0"/>
          <w:divBdr>
            <w:top w:val="none" w:sz="0" w:space="0" w:color="auto"/>
            <w:left w:val="none" w:sz="0" w:space="0" w:color="auto"/>
            <w:bottom w:val="none" w:sz="0" w:space="0" w:color="auto"/>
            <w:right w:val="none" w:sz="0" w:space="0" w:color="auto"/>
          </w:divBdr>
        </w:div>
        <w:div w:id="1655379800">
          <w:marLeft w:val="480"/>
          <w:marRight w:val="0"/>
          <w:marTop w:val="0"/>
          <w:marBottom w:val="0"/>
          <w:divBdr>
            <w:top w:val="none" w:sz="0" w:space="0" w:color="auto"/>
            <w:left w:val="none" w:sz="0" w:space="0" w:color="auto"/>
            <w:bottom w:val="none" w:sz="0" w:space="0" w:color="auto"/>
            <w:right w:val="none" w:sz="0" w:space="0" w:color="auto"/>
          </w:divBdr>
        </w:div>
        <w:div w:id="1672175989">
          <w:marLeft w:val="480"/>
          <w:marRight w:val="0"/>
          <w:marTop w:val="0"/>
          <w:marBottom w:val="0"/>
          <w:divBdr>
            <w:top w:val="none" w:sz="0" w:space="0" w:color="auto"/>
            <w:left w:val="none" w:sz="0" w:space="0" w:color="auto"/>
            <w:bottom w:val="none" w:sz="0" w:space="0" w:color="auto"/>
            <w:right w:val="none" w:sz="0" w:space="0" w:color="auto"/>
          </w:divBdr>
        </w:div>
        <w:div w:id="1737895773">
          <w:marLeft w:val="480"/>
          <w:marRight w:val="0"/>
          <w:marTop w:val="0"/>
          <w:marBottom w:val="0"/>
          <w:divBdr>
            <w:top w:val="none" w:sz="0" w:space="0" w:color="auto"/>
            <w:left w:val="none" w:sz="0" w:space="0" w:color="auto"/>
            <w:bottom w:val="none" w:sz="0" w:space="0" w:color="auto"/>
            <w:right w:val="none" w:sz="0" w:space="0" w:color="auto"/>
          </w:divBdr>
        </w:div>
        <w:div w:id="1743063657">
          <w:marLeft w:val="480"/>
          <w:marRight w:val="0"/>
          <w:marTop w:val="0"/>
          <w:marBottom w:val="0"/>
          <w:divBdr>
            <w:top w:val="none" w:sz="0" w:space="0" w:color="auto"/>
            <w:left w:val="none" w:sz="0" w:space="0" w:color="auto"/>
            <w:bottom w:val="none" w:sz="0" w:space="0" w:color="auto"/>
            <w:right w:val="none" w:sz="0" w:space="0" w:color="auto"/>
          </w:divBdr>
        </w:div>
        <w:div w:id="1763720179">
          <w:marLeft w:val="480"/>
          <w:marRight w:val="0"/>
          <w:marTop w:val="0"/>
          <w:marBottom w:val="0"/>
          <w:divBdr>
            <w:top w:val="none" w:sz="0" w:space="0" w:color="auto"/>
            <w:left w:val="none" w:sz="0" w:space="0" w:color="auto"/>
            <w:bottom w:val="none" w:sz="0" w:space="0" w:color="auto"/>
            <w:right w:val="none" w:sz="0" w:space="0" w:color="auto"/>
          </w:divBdr>
        </w:div>
        <w:div w:id="1770468316">
          <w:marLeft w:val="480"/>
          <w:marRight w:val="0"/>
          <w:marTop w:val="0"/>
          <w:marBottom w:val="0"/>
          <w:divBdr>
            <w:top w:val="none" w:sz="0" w:space="0" w:color="auto"/>
            <w:left w:val="none" w:sz="0" w:space="0" w:color="auto"/>
            <w:bottom w:val="none" w:sz="0" w:space="0" w:color="auto"/>
            <w:right w:val="none" w:sz="0" w:space="0" w:color="auto"/>
          </w:divBdr>
        </w:div>
        <w:div w:id="1772705112">
          <w:marLeft w:val="480"/>
          <w:marRight w:val="0"/>
          <w:marTop w:val="0"/>
          <w:marBottom w:val="0"/>
          <w:divBdr>
            <w:top w:val="none" w:sz="0" w:space="0" w:color="auto"/>
            <w:left w:val="none" w:sz="0" w:space="0" w:color="auto"/>
            <w:bottom w:val="none" w:sz="0" w:space="0" w:color="auto"/>
            <w:right w:val="none" w:sz="0" w:space="0" w:color="auto"/>
          </w:divBdr>
        </w:div>
        <w:div w:id="1811752939">
          <w:marLeft w:val="480"/>
          <w:marRight w:val="0"/>
          <w:marTop w:val="0"/>
          <w:marBottom w:val="0"/>
          <w:divBdr>
            <w:top w:val="none" w:sz="0" w:space="0" w:color="auto"/>
            <w:left w:val="none" w:sz="0" w:space="0" w:color="auto"/>
            <w:bottom w:val="none" w:sz="0" w:space="0" w:color="auto"/>
            <w:right w:val="none" w:sz="0" w:space="0" w:color="auto"/>
          </w:divBdr>
        </w:div>
        <w:div w:id="1822191584">
          <w:marLeft w:val="480"/>
          <w:marRight w:val="0"/>
          <w:marTop w:val="0"/>
          <w:marBottom w:val="0"/>
          <w:divBdr>
            <w:top w:val="none" w:sz="0" w:space="0" w:color="auto"/>
            <w:left w:val="none" w:sz="0" w:space="0" w:color="auto"/>
            <w:bottom w:val="none" w:sz="0" w:space="0" w:color="auto"/>
            <w:right w:val="none" w:sz="0" w:space="0" w:color="auto"/>
          </w:divBdr>
        </w:div>
        <w:div w:id="1850558442">
          <w:marLeft w:val="480"/>
          <w:marRight w:val="0"/>
          <w:marTop w:val="0"/>
          <w:marBottom w:val="0"/>
          <w:divBdr>
            <w:top w:val="none" w:sz="0" w:space="0" w:color="auto"/>
            <w:left w:val="none" w:sz="0" w:space="0" w:color="auto"/>
            <w:bottom w:val="none" w:sz="0" w:space="0" w:color="auto"/>
            <w:right w:val="none" w:sz="0" w:space="0" w:color="auto"/>
          </w:divBdr>
        </w:div>
        <w:div w:id="1861509221">
          <w:marLeft w:val="480"/>
          <w:marRight w:val="0"/>
          <w:marTop w:val="0"/>
          <w:marBottom w:val="0"/>
          <w:divBdr>
            <w:top w:val="none" w:sz="0" w:space="0" w:color="auto"/>
            <w:left w:val="none" w:sz="0" w:space="0" w:color="auto"/>
            <w:bottom w:val="none" w:sz="0" w:space="0" w:color="auto"/>
            <w:right w:val="none" w:sz="0" w:space="0" w:color="auto"/>
          </w:divBdr>
        </w:div>
        <w:div w:id="1876042270">
          <w:marLeft w:val="480"/>
          <w:marRight w:val="0"/>
          <w:marTop w:val="0"/>
          <w:marBottom w:val="0"/>
          <w:divBdr>
            <w:top w:val="none" w:sz="0" w:space="0" w:color="auto"/>
            <w:left w:val="none" w:sz="0" w:space="0" w:color="auto"/>
            <w:bottom w:val="none" w:sz="0" w:space="0" w:color="auto"/>
            <w:right w:val="none" w:sz="0" w:space="0" w:color="auto"/>
          </w:divBdr>
        </w:div>
        <w:div w:id="1903446824">
          <w:marLeft w:val="480"/>
          <w:marRight w:val="0"/>
          <w:marTop w:val="0"/>
          <w:marBottom w:val="0"/>
          <w:divBdr>
            <w:top w:val="none" w:sz="0" w:space="0" w:color="auto"/>
            <w:left w:val="none" w:sz="0" w:space="0" w:color="auto"/>
            <w:bottom w:val="none" w:sz="0" w:space="0" w:color="auto"/>
            <w:right w:val="none" w:sz="0" w:space="0" w:color="auto"/>
          </w:divBdr>
        </w:div>
        <w:div w:id="1914193319">
          <w:marLeft w:val="480"/>
          <w:marRight w:val="0"/>
          <w:marTop w:val="0"/>
          <w:marBottom w:val="0"/>
          <w:divBdr>
            <w:top w:val="none" w:sz="0" w:space="0" w:color="auto"/>
            <w:left w:val="none" w:sz="0" w:space="0" w:color="auto"/>
            <w:bottom w:val="none" w:sz="0" w:space="0" w:color="auto"/>
            <w:right w:val="none" w:sz="0" w:space="0" w:color="auto"/>
          </w:divBdr>
        </w:div>
        <w:div w:id="1949576417">
          <w:marLeft w:val="480"/>
          <w:marRight w:val="0"/>
          <w:marTop w:val="0"/>
          <w:marBottom w:val="0"/>
          <w:divBdr>
            <w:top w:val="none" w:sz="0" w:space="0" w:color="auto"/>
            <w:left w:val="none" w:sz="0" w:space="0" w:color="auto"/>
            <w:bottom w:val="none" w:sz="0" w:space="0" w:color="auto"/>
            <w:right w:val="none" w:sz="0" w:space="0" w:color="auto"/>
          </w:divBdr>
        </w:div>
        <w:div w:id="2058704810">
          <w:marLeft w:val="480"/>
          <w:marRight w:val="0"/>
          <w:marTop w:val="0"/>
          <w:marBottom w:val="0"/>
          <w:divBdr>
            <w:top w:val="none" w:sz="0" w:space="0" w:color="auto"/>
            <w:left w:val="none" w:sz="0" w:space="0" w:color="auto"/>
            <w:bottom w:val="none" w:sz="0" w:space="0" w:color="auto"/>
            <w:right w:val="none" w:sz="0" w:space="0" w:color="auto"/>
          </w:divBdr>
        </w:div>
        <w:div w:id="2090419330">
          <w:marLeft w:val="480"/>
          <w:marRight w:val="0"/>
          <w:marTop w:val="0"/>
          <w:marBottom w:val="0"/>
          <w:divBdr>
            <w:top w:val="none" w:sz="0" w:space="0" w:color="auto"/>
            <w:left w:val="none" w:sz="0" w:space="0" w:color="auto"/>
            <w:bottom w:val="none" w:sz="0" w:space="0" w:color="auto"/>
            <w:right w:val="none" w:sz="0" w:space="0" w:color="auto"/>
          </w:divBdr>
        </w:div>
        <w:div w:id="2111578794">
          <w:marLeft w:val="480"/>
          <w:marRight w:val="0"/>
          <w:marTop w:val="0"/>
          <w:marBottom w:val="0"/>
          <w:divBdr>
            <w:top w:val="none" w:sz="0" w:space="0" w:color="auto"/>
            <w:left w:val="none" w:sz="0" w:space="0" w:color="auto"/>
            <w:bottom w:val="none" w:sz="0" w:space="0" w:color="auto"/>
            <w:right w:val="none" w:sz="0" w:space="0" w:color="auto"/>
          </w:divBdr>
        </w:div>
      </w:divsChild>
    </w:div>
    <w:div w:id="1742481971">
      <w:bodyDiv w:val="1"/>
      <w:marLeft w:val="0"/>
      <w:marRight w:val="0"/>
      <w:marTop w:val="0"/>
      <w:marBottom w:val="0"/>
      <w:divBdr>
        <w:top w:val="none" w:sz="0" w:space="0" w:color="auto"/>
        <w:left w:val="none" w:sz="0" w:space="0" w:color="auto"/>
        <w:bottom w:val="none" w:sz="0" w:space="0" w:color="auto"/>
        <w:right w:val="none" w:sz="0" w:space="0" w:color="auto"/>
      </w:divBdr>
    </w:div>
    <w:div w:id="1743218500">
      <w:bodyDiv w:val="1"/>
      <w:marLeft w:val="0"/>
      <w:marRight w:val="0"/>
      <w:marTop w:val="0"/>
      <w:marBottom w:val="0"/>
      <w:divBdr>
        <w:top w:val="none" w:sz="0" w:space="0" w:color="auto"/>
        <w:left w:val="none" w:sz="0" w:space="0" w:color="auto"/>
        <w:bottom w:val="none" w:sz="0" w:space="0" w:color="auto"/>
        <w:right w:val="none" w:sz="0" w:space="0" w:color="auto"/>
      </w:divBdr>
    </w:div>
    <w:div w:id="1747915719">
      <w:bodyDiv w:val="1"/>
      <w:marLeft w:val="0"/>
      <w:marRight w:val="0"/>
      <w:marTop w:val="0"/>
      <w:marBottom w:val="0"/>
      <w:divBdr>
        <w:top w:val="none" w:sz="0" w:space="0" w:color="auto"/>
        <w:left w:val="none" w:sz="0" w:space="0" w:color="auto"/>
        <w:bottom w:val="none" w:sz="0" w:space="0" w:color="auto"/>
        <w:right w:val="none" w:sz="0" w:space="0" w:color="auto"/>
      </w:divBdr>
    </w:div>
    <w:div w:id="1755929764">
      <w:bodyDiv w:val="1"/>
      <w:marLeft w:val="0"/>
      <w:marRight w:val="0"/>
      <w:marTop w:val="0"/>
      <w:marBottom w:val="0"/>
      <w:divBdr>
        <w:top w:val="none" w:sz="0" w:space="0" w:color="auto"/>
        <w:left w:val="none" w:sz="0" w:space="0" w:color="auto"/>
        <w:bottom w:val="none" w:sz="0" w:space="0" w:color="auto"/>
        <w:right w:val="none" w:sz="0" w:space="0" w:color="auto"/>
      </w:divBdr>
    </w:div>
    <w:div w:id="1758135326">
      <w:bodyDiv w:val="1"/>
      <w:marLeft w:val="0"/>
      <w:marRight w:val="0"/>
      <w:marTop w:val="0"/>
      <w:marBottom w:val="0"/>
      <w:divBdr>
        <w:top w:val="none" w:sz="0" w:space="0" w:color="auto"/>
        <w:left w:val="none" w:sz="0" w:space="0" w:color="auto"/>
        <w:bottom w:val="none" w:sz="0" w:space="0" w:color="auto"/>
        <w:right w:val="none" w:sz="0" w:space="0" w:color="auto"/>
      </w:divBdr>
    </w:div>
    <w:div w:id="1758399867">
      <w:bodyDiv w:val="1"/>
      <w:marLeft w:val="0"/>
      <w:marRight w:val="0"/>
      <w:marTop w:val="0"/>
      <w:marBottom w:val="0"/>
      <w:divBdr>
        <w:top w:val="none" w:sz="0" w:space="0" w:color="auto"/>
        <w:left w:val="none" w:sz="0" w:space="0" w:color="auto"/>
        <w:bottom w:val="none" w:sz="0" w:space="0" w:color="auto"/>
        <w:right w:val="none" w:sz="0" w:space="0" w:color="auto"/>
      </w:divBdr>
    </w:div>
    <w:div w:id="1761758152">
      <w:bodyDiv w:val="1"/>
      <w:marLeft w:val="0"/>
      <w:marRight w:val="0"/>
      <w:marTop w:val="0"/>
      <w:marBottom w:val="0"/>
      <w:divBdr>
        <w:top w:val="none" w:sz="0" w:space="0" w:color="auto"/>
        <w:left w:val="none" w:sz="0" w:space="0" w:color="auto"/>
        <w:bottom w:val="none" w:sz="0" w:space="0" w:color="auto"/>
        <w:right w:val="none" w:sz="0" w:space="0" w:color="auto"/>
      </w:divBdr>
      <w:divsChild>
        <w:div w:id="85927633">
          <w:marLeft w:val="480"/>
          <w:marRight w:val="0"/>
          <w:marTop w:val="0"/>
          <w:marBottom w:val="0"/>
          <w:divBdr>
            <w:top w:val="none" w:sz="0" w:space="0" w:color="auto"/>
            <w:left w:val="none" w:sz="0" w:space="0" w:color="auto"/>
            <w:bottom w:val="none" w:sz="0" w:space="0" w:color="auto"/>
            <w:right w:val="none" w:sz="0" w:space="0" w:color="auto"/>
          </w:divBdr>
        </w:div>
        <w:div w:id="100927578">
          <w:marLeft w:val="480"/>
          <w:marRight w:val="0"/>
          <w:marTop w:val="0"/>
          <w:marBottom w:val="0"/>
          <w:divBdr>
            <w:top w:val="none" w:sz="0" w:space="0" w:color="auto"/>
            <w:left w:val="none" w:sz="0" w:space="0" w:color="auto"/>
            <w:bottom w:val="none" w:sz="0" w:space="0" w:color="auto"/>
            <w:right w:val="none" w:sz="0" w:space="0" w:color="auto"/>
          </w:divBdr>
        </w:div>
        <w:div w:id="130875753">
          <w:marLeft w:val="480"/>
          <w:marRight w:val="0"/>
          <w:marTop w:val="0"/>
          <w:marBottom w:val="0"/>
          <w:divBdr>
            <w:top w:val="none" w:sz="0" w:space="0" w:color="auto"/>
            <w:left w:val="none" w:sz="0" w:space="0" w:color="auto"/>
            <w:bottom w:val="none" w:sz="0" w:space="0" w:color="auto"/>
            <w:right w:val="none" w:sz="0" w:space="0" w:color="auto"/>
          </w:divBdr>
        </w:div>
        <w:div w:id="140660611">
          <w:marLeft w:val="480"/>
          <w:marRight w:val="0"/>
          <w:marTop w:val="0"/>
          <w:marBottom w:val="0"/>
          <w:divBdr>
            <w:top w:val="none" w:sz="0" w:space="0" w:color="auto"/>
            <w:left w:val="none" w:sz="0" w:space="0" w:color="auto"/>
            <w:bottom w:val="none" w:sz="0" w:space="0" w:color="auto"/>
            <w:right w:val="none" w:sz="0" w:space="0" w:color="auto"/>
          </w:divBdr>
        </w:div>
        <w:div w:id="181088419">
          <w:marLeft w:val="480"/>
          <w:marRight w:val="0"/>
          <w:marTop w:val="0"/>
          <w:marBottom w:val="0"/>
          <w:divBdr>
            <w:top w:val="none" w:sz="0" w:space="0" w:color="auto"/>
            <w:left w:val="none" w:sz="0" w:space="0" w:color="auto"/>
            <w:bottom w:val="none" w:sz="0" w:space="0" w:color="auto"/>
            <w:right w:val="none" w:sz="0" w:space="0" w:color="auto"/>
          </w:divBdr>
        </w:div>
        <w:div w:id="202139208">
          <w:marLeft w:val="480"/>
          <w:marRight w:val="0"/>
          <w:marTop w:val="0"/>
          <w:marBottom w:val="0"/>
          <w:divBdr>
            <w:top w:val="none" w:sz="0" w:space="0" w:color="auto"/>
            <w:left w:val="none" w:sz="0" w:space="0" w:color="auto"/>
            <w:bottom w:val="none" w:sz="0" w:space="0" w:color="auto"/>
            <w:right w:val="none" w:sz="0" w:space="0" w:color="auto"/>
          </w:divBdr>
        </w:div>
        <w:div w:id="247202676">
          <w:marLeft w:val="480"/>
          <w:marRight w:val="0"/>
          <w:marTop w:val="0"/>
          <w:marBottom w:val="0"/>
          <w:divBdr>
            <w:top w:val="none" w:sz="0" w:space="0" w:color="auto"/>
            <w:left w:val="none" w:sz="0" w:space="0" w:color="auto"/>
            <w:bottom w:val="none" w:sz="0" w:space="0" w:color="auto"/>
            <w:right w:val="none" w:sz="0" w:space="0" w:color="auto"/>
          </w:divBdr>
        </w:div>
        <w:div w:id="261382643">
          <w:marLeft w:val="480"/>
          <w:marRight w:val="0"/>
          <w:marTop w:val="0"/>
          <w:marBottom w:val="0"/>
          <w:divBdr>
            <w:top w:val="none" w:sz="0" w:space="0" w:color="auto"/>
            <w:left w:val="none" w:sz="0" w:space="0" w:color="auto"/>
            <w:bottom w:val="none" w:sz="0" w:space="0" w:color="auto"/>
            <w:right w:val="none" w:sz="0" w:space="0" w:color="auto"/>
          </w:divBdr>
        </w:div>
        <w:div w:id="346369294">
          <w:marLeft w:val="480"/>
          <w:marRight w:val="0"/>
          <w:marTop w:val="0"/>
          <w:marBottom w:val="0"/>
          <w:divBdr>
            <w:top w:val="none" w:sz="0" w:space="0" w:color="auto"/>
            <w:left w:val="none" w:sz="0" w:space="0" w:color="auto"/>
            <w:bottom w:val="none" w:sz="0" w:space="0" w:color="auto"/>
            <w:right w:val="none" w:sz="0" w:space="0" w:color="auto"/>
          </w:divBdr>
        </w:div>
        <w:div w:id="363869177">
          <w:marLeft w:val="480"/>
          <w:marRight w:val="0"/>
          <w:marTop w:val="0"/>
          <w:marBottom w:val="0"/>
          <w:divBdr>
            <w:top w:val="none" w:sz="0" w:space="0" w:color="auto"/>
            <w:left w:val="none" w:sz="0" w:space="0" w:color="auto"/>
            <w:bottom w:val="none" w:sz="0" w:space="0" w:color="auto"/>
            <w:right w:val="none" w:sz="0" w:space="0" w:color="auto"/>
          </w:divBdr>
        </w:div>
        <w:div w:id="395396453">
          <w:marLeft w:val="480"/>
          <w:marRight w:val="0"/>
          <w:marTop w:val="0"/>
          <w:marBottom w:val="0"/>
          <w:divBdr>
            <w:top w:val="none" w:sz="0" w:space="0" w:color="auto"/>
            <w:left w:val="none" w:sz="0" w:space="0" w:color="auto"/>
            <w:bottom w:val="none" w:sz="0" w:space="0" w:color="auto"/>
            <w:right w:val="none" w:sz="0" w:space="0" w:color="auto"/>
          </w:divBdr>
        </w:div>
        <w:div w:id="488248600">
          <w:marLeft w:val="480"/>
          <w:marRight w:val="0"/>
          <w:marTop w:val="0"/>
          <w:marBottom w:val="0"/>
          <w:divBdr>
            <w:top w:val="none" w:sz="0" w:space="0" w:color="auto"/>
            <w:left w:val="none" w:sz="0" w:space="0" w:color="auto"/>
            <w:bottom w:val="none" w:sz="0" w:space="0" w:color="auto"/>
            <w:right w:val="none" w:sz="0" w:space="0" w:color="auto"/>
          </w:divBdr>
        </w:div>
        <w:div w:id="489643421">
          <w:marLeft w:val="480"/>
          <w:marRight w:val="0"/>
          <w:marTop w:val="0"/>
          <w:marBottom w:val="0"/>
          <w:divBdr>
            <w:top w:val="none" w:sz="0" w:space="0" w:color="auto"/>
            <w:left w:val="none" w:sz="0" w:space="0" w:color="auto"/>
            <w:bottom w:val="none" w:sz="0" w:space="0" w:color="auto"/>
            <w:right w:val="none" w:sz="0" w:space="0" w:color="auto"/>
          </w:divBdr>
        </w:div>
        <w:div w:id="553852693">
          <w:marLeft w:val="480"/>
          <w:marRight w:val="0"/>
          <w:marTop w:val="0"/>
          <w:marBottom w:val="0"/>
          <w:divBdr>
            <w:top w:val="none" w:sz="0" w:space="0" w:color="auto"/>
            <w:left w:val="none" w:sz="0" w:space="0" w:color="auto"/>
            <w:bottom w:val="none" w:sz="0" w:space="0" w:color="auto"/>
            <w:right w:val="none" w:sz="0" w:space="0" w:color="auto"/>
          </w:divBdr>
        </w:div>
        <w:div w:id="648173614">
          <w:marLeft w:val="480"/>
          <w:marRight w:val="0"/>
          <w:marTop w:val="0"/>
          <w:marBottom w:val="0"/>
          <w:divBdr>
            <w:top w:val="none" w:sz="0" w:space="0" w:color="auto"/>
            <w:left w:val="none" w:sz="0" w:space="0" w:color="auto"/>
            <w:bottom w:val="none" w:sz="0" w:space="0" w:color="auto"/>
            <w:right w:val="none" w:sz="0" w:space="0" w:color="auto"/>
          </w:divBdr>
        </w:div>
        <w:div w:id="673414250">
          <w:marLeft w:val="480"/>
          <w:marRight w:val="0"/>
          <w:marTop w:val="0"/>
          <w:marBottom w:val="0"/>
          <w:divBdr>
            <w:top w:val="none" w:sz="0" w:space="0" w:color="auto"/>
            <w:left w:val="none" w:sz="0" w:space="0" w:color="auto"/>
            <w:bottom w:val="none" w:sz="0" w:space="0" w:color="auto"/>
            <w:right w:val="none" w:sz="0" w:space="0" w:color="auto"/>
          </w:divBdr>
        </w:div>
        <w:div w:id="794521514">
          <w:marLeft w:val="480"/>
          <w:marRight w:val="0"/>
          <w:marTop w:val="0"/>
          <w:marBottom w:val="0"/>
          <w:divBdr>
            <w:top w:val="none" w:sz="0" w:space="0" w:color="auto"/>
            <w:left w:val="none" w:sz="0" w:space="0" w:color="auto"/>
            <w:bottom w:val="none" w:sz="0" w:space="0" w:color="auto"/>
            <w:right w:val="none" w:sz="0" w:space="0" w:color="auto"/>
          </w:divBdr>
        </w:div>
        <w:div w:id="915088002">
          <w:marLeft w:val="480"/>
          <w:marRight w:val="0"/>
          <w:marTop w:val="0"/>
          <w:marBottom w:val="0"/>
          <w:divBdr>
            <w:top w:val="none" w:sz="0" w:space="0" w:color="auto"/>
            <w:left w:val="none" w:sz="0" w:space="0" w:color="auto"/>
            <w:bottom w:val="none" w:sz="0" w:space="0" w:color="auto"/>
            <w:right w:val="none" w:sz="0" w:space="0" w:color="auto"/>
          </w:divBdr>
        </w:div>
        <w:div w:id="915936773">
          <w:marLeft w:val="480"/>
          <w:marRight w:val="0"/>
          <w:marTop w:val="0"/>
          <w:marBottom w:val="0"/>
          <w:divBdr>
            <w:top w:val="none" w:sz="0" w:space="0" w:color="auto"/>
            <w:left w:val="none" w:sz="0" w:space="0" w:color="auto"/>
            <w:bottom w:val="none" w:sz="0" w:space="0" w:color="auto"/>
            <w:right w:val="none" w:sz="0" w:space="0" w:color="auto"/>
          </w:divBdr>
        </w:div>
        <w:div w:id="962231315">
          <w:marLeft w:val="480"/>
          <w:marRight w:val="0"/>
          <w:marTop w:val="0"/>
          <w:marBottom w:val="0"/>
          <w:divBdr>
            <w:top w:val="none" w:sz="0" w:space="0" w:color="auto"/>
            <w:left w:val="none" w:sz="0" w:space="0" w:color="auto"/>
            <w:bottom w:val="none" w:sz="0" w:space="0" w:color="auto"/>
            <w:right w:val="none" w:sz="0" w:space="0" w:color="auto"/>
          </w:divBdr>
        </w:div>
        <w:div w:id="1199705409">
          <w:marLeft w:val="480"/>
          <w:marRight w:val="0"/>
          <w:marTop w:val="0"/>
          <w:marBottom w:val="0"/>
          <w:divBdr>
            <w:top w:val="none" w:sz="0" w:space="0" w:color="auto"/>
            <w:left w:val="none" w:sz="0" w:space="0" w:color="auto"/>
            <w:bottom w:val="none" w:sz="0" w:space="0" w:color="auto"/>
            <w:right w:val="none" w:sz="0" w:space="0" w:color="auto"/>
          </w:divBdr>
        </w:div>
        <w:div w:id="1220018717">
          <w:marLeft w:val="480"/>
          <w:marRight w:val="0"/>
          <w:marTop w:val="0"/>
          <w:marBottom w:val="0"/>
          <w:divBdr>
            <w:top w:val="none" w:sz="0" w:space="0" w:color="auto"/>
            <w:left w:val="none" w:sz="0" w:space="0" w:color="auto"/>
            <w:bottom w:val="none" w:sz="0" w:space="0" w:color="auto"/>
            <w:right w:val="none" w:sz="0" w:space="0" w:color="auto"/>
          </w:divBdr>
        </w:div>
        <w:div w:id="1315182301">
          <w:marLeft w:val="480"/>
          <w:marRight w:val="0"/>
          <w:marTop w:val="0"/>
          <w:marBottom w:val="0"/>
          <w:divBdr>
            <w:top w:val="none" w:sz="0" w:space="0" w:color="auto"/>
            <w:left w:val="none" w:sz="0" w:space="0" w:color="auto"/>
            <w:bottom w:val="none" w:sz="0" w:space="0" w:color="auto"/>
            <w:right w:val="none" w:sz="0" w:space="0" w:color="auto"/>
          </w:divBdr>
        </w:div>
        <w:div w:id="1316908233">
          <w:marLeft w:val="480"/>
          <w:marRight w:val="0"/>
          <w:marTop w:val="0"/>
          <w:marBottom w:val="0"/>
          <w:divBdr>
            <w:top w:val="none" w:sz="0" w:space="0" w:color="auto"/>
            <w:left w:val="none" w:sz="0" w:space="0" w:color="auto"/>
            <w:bottom w:val="none" w:sz="0" w:space="0" w:color="auto"/>
            <w:right w:val="none" w:sz="0" w:space="0" w:color="auto"/>
          </w:divBdr>
        </w:div>
        <w:div w:id="1366908605">
          <w:marLeft w:val="480"/>
          <w:marRight w:val="0"/>
          <w:marTop w:val="0"/>
          <w:marBottom w:val="0"/>
          <w:divBdr>
            <w:top w:val="none" w:sz="0" w:space="0" w:color="auto"/>
            <w:left w:val="none" w:sz="0" w:space="0" w:color="auto"/>
            <w:bottom w:val="none" w:sz="0" w:space="0" w:color="auto"/>
            <w:right w:val="none" w:sz="0" w:space="0" w:color="auto"/>
          </w:divBdr>
        </w:div>
        <w:div w:id="1370376956">
          <w:marLeft w:val="480"/>
          <w:marRight w:val="0"/>
          <w:marTop w:val="0"/>
          <w:marBottom w:val="0"/>
          <w:divBdr>
            <w:top w:val="none" w:sz="0" w:space="0" w:color="auto"/>
            <w:left w:val="none" w:sz="0" w:space="0" w:color="auto"/>
            <w:bottom w:val="none" w:sz="0" w:space="0" w:color="auto"/>
            <w:right w:val="none" w:sz="0" w:space="0" w:color="auto"/>
          </w:divBdr>
        </w:div>
        <w:div w:id="1416785702">
          <w:marLeft w:val="480"/>
          <w:marRight w:val="0"/>
          <w:marTop w:val="0"/>
          <w:marBottom w:val="0"/>
          <w:divBdr>
            <w:top w:val="none" w:sz="0" w:space="0" w:color="auto"/>
            <w:left w:val="none" w:sz="0" w:space="0" w:color="auto"/>
            <w:bottom w:val="none" w:sz="0" w:space="0" w:color="auto"/>
            <w:right w:val="none" w:sz="0" w:space="0" w:color="auto"/>
          </w:divBdr>
        </w:div>
        <w:div w:id="1425876914">
          <w:marLeft w:val="480"/>
          <w:marRight w:val="0"/>
          <w:marTop w:val="0"/>
          <w:marBottom w:val="0"/>
          <w:divBdr>
            <w:top w:val="none" w:sz="0" w:space="0" w:color="auto"/>
            <w:left w:val="none" w:sz="0" w:space="0" w:color="auto"/>
            <w:bottom w:val="none" w:sz="0" w:space="0" w:color="auto"/>
            <w:right w:val="none" w:sz="0" w:space="0" w:color="auto"/>
          </w:divBdr>
        </w:div>
        <w:div w:id="1451513516">
          <w:marLeft w:val="480"/>
          <w:marRight w:val="0"/>
          <w:marTop w:val="0"/>
          <w:marBottom w:val="0"/>
          <w:divBdr>
            <w:top w:val="none" w:sz="0" w:space="0" w:color="auto"/>
            <w:left w:val="none" w:sz="0" w:space="0" w:color="auto"/>
            <w:bottom w:val="none" w:sz="0" w:space="0" w:color="auto"/>
            <w:right w:val="none" w:sz="0" w:space="0" w:color="auto"/>
          </w:divBdr>
        </w:div>
        <w:div w:id="1504315182">
          <w:marLeft w:val="480"/>
          <w:marRight w:val="0"/>
          <w:marTop w:val="0"/>
          <w:marBottom w:val="0"/>
          <w:divBdr>
            <w:top w:val="none" w:sz="0" w:space="0" w:color="auto"/>
            <w:left w:val="none" w:sz="0" w:space="0" w:color="auto"/>
            <w:bottom w:val="none" w:sz="0" w:space="0" w:color="auto"/>
            <w:right w:val="none" w:sz="0" w:space="0" w:color="auto"/>
          </w:divBdr>
        </w:div>
        <w:div w:id="1559321804">
          <w:marLeft w:val="480"/>
          <w:marRight w:val="0"/>
          <w:marTop w:val="0"/>
          <w:marBottom w:val="0"/>
          <w:divBdr>
            <w:top w:val="none" w:sz="0" w:space="0" w:color="auto"/>
            <w:left w:val="none" w:sz="0" w:space="0" w:color="auto"/>
            <w:bottom w:val="none" w:sz="0" w:space="0" w:color="auto"/>
            <w:right w:val="none" w:sz="0" w:space="0" w:color="auto"/>
          </w:divBdr>
        </w:div>
        <w:div w:id="1632243642">
          <w:marLeft w:val="480"/>
          <w:marRight w:val="0"/>
          <w:marTop w:val="0"/>
          <w:marBottom w:val="0"/>
          <w:divBdr>
            <w:top w:val="none" w:sz="0" w:space="0" w:color="auto"/>
            <w:left w:val="none" w:sz="0" w:space="0" w:color="auto"/>
            <w:bottom w:val="none" w:sz="0" w:space="0" w:color="auto"/>
            <w:right w:val="none" w:sz="0" w:space="0" w:color="auto"/>
          </w:divBdr>
        </w:div>
        <w:div w:id="1670253370">
          <w:marLeft w:val="480"/>
          <w:marRight w:val="0"/>
          <w:marTop w:val="0"/>
          <w:marBottom w:val="0"/>
          <w:divBdr>
            <w:top w:val="none" w:sz="0" w:space="0" w:color="auto"/>
            <w:left w:val="none" w:sz="0" w:space="0" w:color="auto"/>
            <w:bottom w:val="none" w:sz="0" w:space="0" w:color="auto"/>
            <w:right w:val="none" w:sz="0" w:space="0" w:color="auto"/>
          </w:divBdr>
        </w:div>
        <w:div w:id="1690599025">
          <w:marLeft w:val="480"/>
          <w:marRight w:val="0"/>
          <w:marTop w:val="0"/>
          <w:marBottom w:val="0"/>
          <w:divBdr>
            <w:top w:val="none" w:sz="0" w:space="0" w:color="auto"/>
            <w:left w:val="none" w:sz="0" w:space="0" w:color="auto"/>
            <w:bottom w:val="none" w:sz="0" w:space="0" w:color="auto"/>
            <w:right w:val="none" w:sz="0" w:space="0" w:color="auto"/>
          </w:divBdr>
        </w:div>
        <w:div w:id="1698114911">
          <w:marLeft w:val="480"/>
          <w:marRight w:val="0"/>
          <w:marTop w:val="0"/>
          <w:marBottom w:val="0"/>
          <w:divBdr>
            <w:top w:val="none" w:sz="0" w:space="0" w:color="auto"/>
            <w:left w:val="none" w:sz="0" w:space="0" w:color="auto"/>
            <w:bottom w:val="none" w:sz="0" w:space="0" w:color="auto"/>
            <w:right w:val="none" w:sz="0" w:space="0" w:color="auto"/>
          </w:divBdr>
        </w:div>
        <w:div w:id="1710648851">
          <w:marLeft w:val="480"/>
          <w:marRight w:val="0"/>
          <w:marTop w:val="0"/>
          <w:marBottom w:val="0"/>
          <w:divBdr>
            <w:top w:val="none" w:sz="0" w:space="0" w:color="auto"/>
            <w:left w:val="none" w:sz="0" w:space="0" w:color="auto"/>
            <w:bottom w:val="none" w:sz="0" w:space="0" w:color="auto"/>
            <w:right w:val="none" w:sz="0" w:space="0" w:color="auto"/>
          </w:divBdr>
        </w:div>
        <w:div w:id="1750730622">
          <w:marLeft w:val="480"/>
          <w:marRight w:val="0"/>
          <w:marTop w:val="0"/>
          <w:marBottom w:val="0"/>
          <w:divBdr>
            <w:top w:val="none" w:sz="0" w:space="0" w:color="auto"/>
            <w:left w:val="none" w:sz="0" w:space="0" w:color="auto"/>
            <w:bottom w:val="none" w:sz="0" w:space="0" w:color="auto"/>
            <w:right w:val="none" w:sz="0" w:space="0" w:color="auto"/>
          </w:divBdr>
        </w:div>
        <w:div w:id="1766534819">
          <w:marLeft w:val="480"/>
          <w:marRight w:val="0"/>
          <w:marTop w:val="0"/>
          <w:marBottom w:val="0"/>
          <w:divBdr>
            <w:top w:val="none" w:sz="0" w:space="0" w:color="auto"/>
            <w:left w:val="none" w:sz="0" w:space="0" w:color="auto"/>
            <w:bottom w:val="none" w:sz="0" w:space="0" w:color="auto"/>
            <w:right w:val="none" w:sz="0" w:space="0" w:color="auto"/>
          </w:divBdr>
        </w:div>
        <w:div w:id="1852380147">
          <w:marLeft w:val="480"/>
          <w:marRight w:val="0"/>
          <w:marTop w:val="0"/>
          <w:marBottom w:val="0"/>
          <w:divBdr>
            <w:top w:val="none" w:sz="0" w:space="0" w:color="auto"/>
            <w:left w:val="none" w:sz="0" w:space="0" w:color="auto"/>
            <w:bottom w:val="none" w:sz="0" w:space="0" w:color="auto"/>
            <w:right w:val="none" w:sz="0" w:space="0" w:color="auto"/>
          </w:divBdr>
        </w:div>
        <w:div w:id="1870608224">
          <w:marLeft w:val="480"/>
          <w:marRight w:val="0"/>
          <w:marTop w:val="0"/>
          <w:marBottom w:val="0"/>
          <w:divBdr>
            <w:top w:val="none" w:sz="0" w:space="0" w:color="auto"/>
            <w:left w:val="none" w:sz="0" w:space="0" w:color="auto"/>
            <w:bottom w:val="none" w:sz="0" w:space="0" w:color="auto"/>
            <w:right w:val="none" w:sz="0" w:space="0" w:color="auto"/>
          </w:divBdr>
        </w:div>
        <w:div w:id="1958019555">
          <w:marLeft w:val="480"/>
          <w:marRight w:val="0"/>
          <w:marTop w:val="0"/>
          <w:marBottom w:val="0"/>
          <w:divBdr>
            <w:top w:val="none" w:sz="0" w:space="0" w:color="auto"/>
            <w:left w:val="none" w:sz="0" w:space="0" w:color="auto"/>
            <w:bottom w:val="none" w:sz="0" w:space="0" w:color="auto"/>
            <w:right w:val="none" w:sz="0" w:space="0" w:color="auto"/>
          </w:divBdr>
        </w:div>
        <w:div w:id="1975017432">
          <w:marLeft w:val="480"/>
          <w:marRight w:val="0"/>
          <w:marTop w:val="0"/>
          <w:marBottom w:val="0"/>
          <w:divBdr>
            <w:top w:val="none" w:sz="0" w:space="0" w:color="auto"/>
            <w:left w:val="none" w:sz="0" w:space="0" w:color="auto"/>
            <w:bottom w:val="none" w:sz="0" w:space="0" w:color="auto"/>
            <w:right w:val="none" w:sz="0" w:space="0" w:color="auto"/>
          </w:divBdr>
        </w:div>
        <w:div w:id="1998724076">
          <w:marLeft w:val="480"/>
          <w:marRight w:val="0"/>
          <w:marTop w:val="0"/>
          <w:marBottom w:val="0"/>
          <w:divBdr>
            <w:top w:val="none" w:sz="0" w:space="0" w:color="auto"/>
            <w:left w:val="none" w:sz="0" w:space="0" w:color="auto"/>
            <w:bottom w:val="none" w:sz="0" w:space="0" w:color="auto"/>
            <w:right w:val="none" w:sz="0" w:space="0" w:color="auto"/>
          </w:divBdr>
        </w:div>
      </w:divsChild>
    </w:div>
    <w:div w:id="1763915424">
      <w:bodyDiv w:val="1"/>
      <w:marLeft w:val="0"/>
      <w:marRight w:val="0"/>
      <w:marTop w:val="0"/>
      <w:marBottom w:val="0"/>
      <w:divBdr>
        <w:top w:val="none" w:sz="0" w:space="0" w:color="auto"/>
        <w:left w:val="none" w:sz="0" w:space="0" w:color="auto"/>
        <w:bottom w:val="none" w:sz="0" w:space="0" w:color="auto"/>
        <w:right w:val="none" w:sz="0" w:space="0" w:color="auto"/>
      </w:divBdr>
    </w:div>
    <w:div w:id="1765221237">
      <w:bodyDiv w:val="1"/>
      <w:marLeft w:val="0"/>
      <w:marRight w:val="0"/>
      <w:marTop w:val="0"/>
      <w:marBottom w:val="0"/>
      <w:divBdr>
        <w:top w:val="none" w:sz="0" w:space="0" w:color="auto"/>
        <w:left w:val="none" w:sz="0" w:space="0" w:color="auto"/>
        <w:bottom w:val="none" w:sz="0" w:space="0" w:color="auto"/>
        <w:right w:val="none" w:sz="0" w:space="0" w:color="auto"/>
      </w:divBdr>
    </w:div>
    <w:div w:id="1769766372">
      <w:bodyDiv w:val="1"/>
      <w:marLeft w:val="0"/>
      <w:marRight w:val="0"/>
      <w:marTop w:val="0"/>
      <w:marBottom w:val="0"/>
      <w:divBdr>
        <w:top w:val="none" w:sz="0" w:space="0" w:color="auto"/>
        <w:left w:val="none" w:sz="0" w:space="0" w:color="auto"/>
        <w:bottom w:val="none" w:sz="0" w:space="0" w:color="auto"/>
        <w:right w:val="none" w:sz="0" w:space="0" w:color="auto"/>
      </w:divBdr>
      <w:divsChild>
        <w:div w:id="23219539">
          <w:marLeft w:val="480"/>
          <w:marRight w:val="0"/>
          <w:marTop w:val="0"/>
          <w:marBottom w:val="0"/>
          <w:divBdr>
            <w:top w:val="none" w:sz="0" w:space="0" w:color="auto"/>
            <w:left w:val="none" w:sz="0" w:space="0" w:color="auto"/>
            <w:bottom w:val="none" w:sz="0" w:space="0" w:color="auto"/>
            <w:right w:val="none" w:sz="0" w:space="0" w:color="auto"/>
          </w:divBdr>
        </w:div>
        <w:div w:id="68507633">
          <w:marLeft w:val="480"/>
          <w:marRight w:val="0"/>
          <w:marTop w:val="0"/>
          <w:marBottom w:val="0"/>
          <w:divBdr>
            <w:top w:val="none" w:sz="0" w:space="0" w:color="auto"/>
            <w:left w:val="none" w:sz="0" w:space="0" w:color="auto"/>
            <w:bottom w:val="none" w:sz="0" w:space="0" w:color="auto"/>
            <w:right w:val="none" w:sz="0" w:space="0" w:color="auto"/>
          </w:divBdr>
        </w:div>
        <w:div w:id="249582327">
          <w:marLeft w:val="480"/>
          <w:marRight w:val="0"/>
          <w:marTop w:val="0"/>
          <w:marBottom w:val="0"/>
          <w:divBdr>
            <w:top w:val="none" w:sz="0" w:space="0" w:color="auto"/>
            <w:left w:val="none" w:sz="0" w:space="0" w:color="auto"/>
            <w:bottom w:val="none" w:sz="0" w:space="0" w:color="auto"/>
            <w:right w:val="none" w:sz="0" w:space="0" w:color="auto"/>
          </w:divBdr>
        </w:div>
        <w:div w:id="270861552">
          <w:marLeft w:val="480"/>
          <w:marRight w:val="0"/>
          <w:marTop w:val="0"/>
          <w:marBottom w:val="0"/>
          <w:divBdr>
            <w:top w:val="none" w:sz="0" w:space="0" w:color="auto"/>
            <w:left w:val="none" w:sz="0" w:space="0" w:color="auto"/>
            <w:bottom w:val="none" w:sz="0" w:space="0" w:color="auto"/>
            <w:right w:val="none" w:sz="0" w:space="0" w:color="auto"/>
          </w:divBdr>
        </w:div>
        <w:div w:id="333806677">
          <w:marLeft w:val="480"/>
          <w:marRight w:val="0"/>
          <w:marTop w:val="0"/>
          <w:marBottom w:val="0"/>
          <w:divBdr>
            <w:top w:val="none" w:sz="0" w:space="0" w:color="auto"/>
            <w:left w:val="none" w:sz="0" w:space="0" w:color="auto"/>
            <w:bottom w:val="none" w:sz="0" w:space="0" w:color="auto"/>
            <w:right w:val="none" w:sz="0" w:space="0" w:color="auto"/>
          </w:divBdr>
        </w:div>
        <w:div w:id="565798101">
          <w:marLeft w:val="480"/>
          <w:marRight w:val="0"/>
          <w:marTop w:val="0"/>
          <w:marBottom w:val="0"/>
          <w:divBdr>
            <w:top w:val="none" w:sz="0" w:space="0" w:color="auto"/>
            <w:left w:val="none" w:sz="0" w:space="0" w:color="auto"/>
            <w:bottom w:val="none" w:sz="0" w:space="0" w:color="auto"/>
            <w:right w:val="none" w:sz="0" w:space="0" w:color="auto"/>
          </w:divBdr>
        </w:div>
        <w:div w:id="602880057">
          <w:marLeft w:val="480"/>
          <w:marRight w:val="0"/>
          <w:marTop w:val="0"/>
          <w:marBottom w:val="0"/>
          <w:divBdr>
            <w:top w:val="none" w:sz="0" w:space="0" w:color="auto"/>
            <w:left w:val="none" w:sz="0" w:space="0" w:color="auto"/>
            <w:bottom w:val="none" w:sz="0" w:space="0" w:color="auto"/>
            <w:right w:val="none" w:sz="0" w:space="0" w:color="auto"/>
          </w:divBdr>
        </w:div>
        <w:div w:id="695086723">
          <w:marLeft w:val="480"/>
          <w:marRight w:val="0"/>
          <w:marTop w:val="0"/>
          <w:marBottom w:val="0"/>
          <w:divBdr>
            <w:top w:val="none" w:sz="0" w:space="0" w:color="auto"/>
            <w:left w:val="none" w:sz="0" w:space="0" w:color="auto"/>
            <w:bottom w:val="none" w:sz="0" w:space="0" w:color="auto"/>
            <w:right w:val="none" w:sz="0" w:space="0" w:color="auto"/>
          </w:divBdr>
        </w:div>
        <w:div w:id="717245658">
          <w:marLeft w:val="480"/>
          <w:marRight w:val="0"/>
          <w:marTop w:val="0"/>
          <w:marBottom w:val="0"/>
          <w:divBdr>
            <w:top w:val="none" w:sz="0" w:space="0" w:color="auto"/>
            <w:left w:val="none" w:sz="0" w:space="0" w:color="auto"/>
            <w:bottom w:val="none" w:sz="0" w:space="0" w:color="auto"/>
            <w:right w:val="none" w:sz="0" w:space="0" w:color="auto"/>
          </w:divBdr>
        </w:div>
        <w:div w:id="746851960">
          <w:marLeft w:val="480"/>
          <w:marRight w:val="0"/>
          <w:marTop w:val="0"/>
          <w:marBottom w:val="0"/>
          <w:divBdr>
            <w:top w:val="none" w:sz="0" w:space="0" w:color="auto"/>
            <w:left w:val="none" w:sz="0" w:space="0" w:color="auto"/>
            <w:bottom w:val="none" w:sz="0" w:space="0" w:color="auto"/>
            <w:right w:val="none" w:sz="0" w:space="0" w:color="auto"/>
          </w:divBdr>
        </w:div>
        <w:div w:id="808936020">
          <w:marLeft w:val="480"/>
          <w:marRight w:val="0"/>
          <w:marTop w:val="0"/>
          <w:marBottom w:val="0"/>
          <w:divBdr>
            <w:top w:val="none" w:sz="0" w:space="0" w:color="auto"/>
            <w:left w:val="none" w:sz="0" w:space="0" w:color="auto"/>
            <w:bottom w:val="none" w:sz="0" w:space="0" w:color="auto"/>
            <w:right w:val="none" w:sz="0" w:space="0" w:color="auto"/>
          </w:divBdr>
        </w:div>
        <w:div w:id="831456502">
          <w:marLeft w:val="480"/>
          <w:marRight w:val="0"/>
          <w:marTop w:val="0"/>
          <w:marBottom w:val="0"/>
          <w:divBdr>
            <w:top w:val="none" w:sz="0" w:space="0" w:color="auto"/>
            <w:left w:val="none" w:sz="0" w:space="0" w:color="auto"/>
            <w:bottom w:val="none" w:sz="0" w:space="0" w:color="auto"/>
            <w:right w:val="none" w:sz="0" w:space="0" w:color="auto"/>
          </w:divBdr>
        </w:div>
        <w:div w:id="880288673">
          <w:marLeft w:val="480"/>
          <w:marRight w:val="0"/>
          <w:marTop w:val="0"/>
          <w:marBottom w:val="0"/>
          <w:divBdr>
            <w:top w:val="none" w:sz="0" w:space="0" w:color="auto"/>
            <w:left w:val="none" w:sz="0" w:space="0" w:color="auto"/>
            <w:bottom w:val="none" w:sz="0" w:space="0" w:color="auto"/>
            <w:right w:val="none" w:sz="0" w:space="0" w:color="auto"/>
          </w:divBdr>
        </w:div>
        <w:div w:id="900214882">
          <w:marLeft w:val="480"/>
          <w:marRight w:val="0"/>
          <w:marTop w:val="0"/>
          <w:marBottom w:val="0"/>
          <w:divBdr>
            <w:top w:val="none" w:sz="0" w:space="0" w:color="auto"/>
            <w:left w:val="none" w:sz="0" w:space="0" w:color="auto"/>
            <w:bottom w:val="none" w:sz="0" w:space="0" w:color="auto"/>
            <w:right w:val="none" w:sz="0" w:space="0" w:color="auto"/>
          </w:divBdr>
        </w:div>
        <w:div w:id="909003277">
          <w:marLeft w:val="480"/>
          <w:marRight w:val="0"/>
          <w:marTop w:val="0"/>
          <w:marBottom w:val="0"/>
          <w:divBdr>
            <w:top w:val="none" w:sz="0" w:space="0" w:color="auto"/>
            <w:left w:val="none" w:sz="0" w:space="0" w:color="auto"/>
            <w:bottom w:val="none" w:sz="0" w:space="0" w:color="auto"/>
            <w:right w:val="none" w:sz="0" w:space="0" w:color="auto"/>
          </w:divBdr>
        </w:div>
        <w:div w:id="946889202">
          <w:marLeft w:val="480"/>
          <w:marRight w:val="0"/>
          <w:marTop w:val="0"/>
          <w:marBottom w:val="0"/>
          <w:divBdr>
            <w:top w:val="none" w:sz="0" w:space="0" w:color="auto"/>
            <w:left w:val="none" w:sz="0" w:space="0" w:color="auto"/>
            <w:bottom w:val="none" w:sz="0" w:space="0" w:color="auto"/>
            <w:right w:val="none" w:sz="0" w:space="0" w:color="auto"/>
          </w:divBdr>
        </w:div>
        <w:div w:id="994603181">
          <w:marLeft w:val="480"/>
          <w:marRight w:val="0"/>
          <w:marTop w:val="0"/>
          <w:marBottom w:val="0"/>
          <w:divBdr>
            <w:top w:val="none" w:sz="0" w:space="0" w:color="auto"/>
            <w:left w:val="none" w:sz="0" w:space="0" w:color="auto"/>
            <w:bottom w:val="none" w:sz="0" w:space="0" w:color="auto"/>
            <w:right w:val="none" w:sz="0" w:space="0" w:color="auto"/>
          </w:divBdr>
        </w:div>
        <w:div w:id="1024329762">
          <w:marLeft w:val="480"/>
          <w:marRight w:val="0"/>
          <w:marTop w:val="0"/>
          <w:marBottom w:val="0"/>
          <w:divBdr>
            <w:top w:val="none" w:sz="0" w:space="0" w:color="auto"/>
            <w:left w:val="none" w:sz="0" w:space="0" w:color="auto"/>
            <w:bottom w:val="none" w:sz="0" w:space="0" w:color="auto"/>
            <w:right w:val="none" w:sz="0" w:space="0" w:color="auto"/>
          </w:divBdr>
        </w:div>
        <w:div w:id="1058358716">
          <w:marLeft w:val="480"/>
          <w:marRight w:val="0"/>
          <w:marTop w:val="0"/>
          <w:marBottom w:val="0"/>
          <w:divBdr>
            <w:top w:val="none" w:sz="0" w:space="0" w:color="auto"/>
            <w:left w:val="none" w:sz="0" w:space="0" w:color="auto"/>
            <w:bottom w:val="none" w:sz="0" w:space="0" w:color="auto"/>
            <w:right w:val="none" w:sz="0" w:space="0" w:color="auto"/>
          </w:divBdr>
        </w:div>
        <w:div w:id="1086465131">
          <w:marLeft w:val="480"/>
          <w:marRight w:val="0"/>
          <w:marTop w:val="0"/>
          <w:marBottom w:val="0"/>
          <w:divBdr>
            <w:top w:val="none" w:sz="0" w:space="0" w:color="auto"/>
            <w:left w:val="none" w:sz="0" w:space="0" w:color="auto"/>
            <w:bottom w:val="none" w:sz="0" w:space="0" w:color="auto"/>
            <w:right w:val="none" w:sz="0" w:space="0" w:color="auto"/>
          </w:divBdr>
        </w:div>
        <w:div w:id="1123573214">
          <w:marLeft w:val="480"/>
          <w:marRight w:val="0"/>
          <w:marTop w:val="0"/>
          <w:marBottom w:val="0"/>
          <w:divBdr>
            <w:top w:val="none" w:sz="0" w:space="0" w:color="auto"/>
            <w:left w:val="none" w:sz="0" w:space="0" w:color="auto"/>
            <w:bottom w:val="none" w:sz="0" w:space="0" w:color="auto"/>
            <w:right w:val="none" w:sz="0" w:space="0" w:color="auto"/>
          </w:divBdr>
        </w:div>
        <w:div w:id="1240409978">
          <w:marLeft w:val="480"/>
          <w:marRight w:val="0"/>
          <w:marTop w:val="0"/>
          <w:marBottom w:val="0"/>
          <w:divBdr>
            <w:top w:val="none" w:sz="0" w:space="0" w:color="auto"/>
            <w:left w:val="none" w:sz="0" w:space="0" w:color="auto"/>
            <w:bottom w:val="none" w:sz="0" w:space="0" w:color="auto"/>
            <w:right w:val="none" w:sz="0" w:space="0" w:color="auto"/>
          </w:divBdr>
        </w:div>
        <w:div w:id="1350990588">
          <w:marLeft w:val="480"/>
          <w:marRight w:val="0"/>
          <w:marTop w:val="0"/>
          <w:marBottom w:val="0"/>
          <w:divBdr>
            <w:top w:val="none" w:sz="0" w:space="0" w:color="auto"/>
            <w:left w:val="none" w:sz="0" w:space="0" w:color="auto"/>
            <w:bottom w:val="none" w:sz="0" w:space="0" w:color="auto"/>
            <w:right w:val="none" w:sz="0" w:space="0" w:color="auto"/>
          </w:divBdr>
        </w:div>
        <w:div w:id="1411852427">
          <w:marLeft w:val="480"/>
          <w:marRight w:val="0"/>
          <w:marTop w:val="0"/>
          <w:marBottom w:val="0"/>
          <w:divBdr>
            <w:top w:val="none" w:sz="0" w:space="0" w:color="auto"/>
            <w:left w:val="none" w:sz="0" w:space="0" w:color="auto"/>
            <w:bottom w:val="none" w:sz="0" w:space="0" w:color="auto"/>
            <w:right w:val="none" w:sz="0" w:space="0" w:color="auto"/>
          </w:divBdr>
        </w:div>
        <w:div w:id="1459107244">
          <w:marLeft w:val="480"/>
          <w:marRight w:val="0"/>
          <w:marTop w:val="0"/>
          <w:marBottom w:val="0"/>
          <w:divBdr>
            <w:top w:val="none" w:sz="0" w:space="0" w:color="auto"/>
            <w:left w:val="none" w:sz="0" w:space="0" w:color="auto"/>
            <w:bottom w:val="none" w:sz="0" w:space="0" w:color="auto"/>
            <w:right w:val="none" w:sz="0" w:space="0" w:color="auto"/>
          </w:divBdr>
        </w:div>
        <w:div w:id="1480922172">
          <w:marLeft w:val="480"/>
          <w:marRight w:val="0"/>
          <w:marTop w:val="0"/>
          <w:marBottom w:val="0"/>
          <w:divBdr>
            <w:top w:val="none" w:sz="0" w:space="0" w:color="auto"/>
            <w:left w:val="none" w:sz="0" w:space="0" w:color="auto"/>
            <w:bottom w:val="none" w:sz="0" w:space="0" w:color="auto"/>
            <w:right w:val="none" w:sz="0" w:space="0" w:color="auto"/>
          </w:divBdr>
        </w:div>
        <w:div w:id="1488204829">
          <w:marLeft w:val="480"/>
          <w:marRight w:val="0"/>
          <w:marTop w:val="0"/>
          <w:marBottom w:val="0"/>
          <w:divBdr>
            <w:top w:val="none" w:sz="0" w:space="0" w:color="auto"/>
            <w:left w:val="none" w:sz="0" w:space="0" w:color="auto"/>
            <w:bottom w:val="none" w:sz="0" w:space="0" w:color="auto"/>
            <w:right w:val="none" w:sz="0" w:space="0" w:color="auto"/>
          </w:divBdr>
        </w:div>
        <w:div w:id="1545170964">
          <w:marLeft w:val="480"/>
          <w:marRight w:val="0"/>
          <w:marTop w:val="0"/>
          <w:marBottom w:val="0"/>
          <w:divBdr>
            <w:top w:val="none" w:sz="0" w:space="0" w:color="auto"/>
            <w:left w:val="none" w:sz="0" w:space="0" w:color="auto"/>
            <w:bottom w:val="none" w:sz="0" w:space="0" w:color="auto"/>
            <w:right w:val="none" w:sz="0" w:space="0" w:color="auto"/>
          </w:divBdr>
        </w:div>
        <w:div w:id="1574463185">
          <w:marLeft w:val="480"/>
          <w:marRight w:val="0"/>
          <w:marTop w:val="0"/>
          <w:marBottom w:val="0"/>
          <w:divBdr>
            <w:top w:val="none" w:sz="0" w:space="0" w:color="auto"/>
            <w:left w:val="none" w:sz="0" w:space="0" w:color="auto"/>
            <w:bottom w:val="none" w:sz="0" w:space="0" w:color="auto"/>
            <w:right w:val="none" w:sz="0" w:space="0" w:color="auto"/>
          </w:divBdr>
        </w:div>
        <w:div w:id="1591155908">
          <w:marLeft w:val="480"/>
          <w:marRight w:val="0"/>
          <w:marTop w:val="0"/>
          <w:marBottom w:val="0"/>
          <w:divBdr>
            <w:top w:val="none" w:sz="0" w:space="0" w:color="auto"/>
            <w:left w:val="none" w:sz="0" w:space="0" w:color="auto"/>
            <w:bottom w:val="none" w:sz="0" w:space="0" w:color="auto"/>
            <w:right w:val="none" w:sz="0" w:space="0" w:color="auto"/>
          </w:divBdr>
        </w:div>
        <w:div w:id="1633057525">
          <w:marLeft w:val="480"/>
          <w:marRight w:val="0"/>
          <w:marTop w:val="0"/>
          <w:marBottom w:val="0"/>
          <w:divBdr>
            <w:top w:val="none" w:sz="0" w:space="0" w:color="auto"/>
            <w:left w:val="none" w:sz="0" w:space="0" w:color="auto"/>
            <w:bottom w:val="none" w:sz="0" w:space="0" w:color="auto"/>
            <w:right w:val="none" w:sz="0" w:space="0" w:color="auto"/>
          </w:divBdr>
        </w:div>
        <w:div w:id="1671060324">
          <w:marLeft w:val="480"/>
          <w:marRight w:val="0"/>
          <w:marTop w:val="0"/>
          <w:marBottom w:val="0"/>
          <w:divBdr>
            <w:top w:val="none" w:sz="0" w:space="0" w:color="auto"/>
            <w:left w:val="none" w:sz="0" w:space="0" w:color="auto"/>
            <w:bottom w:val="none" w:sz="0" w:space="0" w:color="auto"/>
            <w:right w:val="none" w:sz="0" w:space="0" w:color="auto"/>
          </w:divBdr>
        </w:div>
        <w:div w:id="1684940690">
          <w:marLeft w:val="480"/>
          <w:marRight w:val="0"/>
          <w:marTop w:val="0"/>
          <w:marBottom w:val="0"/>
          <w:divBdr>
            <w:top w:val="none" w:sz="0" w:space="0" w:color="auto"/>
            <w:left w:val="none" w:sz="0" w:space="0" w:color="auto"/>
            <w:bottom w:val="none" w:sz="0" w:space="0" w:color="auto"/>
            <w:right w:val="none" w:sz="0" w:space="0" w:color="auto"/>
          </w:divBdr>
        </w:div>
        <w:div w:id="1841964977">
          <w:marLeft w:val="480"/>
          <w:marRight w:val="0"/>
          <w:marTop w:val="0"/>
          <w:marBottom w:val="0"/>
          <w:divBdr>
            <w:top w:val="none" w:sz="0" w:space="0" w:color="auto"/>
            <w:left w:val="none" w:sz="0" w:space="0" w:color="auto"/>
            <w:bottom w:val="none" w:sz="0" w:space="0" w:color="auto"/>
            <w:right w:val="none" w:sz="0" w:space="0" w:color="auto"/>
          </w:divBdr>
        </w:div>
        <w:div w:id="1910799349">
          <w:marLeft w:val="480"/>
          <w:marRight w:val="0"/>
          <w:marTop w:val="0"/>
          <w:marBottom w:val="0"/>
          <w:divBdr>
            <w:top w:val="none" w:sz="0" w:space="0" w:color="auto"/>
            <w:left w:val="none" w:sz="0" w:space="0" w:color="auto"/>
            <w:bottom w:val="none" w:sz="0" w:space="0" w:color="auto"/>
            <w:right w:val="none" w:sz="0" w:space="0" w:color="auto"/>
          </w:divBdr>
        </w:div>
        <w:div w:id="1918394108">
          <w:marLeft w:val="480"/>
          <w:marRight w:val="0"/>
          <w:marTop w:val="0"/>
          <w:marBottom w:val="0"/>
          <w:divBdr>
            <w:top w:val="none" w:sz="0" w:space="0" w:color="auto"/>
            <w:left w:val="none" w:sz="0" w:space="0" w:color="auto"/>
            <w:bottom w:val="none" w:sz="0" w:space="0" w:color="auto"/>
            <w:right w:val="none" w:sz="0" w:space="0" w:color="auto"/>
          </w:divBdr>
        </w:div>
        <w:div w:id="2016029840">
          <w:marLeft w:val="480"/>
          <w:marRight w:val="0"/>
          <w:marTop w:val="0"/>
          <w:marBottom w:val="0"/>
          <w:divBdr>
            <w:top w:val="none" w:sz="0" w:space="0" w:color="auto"/>
            <w:left w:val="none" w:sz="0" w:space="0" w:color="auto"/>
            <w:bottom w:val="none" w:sz="0" w:space="0" w:color="auto"/>
            <w:right w:val="none" w:sz="0" w:space="0" w:color="auto"/>
          </w:divBdr>
        </w:div>
        <w:div w:id="2034454493">
          <w:marLeft w:val="480"/>
          <w:marRight w:val="0"/>
          <w:marTop w:val="0"/>
          <w:marBottom w:val="0"/>
          <w:divBdr>
            <w:top w:val="none" w:sz="0" w:space="0" w:color="auto"/>
            <w:left w:val="none" w:sz="0" w:space="0" w:color="auto"/>
            <w:bottom w:val="none" w:sz="0" w:space="0" w:color="auto"/>
            <w:right w:val="none" w:sz="0" w:space="0" w:color="auto"/>
          </w:divBdr>
        </w:div>
        <w:div w:id="2095197747">
          <w:marLeft w:val="480"/>
          <w:marRight w:val="0"/>
          <w:marTop w:val="0"/>
          <w:marBottom w:val="0"/>
          <w:divBdr>
            <w:top w:val="none" w:sz="0" w:space="0" w:color="auto"/>
            <w:left w:val="none" w:sz="0" w:space="0" w:color="auto"/>
            <w:bottom w:val="none" w:sz="0" w:space="0" w:color="auto"/>
            <w:right w:val="none" w:sz="0" w:space="0" w:color="auto"/>
          </w:divBdr>
        </w:div>
      </w:divsChild>
    </w:div>
    <w:div w:id="1770617466">
      <w:bodyDiv w:val="1"/>
      <w:marLeft w:val="0"/>
      <w:marRight w:val="0"/>
      <w:marTop w:val="0"/>
      <w:marBottom w:val="0"/>
      <w:divBdr>
        <w:top w:val="none" w:sz="0" w:space="0" w:color="auto"/>
        <w:left w:val="none" w:sz="0" w:space="0" w:color="auto"/>
        <w:bottom w:val="none" w:sz="0" w:space="0" w:color="auto"/>
        <w:right w:val="none" w:sz="0" w:space="0" w:color="auto"/>
      </w:divBdr>
    </w:div>
    <w:div w:id="1777215923">
      <w:bodyDiv w:val="1"/>
      <w:marLeft w:val="0"/>
      <w:marRight w:val="0"/>
      <w:marTop w:val="0"/>
      <w:marBottom w:val="0"/>
      <w:divBdr>
        <w:top w:val="none" w:sz="0" w:space="0" w:color="auto"/>
        <w:left w:val="none" w:sz="0" w:space="0" w:color="auto"/>
        <w:bottom w:val="none" w:sz="0" w:space="0" w:color="auto"/>
        <w:right w:val="none" w:sz="0" w:space="0" w:color="auto"/>
      </w:divBdr>
    </w:div>
    <w:div w:id="1777600123">
      <w:bodyDiv w:val="1"/>
      <w:marLeft w:val="0"/>
      <w:marRight w:val="0"/>
      <w:marTop w:val="0"/>
      <w:marBottom w:val="0"/>
      <w:divBdr>
        <w:top w:val="none" w:sz="0" w:space="0" w:color="auto"/>
        <w:left w:val="none" w:sz="0" w:space="0" w:color="auto"/>
        <w:bottom w:val="none" w:sz="0" w:space="0" w:color="auto"/>
        <w:right w:val="none" w:sz="0" w:space="0" w:color="auto"/>
      </w:divBdr>
    </w:div>
    <w:div w:id="1786731676">
      <w:bodyDiv w:val="1"/>
      <w:marLeft w:val="0"/>
      <w:marRight w:val="0"/>
      <w:marTop w:val="0"/>
      <w:marBottom w:val="0"/>
      <w:divBdr>
        <w:top w:val="none" w:sz="0" w:space="0" w:color="auto"/>
        <w:left w:val="none" w:sz="0" w:space="0" w:color="auto"/>
        <w:bottom w:val="none" w:sz="0" w:space="0" w:color="auto"/>
        <w:right w:val="none" w:sz="0" w:space="0" w:color="auto"/>
      </w:divBdr>
    </w:div>
    <w:div w:id="1795362503">
      <w:bodyDiv w:val="1"/>
      <w:marLeft w:val="0"/>
      <w:marRight w:val="0"/>
      <w:marTop w:val="0"/>
      <w:marBottom w:val="0"/>
      <w:divBdr>
        <w:top w:val="none" w:sz="0" w:space="0" w:color="auto"/>
        <w:left w:val="none" w:sz="0" w:space="0" w:color="auto"/>
        <w:bottom w:val="none" w:sz="0" w:space="0" w:color="auto"/>
        <w:right w:val="none" w:sz="0" w:space="0" w:color="auto"/>
      </w:divBdr>
      <w:divsChild>
        <w:div w:id="83380253">
          <w:marLeft w:val="480"/>
          <w:marRight w:val="0"/>
          <w:marTop w:val="0"/>
          <w:marBottom w:val="0"/>
          <w:divBdr>
            <w:top w:val="none" w:sz="0" w:space="0" w:color="auto"/>
            <w:left w:val="none" w:sz="0" w:space="0" w:color="auto"/>
            <w:bottom w:val="none" w:sz="0" w:space="0" w:color="auto"/>
            <w:right w:val="none" w:sz="0" w:space="0" w:color="auto"/>
          </w:divBdr>
        </w:div>
        <w:div w:id="123668714">
          <w:marLeft w:val="480"/>
          <w:marRight w:val="0"/>
          <w:marTop w:val="0"/>
          <w:marBottom w:val="0"/>
          <w:divBdr>
            <w:top w:val="none" w:sz="0" w:space="0" w:color="auto"/>
            <w:left w:val="none" w:sz="0" w:space="0" w:color="auto"/>
            <w:bottom w:val="none" w:sz="0" w:space="0" w:color="auto"/>
            <w:right w:val="none" w:sz="0" w:space="0" w:color="auto"/>
          </w:divBdr>
        </w:div>
        <w:div w:id="157425309">
          <w:marLeft w:val="480"/>
          <w:marRight w:val="0"/>
          <w:marTop w:val="0"/>
          <w:marBottom w:val="0"/>
          <w:divBdr>
            <w:top w:val="none" w:sz="0" w:space="0" w:color="auto"/>
            <w:left w:val="none" w:sz="0" w:space="0" w:color="auto"/>
            <w:bottom w:val="none" w:sz="0" w:space="0" w:color="auto"/>
            <w:right w:val="none" w:sz="0" w:space="0" w:color="auto"/>
          </w:divBdr>
        </w:div>
        <w:div w:id="164056627">
          <w:marLeft w:val="480"/>
          <w:marRight w:val="0"/>
          <w:marTop w:val="0"/>
          <w:marBottom w:val="0"/>
          <w:divBdr>
            <w:top w:val="none" w:sz="0" w:space="0" w:color="auto"/>
            <w:left w:val="none" w:sz="0" w:space="0" w:color="auto"/>
            <w:bottom w:val="none" w:sz="0" w:space="0" w:color="auto"/>
            <w:right w:val="none" w:sz="0" w:space="0" w:color="auto"/>
          </w:divBdr>
        </w:div>
        <w:div w:id="172496050">
          <w:marLeft w:val="480"/>
          <w:marRight w:val="0"/>
          <w:marTop w:val="0"/>
          <w:marBottom w:val="0"/>
          <w:divBdr>
            <w:top w:val="none" w:sz="0" w:space="0" w:color="auto"/>
            <w:left w:val="none" w:sz="0" w:space="0" w:color="auto"/>
            <w:bottom w:val="none" w:sz="0" w:space="0" w:color="auto"/>
            <w:right w:val="none" w:sz="0" w:space="0" w:color="auto"/>
          </w:divBdr>
        </w:div>
        <w:div w:id="182524806">
          <w:marLeft w:val="480"/>
          <w:marRight w:val="0"/>
          <w:marTop w:val="0"/>
          <w:marBottom w:val="0"/>
          <w:divBdr>
            <w:top w:val="none" w:sz="0" w:space="0" w:color="auto"/>
            <w:left w:val="none" w:sz="0" w:space="0" w:color="auto"/>
            <w:bottom w:val="none" w:sz="0" w:space="0" w:color="auto"/>
            <w:right w:val="none" w:sz="0" w:space="0" w:color="auto"/>
          </w:divBdr>
        </w:div>
        <w:div w:id="208037363">
          <w:marLeft w:val="480"/>
          <w:marRight w:val="0"/>
          <w:marTop w:val="0"/>
          <w:marBottom w:val="0"/>
          <w:divBdr>
            <w:top w:val="none" w:sz="0" w:space="0" w:color="auto"/>
            <w:left w:val="none" w:sz="0" w:space="0" w:color="auto"/>
            <w:bottom w:val="none" w:sz="0" w:space="0" w:color="auto"/>
            <w:right w:val="none" w:sz="0" w:space="0" w:color="auto"/>
          </w:divBdr>
        </w:div>
        <w:div w:id="243729315">
          <w:marLeft w:val="480"/>
          <w:marRight w:val="0"/>
          <w:marTop w:val="0"/>
          <w:marBottom w:val="0"/>
          <w:divBdr>
            <w:top w:val="none" w:sz="0" w:space="0" w:color="auto"/>
            <w:left w:val="none" w:sz="0" w:space="0" w:color="auto"/>
            <w:bottom w:val="none" w:sz="0" w:space="0" w:color="auto"/>
            <w:right w:val="none" w:sz="0" w:space="0" w:color="auto"/>
          </w:divBdr>
        </w:div>
        <w:div w:id="263462112">
          <w:marLeft w:val="480"/>
          <w:marRight w:val="0"/>
          <w:marTop w:val="0"/>
          <w:marBottom w:val="0"/>
          <w:divBdr>
            <w:top w:val="none" w:sz="0" w:space="0" w:color="auto"/>
            <w:left w:val="none" w:sz="0" w:space="0" w:color="auto"/>
            <w:bottom w:val="none" w:sz="0" w:space="0" w:color="auto"/>
            <w:right w:val="none" w:sz="0" w:space="0" w:color="auto"/>
          </w:divBdr>
        </w:div>
        <w:div w:id="292292242">
          <w:marLeft w:val="480"/>
          <w:marRight w:val="0"/>
          <w:marTop w:val="0"/>
          <w:marBottom w:val="0"/>
          <w:divBdr>
            <w:top w:val="none" w:sz="0" w:space="0" w:color="auto"/>
            <w:left w:val="none" w:sz="0" w:space="0" w:color="auto"/>
            <w:bottom w:val="none" w:sz="0" w:space="0" w:color="auto"/>
            <w:right w:val="none" w:sz="0" w:space="0" w:color="auto"/>
          </w:divBdr>
        </w:div>
        <w:div w:id="318771534">
          <w:marLeft w:val="480"/>
          <w:marRight w:val="0"/>
          <w:marTop w:val="0"/>
          <w:marBottom w:val="0"/>
          <w:divBdr>
            <w:top w:val="none" w:sz="0" w:space="0" w:color="auto"/>
            <w:left w:val="none" w:sz="0" w:space="0" w:color="auto"/>
            <w:bottom w:val="none" w:sz="0" w:space="0" w:color="auto"/>
            <w:right w:val="none" w:sz="0" w:space="0" w:color="auto"/>
          </w:divBdr>
        </w:div>
        <w:div w:id="419064973">
          <w:marLeft w:val="480"/>
          <w:marRight w:val="0"/>
          <w:marTop w:val="0"/>
          <w:marBottom w:val="0"/>
          <w:divBdr>
            <w:top w:val="none" w:sz="0" w:space="0" w:color="auto"/>
            <w:left w:val="none" w:sz="0" w:space="0" w:color="auto"/>
            <w:bottom w:val="none" w:sz="0" w:space="0" w:color="auto"/>
            <w:right w:val="none" w:sz="0" w:space="0" w:color="auto"/>
          </w:divBdr>
        </w:div>
        <w:div w:id="433090622">
          <w:marLeft w:val="480"/>
          <w:marRight w:val="0"/>
          <w:marTop w:val="0"/>
          <w:marBottom w:val="0"/>
          <w:divBdr>
            <w:top w:val="none" w:sz="0" w:space="0" w:color="auto"/>
            <w:left w:val="none" w:sz="0" w:space="0" w:color="auto"/>
            <w:bottom w:val="none" w:sz="0" w:space="0" w:color="auto"/>
            <w:right w:val="none" w:sz="0" w:space="0" w:color="auto"/>
          </w:divBdr>
        </w:div>
        <w:div w:id="436566688">
          <w:marLeft w:val="480"/>
          <w:marRight w:val="0"/>
          <w:marTop w:val="0"/>
          <w:marBottom w:val="0"/>
          <w:divBdr>
            <w:top w:val="none" w:sz="0" w:space="0" w:color="auto"/>
            <w:left w:val="none" w:sz="0" w:space="0" w:color="auto"/>
            <w:bottom w:val="none" w:sz="0" w:space="0" w:color="auto"/>
            <w:right w:val="none" w:sz="0" w:space="0" w:color="auto"/>
          </w:divBdr>
        </w:div>
        <w:div w:id="439299075">
          <w:marLeft w:val="480"/>
          <w:marRight w:val="0"/>
          <w:marTop w:val="0"/>
          <w:marBottom w:val="0"/>
          <w:divBdr>
            <w:top w:val="none" w:sz="0" w:space="0" w:color="auto"/>
            <w:left w:val="none" w:sz="0" w:space="0" w:color="auto"/>
            <w:bottom w:val="none" w:sz="0" w:space="0" w:color="auto"/>
            <w:right w:val="none" w:sz="0" w:space="0" w:color="auto"/>
          </w:divBdr>
        </w:div>
        <w:div w:id="483667683">
          <w:marLeft w:val="480"/>
          <w:marRight w:val="0"/>
          <w:marTop w:val="0"/>
          <w:marBottom w:val="0"/>
          <w:divBdr>
            <w:top w:val="none" w:sz="0" w:space="0" w:color="auto"/>
            <w:left w:val="none" w:sz="0" w:space="0" w:color="auto"/>
            <w:bottom w:val="none" w:sz="0" w:space="0" w:color="auto"/>
            <w:right w:val="none" w:sz="0" w:space="0" w:color="auto"/>
          </w:divBdr>
        </w:div>
        <w:div w:id="533738414">
          <w:marLeft w:val="480"/>
          <w:marRight w:val="0"/>
          <w:marTop w:val="0"/>
          <w:marBottom w:val="0"/>
          <w:divBdr>
            <w:top w:val="none" w:sz="0" w:space="0" w:color="auto"/>
            <w:left w:val="none" w:sz="0" w:space="0" w:color="auto"/>
            <w:bottom w:val="none" w:sz="0" w:space="0" w:color="auto"/>
            <w:right w:val="none" w:sz="0" w:space="0" w:color="auto"/>
          </w:divBdr>
        </w:div>
        <w:div w:id="560747628">
          <w:marLeft w:val="480"/>
          <w:marRight w:val="0"/>
          <w:marTop w:val="0"/>
          <w:marBottom w:val="0"/>
          <w:divBdr>
            <w:top w:val="none" w:sz="0" w:space="0" w:color="auto"/>
            <w:left w:val="none" w:sz="0" w:space="0" w:color="auto"/>
            <w:bottom w:val="none" w:sz="0" w:space="0" w:color="auto"/>
            <w:right w:val="none" w:sz="0" w:space="0" w:color="auto"/>
          </w:divBdr>
        </w:div>
        <w:div w:id="580867386">
          <w:marLeft w:val="480"/>
          <w:marRight w:val="0"/>
          <w:marTop w:val="0"/>
          <w:marBottom w:val="0"/>
          <w:divBdr>
            <w:top w:val="none" w:sz="0" w:space="0" w:color="auto"/>
            <w:left w:val="none" w:sz="0" w:space="0" w:color="auto"/>
            <w:bottom w:val="none" w:sz="0" w:space="0" w:color="auto"/>
            <w:right w:val="none" w:sz="0" w:space="0" w:color="auto"/>
          </w:divBdr>
        </w:div>
        <w:div w:id="627055309">
          <w:marLeft w:val="480"/>
          <w:marRight w:val="0"/>
          <w:marTop w:val="0"/>
          <w:marBottom w:val="0"/>
          <w:divBdr>
            <w:top w:val="none" w:sz="0" w:space="0" w:color="auto"/>
            <w:left w:val="none" w:sz="0" w:space="0" w:color="auto"/>
            <w:bottom w:val="none" w:sz="0" w:space="0" w:color="auto"/>
            <w:right w:val="none" w:sz="0" w:space="0" w:color="auto"/>
          </w:divBdr>
        </w:div>
        <w:div w:id="642350534">
          <w:marLeft w:val="480"/>
          <w:marRight w:val="0"/>
          <w:marTop w:val="0"/>
          <w:marBottom w:val="0"/>
          <w:divBdr>
            <w:top w:val="none" w:sz="0" w:space="0" w:color="auto"/>
            <w:left w:val="none" w:sz="0" w:space="0" w:color="auto"/>
            <w:bottom w:val="none" w:sz="0" w:space="0" w:color="auto"/>
            <w:right w:val="none" w:sz="0" w:space="0" w:color="auto"/>
          </w:divBdr>
        </w:div>
        <w:div w:id="698433566">
          <w:marLeft w:val="480"/>
          <w:marRight w:val="0"/>
          <w:marTop w:val="0"/>
          <w:marBottom w:val="0"/>
          <w:divBdr>
            <w:top w:val="none" w:sz="0" w:space="0" w:color="auto"/>
            <w:left w:val="none" w:sz="0" w:space="0" w:color="auto"/>
            <w:bottom w:val="none" w:sz="0" w:space="0" w:color="auto"/>
            <w:right w:val="none" w:sz="0" w:space="0" w:color="auto"/>
          </w:divBdr>
        </w:div>
        <w:div w:id="728922262">
          <w:marLeft w:val="480"/>
          <w:marRight w:val="0"/>
          <w:marTop w:val="0"/>
          <w:marBottom w:val="0"/>
          <w:divBdr>
            <w:top w:val="none" w:sz="0" w:space="0" w:color="auto"/>
            <w:left w:val="none" w:sz="0" w:space="0" w:color="auto"/>
            <w:bottom w:val="none" w:sz="0" w:space="0" w:color="auto"/>
            <w:right w:val="none" w:sz="0" w:space="0" w:color="auto"/>
          </w:divBdr>
        </w:div>
        <w:div w:id="785581886">
          <w:marLeft w:val="480"/>
          <w:marRight w:val="0"/>
          <w:marTop w:val="0"/>
          <w:marBottom w:val="0"/>
          <w:divBdr>
            <w:top w:val="none" w:sz="0" w:space="0" w:color="auto"/>
            <w:left w:val="none" w:sz="0" w:space="0" w:color="auto"/>
            <w:bottom w:val="none" w:sz="0" w:space="0" w:color="auto"/>
            <w:right w:val="none" w:sz="0" w:space="0" w:color="auto"/>
          </w:divBdr>
        </w:div>
        <w:div w:id="791824064">
          <w:marLeft w:val="480"/>
          <w:marRight w:val="0"/>
          <w:marTop w:val="0"/>
          <w:marBottom w:val="0"/>
          <w:divBdr>
            <w:top w:val="none" w:sz="0" w:space="0" w:color="auto"/>
            <w:left w:val="none" w:sz="0" w:space="0" w:color="auto"/>
            <w:bottom w:val="none" w:sz="0" w:space="0" w:color="auto"/>
            <w:right w:val="none" w:sz="0" w:space="0" w:color="auto"/>
          </w:divBdr>
        </w:div>
        <w:div w:id="829369185">
          <w:marLeft w:val="480"/>
          <w:marRight w:val="0"/>
          <w:marTop w:val="0"/>
          <w:marBottom w:val="0"/>
          <w:divBdr>
            <w:top w:val="none" w:sz="0" w:space="0" w:color="auto"/>
            <w:left w:val="none" w:sz="0" w:space="0" w:color="auto"/>
            <w:bottom w:val="none" w:sz="0" w:space="0" w:color="auto"/>
            <w:right w:val="none" w:sz="0" w:space="0" w:color="auto"/>
          </w:divBdr>
        </w:div>
        <w:div w:id="856388883">
          <w:marLeft w:val="480"/>
          <w:marRight w:val="0"/>
          <w:marTop w:val="0"/>
          <w:marBottom w:val="0"/>
          <w:divBdr>
            <w:top w:val="none" w:sz="0" w:space="0" w:color="auto"/>
            <w:left w:val="none" w:sz="0" w:space="0" w:color="auto"/>
            <w:bottom w:val="none" w:sz="0" w:space="0" w:color="auto"/>
            <w:right w:val="none" w:sz="0" w:space="0" w:color="auto"/>
          </w:divBdr>
        </w:div>
        <w:div w:id="914557988">
          <w:marLeft w:val="480"/>
          <w:marRight w:val="0"/>
          <w:marTop w:val="0"/>
          <w:marBottom w:val="0"/>
          <w:divBdr>
            <w:top w:val="none" w:sz="0" w:space="0" w:color="auto"/>
            <w:left w:val="none" w:sz="0" w:space="0" w:color="auto"/>
            <w:bottom w:val="none" w:sz="0" w:space="0" w:color="auto"/>
            <w:right w:val="none" w:sz="0" w:space="0" w:color="auto"/>
          </w:divBdr>
        </w:div>
        <w:div w:id="919602116">
          <w:marLeft w:val="480"/>
          <w:marRight w:val="0"/>
          <w:marTop w:val="0"/>
          <w:marBottom w:val="0"/>
          <w:divBdr>
            <w:top w:val="none" w:sz="0" w:space="0" w:color="auto"/>
            <w:left w:val="none" w:sz="0" w:space="0" w:color="auto"/>
            <w:bottom w:val="none" w:sz="0" w:space="0" w:color="auto"/>
            <w:right w:val="none" w:sz="0" w:space="0" w:color="auto"/>
          </w:divBdr>
        </w:div>
        <w:div w:id="937061169">
          <w:marLeft w:val="480"/>
          <w:marRight w:val="0"/>
          <w:marTop w:val="0"/>
          <w:marBottom w:val="0"/>
          <w:divBdr>
            <w:top w:val="none" w:sz="0" w:space="0" w:color="auto"/>
            <w:left w:val="none" w:sz="0" w:space="0" w:color="auto"/>
            <w:bottom w:val="none" w:sz="0" w:space="0" w:color="auto"/>
            <w:right w:val="none" w:sz="0" w:space="0" w:color="auto"/>
          </w:divBdr>
        </w:div>
        <w:div w:id="1014307798">
          <w:marLeft w:val="480"/>
          <w:marRight w:val="0"/>
          <w:marTop w:val="0"/>
          <w:marBottom w:val="0"/>
          <w:divBdr>
            <w:top w:val="none" w:sz="0" w:space="0" w:color="auto"/>
            <w:left w:val="none" w:sz="0" w:space="0" w:color="auto"/>
            <w:bottom w:val="none" w:sz="0" w:space="0" w:color="auto"/>
            <w:right w:val="none" w:sz="0" w:space="0" w:color="auto"/>
          </w:divBdr>
        </w:div>
        <w:div w:id="1027832980">
          <w:marLeft w:val="480"/>
          <w:marRight w:val="0"/>
          <w:marTop w:val="0"/>
          <w:marBottom w:val="0"/>
          <w:divBdr>
            <w:top w:val="none" w:sz="0" w:space="0" w:color="auto"/>
            <w:left w:val="none" w:sz="0" w:space="0" w:color="auto"/>
            <w:bottom w:val="none" w:sz="0" w:space="0" w:color="auto"/>
            <w:right w:val="none" w:sz="0" w:space="0" w:color="auto"/>
          </w:divBdr>
        </w:div>
        <w:div w:id="1037968384">
          <w:marLeft w:val="480"/>
          <w:marRight w:val="0"/>
          <w:marTop w:val="0"/>
          <w:marBottom w:val="0"/>
          <w:divBdr>
            <w:top w:val="none" w:sz="0" w:space="0" w:color="auto"/>
            <w:left w:val="none" w:sz="0" w:space="0" w:color="auto"/>
            <w:bottom w:val="none" w:sz="0" w:space="0" w:color="auto"/>
            <w:right w:val="none" w:sz="0" w:space="0" w:color="auto"/>
          </w:divBdr>
        </w:div>
        <w:div w:id="1061252923">
          <w:marLeft w:val="480"/>
          <w:marRight w:val="0"/>
          <w:marTop w:val="0"/>
          <w:marBottom w:val="0"/>
          <w:divBdr>
            <w:top w:val="none" w:sz="0" w:space="0" w:color="auto"/>
            <w:left w:val="none" w:sz="0" w:space="0" w:color="auto"/>
            <w:bottom w:val="none" w:sz="0" w:space="0" w:color="auto"/>
            <w:right w:val="none" w:sz="0" w:space="0" w:color="auto"/>
          </w:divBdr>
        </w:div>
        <w:div w:id="1062875223">
          <w:marLeft w:val="480"/>
          <w:marRight w:val="0"/>
          <w:marTop w:val="0"/>
          <w:marBottom w:val="0"/>
          <w:divBdr>
            <w:top w:val="none" w:sz="0" w:space="0" w:color="auto"/>
            <w:left w:val="none" w:sz="0" w:space="0" w:color="auto"/>
            <w:bottom w:val="none" w:sz="0" w:space="0" w:color="auto"/>
            <w:right w:val="none" w:sz="0" w:space="0" w:color="auto"/>
          </w:divBdr>
        </w:div>
        <w:div w:id="1120682359">
          <w:marLeft w:val="480"/>
          <w:marRight w:val="0"/>
          <w:marTop w:val="0"/>
          <w:marBottom w:val="0"/>
          <w:divBdr>
            <w:top w:val="none" w:sz="0" w:space="0" w:color="auto"/>
            <w:left w:val="none" w:sz="0" w:space="0" w:color="auto"/>
            <w:bottom w:val="none" w:sz="0" w:space="0" w:color="auto"/>
            <w:right w:val="none" w:sz="0" w:space="0" w:color="auto"/>
          </w:divBdr>
        </w:div>
        <w:div w:id="1246187293">
          <w:marLeft w:val="480"/>
          <w:marRight w:val="0"/>
          <w:marTop w:val="0"/>
          <w:marBottom w:val="0"/>
          <w:divBdr>
            <w:top w:val="none" w:sz="0" w:space="0" w:color="auto"/>
            <w:left w:val="none" w:sz="0" w:space="0" w:color="auto"/>
            <w:bottom w:val="none" w:sz="0" w:space="0" w:color="auto"/>
            <w:right w:val="none" w:sz="0" w:space="0" w:color="auto"/>
          </w:divBdr>
        </w:div>
        <w:div w:id="1249000178">
          <w:marLeft w:val="480"/>
          <w:marRight w:val="0"/>
          <w:marTop w:val="0"/>
          <w:marBottom w:val="0"/>
          <w:divBdr>
            <w:top w:val="none" w:sz="0" w:space="0" w:color="auto"/>
            <w:left w:val="none" w:sz="0" w:space="0" w:color="auto"/>
            <w:bottom w:val="none" w:sz="0" w:space="0" w:color="auto"/>
            <w:right w:val="none" w:sz="0" w:space="0" w:color="auto"/>
          </w:divBdr>
        </w:div>
        <w:div w:id="1279602613">
          <w:marLeft w:val="480"/>
          <w:marRight w:val="0"/>
          <w:marTop w:val="0"/>
          <w:marBottom w:val="0"/>
          <w:divBdr>
            <w:top w:val="none" w:sz="0" w:space="0" w:color="auto"/>
            <w:left w:val="none" w:sz="0" w:space="0" w:color="auto"/>
            <w:bottom w:val="none" w:sz="0" w:space="0" w:color="auto"/>
            <w:right w:val="none" w:sz="0" w:space="0" w:color="auto"/>
          </w:divBdr>
        </w:div>
        <w:div w:id="1290818065">
          <w:marLeft w:val="480"/>
          <w:marRight w:val="0"/>
          <w:marTop w:val="0"/>
          <w:marBottom w:val="0"/>
          <w:divBdr>
            <w:top w:val="none" w:sz="0" w:space="0" w:color="auto"/>
            <w:left w:val="none" w:sz="0" w:space="0" w:color="auto"/>
            <w:bottom w:val="none" w:sz="0" w:space="0" w:color="auto"/>
            <w:right w:val="none" w:sz="0" w:space="0" w:color="auto"/>
          </w:divBdr>
        </w:div>
        <w:div w:id="1358123046">
          <w:marLeft w:val="480"/>
          <w:marRight w:val="0"/>
          <w:marTop w:val="0"/>
          <w:marBottom w:val="0"/>
          <w:divBdr>
            <w:top w:val="none" w:sz="0" w:space="0" w:color="auto"/>
            <w:left w:val="none" w:sz="0" w:space="0" w:color="auto"/>
            <w:bottom w:val="none" w:sz="0" w:space="0" w:color="auto"/>
            <w:right w:val="none" w:sz="0" w:space="0" w:color="auto"/>
          </w:divBdr>
        </w:div>
        <w:div w:id="1363481431">
          <w:marLeft w:val="480"/>
          <w:marRight w:val="0"/>
          <w:marTop w:val="0"/>
          <w:marBottom w:val="0"/>
          <w:divBdr>
            <w:top w:val="none" w:sz="0" w:space="0" w:color="auto"/>
            <w:left w:val="none" w:sz="0" w:space="0" w:color="auto"/>
            <w:bottom w:val="none" w:sz="0" w:space="0" w:color="auto"/>
            <w:right w:val="none" w:sz="0" w:space="0" w:color="auto"/>
          </w:divBdr>
        </w:div>
        <w:div w:id="1398745963">
          <w:marLeft w:val="480"/>
          <w:marRight w:val="0"/>
          <w:marTop w:val="0"/>
          <w:marBottom w:val="0"/>
          <w:divBdr>
            <w:top w:val="none" w:sz="0" w:space="0" w:color="auto"/>
            <w:left w:val="none" w:sz="0" w:space="0" w:color="auto"/>
            <w:bottom w:val="none" w:sz="0" w:space="0" w:color="auto"/>
            <w:right w:val="none" w:sz="0" w:space="0" w:color="auto"/>
          </w:divBdr>
        </w:div>
        <w:div w:id="1399551382">
          <w:marLeft w:val="480"/>
          <w:marRight w:val="0"/>
          <w:marTop w:val="0"/>
          <w:marBottom w:val="0"/>
          <w:divBdr>
            <w:top w:val="none" w:sz="0" w:space="0" w:color="auto"/>
            <w:left w:val="none" w:sz="0" w:space="0" w:color="auto"/>
            <w:bottom w:val="none" w:sz="0" w:space="0" w:color="auto"/>
            <w:right w:val="none" w:sz="0" w:space="0" w:color="auto"/>
          </w:divBdr>
        </w:div>
        <w:div w:id="1453790614">
          <w:marLeft w:val="480"/>
          <w:marRight w:val="0"/>
          <w:marTop w:val="0"/>
          <w:marBottom w:val="0"/>
          <w:divBdr>
            <w:top w:val="none" w:sz="0" w:space="0" w:color="auto"/>
            <w:left w:val="none" w:sz="0" w:space="0" w:color="auto"/>
            <w:bottom w:val="none" w:sz="0" w:space="0" w:color="auto"/>
            <w:right w:val="none" w:sz="0" w:space="0" w:color="auto"/>
          </w:divBdr>
        </w:div>
        <w:div w:id="1584795824">
          <w:marLeft w:val="480"/>
          <w:marRight w:val="0"/>
          <w:marTop w:val="0"/>
          <w:marBottom w:val="0"/>
          <w:divBdr>
            <w:top w:val="none" w:sz="0" w:space="0" w:color="auto"/>
            <w:left w:val="none" w:sz="0" w:space="0" w:color="auto"/>
            <w:bottom w:val="none" w:sz="0" w:space="0" w:color="auto"/>
            <w:right w:val="none" w:sz="0" w:space="0" w:color="auto"/>
          </w:divBdr>
        </w:div>
        <w:div w:id="1739357359">
          <w:marLeft w:val="480"/>
          <w:marRight w:val="0"/>
          <w:marTop w:val="0"/>
          <w:marBottom w:val="0"/>
          <w:divBdr>
            <w:top w:val="none" w:sz="0" w:space="0" w:color="auto"/>
            <w:left w:val="none" w:sz="0" w:space="0" w:color="auto"/>
            <w:bottom w:val="none" w:sz="0" w:space="0" w:color="auto"/>
            <w:right w:val="none" w:sz="0" w:space="0" w:color="auto"/>
          </w:divBdr>
        </w:div>
        <w:div w:id="1747071033">
          <w:marLeft w:val="480"/>
          <w:marRight w:val="0"/>
          <w:marTop w:val="0"/>
          <w:marBottom w:val="0"/>
          <w:divBdr>
            <w:top w:val="none" w:sz="0" w:space="0" w:color="auto"/>
            <w:left w:val="none" w:sz="0" w:space="0" w:color="auto"/>
            <w:bottom w:val="none" w:sz="0" w:space="0" w:color="auto"/>
            <w:right w:val="none" w:sz="0" w:space="0" w:color="auto"/>
          </w:divBdr>
        </w:div>
        <w:div w:id="1785422351">
          <w:marLeft w:val="480"/>
          <w:marRight w:val="0"/>
          <w:marTop w:val="0"/>
          <w:marBottom w:val="0"/>
          <w:divBdr>
            <w:top w:val="none" w:sz="0" w:space="0" w:color="auto"/>
            <w:left w:val="none" w:sz="0" w:space="0" w:color="auto"/>
            <w:bottom w:val="none" w:sz="0" w:space="0" w:color="auto"/>
            <w:right w:val="none" w:sz="0" w:space="0" w:color="auto"/>
          </w:divBdr>
        </w:div>
        <w:div w:id="1790664256">
          <w:marLeft w:val="480"/>
          <w:marRight w:val="0"/>
          <w:marTop w:val="0"/>
          <w:marBottom w:val="0"/>
          <w:divBdr>
            <w:top w:val="none" w:sz="0" w:space="0" w:color="auto"/>
            <w:left w:val="none" w:sz="0" w:space="0" w:color="auto"/>
            <w:bottom w:val="none" w:sz="0" w:space="0" w:color="auto"/>
            <w:right w:val="none" w:sz="0" w:space="0" w:color="auto"/>
          </w:divBdr>
        </w:div>
        <w:div w:id="1837645915">
          <w:marLeft w:val="480"/>
          <w:marRight w:val="0"/>
          <w:marTop w:val="0"/>
          <w:marBottom w:val="0"/>
          <w:divBdr>
            <w:top w:val="none" w:sz="0" w:space="0" w:color="auto"/>
            <w:left w:val="none" w:sz="0" w:space="0" w:color="auto"/>
            <w:bottom w:val="none" w:sz="0" w:space="0" w:color="auto"/>
            <w:right w:val="none" w:sz="0" w:space="0" w:color="auto"/>
          </w:divBdr>
        </w:div>
        <w:div w:id="1882980372">
          <w:marLeft w:val="480"/>
          <w:marRight w:val="0"/>
          <w:marTop w:val="0"/>
          <w:marBottom w:val="0"/>
          <w:divBdr>
            <w:top w:val="none" w:sz="0" w:space="0" w:color="auto"/>
            <w:left w:val="none" w:sz="0" w:space="0" w:color="auto"/>
            <w:bottom w:val="none" w:sz="0" w:space="0" w:color="auto"/>
            <w:right w:val="none" w:sz="0" w:space="0" w:color="auto"/>
          </w:divBdr>
        </w:div>
        <w:div w:id="1945451883">
          <w:marLeft w:val="480"/>
          <w:marRight w:val="0"/>
          <w:marTop w:val="0"/>
          <w:marBottom w:val="0"/>
          <w:divBdr>
            <w:top w:val="none" w:sz="0" w:space="0" w:color="auto"/>
            <w:left w:val="none" w:sz="0" w:space="0" w:color="auto"/>
            <w:bottom w:val="none" w:sz="0" w:space="0" w:color="auto"/>
            <w:right w:val="none" w:sz="0" w:space="0" w:color="auto"/>
          </w:divBdr>
        </w:div>
        <w:div w:id="1956448094">
          <w:marLeft w:val="480"/>
          <w:marRight w:val="0"/>
          <w:marTop w:val="0"/>
          <w:marBottom w:val="0"/>
          <w:divBdr>
            <w:top w:val="none" w:sz="0" w:space="0" w:color="auto"/>
            <w:left w:val="none" w:sz="0" w:space="0" w:color="auto"/>
            <w:bottom w:val="none" w:sz="0" w:space="0" w:color="auto"/>
            <w:right w:val="none" w:sz="0" w:space="0" w:color="auto"/>
          </w:divBdr>
        </w:div>
        <w:div w:id="1974675283">
          <w:marLeft w:val="480"/>
          <w:marRight w:val="0"/>
          <w:marTop w:val="0"/>
          <w:marBottom w:val="0"/>
          <w:divBdr>
            <w:top w:val="none" w:sz="0" w:space="0" w:color="auto"/>
            <w:left w:val="none" w:sz="0" w:space="0" w:color="auto"/>
            <w:bottom w:val="none" w:sz="0" w:space="0" w:color="auto"/>
            <w:right w:val="none" w:sz="0" w:space="0" w:color="auto"/>
          </w:divBdr>
        </w:div>
        <w:div w:id="2060935681">
          <w:marLeft w:val="480"/>
          <w:marRight w:val="0"/>
          <w:marTop w:val="0"/>
          <w:marBottom w:val="0"/>
          <w:divBdr>
            <w:top w:val="none" w:sz="0" w:space="0" w:color="auto"/>
            <w:left w:val="none" w:sz="0" w:space="0" w:color="auto"/>
            <w:bottom w:val="none" w:sz="0" w:space="0" w:color="auto"/>
            <w:right w:val="none" w:sz="0" w:space="0" w:color="auto"/>
          </w:divBdr>
        </w:div>
        <w:div w:id="2087797213">
          <w:marLeft w:val="480"/>
          <w:marRight w:val="0"/>
          <w:marTop w:val="0"/>
          <w:marBottom w:val="0"/>
          <w:divBdr>
            <w:top w:val="none" w:sz="0" w:space="0" w:color="auto"/>
            <w:left w:val="none" w:sz="0" w:space="0" w:color="auto"/>
            <w:bottom w:val="none" w:sz="0" w:space="0" w:color="auto"/>
            <w:right w:val="none" w:sz="0" w:space="0" w:color="auto"/>
          </w:divBdr>
        </w:div>
        <w:div w:id="2139375540">
          <w:marLeft w:val="480"/>
          <w:marRight w:val="0"/>
          <w:marTop w:val="0"/>
          <w:marBottom w:val="0"/>
          <w:divBdr>
            <w:top w:val="none" w:sz="0" w:space="0" w:color="auto"/>
            <w:left w:val="none" w:sz="0" w:space="0" w:color="auto"/>
            <w:bottom w:val="none" w:sz="0" w:space="0" w:color="auto"/>
            <w:right w:val="none" w:sz="0" w:space="0" w:color="auto"/>
          </w:divBdr>
        </w:div>
      </w:divsChild>
    </w:div>
    <w:div w:id="1797721269">
      <w:bodyDiv w:val="1"/>
      <w:marLeft w:val="0"/>
      <w:marRight w:val="0"/>
      <w:marTop w:val="0"/>
      <w:marBottom w:val="0"/>
      <w:divBdr>
        <w:top w:val="none" w:sz="0" w:space="0" w:color="auto"/>
        <w:left w:val="none" w:sz="0" w:space="0" w:color="auto"/>
        <w:bottom w:val="none" w:sz="0" w:space="0" w:color="auto"/>
        <w:right w:val="none" w:sz="0" w:space="0" w:color="auto"/>
      </w:divBdr>
    </w:div>
    <w:div w:id="1798641945">
      <w:bodyDiv w:val="1"/>
      <w:marLeft w:val="0"/>
      <w:marRight w:val="0"/>
      <w:marTop w:val="0"/>
      <w:marBottom w:val="0"/>
      <w:divBdr>
        <w:top w:val="none" w:sz="0" w:space="0" w:color="auto"/>
        <w:left w:val="none" w:sz="0" w:space="0" w:color="auto"/>
        <w:bottom w:val="none" w:sz="0" w:space="0" w:color="auto"/>
        <w:right w:val="none" w:sz="0" w:space="0" w:color="auto"/>
      </w:divBdr>
    </w:div>
    <w:div w:id="1807970820">
      <w:bodyDiv w:val="1"/>
      <w:marLeft w:val="0"/>
      <w:marRight w:val="0"/>
      <w:marTop w:val="0"/>
      <w:marBottom w:val="0"/>
      <w:divBdr>
        <w:top w:val="none" w:sz="0" w:space="0" w:color="auto"/>
        <w:left w:val="none" w:sz="0" w:space="0" w:color="auto"/>
        <w:bottom w:val="none" w:sz="0" w:space="0" w:color="auto"/>
        <w:right w:val="none" w:sz="0" w:space="0" w:color="auto"/>
      </w:divBdr>
    </w:div>
    <w:div w:id="1811359790">
      <w:bodyDiv w:val="1"/>
      <w:marLeft w:val="0"/>
      <w:marRight w:val="0"/>
      <w:marTop w:val="0"/>
      <w:marBottom w:val="0"/>
      <w:divBdr>
        <w:top w:val="none" w:sz="0" w:space="0" w:color="auto"/>
        <w:left w:val="none" w:sz="0" w:space="0" w:color="auto"/>
        <w:bottom w:val="none" w:sz="0" w:space="0" w:color="auto"/>
        <w:right w:val="none" w:sz="0" w:space="0" w:color="auto"/>
      </w:divBdr>
    </w:div>
    <w:div w:id="1817792295">
      <w:bodyDiv w:val="1"/>
      <w:marLeft w:val="0"/>
      <w:marRight w:val="0"/>
      <w:marTop w:val="0"/>
      <w:marBottom w:val="0"/>
      <w:divBdr>
        <w:top w:val="none" w:sz="0" w:space="0" w:color="auto"/>
        <w:left w:val="none" w:sz="0" w:space="0" w:color="auto"/>
        <w:bottom w:val="none" w:sz="0" w:space="0" w:color="auto"/>
        <w:right w:val="none" w:sz="0" w:space="0" w:color="auto"/>
      </w:divBdr>
    </w:div>
    <w:div w:id="1821266200">
      <w:bodyDiv w:val="1"/>
      <w:marLeft w:val="0"/>
      <w:marRight w:val="0"/>
      <w:marTop w:val="0"/>
      <w:marBottom w:val="0"/>
      <w:divBdr>
        <w:top w:val="none" w:sz="0" w:space="0" w:color="auto"/>
        <w:left w:val="none" w:sz="0" w:space="0" w:color="auto"/>
        <w:bottom w:val="none" w:sz="0" w:space="0" w:color="auto"/>
        <w:right w:val="none" w:sz="0" w:space="0" w:color="auto"/>
      </w:divBdr>
    </w:div>
    <w:div w:id="1825077953">
      <w:bodyDiv w:val="1"/>
      <w:marLeft w:val="0"/>
      <w:marRight w:val="0"/>
      <w:marTop w:val="0"/>
      <w:marBottom w:val="0"/>
      <w:divBdr>
        <w:top w:val="none" w:sz="0" w:space="0" w:color="auto"/>
        <w:left w:val="none" w:sz="0" w:space="0" w:color="auto"/>
        <w:bottom w:val="none" w:sz="0" w:space="0" w:color="auto"/>
        <w:right w:val="none" w:sz="0" w:space="0" w:color="auto"/>
      </w:divBdr>
    </w:div>
    <w:div w:id="1825124734">
      <w:bodyDiv w:val="1"/>
      <w:marLeft w:val="0"/>
      <w:marRight w:val="0"/>
      <w:marTop w:val="0"/>
      <w:marBottom w:val="0"/>
      <w:divBdr>
        <w:top w:val="none" w:sz="0" w:space="0" w:color="auto"/>
        <w:left w:val="none" w:sz="0" w:space="0" w:color="auto"/>
        <w:bottom w:val="none" w:sz="0" w:space="0" w:color="auto"/>
        <w:right w:val="none" w:sz="0" w:space="0" w:color="auto"/>
      </w:divBdr>
    </w:div>
    <w:div w:id="1829789306">
      <w:bodyDiv w:val="1"/>
      <w:marLeft w:val="0"/>
      <w:marRight w:val="0"/>
      <w:marTop w:val="0"/>
      <w:marBottom w:val="0"/>
      <w:divBdr>
        <w:top w:val="none" w:sz="0" w:space="0" w:color="auto"/>
        <w:left w:val="none" w:sz="0" w:space="0" w:color="auto"/>
        <w:bottom w:val="none" w:sz="0" w:space="0" w:color="auto"/>
        <w:right w:val="none" w:sz="0" w:space="0" w:color="auto"/>
      </w:divBdr>
    </w:div>
    <w:div w:id="1829974204">
      <w:bodyDiv w:val="1"/>
      <w:marLeft w:val="0"/>
      <w:marRight w:val="0"/>
      <w:marTop w:val="0"/>
      <w:marBottom w:val="0"/>
      <w:divBdr>
        <w:top w:val="none" w:sz="0" w:space="0" w:color="auto"/>
        <w:left w:val="none" w:sz="0" w:space="0" w:color="auto"/>
        <w:bottom w:val="none" w:sz="0" w:space="0" w:color="auto"/>
        <w:right w:val="none" w:sz="0" w:space="0" w:color="auto"/>
      </w:divBdr>
    </w:div>
    <w:div w:id="1830972991">
      <w:bodyDiv w:val="1"/>
      <w:marLeft w:val="0"/>
      <w:marRight w:val="0"/>
      <w:marTop w:val="0"/>
      <w:marBottom w:val="0"/>
      <w:divBdr>
        <w:top w:val="none" w:sz="0" w:space="0" w:color="auto"/>
        <w:left w:val="none" w:sz="0" w:space="0" w:color="auto"/>
        <w:bottom w:val="none" w:sz="0" w:space="0" w:color="auto"/>
        <w:right w:val="none" w:sz="0" w:space="0" w:color="auto"/>
      </w:divBdr>
    </w:div>
    <w:div w:id="1836139853">
      <w:bodyDiv w:val="1"/>
      <w:marLeft w:val="0"/>
      <w:marRight w:val="0"/>
      <w:marTop w:val="0"/>
      <w:marBottom w:val="0"/>
      <w:divBdr>
        <w:top w:val="none" w:sz="0" w:space="0" w:color="auto"/>
        <w:left w:val="none" w:sz="0" w:space="0" w:color="auto"/>
        <w:bottom w:val="none" w:sz="0" w:space="0" w:color="auto"/>
        <w:right w:val="none" w:sz="0" w:space="0" w:color="auto"/>
      </w:divBdr>
    </w:div>
    <w:div w:id="1843742124">
      <w:bodyDiv w:val="1"/>
      <w:marLeft w:val="0"/>
      <w:marRight w:val="0"/>
      <w:marTop w:val="0"/>
      <w:marBottom w:val="0"/>
      <w:divBdr>
        <w:top w:val="none" w:sz="0" w:space="0" w:color="auto"/>
        <w:left w:val="none" w:sz="0" w:space="0" w:color="auto"/>
        <w:bottom w:val="none" w:sz="0" w:space="0" w:color="auto"/>
        <w:right w:val="none" w:sz="0" w:space="0" w:color="auto"/>
      </w:divBdr>
      <w:divsChild>
        <w:div w:id="69078909">
          <w:marLeft w:val="480"/>
          <w:marRight w:val="0"/>
          <w:marTop w:val="0"/>
          <w:marBottom w:val="0"/>
          <w:divBdr>
            <w:top w:val="none" w:sz="0" w:space="0" w:color="auto"/>
            <w:left w:val="none" w:sz="0" w:space="0" w:color="auto"/>
            <w:bottom w:val="none" w:sz="0" w:space="0" w:color="auto"/>
            <w:right w:val="none" w:sz="0" w:space="0" w:color="auto"/>
          </w:divBdr>
        </w:div>
        <w:div w:id="138346616">
          <w:marLeft w:val="480"/>
          <w:marRight w:val="0"/>
          <w:marTop w:val="0"/>
          <w:marBottom w:val="0"/>
          <w:divBdr>
            <w:top w:val="none" w:sz="0" w:space="0" w:color="auto"/>
            <w:left w:val="none" w:sz="0" w:space="0" w:color="auto"/>
            <w:bottom w:val="none" w:sz="0" w:space="0" w:color="auto"/>
            <w:right w:val="none" w:sz="0" w:space="0" w:color="auto"/>
          </w:divBdr>
        </w:div>
        <w:div w:id="146477388">
          <w:marLeft w:val="480"/>
          <w:marRight w:val="0"/>
          <w:marTop w:val="0"/>
          <w:marBottom w:val="0"/>
          <w:divBdr>
            <w:top w:val="none" w:sz="0" w:space="0" w:color="auto"/>
            <w:left w:val="none" w:sz="0" w:space="0" w:color="auto"/>
            <w:bottom w:val="none" w:sz="0" w:space="0" w:color="auto"/>
            <w:right w:val="none" w:sz="0" w:space="0" w:color="auto"/>
          </w:divBdr>
        </w:div>
        <w:div w:id="166555234">
          <w:marLeft w:val="480"/>
          <w:marRight w:val="0"/>
          <w:marTop w:val="0"/>
          <w:marBottom w:val="0"/>
          <w:divBdr>
            <w:top w:val="none" w:sz="0" w:space="0" w:color="auto"/>
            <w:left w:val="none" w:sz="0" w:space="0" w:color="auto"/>
            <w:bottom w:val="none" w:sz="0" w:space="0" w:color="auto"/>
            <w:right w:val="none" w:sz="0" w:space="0" w:color="auto"/>
          </w:divBdr>
        </w:div>
        <w:div w:id="180439881">
          <w:marLeft w:val="480"/>
          <w:marRight w:val="0"/>
          <w:marTop w:val="0"/>
          <w:marBottom w:val="0"/>
          <w:divBdr>
            <w:top w:val="none" w:sz="0" w:space="0" w:color="auto"/>
            <w:left w:val="none" w:sz="0" w:space="0" w:color="auto"/>
            <w:bottom w:val="none" w:sz="0" w:space="0" w:color="auto"/>
            <w:right w:val="none" w:sz="0" w:space="0" w:color="auto"/>
          </w:divBdr>
        </w:div>
        <w:div w:id="217058124">
          <w:marLeft w:val="480"/>
          <w:marRight w:val="0"/>
          <w:marTop w:val="0"/>
          <w:marBottom w:val="0"/>
          <w:divBdr>
            <w:top w:val="none" w:sz="0" w:space="0" w:color="auto"/>
            <w:left w:val="none" w:sz="0" w:space="0" w:color="auto"/>
            <w:bottom w:val="none" w:sz="0" w:space="0" w:color="auto"/>
            <w:right w:val="none" w:sz="0" w:space="0" w:color="auto"/>
          </w:divBdr>
        </w:div>
        <w:div w:id="270747991">
          <w:marLeft w:val="480"/>
          <w:marRight w:val="0"/>
          <w:marTop w:val="0"/>
          <w:marBottom w:val="0"/>
          <w:divBdr>
            <w:top w:val="none" w:sz="0" w:space="0" w:color="auto"/>
            <w:left w:val="none" w:sz="0" w:space="0" w:color="auto"/>
            <w:bottom w:val="none" w:sz="0" w:space="0" w:color="auto"/>
            <w:right w:val="none" w:sz="0" w:space="0" w:color="auto"/>
          </w:divBdr>
        </w:div>
        <w:div w:id="305549594">
          <w:marLeft w:val="480"/>
          <w:marRight w:val="0"/>
          <w:marTop w:val="0"/>
          <w:marBottom w:val="0"/>
          <w:divBdr>
            <w:top w:val="none" w:sz="0" w:space="0" w:color="auto"/>
            <w:left w:val="none" w:sz="0" w:space="0" w:color="auto"/>
            <w:bottom w:val="none" w:sz="0" w:space="0" w:color="auto"/>
            <w:right w:val="none" w:sz="0" w:space="0" w:color="auto"/>
          </w:divBdr>
        </w:div>
        <w:div w:id="353189193">
          <w:marLeft w:val="480"/>
          <w:marRight w:val="0"/>
          <w:marTop w:val="0"/>
          <w:marBottom w:val="0"/>
          <w:divBdr>
            <w:top w:val="none" w:sz="0" w:space="0" w:color="auto"/>
            <w:left w:val="none" w:sz="0" w:space="0" w:color="auto"/>
            <w:bottom w:val="none" w:sz="0" w:space="0" w:color="auto"/>
            <w:right w:val="none" w:sz="0" w:space="0" w:color="auto"/>
          </w:divBdr>
        </w:div>
        <w:div w:id="371226092">
          <w:marLeft w:val="480"/>
          <w:marRight w:val="0"/>
          <w:marTop w:val="0"/>
          <w:marBottom w:val="0"/>
          <w:divBdr>
            <w:top w:val="none" w:sz="0" w:space="0" w:color="auto"/>
            <w:left w:val="none" w:sz="0" w:space="0" w:color="auto"/>
            <w:bottom w:val="none" w:sz="0" w:space="0" w:color="auto"/>
            <w:right w:val="none" w:sz="0" w:space="0" w:color="auto"/>
          </w:divBdr>
        </w:div>
        <w:div w:id="452091594">
          <w:marLeft w:val="480"/>
          <w:marRight w:val="0"/>
          <w:marTop w:val="0"/>
          <w:marBottom w:val="0"/>
          <w:divBdr>
            <w:top w:val="none" w:sz="0" w:space="0" w:color="auto"/>
            <w:left w:val="none" w:sz="0" w:space="0" w:color="auto"/>
            <w:bottom w:val="none" w:sz="0" w:space="0" w:color="auto"/>
            <w:right w:val="none" w:sz="0" w:space="0" w:color="auto"/>
          </w:divBdr>
        </w:div>
        <w:div w:id="453600731">
          <w:marLeft w:val="480"/>
          <w:marRight w:val="0"/>
          <w:marTop w:val="0"/>
          <w:marBottom w:val="0"/>
          <w:divBdr>
            <w:top w:val="none" w:sz="0" w:space="0" w:color="auto"/>
            <w:left w:val="none" w:sz="0" w:space="0" w:color="auto"/>
            <w:bottom w:val="none" w:sz="0" w:space="0" w:color="auto"/>
            <w:right w:val="none" w:sz="0" w:space="0" w:color="auto"/>
          </w:divBdr>
        </w:div>
        <w:div w:id="539361621">
          <w:marLeft w:val="480"/>
          <w:marRight w:val="0"/>
          <w:marTop w:val="0"/>
          <w:marBottom w:val="0"/>
          <w:divBdr>
            <w:top w:val="none" w:sz="0" w:space="0" w:color="auto"/>
            <w:left w:val="none" w:sz="0" w:space="0" w:color="auto"/>
            <w:bottom w:val="none" w:sz="0" w:space="0" w:color="auto"/>
            <w:right w:val="none" w:sz="0" w:space="0" w:color="auto"/>
          </w:divBdr>
        </w:div>
        <w:div w:id="549534513">
          <w:marLeft w:val="480"/>
          <w:marRight w:val="0"/>
          <w:marTop w:val="0"/>
          <w:marBottom w:val="0"/>
          <w:divBdr>
            <w:top w:val="none" w:sz="0" w:space="0" w:color="auto"/>
            <w:left w:val="none" w:sz="0" w:space="0" w:color="auto"/>
            <w:bottom w:val="none" w:sz="0" w:space="0" w:color="auto"/>
            <w:right w:val="none" w:sz="0" w:space="0" w:color="auto"/>
          </w:divBdr>
        </w:div>
        <w:div w:id="574509804">
          <w:marLeft w:val="480"/>
          <w:marRight w:val="0"/>
          <w:marTop w:val="0"/>
          <w:marBottom w:val="0"/>
          <w:divBdr>
            <w:top w:val="none" w:sz="0" w:space="0" w:color="auto"/>
            <w:left w:val="none" w:sz="0" w:space="0" w:color="auto"/>
            <w:bottom w:val="none" w:sz="0" w:space="0" w:color="auto"/>
            <w:right w:val="none" w:sz="0" w:space="0" w:color="auto"/>
          </w:divBdr>
        </w:div>
        <w:div w:id="595555100">
          <w:marLeft w:val="480"/>
          <w:marRight w:val="0"/>
          <w:marTop w:val="0"/>
          <w:marBottom w:val="0"/>
          <w:divBdr>
            <w:top w:val="none" w:sz="0" w:space="0" w:color="auto"/>
            <w:left w:val="none" w:sz="0" w:space="0" w:color="auto"/>
            <w:bottom w:val="none" w:sz="0" w:space="0" w:color="auto"/>
            <w:right w:val="none" w:sz="0" w:space="0" w:color="auto"/>
          </w:divBdr>
        </w:div>
        <w:div w:id="779835078">
          <w:marLeft w:val="480"/>
          <w:marRight w:val="0"/>
          <w:marTop w:val="0"/>
          <w:marBottom w:val="0"/>
          <w:divBdr>
            <w:top w:val="none" w:sz="0" w:space="0" w:color="auto"/>
            <w:left w:val="none" w:sz="0" w:space="0" w:color="auto"/>
            <w:bottom w:val="none" w:sz="0" w:space="0" w:color="auto"/>
            <w:right w:val="none" w:sz="0" w:space="0" w:color="auto"/>
          </w:divBdr>
        </w:div>
        <w:div w:id="932053817">
          <w:marLeft w:val="480"/>
          <w:marRight w:val="0"/>
          <w:marTop w:val="0"/>
          <w:marBottom w:val="0"/>
          <w:divBdr>
            <w:top w:val="none" w:sz="0" w:space="0" w:color="auto"/>
            <w:left w:val="none" w:sz="0" w:space="0" w:color="auto"/>
            <w:bottom w:val="none" w:sz="0" w:space="0" w:color="auto"/>
            <w:right w:val="none" w:sz="0" w:space="0" w:color="auto"/>
          </w:divBdr>
        </w:div>
        <w:div w:id="1118984231">
          <w:marLeft w:val="480"/>
          <w:marRight w:val="0"/>
          <w:marTop w:val="0"/>
          <w:marBottom w:val="0"/>
          <w:divBdr>
            <w:top w:val="none" w:sz="0" w:space="0" w:color="auto"/>
            <w:left w:val="none" w:sz="0" w:space="0" w:color="auto"/>
            <w:bottom w:val="none" w:sz="0" w:space="0" w:color="auto"/>
            <w:right w:val="none" w:sz="0" w:space="0" w:color="auto"/>
          </w:divBdr>
        </w:div>
        <w:div w:id="1186793964">
          <w:marLeft w:val="480"/>
          <w:marRight w:val="0"/>
          <w:marTop w:val="0"/>
          <w:marBottom w:val="0"/>
          <w:divBdr>
            <w:top w:val="none" w:sz="0" w:space="0" w:color="auto"/>
            <w:left w:val="none" w:sz="0" w:space="0" w:color="auto"/>
            <w:bottom w:val="none" w:sz="0" w:space="0" w:color="auto"/>
            <w:right w:val="none" w:sz="0" w:space="0" w:color="auto"/>
          </w:divBdr>
        </w:div>
        <w:div w:id="1338581883">
          <w:marLeft w:val="480"/>
          <w:marRight w:val="0"/>
          <w:marTop w:val="0"/>
          <w:marBottom w:val="0"/>
          <w:divBdr>
            <w:top w:val="none" w:sz="0" w:space="0" w:color="auto"/>
            <w:left w:val="none" w:sz="0" w:space="0" w:color="auto"/>
            <w:bottom w:val="none" w:sz="0" w:space="0" w:color="auto"/>
            <w:right w:val="none" w:sz="0" w:space="0" w:color="auto"/>
          </w:divBdr>
        </w:div>
        <w:div w:id="1382241318">
          <w:marLeft w:val="480"/>
          <w:marRight w:val="0"/>
          <w:marTop w:val="0"/>
          <w:marBottom w:val="0"/>
          <w:divBdr>
            <w:top w:val="none" w:sz="0" w:space="0" w:color="auto"/>
            <w:left w:val="none" w:sz="0" w:space="0" w:color="auto"/>
            <w:bottom w:val="none" w:sz="0" w:space="0" w:color="auto"/>
            <w:right w:val="none" w:sz="0" w:space="0" w:color="auto"/>
          </w:divBdr>
        </w:div>
        <w:div w:id="1383872804">
          <w:marLeft w:val="480"/>
          <w:marRight w:val="0"/>
          <w:marTop w:val="0"/>
          <w:marBottom w:val="0"/>
          <w:divBdr>
            <w:top w:val="none" w:sz="0" w:space="0" w:color="auto"/>
            <w:left w:val="none" w:sz="0" w:space="0" w:color="auto"/>
            <w:bottom w:val="none" w:sz="0" w:space="0" w:color="auto"/>
            <w:right w:val="none" w:sz="0" w:space="0" w:color="auto"/>
          </w:divBdr>
        </w:div>
        <w:div w:id="1458601672">
          <w:marLeft w:val="480"/>
          <w:marRight w:val="0"/>
          <w:marTop w:val="0"/>
          <w:marBottom w:val="0"/>
          <w:divBdr>
            <w:top w:val="none" w:sz="0" w:space="0" w:color="auto"/>
            <w:left w:val="none" w:sz="0" w:space="0" w:color="auto"/>
            <w:bottom w:val="none" w:sz="0" w:space="0" w:color="auto"/>
            <w:right w:val="none" w:sz="0" w:space="0" w:color="auto"/>
          </w:divBdr>
        </w:div>
        <w:div w:id="1511487066">
          <w:marLeft w:val="480"/>
          <w:marRight w:val="0"/>
          <w:marTop w:val="0"/>
          <w:marBottom w:val="0"/>
          <w:divBdr>
            <w:top w:val="none" w:sz="0" w:space="0" w:color="auto"/>
            <w:left w:val="none" w:sz="0" w:space="0" w:color="auto"/>
            <w:bottom w:val="none" w:sz="0" w:space="0" w:color="auto"/>
            <w:right w:val="none" w:sz="0" w:space="0" w:color="auto"/>
          </w:divBdr>
        </w:div>
        <w:div w:id="1566530927">
          <w:marLeft w:val="480"/>
          <w:marRight w:val="0"/>
          <w:marTop w:val="0"/>
          <w:marBottom w:val="0"/>
          <w:divBdr>
            <w:top w:val="none" w:sz="0" w:space="0" w:color="auto"/>
            <w:left w:val="none" w:sz="0" w:space="0" w:color="auto"/>
            <w:bottom w:val="none" w:sz="0" w:space="0" w:color="auto"/>
            <w:right w:val="none" w:sz="0" w:space="0" w:color="auto"/>
          </w:divBdr>
        </w:div>
        <w:div w:id="1588077205">
          <w:marLeft w:val="480"/>
          <w:marRight w:val="0"/>
          <w:marTop w:val="0"/>
          <w:marBottom w:val="0"/>
          <w:divBdr>
            <w:top w:val="none" w:sz="0" w:space="0" w:color="auto"/>
            <w:left w:val="none" w:sz="0" w:space="0" w:color="auto"/>
            <w:bottom w:val="none" w:sz="0" w:space="0" w:color="auto"/>
            <w:right w:val="none" w:sz="0" w:space="0" w:color="auto"/>
          </w:divBdr>
        </w:div>
        <w:div w:id="1614556816">
          <w:marLeft w:val="480"/>
          <w:marRight w:val="0"/>
          <w:marTop w:val="0"/>
          <w:marBottom w:val="0"/>
          <w:divBdr>
            <w:top w:val="none" w:sz="0" w:space="0" w:color="auto"/>
            <w:left w:val="none" w:sz="0" w:space="0" w:color="auto"/>
            <w:bottom w:val="none" w:sz="0" w:space="0" w:color="auto"/>
            <w:right w:val="none" w:sz="0" w:space="0" w:color="auto"/>
          </w:divBdr>
        </w:div>
        <w:div w:id="1618179716">
          <w:marLeft w:val="480"/>
          <w:marRight w:val="0"/>
          <w:marTop w:val="0"/>
          <w:marBottom w:val="0"/>
          <w:divBdr>
            <w:top w:val="none" w:sz="0" w:space="0" w:color="auto"/>
            <w:left w:val="none" w:sz="0" w:space="0" w:color="auto"/>
            <w:bottom w:val="none" w:sz="0" w:space="0" w:color="auto"/>
            <w:right w:val="none" w:sz="0" w:space="0" w:color="auto"/>
          </w:divBdr>
        </w:div>
        <w:div w:id="1649438977">
          <w:marLeft w:val="480"/>
          <w:marRight w:val="0"/>
          <w:marTop w:val="0"/>
          <w:marBottom w:val="0"/>
          <w:divBdr>
            <w:top w:val="none" w:sz="0" w:space="0" w:color="auto"/>
            <w:left w:val="none" w:sz="0" w:space="0" w:color="auto"/>
            <w:bottom w:val="none" w:sz="0" w:space="0" w:color="auto"/>
            <w:right w:val="none" w:sz="0" w:space="0" w:color="auto"/>
          </w:divBdr>
        </w:div>
        <w:div w:id="1651206348">
          <w:marLeft w:val="480"/>
          <w:marRight w:val="0"/>
          <w:marTop w:val="0"/>
          <w:marBottom w:val="0"/>
          <w:divBdr>
            <w:top w:val="none" w:sz="0" w:space="0" w:color="auto"/>
            <w:left w:val="none" w:sz="0" w:space="0" w:color="auto"/>
            <w:bottom w:val="none" w:sz="0" w:space="0" w:color="auto"/>
            <w:right w:val="none" w:sz="0" w:space="0" w:color="auto"/>
          </w:divBdr>
        </w:div>
        <w:div w:id="1662125078">
          <w:marLeft w:val="480"/>
          <w:marRight w:val="0"/>
          <w:marTop w:val="0"/>
          <w:marBottom w:val="0"/>
          <w:divBdr>
            <w:top w:val="none" w:sz="0" w:space="0" w:color="auto"/>
            <w:left w:val="none" w:sz="0" w:space="0" w:color="auto"/>
            <w:bottom w:val="none" w:sz="0" w:space="0" w:color="auto"/>
            <w:right w:val="none" w:sz="0" w:space="0" w:color="auto"/>
          </w:divBdr>
        </w:div>
        <w:div w:id="1699354748">
          <w:marLeft w:val="480"/>
          <w:marRight w:val="0"/>
          <w:marTop w:val="0"/>
          <w:marBottom w:val="0"/>
          <w:divBdr>
            <w:top w:val="none" w:sz="0" w:space="0" w:color="auto"/>
            <w:left w:val="none" w:sz="0" w:space="0" w:color="auto"/>
            <w:bottom w:val="none" w:sz="0" w:space="0" w:color="auto"/>
            <w:right w:val="none" w:sz="0" w:space="0" w:color="auto"/>
          </w:divBdr>
        </w:div>
        <w:div w:id="1708065971">
          <w:marLeft w:val="480"/>
          <w:marRight w:val="0"/>
          <w:marTop w:val="0"/>
          <w:marBottom w:val="0"/>
          <w:divBdr>
            <w:top w:val="none" w:sz="0" w:space="0" w:color="auto"/>
            <w:left w:val="none" w:sz="0" w:space="0" w:color="auto"/>
            <w:bottom w:val="none" w:sz="0" w:space="0" w:color="auto"/>
            <w:right w:val="none" w:sz="0" w:space="0" w:color="auto"/>
          </w:divBdr>
        </w:div>
        <w:div w:id="1723558338">
          <w:marLeft w:val="480"/>
          <w:marRight w:val="0"/>
          <w:marTop w:val="0"/>
          <w:marBottom w:val="0"/>
          <w:divBdr>
            <w:top w:val="none" w:sz="0" w:space="0" w:color="auto"/>
            <w:left w:val="none" w:sz="0" w:space="0" w:color="auto"/>
            <w:bottom w:val="none" w:sz="0" w:space="0" w:color="auto"/>
            <w:right w:val="none" w:sz="0" w:space="0" w:color="auto"/>
          </w:divBdr>
        </w:div>
        <w:div w:id="1732576293">
          <w:marLeft w:val="480"/>
          <w:marRight w:val="0"/>
          <w:marTop w:val="0"/>
          <w:marBottom w:val="0"/>
          <w:divBdr>
            <w:top w:val="none" w:sz="0" w:space="0" w:color="auto"/>
            <w:left w:val="none" w:sz="0" w:space="0" w:color="auto"/>
            <w:bottom w:val="none" w:sz="0" w:space="0" w:color="auto"/>
            <w:right w:val="none" w:sz="0" w:space="0" w:color="auto"/>
          </w:divBdr>
        </w:div>
        <w:div w:id="1748577605">
          <w:marLeft w:val="480"/>
          <w:marRight w:val="0"/>
          <w:marTop w:val="0"/>
          <w:marBottom w:val="0"/>
          <w:divBdr>
            <w:top w:val="none" w:sz="0" w:space="0" w:color="auto"/>
            <w:left w:val="none" w:sz="0" w:space="0" w:color="auto"/>
            <w:bottom w:val="none" w:sz="0" w:space="0" w:color="auto"/>
            <w:right w:val="none" w:sz="0" w:space="0" w:color="auto"/>
          </w:divBdr>
        </w:div>
        <w:div w:id="1795904121">
          <w:marLeft w:val="480"/>
          <w:marRight w:val="0"/>
          <w:marTop w:val="0"/>
          <w:marBottom w:val="0"/>
          <w:divBdr>
            <w:top w:val="none" w:sz="0" w:space="0" w:color="auto"/>
            <w:left w:val="none" w:sz="0" w:space="0" w:color="auto"/>
            <w:bottom w:val="none" w:sz="0" w:space="0" w:color="auto"/>
            <w:right w:val="none" w:sz="0" w:space="0" w:color="auto"/>
          </w:divBdr>
        </w:div>
        <w:div w:id="1814566900">
          <w:marLeft w:val="480"/>
          <w:marRight w:val="0"/>
          <w:marTop w:val="0"/>
          <w:marBottom w:val="0"/>
          <w:divBdr>
            <w:top w:val="none" w:sz="0" w:space="0" w:color="auto"/>
            <w:left w:val="none" w:sz="0" w:space="0" w:color="auto"/>
            <w:bottom w:val="none" w:sz="0" w:space="0" w:color="auto"/>
            <w:right w:val="none" w:sz="0" w:space="0" w:color="auto"/>
          </w:divBdr>
        </w:div>
        <w:div w:id="1857881587">
          <w:marLeft w:val="480"/>
          <w:marRight w:val="0"/>
          <w:marTop w:val="0"/>
          <w:marBottom w:val="0"/>
          <w:divBdr>
            <w:top w:val="none" w:sz="0" w:space="0" w:color="auto"/>
            <w:left w:val="none" w:sz="0" w:space="0" w:color="auto"/>
            <w:bottom w:val="none" w:sz="0" w:space="0" w:color="auto"/>
            <w:right w:val="none" w:sz="0" w:space="0" w:color="auto"/>
          </w:divBdr>
        </w:div>
        <w:div w:id="1874921956">
          <w:marLeft w:val="480"/>
          <w:marRight w:val="0"/>
          <w:marTop w:val="0"/>
          <w:marBottom w:val="0"/>
          <w:divBdr>
            <w:top w:val="none" w:sz="0" w:space="0" w:color="auto"/>
            <w:left w:val="none" w:sz="0" w:space="0" w:color="auto"/>
            <w:bottom w:val="none" w:sz="0" w:space="0" w:color="auto"/>
            <w:right w:val="none" w:sz="0" w:space="0" w:color="auto"/>
          </w:divBdr>
        </w:div>
        <w:div w:id="1928952905">
          <w:marLeft w:val="480"/>
          <w:marRight w:val="0"/>
          <w:marTop w:val="0"/>
          <w:marBottom w:val="0"/>
          <w:divBdr>
            <w:top w:val="none" w:sz="0" w:space="0" w:color="auto"/>
            <w:left w:val="none" w:sz="0" w:space="0" w:color="auto"/>
            <w:bottom w:val="none" w:sz="0" w:space="0" w:color="auto"/>
            <w:right w:val="none" w:sz="0" w:space="0" w:color="auto"/>
          </w:divBdr>
        </w:div>
        <w:div w:id="1930919163">
          <w:marLeft w:val="480"/>
          <w:marRight w:val="0"/>
          <w:marTop w:val="0"/>
          <w:marBottom w:val="0"/>
          <w:divBdr>
            <w:top w:val="none" w:sz="0" w:space="0" w:color="auto"/>
            <w:left w:val="none" w:sz="0" w:space="0" w:color="auto"/>
            <w:bottom w:val="none" w:sz="0" w:space="0" w:color="auto"/>
            <w:right w:val="none" w:sz="0" w:space="0" w:color="auto"/>
          </w:divBdr>
        </w:div>
        <w:div w:id="2001158953">
          <w:marLeft w:val="480"/>
          <w:marRight w:val="0"/>
          <w:marTop w:val="0"/>
          <w:marBottom w:val="0"/>
          <w:divBdr>
            <w:top w:val="none" w:sz="0" w:space="0" w:color="auto"/>
            <w:left w:val="none" w:sz="0" w:space="0" w:color="auto"/>
            <w:bottom w:val="none" w:sz="0" w:space="0" w:color="auto"/>
            <w:right w:val="none" w:sz="0" w:space="0" w:color="auto"/>
          </w:divBdr>
        </w:div>
        <w:div w:id="2040088427">
          <w:marLeft w:val="480"/>
          <w:marRight w:val="0"/>
          <w:marTop w:val="0"/>
          <w:marBottom w:val="0"/>
          <w:divBdr>
            <w:top w:val="none" w:sz="0" w:space="0" w:color="auto"/>
            <w:left w:val="none" w:sz="0" w:space="0" w:color="auto"/>
            <w:bottom w:val="none" w:sz="0" w:space="0" w:color="auto"/>
            <w:right w:val="none" w:sz="0" w:space="0" w:color="auto"/>
          </w:divBdr>
        </w:div>
        <w:div w:id="2069844380">
          <w:marLeft w:val="480"/>
          <w:marRight w:val="0"/>
          <w:marTop w:val="0"/>
          <w:marBottom w:val="0"/>
          <w:divBdr>
            <w:top w:val="none" w:sz="0" w:space="0" w:color="auto"/>
            <w:left w:val="none" w:sz="0" w:space="0" w:color="auto"/>
            <w:bottom w:val="none" w:sz="0" w:space="0" w:color="auto"/>
            <w:right w:val="none" w:sz="0" w:space="0" w:color="auto"/>
          </w:divBdr>
        </w:div>
        <w:div w:id="2130389316">
          <w:marLeft w:val="480"/>
          <w:marRight w:val="0"/>
          <w:marTop w:val="0"/>
          <w:marBottom w:val="0"/>
          <w:divBdr>
            <w:top w:val="none" w:sz="0" w:space="0" w:color="auto"/>
            <w:left w:val="none" w:sz="0" w:space="0" w:color="auto"/>
            <w:bottom w:val="none" w:sz="0" w:space="0" w:color="auto"/>
            <w:right w:val="none" w:sz="0" w:space="0" w:color="auto"/>
          </w:divBdr>
        </w:div>
      </w:divsChild>
    </w:div>
    <w:div w:id="1844129153">
      <w:bodyDiv w:val="1"/>
      <w:marLeft w:val="0"/>
      <w:marRight w:val="0"/>
      <w:marTop w:val="0"/>
      <w:marBottom w:val="0"/>
      <w:divBdr>
        <w:top w:val="none" w:sz="0" w:space="0" w:color="auto"/>
        <w:left w:val="none" w:sz="0" w:space="0" w:color="auto"/>
        <w:bottom w:val="none" w:sz="0" w:space="0" w:color="auto"/>
        <w:right w:val="none" w:sz="0" w:space="0" w:color="auto"/>
      </w:divBdr>
      <w:divsChild>
        <w:div w:id="15350336">
          <w:marLeft w:val="480"/>
          <w:marRight w:val="0"/>
          <w:marTop w:val="0"/>
          <w:marBottom w:val="0"/>
          <w:divBdr>
            <w:top w:val="none" w:sz="0" w:space="0" w:color="auto"/>
            <w:left w:val="none" w:sz="0" w:space="0" w:color="auto"/>
            <w:bottom w:val="none" w:sz="0" w:space="0" w:color="auto"/>
            <w:right w:val="none" w:sz="0" w:space="0" w:color="auto"/>
          </w:divBdr>
        </w:div>
        <w:div w:id="69697474">
          <w:marLeft w:val="480"/>
          <w:marRight w:val="0"/>
          <w:marTop w:val="0"/>
          <w:marBottom w:val="0"/>
          <w:divBdr>
            <w:top w:val="none" w:sz="0" w:space="0" w:color="auto"/>
            <w:left w:val="none" w:sz="0" w:space="0" w:color="auto"/>
            <w:bottom w:val="none" w:sz="0" w:space="0" w:color="auto"/>
            <w:right w:val="none" w:sz="0" w:space="0" w:color="auto"/>
          </w:divBdr>
        </w:div>
        <w:div w:id="116292512">
          <w:marLeft w:val="480"/>
          <w:marRight w:val="0"/>
          <w:marTop w:val="0"/>
          <w:marBottom w:val="0"/>
          <w:divBdr>
            <w:top w:val="none" w:sz="0" w:space="0" w:color="auto"/>
            <w:left w:val="none" w:sz="0" w:space="0" w:color="auto"/>
            <w:bottom w:val="none" w:sz="0" w:space="0" w:color="auto"/>
            <w:right w:val="none" w:sz="0" w:space="0" w:color="auto"/>
          </w:divBdr>
        </w:div>
        <w:div w:id="129859526">
          <w:marLeft w:val="480"/>
          <w:marRight w:val="0"/>
          <w:marTop w:val="0"/>
          <w:marBottom w:val="0"/>
          <w:divBdr>
            <w:top w:val="none" w:sz="0" w:space="0" w:color="auto"/>
            <w:left w:val="none" w:sz="0" w:space="0" w:color="auto"/>
            <w:bottom w:val="none" w:sz="0" w:space="0" w:color="auto"/>
            <w:right w:val="none" w:sz="0" w:space="0" w:color="auto"/>
          </w:divBdr>
        </w:div>
        <w:div w:id="229923623">
          <w:marLeft w:val="480"/>
          <w:marRight w:val="0"/>
          <w:marTop w:val="0"/>
          <w:marBottom w:val="0"/>
          <w:divBdr>
            <w:top w:val="none" w:sz="0" w:space="0" w:color="auto"/>
            <w:left w:val="none" w:sz="0" w:space="0" w:color="auto"/>
            <w:bottom w:val="none" w:sz="0" w:space="0" w:color="auto"/>
            <w:right w:val="none" w:sz="0" w:space="0" w:color="auto"/>
          </w:divBdr>
        </w:div>
        <w:div w:id="242839025">
          <w:marLeft w:val="480"/>
          <w:marRight w:val="0"/>
          <w:marTop w:val="0"/>
          <w:marBottom w:val="0"/>
          <w:divBdr>
            <w:top w:val="none" w:sz="0" w:space="0" w:color="auto"/>
            <w:left w:val="none" w:sz="0" w:space="0" w:color="auto"/>
            <w:bottom w:val="none" w:sz="0" w:space="0" w:color="auto"/>
            <w:right w:val="none" w:sz="0" w:space="0" w:color="auto"/>
          </w:divBdr>
        </w:div>
        <w:div w:id="344944140">
          <w:marLeft w:val="480"/>
          <w:marRight w:val="0"/>
          <w:marTop w:val="0"/>
          <w:marBottom w:val="0"/>
          <w:divBdr>
            <w:top w:val="none" w:sz="0" w:space="0" w:color="auto"/>
            <w:left w:val="none" w:sz="0" w:space="0" w:color="auto"/>
            <w:bottom w:val="none" w:sz="0" w:space="0" w:color="auto"/>
            <w:right w:val="none" w:sz="0" w:space="0" w:color="auto"/>
          </w:divBdr>
        </w:div>
        <w:div w:id="383332077">
          <w:marLeft w:val="480"/>
          <w:marRight w:val="0"/>
          <w:marTop w:val="0"/>
          <w:marBottom w:val="0"/>
          <w:divBdr>
            <w:top w:val="none" w:sz="0" w:space="0" w:color="auto"/>
            <w:left w:val="none" w:sz="0" w:space="0" w:color="auto"/>
            <w:bottom w:val="none" w:sz="0" w:space="0" w:color="auto"/>
            <w:right w:val="none" w:sz="0" w:space="0" w:color="auto"/>
          </w:divBdr>
        </w:div>
        <w:div w:id="409080333">
          <w:marLeft w:val="480"/>
          <w:marRight w:val="0"/>
          <w:marTop w:val="0"/>
          <w:marBottom w:val="0"/>
          <w:divBdr>
            <w:top w:val="none" w:sz="0" w:space="0" w:color="auto"/>
            <w:left w:val="none" w:sz="0" w:space="0" w:color="auto"/>
            <w:bottom w:val="none" w:sz="0" w:space="0" w:color="auto"/>
            <w:right w:val="none" w:sz="0" w:space="0" w:color="auto"/>
          </w:divBdr>
        </w:div>
        <w:div w:id="425468473">
          <w:marLeft w:val="480"/>
          <w:marRight w:val="0"/>
          <w:marTop w:val="0"/>
          <w:marBottom w:val="0"/>
          <w:divBdr>
            <w:top w:val="none" w:sz="0" w:space="0" w:color="auto"/>
            <w:left w:val="none" w:sz="0" w:space="0" w:color="auto"/>
            <w:bottom w:val="none" w:sz="0" w:space="0" w:color="auto"/>
            <w:right w:val="none" w:sz="0" w:space="0" w:color="auto"/>
          </w:divBdr>
        </w:div>
        <w:div w:id="442578344">
          <w:marLeft w:val="480"/>
          <w:marRight w:val="0"/>
          <w:marTop w:val="0"/>
          <w:marBottom w:val="0"/>
          <w:divBdr>
            <w:top w:val="none" w:sz="0" w:space="0" w:color="auto"/>
            <w:left w:val="none" w:sz="0" w:space="0" w:color="auto"/>
            <w:bottom w:val="none" w:sz="0" w:space="0" w:color="auto"/>
            <w:right w:val="none" w:sz="0" w:space="0" w:color="auto"/>
          </w:divBdr>
        </w:div>
        <w:div w:id="492065930">
          <w:marLeft w:val="480"/>
          <w:marRight w:val="0"/>
          <w:marTop w:val="0"/>
          <w:marBottom w:val="0"/>
          <w:divBdr>
            <w:top w:val="none" w:sz="0" w:space="0" w:color="auto"/>
            <w:left w:val="none" w:sz="0" w:space="0" w:color="auto"/>
            <w:bottom w:val="none" w:sz="0" w:space="0" w:color="auto"/>
            <w:right w:val="none" w:sz="0" w:space="0" w:color="auto"/>
          </w:divBdr>
        </w:div>
        <w:div w:id="1014764015">
          <w:marLeft w:val="480"/>
          <w:marRight w:val="0"/>
          <w:marTop w:val="0"/>
          <w:marBottom w:val="0"/>
          <w:divBdr>
            <w:top w:val="none" w:sz="0" w:space="0" w:color="auto"/>
            <w:left w:val="none" w:sz="0" w:space="0" w:color="auto"/>
            <w:bottom w:val="none" w:sz="0" w:space="0" w:color="auto"/>
            <w:right w:val="none" w:sz="0" w:space="0" w:color="auto"/>
          </w:divBdr>
        </w:div>
        <w:div w:id="1097602593">
          <w:marLeft w:val="480"/>
          <w:marRight w:val="0"/>
          <w:marTop w:val="0"/>
          <w:marBottom w:val="0"/>
          <w:divBdr>
            <w:top w:val="none" w:sz="0" w:space="0" w:color="auto"/>
            <w:left w:val="none" w:sz="0" w:space="0" w:color="auto"/>
            <w:bottom w:val="none" w:sz="0" w:space="0" w:color="auto"/>
            <w:right w:val="none" w:sz="0" w:space="0" w:color="auto"/>
          </w:divBdr>
        </w:div>
        <w:div w:id="1127234900">
          <w:marLeft w:val="480"/>
          <w:marRight w:val="0"/>
          <w:marTop w:val="0"/>
          <w:marBottom w:val="0"/>
          <w:divBdr>
            <w:top w:val="none" w:sz="0" w:space="0" w:color="auto"/>
            <w:left w:val="none" w:sz="0" w:space="0" w:color="auto"/>
            <w:bottom w:val="none" w:sz="0" w:space="0" w:color="auto"/>
            <w:right w:val="none" w:sz="0" w:space="0" w:color="auto"/>
          </w:divBdr>
        </w:div>
        <w:div w:id="1214150170">
          <w:marLeft w:val="480"/>
          <w:marRight w:val="0"/>
          <w:marTop w:val="0"/>
          <w:marBottom w:val="0"/>
          <w:divBdr>
            <w:top w:val="none" w:sz="0" w:space="0" w:color="auto"/>
            <w:left w:val="none" w:sz="0" w:space="0" w:color="auto"/>
            <w:bottom w:val="none" w:sz="0" w:space="0" w:color="auto"/>
            <w:right w:val="none" w:sz="0" w:space="0" w:color="auto"/>
          </w:divBdr>
        </w:div>
        <w:div w:id="1258715461">
          <w:marLeft w:val="480"/>
          <w:marRight w:val="0"/>
          <w:marTop w:val="0"/>
          <w:marBottom w:val="0"/>
          <w:divBdr>
            <w:top w:val="none" w:sz="0" w:space="0" w:color="auto"/>
            <w:left w:val="none" w:sz="0" w:space="0" w:color="auto"/>
            <w:bottom w:val="none" w:sz="0" w:space="0" w:color="auto"/>
            <w:right w:val="none" w:sz="0" w:space="0" w:color="auto"/>
          </w:divBdr>
        </w:div>
        <w:div w:id="1443456497">
          <w:marLeft w:val="480"/>
          <w:marRight w:val="0"/>
          <w:marTop w:val="0"/>
          <w:marBottom w:val="0"/>
          <w:divBdr>
            <w:top w:val="none" w:sz="0" w:space="0" w:color="auto"/>
            <w:left w:val="none" w:sz="0" w:space="0" w:color="auto"/>
            <w:bottom w:val="none" w:sz="0" w:space="0" w:color="auto"/>
            <w:right w:val="none" w:sz="0" w:space="0" w:color="auto"/>
          </w:divBdr>
        </w:div>
        <w:div w:id="1466240006">
          <w:marLeft w:val="480"/>
          <w:marRight w:val="0"/>
          <w:marTop w:val="0"/>
          <w:marBottom w:val="0"/>
          <w:divBdr>
            <w:top w:val="none" w:sz="0" w:space="0" w:color="auto"/>
            <w:left w:val="none" w:sz="0" w:space="0" w:color="auto"/>
            <w:bottom w:val="none" w:sz="0" w:space="0" w:color="auto"/>
            <w:right w:val="none" w:sz="0" w:space="0" w:color="auto"/>
          </w:divBdr>
        </w:div>
        <w:div w:id="1499299091">
          <w:marLeft w:val="480"/>
          <w:marRight w:val="0"/>
          <w:marTop w:val="0"/>
          <w:marBottom w:val="0"/>
          <w:divBdr>
            <w:top w:val="none" w:sz="0" w:space="0" w:color="auto"/>
            <w:left w:val="none" w:sz="0" w:space="0" w:color="auto"/>
            <w:bottom w:val="none" w:sz="0" w:space="0" w:color="auto"/>
            <w:right w:val="none" w:sz="0" w:space="0" w:color="auto"/>
          </w:divBdr>
        </w:div>
        <w:div w:id="1512257338">
          <w:marLeft w:val="480"/>
          <w:marRight w:val="0"/>
          <w:marTop w:val="0"/>
          <w:marBottom w:val="0"/>
          <w:divBdr>
            <w:top w:val="none" w:sz="0" w:space="0" w:color="auto"/>
            <w:left w:val="none" w:sz="0" w:space="0" w:color="auto"/>
            <w:bottom w:val="none" w:sz="0" w:space="0" w:color="auto"/>
            <w:right w:val="none" w:sz="0" w:space="0" w:color="auto"/>
          </w:divBdr>
        </w:div>
        <w:div w:id="1592548929">
          <w:marLeft w:val="480"/>
          <w:marRight w:val="0"/>
          <w:marTop w:val="0"/>
          <w:marBottom w:val="0"/>
          <w:divBdr>
            <w:top w:val="none" w:sz="0" w:space="0" w:color="auto"/>
            <w:left w:val="none" w:sz="0" w:space="0" w:color="auto"/>
            <w:bottom w:val="none" w:sz="0" w:space="0" w:color="auto"/>
            <w:right w:val="none" w:sz="0" w:space="0" w:color="auto"/>
          </w:divBdr>
        </w:div>
        <w:div w:id="1606225921">
          <w:marLeft w:val="480"/>
          <w:marRight w:val="0"/>
          <w:marTop w:val="0"/>
          <w:marBottom w:val="0"/>
          <w:divBdr>
            <w:top w:val="none" w:sz="0" w:space="0" w:color="auto"/>
            <w:left w:val="none" w:sz="0" w:space="0" w:color="auto"/>
            <w:bottom w:val="none" w:sz="0" w:space="0" w:color="auto"/>
            <w:right w:val="none" w:sz="0" w:space="0" w:color="auto"/>
          </w:divBdr>
        </w:div>
        <w:div w:id="1659965883">
          <w:marLeft w:val="480"/>
          <w:marRight w:val="0"/>
          <w:marTop w:val="0"/>
          <w:marBottom w:val="0"/>
          <w:divBdr>
            <w:top w:val="none" w:sz="0" w:space="0" w:color="auto"/>
            <w:left w:val="none" w:sz="0" w:space="0" w:color="auto"/>
            <w:bottom w:val="none" w:sz="0" w:space="0" w:color="auto"/>
            <w:right w:val="none" w:sz="0" w:space="0" w:color="auto"/>
          </w:divBdr>
        </w:div>
        <w:div w:id="1665473643">
          <w:marLeft w:val="480"/>
          <w:marRight w:val="0"/>
          <w:marTop w:val="0"/>
          <w:marBottom w:val="0"/>
          <w:divBdr>
            <w:top w:val="none" w:sz="0" w:space="0" w:color="auto"/>
            <w:left w:val="none" w:sz="0" w:space="0" w:color="auto"/>
            <w:bottom w:val="none" w:sz="0" w:space="0" w:color="auto"/>
            <w:right w:val="none" w:sz="0" w:space="0" w:color="auto"/>
          </w:divBdr>
        </w:div>
        <w:div w:id="1708219822">
          <w:marLeft w:val="480"/>
          <w:marRight w:val="0"/>
          <w:marTop w:val="0"/>
          <w:marBottom w:val="0"/>
          <w:divBdr>
            <w:top w:val="none" w:sz="0" w:space="0" w:color="auto"/>
            <w:left w:val="none" w:sz="0" w:space="0" w:color="auto"/>
            <w:bottom w:val="none" w:sz="0" w:space="0" w:color="auto"/>
            <w:right w:val="none" w:sz="0" w:space="0" w:color="auto"/>
          </w:divBdr>
        </w:div>
        <w:div w:id="1777939008">
          <w:marLeft w:val="480"/>
          <w:marRight w:val="0"/>
          <w:marTop w:val="0"/>
          <w:marBottom w:val="0"/>
          <w:divBdr>
            <w:top w:val="none" w:sz="0" w:space="0" w:color="auto"/>
            <w:left w:val="none" w:sz="0" w:space="0" w:color="auto"/>
            <w:bottom w:val="none" w:sz="0" w:space="0" w:color="auto"/>
            <w:right w:val="none" w:sz="0" w:space="0" w:color="auto"/>
          </w:divBdr>
        </w:div>
        <w:div w:id="1822456712">
          <w:marLeft w:val="480"/>
          <w:marRight w:val="0"/>
          <w:marTop w:val="0"/>
          <w:marBottom w:val="0"/>
          <w:divBdr>
            <w:top w:val="none" w:sz="0" w:space="0" w:color="auto"/>
            <w:left w:val="none" w:sz="0" w:space="0" w:color="auto"/>
            <w:bottom w:val="none" w:sz="0" w:space="0" w:color="auto"/>
            <w:right w:val="none" w:sz="0" w:space="0" w:color="auto"/>
          </w:divBdr>
        </w:div>
        <w:div w:id="1854224378">
          <w:marLeft w:val="480"/>
          <w:marRight w:val="0"/>
          <w:marTop w:val="0"/>
          <w:marBottom w:val="0"/>
          <w:divBdr>
            <w:top w:val="none" w:sz="0" w:space="0" w:color="auto"/>
            <w:left w:val="none" w:sz="0" w:space="0" w:color="auto"/>
            <w:bottom w:val="none" w:sz="0" w:space="0" w:color="auto"/>
            <w:right w:val="none" w:sz="0" w:space="0" w:color="auto"/>
          </w:divBdr>
        </w:div>
        <w:div w:id="1854419956">
          <w:marLeft w:val="480"/>
          <w:marRight w:val="0"/>
          <w:marTop w:val="0"/>
          <w:marBottom w:val="0"/>
          <w:divBdr>
            <w:top w:val="none" w:sz="0" w:space="0" w:color="auto"/>
            <w:left w:val="none" w:sz="0" w:space="0" w:color="auto"/>
            <w:bottom w:val="none" w:sz="0" w:space="0" w:color="auto"/>
            <w:right w:val="none" w:sz="0" w:space="0" w:color="auto"/>
          </w:divBdr>
        </w:div>
        <w:div w:id="1882664226">
          <w:marLeft w:val="480"/>
          <w:marRight w:val="0"/>
          <w:marTop w:val="0"/>
          <w:marBottom w:val="0"/>
          <w:divBdr>
            <w:top w:val="none" w:sz="0" w:space="0" w:color="auto"/>
            <w:left w:val="none" w:sz="0" w:space="0" w:color="auto"/>
            <w:bottom w:val="none" w:sz="0" w:space="0" w:color="auto"/>
            <w:right w:val="none" w:sz="0" w:space="0" w:color="auto"/>
          </w:divBdr>
        </w:div>
        <w:div w:id="1955357231">
          <w:marLeft w:val="480"/>
          <w:marRight w:val="0"/>
          <w:marTop w:val="0"/>
          <w:marBottom w:val="0"/>
          <w:divBdr>
            <w:top w:val="none" w:sz="0" w:space="0" w:color="auto"/>
            <w:left w:val="none" w:sz="0" w:space="0" w:color="auto"/>
            <w:bottom w:val="none" w:sz="0" w:space="0" w:color="auto"/>
            <w:right w:val="none" w:sz="0" w:space="0" w:color="auto"/>
          </w:divBdr>
        </w:div>
        <w:div w:id="2020153975">
          <w:marLeft w:val="480"/>
          <w:marRight w:val="0"/>
          <w:marTop w:val="0"/>
          <w:marBottom w:val="0"/>
          <w:divBdr>
            <w:top w:val="none" w:sz="0" w:space="0" w:color="auto"/>
            <w:left w:val="none" w:sz="0" w:space="0" w:color="auto"/>
            <w:bottom w:val="none" w:sz="0" w:space="0" w:color="auto"/>
            <w:right w:val="none" w:sz="0" w:space="0" w:color="auto"/>
          </w:divBdr>
        </w:div>
        <w:div w:id="2098163515">
          <w:marLeft w:val="480"/>
          <w:marRight w:val="0"/>
          <w:marTop w:val="0"/>
          <w:marBottom w:val="0"/>
          <w:divBdr>
            <w:top w:val="none" w:sz="0" w:space="0" w:color="auto"/>
            <w:left w:val="none" w:sz="0" w:space="0" w:color="auto"/>
            <w:bottom w:val="none" w:sz="0" w:space="0" w:color="auto"/>
            <w:right w:val="none" w:sz="0" w:space="0" w:color="auto"/>
          </w:divBdr>
        </w:div>
      </w:divsChild>
    </w:div>
    <w:div w:id="1851867447">
      <w:bodyDiv w:val="1"/>
      <w:marLeft w:val="0"/>
      <w:marRight w:val="0"/>
      <w:marTop w:val="0"/>
      <w:marBottom w:val="0"/>
      <w:divBdr>
        <w:top w:val="none" w:sz="0" w:space="0" w:color="auto"/>
        <w:left w:val="none" w:sz="0" w:space="0" w:color="auto"/>
        <w:bottom w:val="none" w:sz="0" w:space="0" w:color="auto"/>
        <w:right w:val="none" w:sz="0" w:space="0" w:color="auto"/>
      </w:divBdr>
    </w:div>
    <w:div w:id="1855799862">
      <w:bodyDiv w:val="1"/>
      <w:marLeft w:val="0"/>
      <w:marRight w:val="0"/>
      <w:marTop w:val="0"/>
      <w:marBottom w:val="0"/>
      <w:divBdr>
        <w:top w:val="none" w:sz="0" w:space="0" w:color="auto"/>
        <w:left w:val="none" w:sz="0" w:space="0" w:color="auto"/>
        <w:bottom w:val="none" w:sz="0" w:space="0" w:color="auto"/>
        <w:right w:val="none" w:sz="0" w:space="0" w:color="auto"/>
      </w:divBdr>
      <w:divsChild>
        <w:div w:id="30423717">
          <w:marLeft w:val="480"/>
          <w:marRight w:val="0"/>
          <w:marTop w:val="0"/>
          <w:marBottom w:val="0"/>
          <w:divBdr>
            <w:top w:val="none" w:sz="0" w:space="0" w:color="auto"/>
            <w:left w:val="none" w:sz="0" w:space="0" w:color="auto"/>
            <w:bottom w:val="none" w:sz="0" w:space="0" w:color="auto"/>
            <w:right w:val="none" w:sz="0" w:space="0" w:color="auto"/>
          </w:divBdr>
        </w:div>
        <w:div w:id="32854808">
          <w:marLeft w:val="480"/>
          <w:marRight w:val="0"/>
          <w:marTop w:val="0"/>
          <w:marBottom w:val="0"/>
          <w:divBdr>
            <w:top w:val="none" w:sz="0" w:space="0" w:color="auto"/>
            <w:left w:val="none" w:sz="0" w:space="0" w:color="auto"/>
            <w:bottom w:val="none" w:sz="0" w:space="0" w:color="auto"/>
            <w:right w:val="none" w:sz="0" w:space="0" w:color="auto"/>
          </w:divBdr>
        </w:div>
        <w:div w:id="54359336">
          <w:marLeft w:val="480"/>
          <w:marRight w:val="0"/>
          <w:marTop w:val="0"/>
          <w:marBottom w:val="0"/>
          <w:divBdr>
            <w:top w:val="none" w:sz="0" w:space="0" w:color="auto"/>
            <w:left w:val="none" w:sz="0" w:space="0" w:color="auto"/>
            <w:bottom w:val="none" w:sz="0" w:space="0" w:color="auto"/>
            <w:right w:val="none" w:sz="0" w:space="0" w:color="auto"/>
          </w:divBdr>
        </w:div>
        <w:div w:id="190725922">
          <w:marLeft w:val="480"/>
          <w:marRight w:val="0"/>
          <w:marTop w:val="0"/>
          <w:marBottom w:val="0"/>
          <w:divBdr>
            <w:top w:val="none" w:sz="0" w:space="0" w:color="auto"/>
            <w:left w:val="none" w:sz="0" w:space="0" w:color="auto"/>
            <w:bottom w:val="none" w:sz="0" w:space="0" w:color="auto"/>
            <w:right w:val="none" w:sz="0" w:space="0" w:color="auto"/>
          </w:divBdr>
        </w:div>
        <w:div w:id="229583380">
          <w:marLeft w:val="480"/>
          <w:marRight w:val="0"/>
          <w:marTop w:val="0"/>
          <w:marBottom w:val="0"/>
          <w:divBdr>
            <w:top w:val="none" w:sz="0" w:space="0" w:color="auto"/>
            <w:left w:val="none" w:sz="0" w:space="0" w:color="auto"/>
            <w:bottom w:val="none" w:sz="0" w:space="0" w:color="auto"/>
            <w:right w:val="none" w:sz="0" w:space="0" w:color="auto"/>
          </w:divBdr>
        </w:div>
        <w:div w:id="255284503">
          <w:marLeft w:val="480"/>
          <w:marRight w:val="0"/>
          <w:marTop w:val="0"/>
          <w:marBottom w:val="0"/>
          <w:divBdr>
            <w:top w:val="none" w:sz="0" w:space="0" w:color="auto"/>
            <w:left w:val="none" w:sz="0" w:space="0" w:color="auto"/>
            <w:bottom w:val="none" w:sz="0" w:space="0" w:color="auto"/>
            <w:right w:val="none" w:sz="0" w:space="0" w:color="auto"/>
          </w:divBdr>
        </w:div>
        <w:div w:id="279194050">
          <w:marLeft w:val="480"/>
          <w:marRight w:val="0"/>
          <w:marTop w:val="0"/>
          <w:marBottom w:val="0"/>
          <w:divBdr>
            <w:top w:val="none" w:sz="0" w:space="0" w:color="auto"/>
            <w:left w:val="none" w:sz="0" w:space="0" w:color="auto"/>
            <w:bottom w:val="none" w:sz="0" w:space="0" w:color="auto"/>
            <w:right w:val="none" w:sz="0" w:space="0" w:color="auto"/>
          </w:divBdr>
        </w:div>
        <w:div w:id="287013189">
          <w:marLeft w:val="480"/>
          <w:marRight w:val="0"/>
          <w:marTop w:val="0"/>
          <w:marBottom w:val="0"/>
          <w:divBdr>
            <w:top w:val="none" w:sz="0" w:space="0" w:color="auto"/>
            <w:left w:val="none" w:sz="0" w:space="0" w:color="auto"/>
            <w:bottom w:val="none" w:sz="0" w:space="0" w:color="auto"/>
            <w:right w:val="none" w:sz="0" w:space="0" w:color="auto"/>
          </w:divBdr>
        </w:div>
        <w:div w:id="486095525">
          <w:marLeft w:val="480"/>
          <w:marRight w:val="0"/>
          <w:marTop w:val="0"/>
          <w:marBottom w:val="0"/>
          <w:divBdr>
            <w:top w:val="none" w:sz="0" w:space="0" w:color="auto"/>
            <w:left w:val="none" w:sz="0" w:space="0" w:color="auto"/>
            <w:bottom w:val="none" w:sz="0" w:space="0" w:color="auto"/>
            <w:right w:val="none" w:sz="0" w:space="0" w:color="auto"/>
          </w:divBdr>
        </w:div>
        <w:div w:id="551045318">
          <w:marLeft w:val="480"/>
          <w:marRight w:val="0"/>
          <w:marTop w:val="0"/>
          <w:marBottom w:val="0"/>
          <w:divBdr>
            <w:top w:val="none" w:sz="0" w:space="0" w:color="auto"/>
            <w:left w:val="none" w:sz="0" w:space="0" w:color="auto"/>
            <w:bottom w:val="none" w:sz="0" w:space="0" w:color="auto"/>
            <w:right w:val="none" w:sz="0" w:space="0" w:color="auto"/>
          </w:divBdr>
        </w:div>
        <w:div w:id="560216955">
          <w:marLeft w:val="480"/>
          <w:marRight w:val="0"/>
          <w:marTop w:val="0"/>
          <w:marBottom w:val="0"/>
          <w:divBdr>
            <w:top w:val="none" w:sz="0" w:space="0" w:color="auto"/>
            <w:left w:val="none" w:sz="0" w:space="0" w:color="auto"/>
            <w:bottom w:val="none" w:sz="0" w:space="0" w:color="auto"/>
            <w:right w:val="none" w:sz="0" w:space="0" w:color="auto"/>
          </w:divBdr>
        </w:div>
        <w:div w:id="720255386">
          <w:marLeft w:val="480"/>
          <w:marRight w:val="0"/>
          <w:marTop w:val="0"/>
          <w:marBottom w:val="0"/>
          <w:divBdr>
            <w:top w:val="none" w:sz="0" w:space="0" w:color="auto"/>
            <w:left w:val="none" w:sz="0" w:space="0" w:color="auto"/>
            <w:bottom w:val="none" w:sz="0" w:space="0" w:color="auto"/>
            <w:right w:val="none" w:sz="0" w:space="0" w:color="auto"/>
          </w:divBdr>
        </w:div>
        <w:div w:id="738290086">
          <w:marLeft w:val="480"/>
          <w:marRight w:val="0"/>
          <w:marTop w:val="0"/>
          <w:marBottom w:val="0"/>
          <w:divBdr>
            <w:top w:val="none" w:sz="0" w:space="0" w:color="auto"/>
            <w:left w:val="none" w:sz="0" w:space="0" w:color="auto"/>
            <w:bottom w:val="none" w:sz="0" w:space="0" w:color="auto"/>
            <w:right w:val="none" w:sz="0" w:space="0" w:color="auto"/>
          </w:divBdr>
        </w:div>
        <w:div w:id="758251824">
          <w:marLeft w:val="480"/>
          <w:marRight w:val="0"/>
          <w:marTop w:val="0"/>
          <w:marBottom w:val="0"/>
          <w:divBdr>
            <w:top w:val="none" w:sz="0" w:space="0" w:color="auto"/>
            <w:left w:val="none" w:sz="0" w:space="0" w:color="auto"/>
            <w:bottom w:val="none" w:sz="0" w:space="0" w:color="auto"/>
            <w:right w:val="none" w:sz="0" w:space="0" w:color="auto"/>
          </w:divBdr>
        </w:div>
        <w:div w:id="846217634">
          <w:marLeft w:val="480"/>
          <w:marRight w:val="0"/>
          <w:marTop w:val="0"/>
          <w:marBottom w:val="0"/>
          <w:divBdr>
            <w:top w:val="none" w:sz="0" w:space="0" w:color="auto"/>
            <w:left w:val="none" w:sz="0" w:space="0" w:color="auto"/>
            <w:bottom w:val="none" w:sz="0" w:space="0" w:color="auto"/>
            <w:right w:val="none" w:sz="0" w:space="0" w:color="auto"/>
          </w:divBdr>
        </w:div>
        <w:div w:id="887031057">
          <w:marLeft w:val="480"/>
          <w:marRight w:val="0"/>
          <w:marTop w:val="0"/>
          <w:marBottom w:val="0"/>
          <w:divBdr>
            <w:top w:val="none" w:sz="0" w:space="0" w:color="auto"/>
            <w:left w:val="none" w:sz="0" w:space="0" w:color="auto"/>
            <w:bottom w:val="none" w:sz="0" w:space="0" w:color="auto"/>
            <w:right w:val="none" w:sz="0" w:space="0" w:color="auto"/>
          </w:divBdr>
        </w:div>
        <w:div w:id="918364286">
          <w:marLeft w:val="480"/>
          <w:marRight w:val="0"/>
          <w:marTop w:val="0"/>
          <w:marBottom w:val="0"/>
          <w:divBdr>
            <w:top w:val="none" w:sz="0" w:space="0" w:color="auto"/>
            <w:left w:val="none" w:sz="0" w:space="0" w:color="auto"/>
            <w:bottom w:val="none" w:sz="0" w:space="0" w:color="auto"/>
            <w:right w:val="none" w:sz="0" w:space="0" w:color="auto"/>
          </w:divBdr>
        </w:div>
        <w:div w:id="945499266">
          <w:marLeft w:val="480"/>
          <w:marRight w:val="0"/>
          <w:marTop w:val="0"/>
          <w:marBottom w:val="0"/>
          <w:divBdr>
            <w:top w:val="none" w:sz="0" w:space="0" w:color="auto"/>
            <w:left w:val="none" w:sz="0" w:space="0" w:color="auto"/>
            <w:bottom w:val="none" w:sz="0" w:space="0" w:color="auto"/>
            <w:right w:val="none" w:sz="0" w:space="0" w:color="auto"/>
          </w:divBdr>
        </w:div>
        <w:div w:id="964310995">
          <w:marLeft w:val="480"/>
          <w:marRight w:val="0"/>
          <w:marTop w:val="0"/>
          <w:marBottom w:val="0"/>
          <w:divBdr>
            <w:top w:val="none" w:sz="0" w:space="0" w:color="auto"/>
            <w:left w:val="none" w:sz="0" w:space="0" w:color="auto"/>
            <w:bottom w:val="none" w:sz="0" w:space="0" w:color="auto"/>
            <w:right w:val="none" w:sz="0" w:space="0" w:color="auto"/>
          </w:divBdr>
        </w:div>
        <w:div w:id="990904750">
          <w:marLeft w:val="480"/>
          <w:marRight w:val="0"/>
          <w:marTop w:val="0"/>
          <w:marBottom w:val="0"/>
          <w:divBdr>
            <w:top w:val="none" w:sz="0" w:space="0" w:color="auto"/>
            <w:left w:val="none" w:sz="0" w:space="0" w:color="auto"/>
            <w:bottom w:val="none" w:sz="0" w:space="0" w:color="auto"/>
            <w:right w:val="none" w:sz="0" w:space="0" w:color="auto"/>
          </w:divBdr>
        </w:div>
        <w:div w:id="1013991371">
          <w:marLeft w:val="480"/>
          <w:marRight w:val="0"/>
          <w:marTop w:val="0"/>
          <w:marBottom w:val="0"/>
          <w:divBdr>
            <w:top w:val="none" w:sz="0" w:space="0" w:color="auto"/>
            <w:left w:val="none" w:sz="0" w:space="0" w:color="auto"/>
            <w:bottom w:val="none" w:sz="0" w:space="0" w:color="auto"/>
            <w:right w:val="none" w:sz="0" w:space="0" w:color="auto"/>
          </w:divBdr>
        </w:div>
        <w:div w:id="1093014921">
          <w:marLeft w:val="480"/>
          <w:marRight w:val="0"/>
          <w:marTop w:val="0"/>
          <w:marBottom w:val="0"/>
          <w:divBdr>
            <w:top w:val="none" w:sz="0" w:space="0" w:color="auto"/>
            <w:left w:val="none" w:sz="0" w:space="0" w:color="auto"/>
            <w:bottom w:val="none" w:sz="0" w:space="0" w:color="auto"/>
            <w:right w:val="none" w:sz="0" w:space="0" w:color="auto"/>
          </w:divBdr>
        </w:div>
        <w:div w:id="1213424091">
          <w:marLeft w:val="480"/>
          <w:marRight w:val="0"/>
          <w:marTop w:val="0"/>
          <w:marBottom w:val="0"/>
          <w:divBdr>
            <w:top w:val="none" w:sz="0" w:space="0" w:color="auto"/>
            <w:left w:val="none" w:sz="0" w:space="0" w:color="auto"/>
            <w:bottom w:val="none" w:sz="0" w:space="0" w:color="auto"/>
            <w:right w:val="none" w:sz="0" w:space="0" w:color="auto"/>
          </w:divBdr>
        </w:div>
        <w:div w:id="1241214958">
          <w:marLeft w:val="480"/>
          <w:marRight w:val="0"/>
          <w:marTop w:val="0"/>
          <w:marBottom w:val="0"/>
          <w:divBdr>
            <w:top w:val="none" w:sz="0" w:space="0" w:color="auto"/>
            <w:left w:val="none" w:sz="0" w:space="0" w:color="auto"/>
            <w:bottom w:val="none" w:sz="0" w:space="0" w:color="auto"/>
            <w:right w:val="none" w:sz="0" w:space="0" w:color="auto"/>
          </w:divBdr>
        </w:div>
        <w:div w:id="1271623251">
          <w:marLeft w:val="480"/>
          <w:marRight w:val="0"/>
          <w:marTop w:val="0"/>
          <w:marBottom w:val="0"/>
          <w:divBdr>
            <w:top w:val="none" w:sz="0" w:space="0" w:color="auto"/>
            <w:left w:val="none" w:sz="0" w:space="0" w:color="auto"/>
            <w:bottom w:val="none" w:sz="0" w:space="0" w:color="auto"/>
            <w:right w:val="none" w:sz="0" w:space="0" w:color="auto"/>
          </w:divBdr>
        </w:div>
        <w:div w:id="1351839026">
          <w:marLeft w:val="480"/>
          <w:marRight w:val="0"/>
          <w:marTop w:val="0"/>
          <w:marBottom w:val="0"/>
          <w:divBdr>
            <w:top w:val="none" w:sz="0" w:space="0" w:color="auto"/>
            <w:left w:val="none" w:sz="0" w:space="0" w:color="auto"/>
            <w:bottom w:val="none" w:sz="0" w:space="0" w:color="auto"/>
            <w:right w:val="none" w:sz="0" w:space="0" w:color="auto"/>
          </w:divBdr>
        </w:div>
        <w:div w:id="1355769236">
          <w:marLeft w:val="480"/>
          <w:marRight w:val="0"/>
          <w:marTop w:val="0"/>
          <w:marBottom w:val="0"/>
          <w:divBdr>
            <w:top w:val="none" w:sz="0" w:space="0" w:color="auto"/>
            <w:left w:val="none" w:sz="0" w:space="0" w:color="auto"/>
            <w:bottom w:val="none" w:sz="0" w:space="0" w:color="auto"/>
            <w:right w:val="none" w:sz="0" w:space="0" w:color="auto"/>
          </w:divBdr>
        </w:div>
        <w:div w:id="1365641562">
          <w:marLeft w:val="480"/>
          <w:marRight w:val="0"/>
          <w:marTop w:val="0"/>
          <w:marBottom w:val="0"/>
          <w:divBdr>
            <w:top w:val="none" w:sz="0" w:space="0" w:color="auto"/>
            <w:left w:val="none" w:sz="0" w:space="0" w:color="auto"/>
            <w:bottom w:val="none" w:sz="0" w:space="0" w:color="auto"/>
            <w:right w:val="none" w:sz="0" w:space="0" w:color="auto"/>
          </w:divBdr>
        </w:div>
        <w:div w:id="1492722137">
          <w:marLeft w:val="480"/>
          <w:marRight w:val="0"/>
          <w:marTop w:val="0"/>
          <w:marBottom w:val="0"/>
          <w:divBdr>
            <w:top w:val="none" w:sz="0" w:space="0" w:color="auto"/>
            <w:left w:val="none" w:sz="0" w:space="0" w:color="auto"/>
            <w:bottom w:val="none" w:sz="0" w:space="0" w:color="auto"/>
            <w:right w:val="none" w:sz="0" w:space="0" w:color="auto"/>
          </w:divBdr>
        </w:div>
        <w:div w:id="1530144083">
          <w:marLeft w:val="480"/>
          <w:marRight w:val="0"/>
          <w:marTop w:val="0"/>
          <w:marBottom w:val="0"/>
          <w:divBdr>
            <w:top w:val="none" w:sz="0" w:space="0" w:color="auto"/>
            <w:left w:val="none" w:sz="0" w:space="0" w:color="auto"/>
            <w:bottom w:val="none" w:sz="0" w:space="0" w:color="auto"/>
            <w:right w:val="none" w:sz="0" w:space="0" w:color="auto"/>
          </w:divBdr>
        </w:div>
        <w:div w:id="1783643638">
          <w:marLeft w:val="480"/>
          <w:marRight w:val="0"/>
          <w:marTop w:val="0"/>
          <w:marBottom w:val="0"/>
          <w:divBdr>
            <w:top w:val="none" w:sz="0" w:space="0" w:color="auto"/>
            <w:left w:val="none" w:sz="0" w:space="0" w:color="auto"/>
            <w:bottom w:val="none" w:sz="0" w:space="0" w:color="auto"/>
            <w:right w:val="none" w:sz="0" w:space="0" w:color="auto"/>
          </w:divBdr>
        </w:div>
        <w:div w:id="1874265461">
          <w:marLeft w:val="480"/>
          <w:marRight w:val="0"/>
          <w:marTop w:val="0"/>
          <w:marBottom w:val="0"/>
          <w:divBdr>
            <w:top w:val="none" w:sz="0" w:space="0" w:color="auto"/>
            <w:left w:val="none" w:sz="0" w:space="0" w:color="auto"/>
            <w:bottom w:val="none" w:sz="0" w:space="0" w:color="auto"/>
            <w:right w:val="none" w:sz="0" w:space="0" w:color="auto"/>
          </w:divBdr>
        </w:div>
        <w:div w:id="1879704931">
          <w:marLeft w:val="480"/>
          <w:marRight w:val="0"/>
          <w:marTop w:val="0"/>
          <w:marBottom w:val="0"/>
          <w:divBdr>
            <w:top w:val="none" w:sz="0" w:space="0" w:color="auto"/>
            <w:left w:val="none" w:sz="0" w:space="0" w:color="auto"/>
            <w:bottom w:val="none" w:sz="0" w:space="0" w:color="auto"/>
            <w:right w:val="none" w:sz="0" w:space="0" w:color="auto"/>
          </w:divBdr>
        </w:div>
        <w:div w:id="1883902564">
          <w:marLeft w:val="480"/>
          <w:marRight w:val="0"/>
          <w:marTop w:val="0"/>
          <w:marBottom w:val="0"/>
          <w:divBdr>
            <w:top w:val="none" w:sz="0" w:space="0" w:color="auto"/>
            <w:left w:val="none" w:sz="0" w:space="0" w:color="auto"/>
            <w:bottom w:val="none" w:sz="0" w:space="0" w:color="auto"/>
            <w:right w:val="none" w:sz="0" w:space="0" w:color="auto"/>
          </w:divBdr>
        </w:div>
        <w:div w:id="1893686133">
          <w:marLeft w:val="480"/>
          <w:marRight w:val="0"/>
          <w:marTop w:val="0"/>
          <w:marBottom w:val="0"/>
          <w:divBdr>
            <w:top w:val="none" w:sz="0" w:space="0" w:color="auto"/>
            <w:left w:val="none" w:sz="0" w:space="0" w:color="auto"/>
            <w:bottom w:val="none" w:sz="0" w:space="0" w:color="auto"/>
            <w:right w:val="none" w:sz="0" w:space="0" w:color="auto"/>
          </w:divBdr>
        </w:div>
        <w:div w:id="1960841786">
          <w:marLeft w:val="480"/>
          <w:marRight w:val="0"/>
          <w:marTop w:val="0"/>
          <w:marBottom w:val="0"/>
          <w:divBdr>
            <w:top w:val="none" w:sz="0" w:space="0" w:color="auto"/>
            <w:left w:val="none" w:sz="0" w:space="0" w:color="auto"/>
            <w:bottom w:val="none" w:sz="0" w:space="0" w:color="auto"/>
            <w:right w:val="none" w:sz="0" w:space="0" w:color="auto"/>
          </w:divBdr>
        </w:div>
        <w:div w:id="2073190503">
          <w:marLeft w:val="480"/>
          <w:marRight w:val="0"/>
          <w:marTop w:val="0"/>
          <w:marBottom w:val="0"/>
          <w:divBdr>
            <w:top w:val="none" w:sz="0" w:space="0" w:color="auto"/>
            <w:left w:val="none" w:sz="0" w:space="0" w:color="auto"/>
            <w:bottom w:val="none" w:sz="0" w:space="0" w:color="auto"/>
            <w:right w:val="none" w:sz="0" w:space="0" w:color="auto"/>
          </w:divBdr>
        </w:div>
        <w:div w:id="2129278212">
          <w:marLeft w:val="480"/>
          <w:marRight w:val="0"/>
          <w:marTop w:val="0"/>
          <w:marBottom w:val="0"/>
          <w:divBdr>
            <w:top w:val="none" w:sz="0" w:space="0" w:color="auto"/>
            <w:left w:val="none" w:sz="0" w:space="0" w:color="auto"/>
            <w:bottom w:val="none" w:sz="0" w:space="0" w:color="auto"/>
            <w:right w:val="none" w:sz="0" w:space="0" w:color="auto"/>
          </w:divBdr>
        </w:div>
      </w:divsChild>
    </w:div>
    <w:div w:id="1856848317">
      <w:bodyDiv w:val="1"/>
      <w:marLeft w:val="0"/>
      <w:marRight w:val="0"/>
      <w:marTop w:val="0"/>
      <w:marBottom w:val="0"/>
      <w:divBdr>
        <w:top w:val="none" w:sz="0" w:space="0" w:color="auto"/>
        <w:left w:val="none" w:sz="0" w:space="0" w:color="auto"/>
        <w:bottom w:val="none" w:sz="0" w:space="0" w:color="auto"/>
        <w:right w:val="none" w:sz="0" w:space="0" w:color="auto"/>
      </w:divBdr>
    </w:div>
    <w:div w:id="1860006280">
      <w:bodyDiv w:val="1"/>
      <w:marLeft w:val="0"/>
      <w:marRight w:val="0"/>
      <w:marTop w:val="0"/>
      <w:marBottom w:val="0"/>
      <w:divBdr>
        <w:top w:val="none" w:sz="0" w:space="0" w:color="auto"/>
        <w:left w:val="none" w:sz="0" w:space="0" w:color="auto"/>
        <w:bottom w:val="none" w:sz="0" w:space="0" w:color="auto"/>
        <w:right w:val="none" w:sz="0" w:space="0" w:color="auto"/>
      </w:divBdr>
    </w:div>
    <w:div w:id="1863788469">
      <w:bodyDiv w:val="1"/>
      <w:marLeft w:val="0"/>
      <w:marRight w:val="0"/>
      <w:marTop w:val="0"/>
      <w:marBottom w:val="0"/>
      <w:divBdr>
        <w:top w:val="none" w:sz="0" w:space="0" w:color="auto"/>
        <w:left w:val="none" w:sz="0" w:space="0" w:color="auto"/>
        <w:bottom w:val="none" w:sz="0" w:space="0" w:color="auto"/>
        <w:right w:val="none" w:sz="0" w:space="0" w:color="auto"/>
      </w:divBdr>
      <w:divsChild>
        <w:div w:id="86006474">
          <w:marLeft w:val="480"/>
          <w:marRight w:val="0"/>
          <w:marTop w:val="0"/>
          <w:marBottom w:val="0"/>
          <w:divBdr>
            <w:top w:val="none" w:sz="0" w:space="0" w:color="auto"/>
            <w:left w:val="none" w:sz="0" w:space="0" w:color="auto"/>
            <w:bottom w:val="none" w:sz="0" w:space="0" w:color="auto"/>
            <w:right w:val="none" w:sz="0" w:space="0" w:color="auto"/>
          </w:divBdr>
        </w:div>
        <w:div w:id="94834159">
          <w:marLeft w:val="480"/>
          <w:marRight w:val="0"/>
          <w:marTop w:val="0"/>
          <w:marBottom w:val="0"/>
          <w:divBdr>
            <w:top w:val="none" w:sz="0" w:space="0" w:color="auto"/>
            <w:left w:val="none" w:sz="0" w:space="0" w:color="auto"/>
            <w:bottom w:val="none" w:sz="0" w:space="0" w:color="auto"/>
            <w:right w:val="none" w:sz="0" w:space="0" w:color="auto"/>
          </w:divBdr>
        </w:div>
        <w:div w:id="251935194">
          <w:marLeft w:val="480"/>
          <w:marRight w:val="0"/>
          <w:marTop w:val="0"/>
          <w:marBottom w:val="0"/>
          <w:divBdr>
            <w:top w:val="none" w:sz="0" w:space="0" w:color="auto"/>
            <w:left w:val="none" w:sz="0" w:space="0" w:color="auto"/>
            <w:bottom w:val="none" w:sz="0" w:space="0" w:color="auto"/>
            <w:right w:val="none" w:sz="0" w:space="0" w:color="auto"/>
          </w:divBdr>
        </w:div>
        <w:div w:id="296375191">
          <w:marLeft w:val="480"/>
          <w:marRight w:val="0"/>
          <w:marTop w:val="0"/>
          <w:marBottom w:val="0"/>
          <w:divBdr>
            <w:top w:val="none" w:sz="0" w:space="0" w:color="auto"/>
            <w:left w:val="none" w:sz="0" w:space="0" w:color="auto"/>
            <w:bottom w:val="none" w:sz="0" w:space="0" w:color="auto"/>
            <w:right w:val="none" w:sz="0" w:space="0" w:color="auto"/>
          </w:divBdr>
        </w:div>
        <w:div w:id="301085306">
          <w:marLeft w:val="480"/>
          <w:marRight w:val="0"/>
          <w:marTop w:val="0"/>
          <w:marBottom w:val="0"/>
          <w:divBdr>
            <w:top w:val="none" w:sz="0" w:space="0" w:color="auto"/>
            <w:left w:val="none" w:sz="0" w:space="0" w:color="auto"/>
            <w:bottom w:val="none" w:sz="0" w:space="0" w:color="auto"/>
            <w:right w:val="none" w:sz="0" w:space="0" w:color="auto"/>
          </w:divBdr>
        </w:div>
        <w:div w:id="314264563">
          <w:marLeft w:val="480"/>
          <w:marRight w:val="0"/>
          <w:marTop w:val="0"/>
          <w:marBottom w:val="0"/>
          <w:divBdr>
            <w:top w:val="none" w:sz="0" w:space="0" w:color="auto"/>
            <w:left w:val="none" w:sz="0" w:space="0" w:color="auto"/>
            <w:bottom w:val="none" w:sz="0" w:space="0" w:color="auto"/>
            <w:right w:val="none" w:sz="0" w:space="0" w:color="auto"/>
          </w:divBdr>
        </w:div>
        <w:div w:id="319651296">
          <w:marLeft w:val="480"/>
          <w:marRight w:val="0"/>
          <w:marTop w:val="0"/>
          <w:marBottom w:val="0"/>
          <w:divBdr>
            <w:top w:val="none" w:sz="0" w:space="0" w:color="auto"/>
            <w:left w:val="none" w:sz="0" w:space="0" w:color="auto"/>
            <w:bottom w:val="none" w:sz="0" w:space="0" w:color="auto"/>
            <w:right w:val="none" w:sz="0" w:space="0" w:color="auto"/>
          </w:divBdr>
        </w:div>
        <w:div w:id="338971789">
          <w:marLeft w:val="480"/>
          <w:marRight w:val="0"/>
          <w:marTop w:val="0"/>
          <w:marBottom w:val="0"/>
          <w:divBdr>
            <w:top w:val="none" w:sz="0" w:space="0" w:color="auto"/>
            <w:left w:val="none" w:sz="0" w:space="0" w:color="auto"/>
            <w:bottom w:val="none" w:sz="0" w:space="0" w:color="auto"/>
            <w:right w:val="none" w:sz="0" w:space="0" w:color="auto"/>
          </w:divBdr>
        </w:div>
        <w:div w:id="364795031">
          <w:marLeft w:val="480"/>
          <w:marRight w:val="0"/>
          <w:marTop w:val="0"/>
          <w:marBottom w:val="0"/>
          <w:divBdr>
            <w:top w:val="none" w:sz="0" w:space="0" w:color="auto"/>
            <w:left w:val="none" w:sz="0" w:space="0" w:color="auto"/>
            <w:bottom w:val="none" w:sz="0" w:space="0" w:color="auto"/>
            <w:right w:val="none" w:sz="0" w:space="0" w:color="auto"/>
          </w:divBdr>
        </w:div>
        <w:div w:id="369688921">
          <w:marLeft w:val="480"/>
          <w:marRight w:val="0"/>
          <w:marTop w:val="0"/>
          <w:marBottom w:val="0"/>
          <w:divBdr>
            <w:top w:val="none" w:sz="0" w:space="0" w:color="auto"/>
            <w:left w:val="none" w:sz="0" w:space="0" w:color="auto"/>
            <w:bottom w:val="none" w:sz="0" w:space="0" w:color="auto"/>
            <w:right w:val="none" w:sz="0" w:space="0" w:color="auto"/>
          </w:divBdr>
        </w:div>
        <w:div w:id="392117058">
          <w:marLeft w:val="480"/>
          <w:marRight w:val="0"/>
          <w:marTop w:val="0"/>
          <w:marBottom w:val="0"/>
          <w:divBdr>
            <w:top w:val="none" w:sz="0" w:space="0" w:color="auto"/>
            <w:left w:val="none" w:sz="0" w:space="0" w:color="auto"/>
            <w:bottom w:val="none" w:sz="0" w:space="0" w:color="auto"/>
            <w:right w:val="none" w:sz="0" w:space="0" w:color="auto"/>
          </w:divBdr>
        </w:div>
        <w:div w:id="393090893">
          <w:marLeft w:val="480"/>
          <w:marRight w:val="0"/>
          <w:marTop w:val="0"/>
          <w:marBottom w:val="0"/>
          <w:divBdr>
            <w:top w:val="none" w:sz="0" w:space="0" w:color="auto"/>
            <w:left w:val="none" w:sz="0" w:space="0" w:color="auto"/>
            <w:bottom w:val="none" w:sz="0" w:space="0" w:color="auto"/>
            <w:right w:val="none" w:sz="0" w:space="0" w:color="auto"/>
          </w:divBdr>
        </w:div>
        <w:div w:id="417138563">
          <w:marLeft w:val="480"/>
          <w:marRight w:val="0"/>
          <w:marTop w:val="0"/>
          <w:marBottom w:val="0"/>
          <w:divBdr>
            <w:top w:val="none" w:sz="0" w:space="0" w:color="auto"/>
            <w:left w:val="none" w:sz="0" w:space="0" w:color="auto"/>
            <w:bottom w:val="none" w:sz="0" w:space="0" w:color="auto"/>
            <w:right w:val="none" w:sz="0" w:space="0" w:color="auto"/>
          </w:divBdr>
        </w:div>
        <w:div w:id="437677401">
          <w:marLeft w:val="480"/>
          <w:marRight w:val="0"/>
          <w:marTop w:val="0"/>
          <w:marBottom w:val="0"/>
          <w:divBdr>
            <w:top w:val="none" w:sz="0" w:space="0" w:color="auto"/>
            <w:left w:val="none" w:sz="0" w:space="0" w:color="auto"/>
            <w:bottom w:val="none" w:sz="0" w:space="0" w:color="auto"/>
            <w:right w:val="none" w:sz="0" w:space="0" w:color="auto"/>
          </w:divBdr>
        </w:div>
        <w:div w:id="491798560">
          <w:marLeft w:val="480"/>
          <w:marRight w:val="0"/>
          <w:marTop w:val="0"/>
          <w:marBottom w:val="0"/>
          <w:divBdr>
            <w:top w:val="none" w:sz="0" w:space="0" w:color="auto"/>
            <w:left w:val="none" w:sz="0" w:space="0" w:color="auto"/>
            <w:bottom w:val="none" w:sz="0" w:space="0" w:color="auto"/>
            <w:right w:val="none" w:sz="0" w:space="0" w:color="auto"/>
          </w:divBdr>
        </w:div>
        <w:div w:id="526020022">
          <w:marLeft w:val="480"/>
          <w:marRight w:val="0"/>
          <w:marTop w:val="0"/>
          <w:marBottom w:val="0"/>
          <w:divBdr>
            <w:top w:val="none" w:sz="0" w:space="0" w:color="auto"/>
            <w:left w:val="none" w:sz="0" w:space="0" w:color="auto"/>
            <w:bottom w:val="none" w:sz="0" w:space="0" w:color="auto"/>
            <w:right w:val="none" w:sz="0" w:space="0" w:color="auto"/>
          </w:divBdr>
        </w:div>
        <w:div w:id="673412130">
          <w:marLeft w:val="480"/>
          <w:marRight w:val="0"/>
          <w:marTop w:val="0"/>
          <w:marBottom w:val="0"/>
          <w:divBdr>
            <w:top w:val="none" w:sz="0" w:space="0" w:color="auto"/>
            <w:left w:val="none" w:sz="0" w:space="0" w:color="auto"/>
            <w:bottom w:val="none" w:sz="0" w:space="0" w:color="auto"/>
            <w:right w:val="none" w:sz="0" w:space="0" w:color="auto"/>
          </w:divBdr>
        </w:div>
        <w:div w:id="730270294">
          <w:marLeft w:val="480"/>
          <w:marRight w:val="0"/>
          <w:marTop w:val="0"/>
          <w:marBottom w:val="0"/>
          <w:divBdr>
            <w:top w:val="none" w:sz="0" w:space="0" w:color="auto"/>
            <w:left w:val="none" w:sz="0" w:space="0" w:color="auto"/>
            <w:bottom w:val="none" w:sz="0" w:space="0" w:color="auto"/>
            <w:right w:val="none" w:sz="0" w:space="0" w:color="auto"/>
          </w:divBdr>
        </w:div>
        <w:div w:id="768237670">
          <w:marLeft w:val="480"/>
          <w:marRight w:val="0"/>
          <w:marTop w:val="0"/>
          <w:marBottom w:val="0"/>
          <w:divBdr>
            <w:top w:val="none" w:sz="0" w:space="0" w:color="auto"/>
            <w:left w:val="none" w:sz="0" w:space="0" w:color="auto"/>
            <w:bottom w:val="none" w:sz="0" w:space="0" w:color="auto"/>
            <w:right w:val="none" w:sz="0" w:space="0" w:color="auto"/>
          </w:divBdr>
        </w:div>
        <w:div w:id="772746393">
          <w:marLeft w:val="480"/>
          <w:marRight w:val="0"/>
          <w:marTop w:val="0"/>
          <w:marBottom w:val="0"/>
          <w:divBdr>
            <w:top w:val="none" w:sz="0" w:space="0" w:color="auto"/>
            <w:left w:val="none" w:sz="0" w:space="0" w:color="auto"/>
            <w:bottom w:val="none" w:sz="0" w:space="0" w:color="auto"/>
            <w:right w:val="none" w:sz="0" w:space="0" w:color="auto"/>
          </w:divBdr>
        </w:div>
        <w:div w:id="827985113">
          <w:marLeft w:val="480"/>
          <w:marRight w:val="0"/>
          <w:marTop w:val="0"/>
          <w:marBottom w:val="0"/>
          <w:divBdr>
            <w:top w:val="none" w:sz="0" w:space="0" w:color="auto"/>
            <w:left w:val="none" w:sz="0" w:space="0" w:color="auto"/>
            <w:bottom w:val="none" w:sz="0" w:space="0" w:color="auto"/>
            <w:right w:val="none" w:sz="0" w:space="0" w:color="auto"/>
          </w:divBdr>
        </w:div>
        <w:div w:id="1007950658">
          <w:marLeft w:val="480"/>
          <w:marRight w:val="0"/>
          <w:marTop w:val="0"/>
          <w:marBottom w:val="0"/>
          <w:divBdr>
            <w:top w:val="none" w:sz="0" w:space="0" w:color="auto"/>
            <w:left w:val="none" w:sz="0" w:space="0" w:color="auto"/>
            <w:bottom w:val="none" w:sz="0" w:space="0" w:color="auto"/>
            <w:right w:val="none" w:sz="0" w:space="0" w:color="auto"/>
          </w:divBdr>
        </w:div>
        <w:div w:id="1038050481">
          <w:marLeft w:val="480"/>
          <w:marRight w:val="0"/>
          <w:marTop w:val="0"/>
          <w:marBottom w:val="0"/>
          <w:divBdr>
            <w:top w:val="none" w:sz="0" w:space="0" w:color="auto"/>
            <w:left w:val="none" w:sz="0" w:space="0" w:color="auto"/>
            <w:bottom w:val="none" w:sz="0" w:space="0" w:color="auto"/>
            <w:right w:val="none" w:sz="0" w:space="0" w:color="auto"/>
          </w:divBdr>
        </w:div>
        <w:div w:id="1040982774">
          <w:marLeft w:val="480"/>
          <w:marRight w:val="0"/>
          <w:marTop w:val="0"/>
          <w:marBottom w:val="0"/>
          <w:divBdr>
            <w:top w:val="none" w:sz="0" w:space="0" w:color="auto"/>
            <w:left w:val="none" w:sz="0" w:space="0" w:color="auto"/>
            <w:bottom w:val="none" w:sz="0" w:space="0" w:color="auto"/>
            <w:right w:val="none" w:sz="0" w:space="0" w:color="auto"/>
          </w:divBdr>
        </w:div>
        <w:div w:id="1051543004">
          <w:marLeft w:val="480"/>
          <w:marRight w:val="0"/>
          <w:marTop w:val="0"/>
          <w:marBottom w:val="0"/>
          <w:divBdr>
            <w:top w:val="none" w:sz="0" w:space="0" w:color="auto"/>
            <w:left w:val="none" w:sz="0" w:space="0" w:color="auto"/>
            <w:bottom w:val="none" w:sz="0" w:space="0" w:color="auto"/>
            <w:right w:val="none" w:sz="0" w:space="0" w:color="auto"/>
          </w:divBdr>
        </w:div>
        <w:div w:id="1163661317">
          <w:marLeft w:val="480"/>
          <w:marRight w:val="0"/>
          <w:marTop w:val="0"/>
          <w:marBottom w:val="0"/>
          <w:divBdr>
            <w:top w:val="none" w:sz="0" w:space="0" w:color="auto"/>
            <w:left w:val="none" w:sz="0" w:space="0" w:color="auto"/>
            <w:bottom w:val="none" w:sz="0" w:space="0" w:color="auto"/>
            <w:right w:val="none" w:sz="0" w:space="0" w:color="auto"/>
          </w:divBdr>
        </w:div>
        <w:div w:id="1176965461">
          <w:marLeft w:val="480"/>
          <w:marRight w:val="0"/>
          <w:marTop w:val="0"/>
          <w:marBottom w:val="0"/>
          <w:divBdr>
            <w:top w:val="none" w:sz="0" w:space="0" w:color="auto"/>
            <w:left w:val="none" w:sz="0" w:space="0" w:color="auto"/>
            <w:bottom w:val="none" w:sz="0" w:space="0" w:color="auto"/>
            <w:right w:val="none" w:sz="0" w:space="0" w:color="auto"/>
          </w:divBdr>
        </w:div>
        <w:div w:id="1192838074">
          <w:marLeft w:val="480"/>
          <w:marRight w:val="0"/>
          <w:marTop w:val="0"/>
          <w:marBottom w:val="0"/>
          <w:divBdr>
            <w:top w:val="none" w:sz="0" w:space="0" w:color="auto"/>
            <w:left w:val="none" w:sz="0" w:space="0" w:color="auto"/>
            <w:bottom w:val="none" w:sz="0" w:space="0" w:color="auto"/>
            <w:right w:val="none" w:sz="0" w:space="0" w:color="auto"/>
          </w:divBdr>
        </w:div>
        <w:div w:id="1199391636">
          <w:marLeft w:val="480"/>
          <w:marRight w:val="0"/>
          <w:marTop w:val="0"/>
          <w:marBottom w:val="0"/>
          <w:divBdr>
            <w:top w:val="none" w:sz="0" w:space="0" w:color="auto"/>
            <w:left w:val="none" w:sz="0" w:space="0" w:color="auto"/>
            <w:bottom w:val="none" w:sz="0" w:space="0" w:color="auto"/>
            <w:right w:val="none" w:sz="0" w:space="0" w:color="auto"/>
          </w:divBdr>
        </w:div>
        <w:div w:id="1282766288">
          <w:marLeft w:val="480"/>
          <w:marRight w:val="0"/>
          <w:marTop w:val="0"/>
          <w:marBottom w:val="0"/>
          <w:divBdr>
            <w:top w:val="none" w:sz="0" w:space="0" w:color="auto"/>
            <w:left w:val="none" w:sz="0" w:space="0" w:color="auto"/>
            <w:bottom w:val="none" w:sz="0" w:space="0" w:color="auto"/>
            <w:right w:val="none" w:sz="0" w:space="0" w:color="auto"/>
          </w:divBdr>
        </w:div>
        <w:div w:id="1398893867">
          <w:marLeft w:val="480"/>
          <w:marRight w:val="0"/>
          <w:marTop w:val="0"/>
          <w:marBottom w:val="0"/>
          <w:divBdr>
            <w:top w:val="none" w:sz="0" w:space="0" w:color="auto"/>
            <w:left w:val="none" w:sz="0" w:space="0" w:color="auto"/>
            <w:bottom w:val="none" w:sz="0" w:space="0" w:color="auto"/>
            <w:right w:val="none" w:sz="0" w:space="0" w:color="auto"/>
          </w:divBdr>
        </w:div>
        <w:div w:id="1400514244">
          <w:marLeft w:val="480"/>
          <w:marRight w:val="0"/>
          <w:marTop w:val="0"/>
          <w:marBottom w:val="0"/>
          <w:divBdr>
            <w:top w:val="none" w:sz="0" w:space="0" w:color="auto"/>
            <w:left w:val="none" w:sz="0" w:space="0" w:color="auto"/>
            <w:bottom w:val="none" w:sz="0" w:space="0" w:color="auto"/>
            <w:right w:val="none" w:sz="0" w:space="0" w:color="auto"/>
          </w:divBdr>
        </w:div>
        <w:div w:id="1469130053">
          <w:marLeft w:val="480"/>
          <w:marRight w:val="0"/>
          <w:marTop w:val="0"/>
          <w:marBottom w:val="0"/>
          <w:divBdr>
            <w:top w:val="none" w:sz="0" w:space="0" w:color="auto"/>
            <w:left w:val="none" w:sz="0" w:space="0" w:color="auto"/>
            <w:bottom w:val="none" w:sz="0" w:space="0" w:color="auto"/>
            <w:right w:val="none" w:sz="0" w:space="0" w:color="auto"/>
          </w:divBdr>
        </w:div>
        <w:div w:id="1511529267">
          <w:marLeft w:val="480"/>
          <w:marRight w:val="0"/>
          <w:marTop w:val="0"/>
          <w:marBottom w:val="0"/>
          <w:divBdr>
            <w:top w:val="none" w:sz="0" w:space="0" w:color="auto"/>
            <w:left w:val="none" w:sz="0" w:space="0" w:color="auto"/>
            <w:bottom w:val="none" w:sz="0" w:space="0" w:color="auto"/>
            <w:right w:val="none" w:sz="0" w:space="0" w:color="auto"/>
          </w:divBdr>
        </w:div>
        <w:div w:id="1646161493">
          <w:marLeft w:val="480"/>
          <w:marRight w:val="0"/>
          <w:marTop w:val="0"/>
          <w:marBottom w:val="0"/>
          <w:divBdr>
            <w:top w:val="none" w:sz="0" w:space="0" w:color="auto"/>
            <w:left w:val="none" w:sz="0" w:space="0" w:color="auto"/>
            <w:bottom w:val="none" w:sz="0" w:space="0" w:color="auto"/>
            <w:right w:val="none" w:sz="0" w:space="0" w:color="auto"/>
          </w:divBdr>
        </w:div>
        <w:div w:id="1806502057">
          <w:marLeft w:val="480"/>
          <w:marRight w:val="0"/>
          <w:marTop w:val="0"/>
          <w:marBottom w:val="0"/>
          <w:divBdr>
            <w:top w:val="none" w:sz="0" w:space="0" w:color="auto"/>
            <w:left w:val="none" w:sz="0" w:space="0" w:color="auto"/>
            <w:bottom w:val="none" w:sz="0" w:space="0" w:color="auto"/>
            <w:right w:val="none" w:sz="0" w:space="0" w:color="auto"/>
          </w:divBdr>
        </w:div>
        <w:div w:id="1860043949">
          <w:marLeft w:val="480"/>
          <w:marRight w:val="0"/>
          <w:marTop w:val="0"/>
          <w:marBottom w:val="0"/>
          <w:divBdr>
            <w:top w:val="none" w:sz="0" w:space="0" w:color="auto"/>
            <w:left w:val="none" w:sz="0" w:space="0" w:color="auto"/>
            <w:bottom w:val="none" w:sz="0" w:space="0" w:color="auto"/>
            <w:right w:val="none" w:sz="0" w:space="0" w:color="auto"/>
          </w:divBdr>
        </w:div>
        <w:div w:id="1898124943">
          <w:marLeft w:val="480"/>
          <w:marRight w:val="0"/>
          <w:marTop w:val="0"/>
          <w:marBottom w:val="0"/>
          <w:divBdr>
            <w:top w:val="none" w:sz="0" w:space="0" w:color="auto"/>
            <w:left w:val="none" w:sz="0" w:space="0" w:color="auto"/>
            <w:bottom w:val="none" w:sz="0" w:space="0" w:color="auto"/>
            <w:right w:val="none" w:sz="0" w:space="0" w:color="auto"/>
          </w:divBdr>
        </w:div>
        <w:div w:id="1900052450">
          <w:marLeft w:val="480"/>
          <w:marRight w:val="0"/>
          <w:marTop w:val="0"/>
          <w:marBottom w:val="0"/>
          <w:divBdr>
            <w:top w:val="none" w:sz="0" w:space="0" w:color="auto"/>
            <w:left w:val="none" w:sz="0" w:space="0" w:color="auto"/>
            <w:bottom w:val="none" w:sz="0" w:space="0" w:color="auto"/>
            <w:right w:val="none" w:sz="0" w:space="0" w:color="auto"/>
          </w:divBdr>
        </w:div>
        <w:div w:id="1945452355">
          <w:marLeft w:val="480"/>
          <w:marRight w:val="0"/>
          <w:marTop w:val="0"/>
          <w:marBottom w:val="0"/>
          <w:divBdr>
            <w:top w:val="none" w:sz="0" w:space="0" w:color="auto"/>
            <w:left w:val="none" w:sz="0" w:space="0" w:color="auto"/>
            <w:bottom w:val="none" w:sz="0" w:space="0" w:color="auto"/>
            <w:right w:val="none" w:sz="0" w:space="0" w:color="auto"/>
          </w:divBdr>
        </w:div>
        <w:div w:id="1945503233">
          <w:marLeft w:val="480"/>
          <w:marRight w:val="0"/>
          <w:marTop w:val="0"/>
          <w:marBottom w:val="0"/>
          <w:divBdr>
            <w:top w:val="none" w:sz="0" w:space="0" w:color="auto"/>
            <w:left w:val="none" w:sz="0" w:space="0" w:color="auto"/>
            <w:bottom w:val="none" w:sz="0" w:space="0" w:color="auto"/>
            <w:right w:val="none" w:sz="0" w:space="0" w:color="auto"/>
          </w:divBdr>
        </w:div>
        <w:div w:id="2005428861">
          <w:marLeft w:val="480"/>
          <w:marRight w:val="0"/>
          <w:marTop w:val="0"/>
          <w:marBottom w:val="0"/>
          <w:divBdr>
            <w:top w:val="none" w:sz="0" w:space="0" w:color="auto"/>
            <w:left w:val="none" w:sz="0" w:space="0" w:color="auto"/>
            <w:bottom w:val="none" w:sz="0" w:space="0" w:color="auto"/>
            <w:right w:val="none" w:sz="0" w:space="0" w:color="auto"/>
          </w:divBdr>
        </w:div>
        <w:div w:id="2033073582">
          <w:marLeft w:val="480"/>
          <w:marRight w:val="0"/>
          <w:marTop w:val="0"/>
          <w:marBottom w:val="0"/>
          <w:divBdr>
            <w:top w:val="none" w:sz="0" w:space="0" w:color="auto"/>
            <w:left w:val="none" w:sz="0" w:space="0" w:color="auto"/>
            <w:bottom w:val="none" w:sz="0" w:space="0" w:color="auto"/>
            <w:right w:val="none" w:sz="0" w:space="0" w:color="auto"/>
          </w:divBdr>
        </w:div>
        <w:div w:id="2033257983">
          <w:marLeft w:val="480"/>
          <w:marRight w:val="0"/>
          <w:marTop w:val="0"/>
          <w:marBottom w:val="0"/>
          <w:divBdr>
            <w:top w:val="none" w:sz="0" w:space="0" w:color="auto"/>
            <w:left w:val="none" w:sz="0" w:space="0" w:color="auto"/>
            <w:bottom w:val="none" w:sz="0" w:space="0" w:color="auto"/>
            <w:right w:val="none" w:sz="0" w:space="0" w:color="auto"/>
          </w:divBdr>
        </w:div>
        <w:div w:id="2046906176">
          <w:marLeft w:val="480"/>
          <w:marRight w:val="0"/>
          <w:marTop w:val="0"/>
          <w:marBottom w:val="0"/>
          <w:divBdr>
            <w:top w:val="none" w:sz="0" w:space="0" w:color="auto"/>
            <w:left w:val="none" w:sz="0" w:space="0" w:color="auto"/>
            <w:bottom w:val="none" w:sz="0" w:space="0" w:color="auto"/>
            <w:right w:val="none" w:sz="0" w:space="0" w:color="auto"/>
          </w:divBdr>
        </w:div>
        <w:div w:id="2048601985">
          <w:marLeft w:val="480"/>
          <w:marRight w:val="0"/>
          <w:marTop w:val="0"/>
          <w:marBottom w:val="0"/>
          <w:divBdr>
            <w:top w:val="none" w:sz="0" w:space="0" w:color="auto"/>
            <w:left w:val="none" w:sz="0" w:space="0" w:color="auto"/>
            <w:bottom w:val="none" w:sz="0" w:space="0" w:color="auto"/>
            <w:right w:val="none" w:sz="0" w:space="0" w:color="auto"/>
          </w:divBdr>
        </w:div>
        <w:div w:id="2074959959">
          <w:marLeft w:val="480"/>
          <w:marRight w:val="0"/>
          <w:marTop w:val="0"/>
          <w:marBottom w:val="0"/>
          <w:divBdr>
            <w:top w:val="none" w:sz="0" w:space="0" w:color="auto"/>
            <w:left w:val="none" w:sz="0" w:space="0" w:color="auto"/>
            <w:bottom w:val="none" w:sz="0" w:space="0" w:color="auto"/>
            <w:right w:val="none" w:sz="0" w:space="0" w:color="auto"/>
          </w:divBdr>
        </w:div>
        <w:div w:id="2108697700">
          <w:marLeft w:val="480"/>
          <w:marRight w:val="0"/>
          <w:marTop w:val="0"/>
          <w:marBottom w:val="0"/>
          <w:divBdr>
            <w:top w:val="none" w:sz="0" w:space="0" w:color="auto"/>
            <w:left w:val="none" w:sz="0" w:space="0" w:color="auto"/>
            <w:bottom w:val="none" w:sz="0" w:space="0" w:color="auto"/>
            <w:right w:val="none" w:sz="0" w:space="0" w:color="auto"/>
          </w:divBdr>
        </w:div>
        <w:div w:id="2134594110">
          <w:marLeft w:val="480"/>
          <w:marRight w:val="0"/>
          <w:marTop w:val="0"/>
          <w:marBottom w:val="0"/>
          <w:divBdr>
            <w:top w:val="none" w:sz="0" w:space="0" w:color="auto"/>
            <w:left w:val="none" w:sz="0" w:space="0" w:color="auto"/>
            <w:bottom w:val="none" w:sz="0" w:space="0" w:color="auto"/>
            <w:right w:val="none" w:sz="0" w:space="0" w:color="auto"/>
          </w:divBdr>
        </w:div>
        <w:div w:id="2138910506">
          <w:marLeft w:val="480"/>
          <w:marRight w:val="0"/>
          <w:marTop w:val="0"/>
          <w:marBottom w:val="0"/>
          <w:divBdr>
            <w:top w:val="none" w:sz="0" w:space="0" w:color="auto"/>
            <w:left w:val="none" w:sz="0" w:space="0" w:color="auto"/>
            <w:bottom w:val="none" w:sz="0" w:space="0" w:color="auto"/>
            <w:right w:val="none" w:sz="0" w:space="0" w:color="auto"/>
          </w:divBdr>
        </w:div>
      </w:divsChild>
    </w:div>
    <w:div w:id="1867592519">
      <w:bodyDiv w:val="1"/>
      <w:marLeft w:val="0"/>
      <w:marRight w:val="0"/>
      <w:marTop w:val="0"/>
      <w:marBottom w:val="0"/>
      <w:divBdr>
        <w:top w:val="none" w:sz="0" w:space="0" w:color="auto"/>
        <w:left w:val="none" w:sz="0" w:space="0" w:color="auto"/>
        <w:bottom w:val="none" w:sz="0" w:space="0" w:color="auto"/>
        <w:right w:val="none" w:sz="0" w:space="0" w:color="auto"/>
      </w:divBdr>
    </w:div>
    <w:div w:id="1873495516">
      <w:bodyDiv w:val="1"/>
      <w:marLeft w:val="0"/>
      <w:marRight w:val="0"/>
      <w:marTop w:val="0"/>
      <w:marBottom w:val="0"/>
      <w:divBdr>
        <w:top w:val="none" w:sz="0" w:space="0" w:color="auto"/>
        <w:left w:val="none" w:sz="0" w:space="0" w:color="auto"/>
        <w:bottom w:val="none" w:sz="0" w:space="0" w:color="auto"/>
        <w:right w:val="none" w:sz="0" w:space="0" w:color="auto"/>
      </w:divBdr>
    </w:div>
    <w:div w:id="1878395632">
      <w:bodyDiv w:val="1"/>
      <w:marLeft w:val="0"/>
      <w:marRight w:val="0"/>
      <w:marTop w:val="0"/>
      <w:marBottom w:val="0"/>
      <w:divBdr>
        <w:top w:val="none" w:sz="0" w:space="0" w:color="auto"/>
        <w:left w:val="none" w:sz="0" w:space="0" w:color="auto"/>
        <w:bottom w:val="none" w:sz="0" w:space="0" w:color="auto"/>
        <w:right w:val="none" w:sz="0" w:space="0" w:color="auto"/>
      </w:divBdr>
    </w:div>
    <w:div w:id="1885018665">
      <w:bodyDiv w:val="1"/>
      <w:marLeft w:val="0"/>
      <w:marRight w:val="0"/>
      <w:marTop w:val="0"/>
      <w:marBottom w:val="0"/>
      <w:divBdr>
        <w:top w:val="none" w:sz="0" w:space="0" w:color="auto"/>
        <w:left w:val="none" w:sz="0" w:space="0" w:color="auto"/>
        <w:bottom w:val="none" w:sz="0" w:space="0" w:color="auto"/>
        <w:right w:val="none" w:sz="0" w:space="0" w:color="auto"/>
      </w:divBdr>
    </w:div>
    <w:div w:id="1885217586">
      <w:bodyDiv w:val="1"/>
      <w:marLeft w:val="0"/>
      <w:marRight w:val="0"/>
      <w:marTop w:val="0"/>
      <w:marBottom w:val="0"/>
      <w:divBdr>
        <w:top w:val="none" w:sz="0" w:space="0" w:color="auto"/>
        <w:left w:val="none" w:sz="0" w:space="0" w:color="auto"/>
        <w:bottom w:val="none" w:sz="0" w:space="0" w:color="auto"/>
        <w:right w:val="none" w:sz="0" w:space="0" w:color="auto"/>
      </w:divBdr>
    </w:div>
    <w:div w:id="1892837096">
      <w:bodyDiv w:val="1"/>
      <w:marLeft w:val="0"/>
      <w:marRight w:val="0"/>
      <w:marTop w:val="0"/>
      <w:marBottom w:val="0"/>
      <w:divBdr>
        <w:top w:val="none" w:sz="0" w:space="0" w:color="auto"/>
        <w:left w:val="none" w:sz="0" w:space="0" w:color="auto"/>
        <w:bottom w:val="none" w:sz="0" w:space="0" w:color="auto"/>
        <w:right w:val="none" w:sz="0" w:space="0" w:color="auto"/>
      </w:divBdr>
    </w:div>
    <w:div w:id="1899700988">
      <w:bodyDiv w:val="1"/>
      <w:marLeft w:val="0"/>
      <w:marRight w:val="0"/>
      <w:marTop w:val="0"/>
      <w:marBottom w:val="0"/>
      <w:divBdr>
        <w:top w:val="none" w:sz="0" w:space="0" w:color="auto"/>
        <w:left w:val="none" w:sz="0" w:space="0" w:color="auto"/>
        <w:bottom w:val="none" w:sz="0" w:space="0" w:color="auto"/>
        <w:right w:val="none" w:sz="0" w:space="0" w:color="auto"/>
      </w:divBdr>
      <w:divsChild>
        <w:div w:id="15275485">
          <w:marLeft w:val="480"/>
          <w:marRight w:val="0"/>
          <w:marTop w:val="0"/>
          <w:marBottom w:val="0"/>
          <w:divBdr>
            <w:top w:val="none" w:sz="0" w:space="0" w:color="auto"/>
            <w:left w:val="none" w:sz="0" w:space="0" w:color="auto"/>
            <w:bottom w:val="none" w:sz="0" w:space="0" w:color="auto"/>
            <w:right w:val="none" w:sz="0" w:space="0" w:color="auto"/>
          </w:divBdr>
        </w:div>
        <w:div w:id="25254002">
          <w:marLeft w:val="480"/>
          <w:marRight w:val="0"/>
          <w:marTop w:val="0"/>
          <w:marBottom w:val="0"/>
          <w:divBdr>
            <w:top w:val="none" w:sz="0" w:space="0" w:color="auto"/>
            <w:left w:val="none" w:sz="0" w:space="0" w:color="auto"/>
            <w:bottom w:val="none" w:sz="0" w:space="0" w:color="auto"/>
            <w:right w:val="none" w:sz="0" w:space="0" w:color="auto"/>
          </w:divBdr>
        </w:div>
        <w:div w:id="48771230">
          <w:marLeft w:val="480"/>
          <w:marRight w:val="0"/>
          <w:marTop w:val="0"/>
          <w:marBottom w:val="0"/>
          <w:divBdr>
            <w:top w:val="none" w:sz="0" w:space="0" w:color="auto"/>
            <w:left w:val="none" w:sz="0" w:space="0" w:color="auto"/>
            <w:bottom w:val="none" w:sz="0" w:space="0" w:color="auto"/>
            <w:right w:val="none" w:sz="0" w:space="0" w:color="auto"/>
          </w:divBdr>
        </w:div>
        <w:div w:id="68112666">
          <w:marLeft w:val="480"/>
          <w:marRight w:val="0"/>
          <w:marTop w:val="0"/>
          <w:marBottom w:val="0"/>
          <w:divBdr>
            <w:top w:val="none" w:sz="0" w:space="0" w:color="auto"/>
            <w:left w:val="none" w:sz="0" w:space="0" w:color="auto"/>
            <w:bottom w:val="none" w:sz="0" w:space="0" w:color="auto"/>
            <w:right w:val="none" w:sz="0" w:space="0" w:color="auto"/>
          </w:divBdr>
        </w:div>
        <w:div w:id="76102534">
          <w:marLeft w:val="480"/>
          <w:marRight w:val="0"/>
          <w:marTop w:val="0"/>
          <w:marBottom w:val="0"/>
          <w:divBdr>
            <w:top w:val="none" w:sz="0" w:space="0" w:color="auto"/>
            <w:left w:val="none" w:sz="0" w:space="0" w:color="auto"/>
            <w:bottom w:val="none" w:sz="0" w:space="0" w:color="auto"/>
            <w:right w:val="none" w:sz="0" w:space="0" w:color="auto"/>
          </w:divBdr>
        </w:div>
        <w:div w:id="123275079">
          <w:marLeft w:val="480"/>
          <w:marRight w:val="0"/>
          <w:marTop w:val="0"/>
          <w:marBottom w:val="0"/>
          <w:divBdr>
            <w:top w:val="none" w:sz="0" w:space="0" w:color="auto"/>
            <w:left w:val="none" w:sz="0" w:space="0" w:color="auto"/>
            <w:bottom w:val="none" w:sz="0" w:space="0" w:color="auto"/>
            <w:right w:val="none" w:sz="0" w:space="0" w:color="auto"/>
          </w:divBdr>
        </w:div>
        <w:div w:id="127168974">
          <w:marLeft w:val="480"/>
          <w:marRight w:val="0"/>
          <w:marTop w:val="0"/>
          <w:marBottom w:val="0"/>
          <w:divBdr>
            <w:top w:val="none" w:sz="0" w:space="0" w:color="auto"/>
            <w:left w:val="none" w:sz="0" w:space="0" w:color="auto"/>
            <w:bottom w:val="none" w:sz="0" w:space="0" w:color="auto"/>
            <w:right w:val="none" w:sz="0" w:space="0" w:color="auto"/>
          </w:divBdr>
        </w:div>
        <w:div w:id="144276624">
          <w:marLeft w:val="480"/>
          <w:marRight w:val="0"/>
          <w:marTop w:val="0"/>
          <w:marBottom w:val="0"/>
          <w:divBdr>
            <w:top w:val="none" w:sz="0" w:space="0" w:color="auto"/>
            <w:left w:val="none" w:sz="0" w:space="0" w:color="auto"/>
            <w:bottom w:val="none" w:sz="0" w:space="0" w:color="auto"/>
            <w:right w:val="none" w:sz="0" w:space="0" w:color="auto"/>
          </w:divBdr>
        </w:div>
        <w:div w:id="211036584">
          <w:marLeft w:val="480"/>
          <w:marRight w:val="0"/>
          <w:marTop w:val="0"/>
          <w:marBottom w:val="0"/>
          <w:divBdr>
            <w:top w:val="none" w:sz="0" w:space="0" w:color="auto"/>
            <w:left w:val="none" w:sz="0" w:space="0" w:color="auto"/>
            <w:bottom w:val="none" w:sz="0" w:space="0" w:color="auto"/>
            <w:right w:val="none" w:sz="0" w:space="0" w:color="auto"/>
          </w:divBdr>
        </w:div>
        <w:div w:id="261883105">
          <w:marLeft w:val="480"/>
          <w:marRight w:val="0"/>
          <w:marTop w:val="0"/>
          <w:marBottom w:val="0"/>
          <w:divBdr>
            <w:top w:val="none" w:sz="0" w:space="0" w:color="auto"/>
            <w:left w:val="none" w:sz="0" w:space="0" w:color="auto"/>
            <w:bottom w:val="none" w:sz="0" w:space="0" w:color="auto"/>
            <w:right w:val="none" w:sz="0" w:space="0" w:color="auto"/>
          </w:divBdr>
        </w:div>
        <w:div w:id="306204799">
          <w:marLeft w:val="480"/>
          <w:marRight w:val="0"/>
          <w:marTop w:val="0"/>
          <w:marBottom w:val="0"/>
          <w:divBdr>
            <w:top w:val="none" w:sz="0" w:space="0" w:color="auto"/>
            <w:left w:val="none" w:sz="0" w:space="0" w:color="auto"/>
            <w:bottom w:val="none" w:sz="0" w:space="0" w:color="auto"/>
            <w:right w:val="none" w:sz="0" w:space="0" w:color="auto"/>
          </w:divBdr>
        </w:div>
        <w:div w:id="314188798">
          <w:marLeft w:val="480"/>
          <w:marRight w:val="0"/>
          <w:marTop w:val="0"/>
          <w:marBottom w:val="0"/>
          <w:divBdr>
            <w:top w:val="none" w:sz="0" w:space="0" w:color="auto"/>
            <w:left w:val="none" w:sz="0" w:space="0" w:color="auto"/>
            <w:bottom w:val="none" w:sz="0" w:space="0" w:color="auto"/>
            <w:right w:val="none" w:sz="0" w:space="0" w:color="auto"/>
          </w:divBdr>
        </w:div>
        <w:div w:id="319038025">
          <w:marLeft w:val="480"/>
          <w:marRight w:val="0"/>
          <w:marTop w:val="0"/>
          <w:marBottom w:val="0"/>
          <w:divBdr>
            <w:top w:val="none" w:sz="0" w:space="0" w:color="auto"/>
            <w:left w:val="none" w:sz="0" w:space="0" w:color="auto"/>
            <w:bottom w:val="none" w:sz="0" w:space="0" w:color="auto"/>
            <w:right w:val="none" w:sz="0" w:space="0" w:color="auto"/>
          </w:divBdr>
        </w:div>
        <w:div w:id="372972387">
          <w:marLeft w:val="480"/>
          <w:marRight w:val="0"/>
          <w:marTop w:val="0"/>
          <w:marBottom w:val="0"/>
          <w:divBdr>
            <w:top w:val="none" w:sz="0" w:space="0" w:color="auto"/>
            <w:left w:val="none" w:sz="0" w:space="0" w:color="auto"/>
            <w:bottom w:val="none" w:sz="0" w:space="0" w:color="auto"/>
            <w:right w:val="none" w:sz="0" w:space="0" w:color="auto"/>
          </w:divBdr>
        </w:div>
        <w:div w:id="376010170">
          <w:marLeft w:val="480"/>
          <w:marRight w:val="0"/>
          <w:marTop w:val="0"/>
          <w:marBottom w:val="0"/>
          <w:divBdr>
            <w:top w:val="none" w:sz="0" w:space="0" w:color="auto"/>
            <w:left w:val="none" w:sz="0" w:space="0" w:color="auto"/>
            <w:bottom w:val="none" w:sz="0" w:space="0" w:color="auto"/>
            <w:right w:val="none" w:sz="0" w:space="0" w:color="auto"/>
          </w:divBdr>
        </w:div>
        <w:div w:id="401100142">
          <w:marLeft w:val="480"/>
          <w:marRight w:val="0"/>
          <w:marTop w:val="0"/>
          <w:marBottom w:val="0"/>
          <w:divBdr>
            <w:top w:val="none" w:sz="0" w:space="0" w:color="auto"/>
            <w:left w:val="none" w:sz="0" w:space="0" w:color="auto"/>
            <w:bottom w:val="none" w:sz="0" w:space="0" w:color="auto"/>
            <w:right w:val="none" w:sz="0" w:space="0" w:color="auto"/>
          </w:divBdr>
        </w:div>
        <w:div w:id="408188226">
          <w:marLeft w:val="480"/>
          <w:marRight w:val="0"/>
          <w:marTop w:val="0"/>
          <w:marBottom w:val="0"/>
          <w:divBdr>
            <w:top w:val="none" w:sz="0" w:space="0" w:color="auto"/>
            <w:left w:val="none" w:sz="0" w:space="0" w:color="auto"/>
            <w:bottom w:val="none" w:sz="0" w:space="0" w:color="auto"/>
            <w:right w:val="none" w:sz="0" w:space="0" w:color="auto"/>
          </w:divBdr>
        </w:div>
        <w:div w:id="423500115">
          <w:marLeft w:val="480"/>
          <w:marRight w:val="0"/>
          <w:marTop w:val="0"/>
          <w:marBottom w:val="0"/>
          <w:divBdr>
            <w:top w:val="none" w:sz="0" w:space="0" w:color="auto"/>
            <w:left w:val="none" w:sz="0" w:space="0" w:color="auto"/>
            <w:bottom w:val="none" w:sz="0" w:space="0" w:color="auto"/>
            <w:right w:val="none" w:sz="0" w:space="0" w:color="auto"/>
          </w:divBdr>
        </w:div>
        <w:div w:id="469061567">
          <w:marLeft w:val="480"/>
          <w:marRight w:val="0"/>
          <w:marTop w:val="0"/>
          <w:marBottom w:val="0"/>
          <w:divBdr>
            <w:top w:val="none" w:sz="0" w:space="0" w:color="auto"/>
            <w:left w:val="none" w:sz="0" w:space="0" w:color="auto"/>
            <w:bottom w:val="none" w:sz="0" w:space="0" w:color="auto"/>
            <w:right w:val="none" w:sz="0" w:space="0" w:color="auto"/>
          </w:divBdr>
        </w:div>
        <w:div w:id="472914682">
          <w:marLeft w:val="480"/>
          <w:marRight w:val="0"/>
          <w:marTop w:val="0"/>
          <w:marBottom w:val="0"/>
          <w:divBdr>
            <w:top w:val="none" w:sz="0" w:space="0" w:color="auto"/>
            <w:left w:val="none" w:sz="0" w:space="0" w:color="auto"/>
            <w:bottom w:val="none" w:sz="0" w:space="0" w:color="auto"/>
            <w:right w:val="none" w:sz="0" w:space="0" w:color="auto"/>
          </w:divBdr>
        </w:div>
        <w:div w:id="481700197">
          <w:marLeft w:val="480"/>
          <w:marRight w:val="0"/>
          <w:marTop w:val="0"/>
          <w:marBottom w:val="0"/>
          <w:divBdr>
            <w:top w:val="none" w:sz="0" w:space="0" w:color="auto"/>
            <w:left w:val="none" w:sz="0" w:space="0" w:color="auto"/>
            <w:bottom w:val="none" w:sz="0" w:space="0" w:color="auto"/>
            <w:right w:val="none" w:sz="0" w:space="0" w:color="auto"/>
          </w:divBdr>
        </w:div>
        <w:div w:id="496380817">
          <w:marLeft w:val="480"/>
          <w:marRight w:val="0"/>
          <w:marTop w:val="0"/>
          <w:marBottom w:val="0"/>
          <w:divBdr>
            <w:top w:val="none" w:sz="0" w:space="0" w:color="auto"/>
            <w:left w:val="none" w:sz="0" w:space="0" w:color="auto"/>
            <w:bottom w:val="none" w:sz="0" w:space="0" w:color="auto"/>
            <w:right w:val="none" w:sz="0" w:space="0" w:color="auto"/>
          </w:divBdr>
        </w:div>
        <w:div w:id="547490789">
          <w:marLeft w:val="480"/>
          <w:marRight w:val="0"/>
          <w:marTop w:val="0"/>
          <w:marBottom w:val="0"/>
          <w:divBdr>
            <w:top w:val="none" w:sz="0" w:space="0" w:color="auto"/>
            <w:left w:val="none" w:sz="0" w:space="0" w:color="auto"/>
            <w:bottom w:val="none" w:sz="0" w:space="0" w:color="auto"/>
            <w:right w:val="none" w:sz="0" w:space="0" w:color="auto"/>
          </w:divBdr>
        </w:div>
        <w:div w:id="559247010">
          <w:marLeft w:val="480"/>
          <w:marRight w:val="0"/>
          <w:marTop w:val="0"/>
          <w:marBottom w:val="0"/>
          <w:divBdr>
            <w:top w:val="none" w:sz="0" w:space="0" w:color="auto"/>
            <w:left w:val="none" w:sz="0" w:space="0" w:color="auto"/>
            <w:bottom w:val="none" w:sz="0" w:space="0" w:color="auto"/>
            <w:right w:val="none" w:sz="0" w:space="0" w:color="auto"/>
          </w:divBdr>
        </w:div>
        <w:div w:id="674722507">
          <w:marLeft w:val="480"/>
          <w:marRight w:val="0"/>
          <w:marTop w:val="0"/>
          <w:marBottom w:val="0"/>
          <w:divBdr>
            <w:top w:val="none" w:sz="0" w:space="0" w:color="auto"/>
            <w:left w:val="none" w:sz="0" w:space="0" w:color="auto"/>
            <w:bottom w:val="none" w:sz="0" w:space="0" w:color="auto"/>
            <w:right w:val="none" w:sz="0" w:space="0" w:color="auto"/>
          </w:divBdr>
        </w:div>
        <w:div w:id="681980241">
          <w:marLeft w:val="480"/>
          <w:marRight w:val="0"/>
          <w:marTop w:val="0"/>
          <w:marBottom w:val="0"/>
          <w:divBdr>
            <w:top w:val="none" w:sz="0" w:space="0" w:color="auto"/>
            <w:left w:val="none" w:sz="0" w:space="0" w:color="auto"/>
            <w:bottom w:val="none" w:sz="0" w:space="0" w:color="auto"/>
            <w:right w:val="none" w:sz="0" w:space="0" w:color="auto"/>
          </w:divBdr>
        </w:div>
        <w:div w:id="695234847">
          <w:marLeft w:val="480"/>
          <w:marRight w:val="0"/>
          <w:marTop w:val="0"/>
          <w:marBottom w:val="0"/>
          <w:divBdr>
            <w:top w:val="none" w:sz="0" w:space="0" w:color="auto"/>
            <w:left w:val="none" w:sz="0" w:space="0" w:color="auto"/>
            <w:bottom w:val="none" w:sz="0" w:space="0" w:color="auto"/>
            <w:right w:val="none" w:sz="0" w:space="0" w:color="auto"/>
          </w:divBdr>
        </w:div>
        <w:div w:id="764809832">
          <w:marLeft w:val="480"/>
          <w:marRight w:val="0"/>
          <w:marTop w:val="0"/>
          <w:marBottom w:val="0"/>
          <w:divBdr>
            <w:top w:val="none" w:sz="0" w:space="0" w:color="auto"/>
            <w:left w:val="none" w:sz="0" w:space="0" w:color="auto"/>
            <w:bottom w:val="none" w:sz="0" w:space="0" w:color="auto"/>
            <w:right w:val="none" w:sz="0" w:space="0" w:color="auto"/>
          </w:divBdr>
        </w:div>
        <w:div w:id="765003569">
          <w:marLeft w:val="480"/>
          <w:marRight w:val="0"/>
          <w:marTop w:val="0"/>
          <w:marBottom w:val="0"/>
          <w:divBdr>
            <w:top w:val="none" w:sz="0" w:space="0" w:color="auto"/>
            <w:left w:val="none" w:sz="0" w:space="0" w:color="auto"/>
            <w:bottom w:val="none" w:sz="0" w:space="0" w:color="auto"/>
            <w:right w:val="none" w:sz="0" w:space="0" w:color="auto"/>
          </w:divBdr>
        </w:div>
        <w:div w:id="777336090">
          <w:marLeft w:val="480"/>
          <w:marRight w:val="0"/>
          <w:marTop w:val="0"/>
          <w:marBottom w:val="0"/>
          <w:divBdr>
            <w:top w:val="none" w:sz="0" w:space="0" w:color="auto"/>
            <w:left w:val="none" w:sz="0" w:space="0" w:color="auto"/>
            <w:bottom w:val="none" w:sz="0" w:space="0" w:color="auto"/>
            <w:right w:val="none" w:sz="0" w:space="0" w:color="auto"/>
          </w:divBdr>
        </w:div>
        <w:div w:id="812256395">
          <w:marLeft w:val="480"/>
          <w:marRight w:val="0"/>
          <w:marTop w:val="0"/>
          <w:marBottom w:val="0"/>
          <w:divBdr>
            <w:top w:val="none" w:sz="0" w:space="0" w:color="auto"/>
            <w:left w:val="none" w:sz="0" w:space="0" w:color="auto"/>
            <w:bottom w:val="none" w:sz="0" w:space="0" w:color="auto"/>
            <w:right w:val="none" w:sz="0" w:space="0" w:color="auto"/>
          </w:divBdr>
        </w:div>
        <w:div w:id="824783758">
          <w:marLeft w:val="480"/>
          <w:marRight w:val="0"/>
          <w:marTop w:val="0"/>
          <w:marBottom w:val="0"/>
          <w:divBdr>
            <w:top w:val="none" w:sz="0" w:space="0" w:color="auto"/>
            <w:left w:val="none" w:sz="0" w:space="0" w:color="auto"/>
            <w:bottom w:val="none" w:sz="0" w:space="0" w:color="auto"/>
            <w:right w:val="none" w:sz="0" w:space="0" w:color="auto"/>
          </w:divBdr>
        </w:div>
        <w:div w:id="833111653">
          <w:marLeft w:val="480"/>
          <w:marRight w:val="0"/>
          <w:marTop w:val="0"/>
          <w:marBottom w:val="0"/>
          <w:divBdr>
            <w:top w:val="none" w:sz="0" w:space="0" w:color="auto"/>
            <w:left w:val="none" w:sz="0" w:space="0" w:color="auto"/>
            <w:bottom w:val="none" w:sz="0" w:space="0" w:color="auto"/>
            <w:right w:val="none" w:sz="0" w:space="0" w:color="auto"/>
          </w:divBdr>
        </w:div>
        <w:div w:id="930429739">
          <w:marLeft w:val="480"/>
          <w:marRight w:val="0"/>
          <w:marTop w:val="0"/>
          <w:marBottom w:val="0"/>
          <w:divBdr>
            <w:top w:val="none" w:sz="0" w:space="0" w:color="auto"/>
            <w:left w:val="none" w:sz="0" w:space="0" w:color="auto"/>
            <w:bottom w:val="none" w:sz="0" w:space="0" w:color="auto"/>
            <w:right w:val="none" w:sz="0" w:space="0" w:color="auto"/>
          </w:divBdr>
        </w:div>
        <w:div w:id="1137799695">
          <w:marLeft w:val="480"/>
          <w:marRight w:val="0"/>
          <w:marTop w:val="0"/>
          <w:marBottom w:val="0"/>
          <w:divBdr>
            <w:top w:val="none" w:sz="0" w:space="0" w:color="auto"/>
            <w:left w:val="none" w:sz="0" w:space="0" w:color="auto"/>
            <w:bottom w:val="none" w:sz="0" w:space="0" w:color="auto"/>
            <w:right w:val="none" w:sz="0" w:space="0" w:color="auto"/>
          </w:divBdr>
        </w:div>
        <w:div w:id="1173104547">
          <w:marLeft w:val="480"/>
          <w:marRight w:val="0"/>
          <w:marTop w:val="0"/>
          <w:marBottom w:val="0"/>
          <w:divBdr>
            <w:top w:val="none" w:sz="0" w:space="0" w:color="auto"/>
            <w:left w:val="none" w:sz="0" w:space="0" w:color="auto"/>
            <w:bottom w:val="none" w:sz="0" w:space="0" w:color="auto"/>
            <w:right w:val="none" w:sz="0" w:space="0" w:color="auto"/>
          </w:divBdr>
        </w:div>
        <w:div w:id="1212769396">
          <w:marLeft w:val="480"/>
          <w:marRight w:val="0"/>
          <w:marTop w:val="0"/>
          <w:marBottom w:val="0"/>
          <w:divBdr>
            <w:top w:val="none" w:sz="0" w:space="0" w:color="auto"/>
            <w:left w:val="none" w:sz="0" w:space="0" w:color="auto"/>
            <w:bottom w:val="none" w:sz="0" w:space="0" w:color="auto"/>
            <w:right w:val="none" w:sz="0" w:space="0" w:color="auto"/>
          </w:divBdr>
        </w:div>
        <w:div w:id="1226601104">
          <w:marLeft w:val="480"/>
          <w:marRight w:val="0"/>
          <w:marTop w:val="0"/>
          <w:marBottom w:val="0"/>
          <w:divBdr>
            <w:top w:val="none" w:sz="0" w:space="0" w:color="auto"/>
            <w:left w:val="none" w:sz="0" w:space="0" w:color="auto"/>
            <w:bottom w:val="none" w:sz="0" w:space="0" w:color="auto"/>
            <w:right w:val="none" w:sz="0" w:space="0" w:color="auto"/>
          </w:divBdr>
        </w:div>
        <w:div w:id="1232305940">
          <w:marLeft w:val="480"/>
          <w:marRight w:val="0"/>
          <w:marTop w:val="0"/>
          <w:marBottom w:val="0"/>
          <w:divBdr>
            <w:top w:val="none" w:sz="0" w:space="0" w:color="auto"/>
            <w:left w:val="none" w:sz="0" w:space="0" w:color="auto"/>
            <w:bottom w:val="none" w:sz="0" w:space="0" w:color="auto"/>
            <w:right w:val="none" w:sz="0" w:space="0" w:color="auto"/>
          </w:divBdr>
        </w:div>
        <w:div w:id="1241718565">
          <w:marLeft w:val="480"/>
          <w:marRight w:val="0"/>
          <w:marTop w:val="0"/>
          <w:marBottom w:val="0"/>
          <w:divBdr>
            <w:top w:val="none" w:sz="0" w:space="0" w:color="auto"/>
            <w:left w:val="none" w:sz="0" w:space="0" w:color="auto"/>
            <w:bottom w:val="none" w:sz="0" w:space="0" w:color="auto"/>
            <w:right w:val="none" w:sz="0" w:space="0" w:color="auto"/>
          </w:divBdr>
        </w:div>
        <w:div w:id="1255624732">
          <w:marLeft w:val="480"/>
          <w:marRight w:val="0"/>
          <w:marTop w:val="0"/>
          <w:marBottom w:val="0"/>
          <w:divBdr>
            <w:top w:val="none" w:sz="0" w:space="0" w:color="auto"/>
            <w:left w:val="none" w:sz="0" w:space="0" w:color="auto"/>
            <w:bottom w:val="none" w:sz="0" w:space="0" w:color="auto"/>
            <w:right w:val="none" w:sz="0" w:space="0" w:color="auto"/>
          </w:divBdr>
        </w:div>
        <w:div w:id="1333099153">
          <w:marLeft w:val="480"/>
          <w:marRight w:val="0"/>
          <w:marTop w:val="0"/>
          <w:marBottom w:val="0"/>
          <w:divBdr>
            <w:top w:val="none" w:sz="0" w:space="0" w:color="auto"/>
            <w:left w:val="none" w:sz="0" w:space="0" w:color="auto"/>
            <w:bottom w:val="none" w:sz="0" w:space="0" w:color="auto"/>
            <w:right w:val="none" w:sz="0" w:space="0" w:color="auto"/>
          </w:divBdr>
        </w:div>
        <w:div w:id="1348483734">
          <w:marLeft w:val="480"/>
          <w:marRight w:val="0"/>
          <w:marTop w:val="0"/>
          <w:marBottom w:val="0"/>
          <w:divBdr>
            <w:top w:val="none" w:sz="0" w:space="0" w:color="auto"/>
            <w:left w:val="none" w:sz="0" w:space="0" w:color="auto"/>
            <w:bottom w:val="none" w:sz="0" w:space="0" w:color="auto"/>
            <w:right w:val="none" w:sz="0" w:space="0" w:color="auto"/>
          </w:divBdr>
        </w:div>
        <w:div w:id="1349025389">
          <w:marLeft w:val="480"/>
          <w:marRight w:val="0"/>
          <w:marTop w:val="0"/>
          <w:marBottom w:val="0"/>
          <w:divBdr>
            <w:top w:val="none" w:sz="0" w:space="0" w:color="auto"/>
            <w:left w:val="none" w:sz="0" w:space="0" w:color="auto"/>
            <w:bottom w:val="none" w:sz="0" w:space="0" w:color="auto"/>
            <w:right w:val="none" w:sz="0" w:space="0" w:color="auto"/>
          </w:divBdr>
        </w:div>
        <w:div w:id="1406803363">
          <w:marLeft w:val="480"/>
          <w:marRight w:val="0"/>
          <w:marTop w:val="0"/>
          <w:marBottom w:val="0"/>
          <w:divBdr>
            <w:top w:val="none" w:sz="0" w:space="0" w:color="auto"/>
            <w:left w:val="none" w:sz="0" w:space="0" w:color="auto"/>
            <w:bottom w:val="none" w:sz="0" w:space="0" w:color="auto"/>
            <w:right w:val="none" w:sz="0" w:space="0" w:color="auto"/>
          </w:divBdr>
        </w:div>
        <w:div w:id="1416781207">
          <w:marLeft w:val="480"/>
          <w:marRight w:val="0"/>
          <w:marTop w:val="0"/>
          <w:marBottom w:val="0"/>
          <w:divBdr>
            <w:top w:val="none" w:sz="0" w:space="0" w:color="auto"/>
            <w:left w:val="none" w:sz="0" w:space="0" w:color="auto"/>
            <w:bottom w:val="none" w:sz="0" w:space="0" w:color="auto"/>
            <w:right w:val="none" w:sz="0" w:space="0" w:color="auto"/>
          </w:divBdr>
        </w:div>
        <w:div w:id="1420516121">
          <w:marLeft w:val="480"/>
          <w:marRight w:val="0"/>
          <w:marTop w:val="0"/>
          <w:marBottom w:val="0"/>
          <w:divBdr>
            <w:top w:val="none" w:sz="0" w:space="0" w:color="auto"/>
            <w:left w:val="none" w:sz="0" w:space="0" w:color="auto"/>
            <w:bottom w:val="none" w:sz="0" w:space="0" w:color="auto"/>
            <w:right w:val="none" w:sz="0" w:space="0" w:color="auto"/>
          </w:divBdr>
        </w:div>
        <w:div w:id="1470325166">
          <w:marLeft w:val="480"/>
          <w:marRight w:val="0"/>
          <w:marTop w:val="0"/>
          <w:marBottom w:val="0"/>
          <w:divBdr>
            <w:top w:val="none" w:sz="0" w:space="0" w:color="auto"/>
            <w:left w:val="none" w:sz="0" w:space="0" w:color="auto"/>
            <w:bottom w:val="none" w:sz="0" w:space="0" w:color="auto"/>
            <w:right w:val="none" w:sz="0" w:space="0" w:color="auto"/>
          </w:divBdr>
        </w:div>
        <w:div w:id="1471245080">
          <w:marLeft w:val="480"/>
          <w:marRight w:val="0"/>
          <w:marTop w:val="0"/>
          <w:marBottom w:val="0"/>
          <w:divBdr>
            <w:top w:val="none" w:sz="0" w:space="0" w:color="auto"/>
            <w:left w:val="none" w:sz="0" w:space="0" w:color="auto"/>
            <w:bottom w:val="none" w:sz="0" w:space="0" w:color="auto"/>
            <w:right w:val="none" w:sz="0" w:space="0" w:color="auto"/>
          </w:divBdr>
        </w:div>
        <w:div w:id="1486312185">
          <w:marLeft w:val="480"/>
          <w:marRight w:val="0"/>
          <w:marTop w:val="0"/>
          <w:marBottom w:val="0"/>
          <w:divBdr>
            <w:top w:val="none" w:sz="0" w:space="0" w:color="auto"/>
            <w:left w:val="none" w:sz="0" w:space="0" w:color="auto"/>
            <w:bottom w:val="none" w:sz="0" w:space="0" w:color="auto"/>
            <w:right w:val="none" w:sz="0" w:space="0" w:color="auto"/>
          </w:divBdr>
        </w:div>
        <w:div w:id="1496921993">
          <w:marLeft w:val="480"/>
          <w:marRight w:val="0"/>
          <w:marTop w:val="0"/>
          <w:marBottom w:val="0"/>
          <w:divBdr>
            <w:top w:val="none" w:sz="0" w:space="0" w:color="auto"/>
            <w:left w:val="none" w:sz="0" w:space="0" w:color="auto"/>
            <w:bottom w:val="none" w:sz="0" w:space="0" w:color="auto"/>
            <w:right w:val="none" w:sz="0" w:space="0" w:color="auto"/>
          </w:divBdr>
        </w:div>
        <w:div w:id="1532374471">
          <w:marLeft w:val="480"/>
          <w:marRight w:val="0"/>
          <w:marTop w:val="0"/>
          <w:marBottom w:val="0"/>
          <w:divBdr>
            <w:top w:val="none" w:sz="0" w:space="0" w:color="auto"/>
            <w:left w:val="none" w:sz="0" w:space="0" w:color="auto"/>
            <w:bottom w:val="none" w:sz="0" w:space="0" w:color="auto"/>
            <w:right w:val="none" w:sz="0" w:space="0" w:color="auto"/>
          </w:divBdr>
        </w:div>
        <w:div w:id="1533492047">
          <w:marLeft w:val="480"/>
          <w:marRight w:val="0"/>
          <w:marTop w:val="0"/>
          <w:marBottom w:val="0"/>
          <w:divBdr>
            <w:top w:val="none" w:sz="0" w:space="0" w:color="auto"/>
            <w:left w:val="none" w:sz="0" w:space="0" w:color="auto"/>
            <w:bottom w:val="none" w:sz="0" w:space="0" w:color="auto"/>
            <w:right w:val="none" w:sz="0" w:space="0" w:color="auto"/>
          </w:divBdr>
        </w:div>
        <w:div w:id="1585532889">
          <w:marLeft w:val="480"/>
          <w:marRight w:val="0"/>
          <w:marTop w:val="0"/>
          <w:marBottom w:val="0"/>
          <w:divBdr>
            <w:top w:val="none" w:sz="0" w:space="0" w:color="auto"/>
            <w:left w:val="none" w:sz="0" w:space="0" w:color="auto"/>
            <w:bottom w:val="none" w:sz="0" w:space="0" w:color="auto"/>
            <w:right w:val="none" w:sz="0" w:space="0" w:color="auto"/>
          </w:divBdr>
        </w:div>
        <w:div w:id="1587886358">
          <w:marLeft w:val="480"/>
          <w:marRight w:val="0"/>
          <w:marTop w:val="0"/>
          <w:marBottom w:val="0"/>
          <w:divBdr>
            <w:top w:val="none" w:sz="0" w:space="0" w:color="auto"/>
            <w:left w:val="none" w:sz="0" w:space="0" w:color="auto"/>
            <w:bottom w:val="none" w:sz="0" w:space="0" w:color="auto"/>
            <w:right w:val="none" w:sz="0" w:space="0" w:color="auto"/>
          </w:divBdr>
        </w:div>
        <w:div w:id="1612005147">
          <w:marLeft w:val="480"/>
          <w:marRight w:val="0"/>
          <w:marTop w:val="0"/>
          <w:marBottom w:val="0"/>
          <w:divBdr>
            <w:top w:val="none" w:sz="0" w:space="0" w:color="auto"/>
            <w:left w:val="none" w:sz="0" w:space="0" w:color="auto"/>
            <w:bottom w:val="none" w:sz="0" w:space="0" w:color="auto"/>
            <w:right w:val="none" w:sz="0" w:space="0" w:color="auto"/>
          </w:divBdr>
        </w:div>
        <w:div w:id="1655138326">
          <w:marLeft w:val="480"/>
          <w:marRight w:val="0"/>
          <w:marTop w:val="0"/>
          <w:marBottom w:val="0"/>
          <w:divBdr>
            <w:top w:val="none" w:sz="0" w:space="0" w:color="auto"/>
            <w:left w:val="none" w:sz="0" w:space="0" w:color="auto"/>
            <w:bottom w:val="none" w:sz="0" w:space="0" w:color="auto"/>
            <w:right w:val="none" w:sz="0" w:space="0" w:color="auto"/>
          </w:divBdr>
        </w:div>
        <w:div w:id="1727751998">
          <w:marLeft w:val="480"/>
          <w:marRight w:val="0"/>
          <w:marTop w:val="0"/>
          <w:marBottom w:val="0"/>
          <w:divBdr>
            <w:top w:val="none" w:sz="0" w:space="0" w:color="auto"/>
            <w:left w:val="none" w:sz="0" w:space="0" w:color="auto"/>
            <w:bottom w:val="none" w:sz="0" w:space="0" w:color="auto"/>
            <w:right w:val="none" w:sz="0" w:space="0" w:color="auto"/>
          </w:divBdr>
        </w:div>
        <w:div w:id="1781336224">
          <w:marLeft w:val="480"/>
          <w:marRight w:val="0"/>
          <w:marTop w:val="0"/>
          <w:marBottom w:val="0"/>
          <w:divBdr>
            <w:top w:val="none" w:sz="0" w:space="0" w:color="auto"/>
            <w:left w:val="none" w:sz="0" w:space="0" w:color="auto"/>
            <w:bottom w:val="none" w:sz="0" w:space="0" w:color="auto"/>
            <w:right w:val="none" w:sz="0" w:space="0" w:color="auto"/>
          </w:divBdr>
        </w:div>
        <w:div w:id="1789279692">
          <w:marLeft w:val="480"/>
          <w:marRight w:val="0"/>
          <w:marTop w:val="0"/>
          <w:marBottom w:val="0"/>
          <w:divBdr>
            <w:top w:val="none" w:sz="0" w:space="0" w:color="auto"/>
            <w:left w:val="none" w:sz="0" w:space="0" w:color="auto"/>
            <w:bottom w:val="none" w:sz="0" w:space="0" w:color="auto"/>
            <w:right w:val="none" w:sz="0" w:space="0" w:color="auto"/>
          </w:divBdr>
        </w:div>
        <w:div w:id="1878926603">
          <w:marLeft w:val="480"/>
          <w:marRight w:val="0"/>
          <w:marTop w:val="0"/>
          <w:marBottom w:val="0"/>
          <w:divBdr>
            <w:top w:val="none" w:sz="0" w:space="0" w:color="auto"/>
            <w:left w:val="none" w:sz="0" w:space="0" w:color="auto"/>
            <w:bottom w:val="none" w:sz="0" w:space="0" w:color="auto"/>
            <w:right w:val="none" w:sz="0" w:space="0" w:color="auto"/>
          </w:divBdr>
        </w:div>
        <w:div w:id="2034720549">
          <w:marLeft w:val="480"/>
          <w:marRight w:val="0"/>
          <w:marTop w:val="0"/>
          <w:marBottom w:val="0"/>
          <w:divBdr>
            <w:top w:val="none" w:sz="0" w:space="0" w:color="auto"/>
            <w:left w:val="none" w:sz="0" w:space="0" w:color="auto"/>
            <w:bottom w:val="none" w:sz="0" w:space="0" w:color="auto"/>
            <w:right w:val="none" w:sz="0" w:space="0" w:color="auto"/>
          </w:divBdr>
        </w:div>
        <w:div w:id="2044861370">
          <w:marLeft w:val="480"/>
          <w:marRight w:val="0"/>
          <w:marTop w:val="0"/>
          <w:marBottom w:val="0"/>
          <w:divBdr>
            <w:top w:val="none" w:sz="0" w:space="0" w:color="auto"/>
            <w:left w:val="none" w:sz="0" w:space="0" w:color="auto"/>
            <w:bottom w:val="none" w:sz="0" w:space="0" w:color="auto"/>
            <w:right w:val="none" w:sz="0" w:space="0" w:color="auto"/>
          </w:divBdr>
        </w:div>
        <w:div w:id="2078283961">
          <w:marLeft w:val="480"/>
          <w:marRight w:val="0"/>
          <w:marTop w:val="0"/>
          <w:marBottom w:val="0"/>
          <w:divBdr>
            <w:top w:val="none" w:sz="0" w:space="0" w:color="auto"/>
            <w:left w:val="none" w:sz="0" w:space="0" w:color="auto"/>
            <w:bottom w:val="none" w:sz="0" w:space="0" w:color="auto"/>
            <w:right w:val="none" w:sz="0" w:space="0" w:color="auto"/>
          </w:divBdr>
        </w:div>
        <w:div w:id="2093113813">
          <w:marLeft w:val="480"/>
          <w:marRight w:val="0"/>
          <w:marTop w:val="0"/>
          <w:marBottom w:val="0"/>
          <w:divBdr>
            <w:top w:val="none" w:sz="0" w:space="0" w:color="auto"/>
            <w:left w:val="none" w:sz="0" w:space="0" w:color="auto"/>
            <w:bottom w:val="none" w:sz="0" w:space="0" w:color="auto"/>
            <w:right w:val="none" w:sz="0" w:space="0" w:color="auto"/>
          </w:divBdr>
        </w:div>
      </w:divsChild>
    </w:div>
    <w:div w:id="1907295748">
      <w:bodyDiv w:val="1"/>
      <w:marLeft w:val="0"/>
      <w:marRight w:val="0"/>
      <w:marTop w:val="0"/>
      <w:marBottom w:val="0"/>
      <w:divBdr>
        <w:top w:val="none" w:sz="0" w:space="0" w:color="auto"/>
        <w:left w:val="none" w:sz="0" w:space="0" w:color="auto"/>
        <w:bottom w:val="none" w:sz="0" w:space="0" w:color="auto"/>
        <w:right w:val="none" w:sz="0" w:space="0" w:color="auto"/>
      </w:divBdr>
    </w:div>
    <w:div w:id="1907759144">
      <w:bodyDiv w:val="1"/>
      <w:marLeft w:val="0"/>
      <w:marRight w:val="0"/>
      <w:marTop w:val="0"/>
      <w:marBottom w:val="0"/>
      <w:divBdr>
        <w:top w:val="none" w:sz="0" w:space="0" w:color="auto"/>
        <w:left w:val="none" w:sz="0" w:space="0" w:color="auto"/>
        <w:bottom w:val="none" w:sz="0" w:space="0" w:color="auto"/>
        <w:right w:val="none" w:sz="0" w:space="0" w:color="auto"/>
      </w:divBdr>
    </w:div>
    <w:div w:id="1909416038">
      <w:bodyDiv w:val="1"/>
      <w:marLeft w:val="0"/>
      <w:marRight w:val="0"/>
      <w:marTop w:val="0"/>
      <w:marBottom w:val="0"/>
      <w:divBdr>
        <w:top w:val="none" w:sz="0" w:space="0" w:color="auto"/>
        <w:left w:val="none" w:sz="0" w:space="0" w:color="auto"/>
        <w:bottom w:val="none" w:sz="0" w:space="0" w:color="auto"/>
        <w:right w:val="none" w:sz="0" w:space="0" w:color="auto"/>
      </w:divBdr>
      <w:divsChild>
        <w:div w:id="17900358">
          <w:marLeft w:val="480"/>
          <w:marRight w:val="0"/>
          <w:marTop w:val="0"/>
          <w:marBottom w:val="0"/>
          <w:divBdr>
            <w:top w:val="none" w:sz="0" w:space="0" w:color="auto"/>
            <w:left w:val="none" w:sz="0" w:space="0" w:color="auto"/>
            <w:bottom w:val="none" w:sz="0" w:space="0" w:color="auto"/>
            <w:right w:val="none" w:sz="0" w:space="0" w:color="auto"/>
          </w:divBdr>
        </w:div>
        <w:div w:id="71397064">
          <w:marLeft w:val="480"/>
          <w:marRight w:val="0"/>
          <w:marTop w:val="0"/>
          <w:marBottom w:val="0"/>
          <w:divBdr>
            <w:top w:val="none" w:sz="0" w:space="0" w:color="auto"/>
            <w:left w:val="none" w:sz="0" w:space="0" w:color="auto"/>
            <w:bottom w:val="none" w:sz="0" w:space="0" w:color="auto"/>
            <w:right w:val="none" w:sz="0" w:space="0" w:color="auto"/>
          </w:divBdr>
        </w:div>
        <w:div w:id="352001155">
          <w:marLeft w:val="480"/>
          <w:marRight w:val="0"/>
          <w:marTop w:val="0"/>
          <w:marBottom w:val="0"/>
          <w:divBdr>
            <w:top w:val="none" w:sz="0" w:space="0" w:color="auto"/>
            <w:left w:val="none" w:sz="0" w:space="0" w:color="auto"/>
            <w:bottom w:val="none" w:sz="0" w:space="0" w:color="auto"/>
            <w:right w:val="none" w:sz="0" w:space="0" w:color="auto"/>
          </w:divBdr>
        </w:div>
        <w:div w:id="360667351">
          <w:marLeft w:val="480"/>
          <w:marRight w:val="0"/>
          <w:marTop w:val="0"/>
          <w:marBottom w:val="0"/>
          <w:divBdr>
            <w:top w:val="none" w:sz="0" w:space="0" w:color="auto"/>
            <w:left w:val="none" w:sz="0" w:space="0" w:color="auto"/>
            <w:bottom w:val="none" w:sz="0" w:space="0" w:color="auto"/>
            <w:right w:val="none" w:sz="0" w:space="0" w:color="auto"/>
          </w:divBdr>
        </w:div>
        <w:div w:id="425543212">
          <w:marLeft w:val="480"/>
          <w:marRight w:val="0"/>
          <w:marTop w:val="0"/>
          <w:marBottom w:val="0"/>
          <w:divBdr>
            <w:top w:val="none" w:sz="0" w:space="0" w:color="auto"/>
            <w:left w:val="none" w:sz="0" w:space="0" w:color="auto"/>
            <w:bottom w:val="none" w:sz="0" w:space="0" w:color="auto"/>
            <w:right w:val="none" w:sz="0" w:space="0" w:color="auto"/>
          </w:divBdr>
        </w:div>
        <w:div w:id="476461771">
          <w:marLeft w:val="480"/>
          <w:marRight w:val="0"/>
          <w:marTop w:val="0"/>
          <w:marBottom w:val="0"/>
          <w:divBdr>
            <w:top w:val="none" w:sz="0" w:space="0" w:color="auto"/>
            <w:left w:val="none" w:sz="0" w:space="0" w:color="auto"/>
            <w:bottom w:val="none" w:sz="0" w:space="0" w:color="auto"/>
            <w:right w:val="none" w:sz="0" w:space="0" w:color="auto"/>
          </w:divBdr>
        </w:div>
        <w:div w:id="580409127">
          <w:marLeft w:val="480"/>
          <w:marRight w:val="0"/>
          <w:marTop w:val="0"/>
          <w:marBottom w:val="0"/>
          <w:divBdr>
            <w:top w:val="none" w:sz="0" w:space="0" w:color="auto"/>
            <w:left w:val="none" w:sz="0" w:space="0" w:color="auto"/>
            <w:bottom w:val="none" w:sz="0" w:space="0" w:color="auto"/>
            <w:right w:val="none" w:sz="0" w:space="0" w:color="auto"/>
          </w:divBdr>
        </w:div>
        <w:div w:id="586424453">
          <w:marLeft w:val="480"/>
          <w:marRight w:val="0"/>
          <w:marTop w:val="0"/>
          <w:marBottom w:val="0"/>
          <w:divBdr>
            <w:top w:val="none" w:sz="0" w:space="0" w:color="auto"/>
            <w:left w:val="none" w:sz="0" w:space="0" w:color="auto"/>
            <w:bottom w:val="none" w:sz="0" w:space="0" w:color="auto"/>
            <w:right w:val="none" w:sz="0" w:space="0" w:color="auto"/>
          </w:divBdr>
        </w:div>
        <w:div w:id="654339985">
          <w:marLeft w:val="480"/>
          <w:marRight w:val="0"/>
          <w:marTop w:val="0"/>
          <w:marBottom w:val="0"/>
          <w:divBdr>
            <w:top w:val="none" w:sz="0" w:space="0" w:color="auto"/>
            <w:left w:val="none" w:sz="0" w:space="0" w:color="auto"/>
            <w:bottom w:val="none" w:sz="0" w:space="0" w:color="auto"/>
            <w:right w:val="none" w:sz="0" w:space="0" w:color="auto"/>
          </w:divBdr>
        </w:div>
        <w:div w:id="681778867">
          <w:marLeft w:val="480"/>
          <w:marRight w:val="0"/>
          <w:marTop w:val="0"/>
          <w:marBottom w:val="0"/>
          <w:divBdr>
            <w:top w:val="none" w:sz="0" w:space="0" w:color="auto"/>
            <w:left w:val="none" w:sz="0" w:space="0" w:color="auto"/>
            <w:bottom w:val="none" w:sz="0" w:space="0" w:color="auto"/>
            <w:right w:val="none" w:sz="0" w:space="0" w:color="auto"/>
          </w:divBdr>
        </w:div>
        <w:div w:id="695276131">
          <w:marLeft w:val="480"/>
          <w:marRight w:val="0"/>
          <w:marTop w:val="0"/>
          <w:marBottom w:val="0"/>
          <w:divBdr>
            <w:top w:val="none" w:sz="0" w:space="0" w:color="auto"/>
            <w:left w:val="none" w:sz="0" w:space="0" w:color="auto"/>
            <w:bottom w:val="none" w:sz="0" w:space="0" w:color="auto"/>
            <w:right w:val="none" w:sz="0" w:space="0" w:color="auto"/>
          </w:divBdr>
        </w:div>
        <w:div w:id="902178475">
          <w:marLeft w:val="480"/>
          <w:marRight w:val="0"/>
          <w:marTop w:val="0"/>
          <w:marBottom w:val="0"/>
          <w:divBdr>
            <w:top w:val="none" w:sz="0" w:space="0" w:color="auto"/>
            <w:left w:val="none" w:sz="0" w:space="0" w:color="auto"/>
            <w:bottom w:val="none" w:sz="0" w:space="0" w:color="auto"/>
            <w:right w:val="none" w:sz="0" w:space="0" w:color="auto"/>
          </w:divBdr>
        </w:div>
        <w:div w:id="937714219">
          <w:marLeft w:val="480"/>
          <w:marRight w:val="0"/>
          <w:marTop w:val="0"/>
          <w:marBottom w:val="0"/>
          <w:divBdr>
            <w:top w:val="none" w:sz="0" w:space="0" w:color="auto"/>
            <w:left w:val="none" w:sz="0" w:space="0" w:color="auto"/>
            <w:bottom w:val="none" w:sz="0" w:space="0" w:color="auto"/>
            <w:right w:val="none" w:sz="0" w:space="0" w:color="auto"/>
          </w:divBdr>
        </w:div>
        <w:div w:id="941180060">
          <w:marLeft w:val="480"/>
          <w:marRight w:val="0"/>
          <w:marTop w:val="0"/>
          <w:marBottom w:val="0"/>
          <w:divBdr>
            <w:top w:val="none" w:sz="0" w:space="0" w:color="auto"/>
            <w:left w:val="none" w:sz="0" w:space="0" w:color="auto"/>
            <w:bottom w:val="none" w:sz="0" w:space="0" w:color="auto"/>
            <w:right w:val="none" w:sz="0" w:space="0" w:color="auto"/>
          </w:divBdr>
        </w:div>
        <w:div w:id="952902607">
          <w:marLeft w:val="480"/>
          <w:marRight w:val="0"/>
          <w:marTop w:val="0"/>
          <w:marBottom w:val="0"/>
          <w:divBdr>
            <w:top w:val="none" w:sz="0" w:space="0" w:color="auto"/>
            <w:left w:val="none" w:sz="0" w:space="0" w:color="auto"/>
            <w:bottom w:val="none" w:sz="0" w:space="0" w:color="auto"/>
            <w:right w:val="none" w:sz="0" w:space="0" w:color="auto"/>
          </w:divBdr>
        </w:div>
        <w:div w:id="974405678">
          <w:marLeft w:val="480"/>
          <w:marRight w:val="0"/>
          <w:marTop w:val="0"/>
          <w:marBottom w:val="0"/>
          <w:divBdr>
            <w:top w:val="none" w:sz="0" w:space="0" w:color="auto"/>
            <w:left w:val="none" w:sz="0" w:space="0" w:color="auto"/>
            <w:bottom w:val="none" w:sz="0" w:space="0" w:color="auto"/>
            <w:right w:val="none" w:sz="0" w:space="0" w:color="auto"/>
          </w:divBdr>
        </w:div>
        <w:div w:id="1152940148">
          <w:marLeft w:val="480"/>
          <w:marRight w:val="0"/>
          <w:marTop w:val="0"/>
          <w:marBottom w:val="0"/>
          <w:divBdr>
            <w:top w:val="none" w:sz="0" w:space="0" w:color="auto"/>
            <w:left w:val="none" w:sz="0" w:space="0" w:color="auto"/>
            <w:bottom w:val="none" w:sz="0" w:space="0" w:color="auto"/>
            <w:right w:val="none" w:sz="0" w:space="0" w:color="auto"/>
          </w:divBdr>
        </w:div>
        <w:div w:id="1201360141">
          <w:marLeft w:val="480"/>
          <w:marRight w:val="0"/>
          <w:marTop w:val="0"/>
          <w:marBottom w:val="0"/>
          <w:divBdr>
            <w:top w:val="none" w:sz="0" w:space="0" w:color="auto"/>
            <w:left w:val="none" w:sz="0" w:space="0" w:color="auto"/>
            <w:bottom w:val="none" w:sz="0" w:space="0" w:color="auto"/>
            <w:right w:val="none" w:sz="0" w:space="0" w:color="auto"/>
          </w:divBdr>
        </w:div>
        <w:div w:id="1228107237">
          <w:marLeft w:val="480"/>
          <w:marRight w:val="0"/>
          <w:marTop w:val="0"/>
          <w:marBottom w:val="0"/>
          <w:divBdr>
            <w:top w:val="none" w:sz="0" w:space="0" w:color="auto"/>
            <w:left w:val="none" w:sz="0" w:space="0" w:color="auto"/>
            <w:bottom w:val="none" w:sz="0" w:space="0" w:color="auto"/>
            <w:right w:val="none" w:sz="0" w:space="0" w:color="auto"/>
          </w:divBdr>
        </w:div>
        <w:div w:id="1237131028">
          <w:marLeft w:val="480"/>
          <w:marRight w:val="0"/>
          <w:marTop w:val="0"/>
          <w:marBottom w:val="0"/>
          <w:divBdr>
            <w:top w:val="none" w:sz="0" w:space="0" w:color="auto"/>
            <w:left w:val="none" w:sz="0" w:space="0" w:color="auto"/>
            <w:bottom w:val="none" w:sz="0" w:space="0" w:color="auto"/>
            <w:right w:val="none" w:sz="0" w:space="0" w:color="auto"/>
          </w:divBdr>
        </w:div>
        <w:div w:id="1298947044">
          <w:marLeft w:val="480"/>
          <w:marRight w:val="0"/>
          <w:marTop w:val="0"/>
          <w:marBottom w:val="0"/>
          <w:divBdr>
            <w:top w:val="none" w:sz="0" w:space="0" w:color="auto"/>
            <w:left w:val="none" w:sz="0" w:space="0" w:color="auto"/>
            <w:bottom w:val="none" w:sz="0" w:space="0" w:color="auto"/>
            <w:right w:val="none" w:sz="0" w:space="0" w:color="auto"/>
          </w:divBdr>
        </w:div>
        <w:div w:id="1604652745">
          <w:marLeft w:val="480"/>
          <w:marRight w:val="0"/>
          <w:marTop w:val="0"/>
          <w:marBottom w:val="0"/>
          <w:divBdr>
            <w:top w:val="none" w:sz="0" w:space="0" w:color="auto"/>
            <w:left w:val="none" w:sz="0" w:space="0" w:color="auto"/>
            <w:bottom w:val="none" w:sz="0" w:space="0" w:color="auto"/>
            <w:right w:val="none" w:sz="0" w:space="0" w:color="auto"/>
          </w:divBdr>
        </w:div>
        <w:div w:id="1646084177">
          <w:marLeft w:val="480"/>
          <w:marRight w:val="0"/>
          <w:marTop w:val="0"/>
          <w:marBottom w:val="0"/>
          <w:divBdr>
            <w:top w:val="none" w:sz="0" w:space="0" w:color="auto"/>
            <w:left w:val="none" w:sz="0" w:space="0" w:color="auto"/>
            <w:bottom w:val="none" w:sz="0" w:space="0" w:color="auto"/>
            <w:right w:val="none" w:sz="0" w:space="0" w:color="auto"/>
          </w:divBdr>
        </w:div>
        <w:div w:id="1676835952">
          <w:marLeft w:val="480"/>
          <w:marRight w:val="0"/>
          <w:marTop w:val="0"/>
          <w:marBottom w:val="0"/>
          <w:divBdr>
            <w:top w:val="none" w:sz="0" w:space="0" w:color="auto"/>
            <w:left w:val="none" w:sz="0" w:space="0" w:color="auto"/>
            <w:bottom w:val="none" w:sz="0" w:space="0" w:color="auto"/>
            <w:right w:val="none" w:sz="0" w:space="0" w:color="auto"/>
          </w:divBdr>
        </w:div>
        <w:div w:id="1741751365">
          <w:marLeft w:val="480"/>
          <w:marRight w:val="0"/>
          <w:marTop w:val="0"/>
          <w:marBottom w:val="0"/>
          <w:divBdr>
            <w:top w:val="none" w:sz="0" w:space="0" w:color="auto"/>
            <w:left w:val="none" w:sz="0" w:space="0" w:color="auto"/>
            <w:bottom w:val="none" w:sz="0" w:space="0" w:color="auto"/>
            <w:right w:val="none" w:sz="0" w:space="0" w:color="auto"/>
          </w:divBdr>
        </w:div>
        <w:div w:id="1766263712">
          <w:marLeft w:val="480"/>
          <w:marRight w:val="0"/>
          <w:marTop w:val="0"/>
          <w:marBottom w:val="0"/>
          <w:divBdr>
            <w:top w:val="none" w:sz="0" w:space="0" w:color="auto"/>
            <w:left w:val="none" w:sz="0" w:space="0" w:color="auto"/>
            <w:bottom w:val="none" w:sz="0" w:space="0" w:color="auto"/>
            <w:right w:val="none" w:sz="0" w:space="0" w:color="auto"/>
          </w:divBdr>
        </w:div>
        <w:div w:id="1801457722">
          <w:marLeft w:val="480"/>
          <w:marRight w:val="0"/>
          <w:marTop w:val="0"/>
          <w:marBottom w:val="0"/>
          <w:divBdr>
            <w:top w:val="none" w:sz="0" w:space="0" w:color="auto"/>
            <w:left w:val="none" w:sz="0" w:space="0" w:color="auto"/>
            <w:bottom w:val="none" w:sz="0" w:space="0" w:color="auto"/>
            <w:right w:val="none" w:sz="0" w:space="0" w:color="auto"/>
          </w:divBdr>
        </w:div>
        <w:div w:id="1825470695">
          <w:marLeft w:val="480"/>
          <w:marRight w:val="0"/>
          <w:marTop w:val="0"/>
          <w:marBottom w:val="0"/>
          <w:divBdr>
            <w:top w:val="none" w:sz="0" w:space="0" w:color="auto"/>
            <w:left w:val="none" w:sz="0" w:space="0" w:color="auto"/>
            <w:bottom w:val="none" w:sz="0" w:space="0" w:color="auto"/>
            <w:right w:val="none" w:sz="0" w:space="0" w:color="auto"/>
          </w:divBdr>
        </w:div>
        <w:div w:id="1829634971">
          <w:marLeft w:val="480"/>
          <w:marRight w:val="0"/>
          <w:marTop w:val="0"/>
          <w:marBottom w:val="0"/>
          <w:divBdr>
            <w:top w:val="none" w:sz="0" w:space="0" w:color="auto"/>
            <w:left w:val="none" w:sz="0" w:space="0" w:color="auto"/>
            <w:bottom w:val="none" w:sz="0" w:space="0" w:color="auto"/>
            <w:right w:val="none" w:sz="0" w:space="0" w:color="auto"/>
          </w:divBdr>
        </w:div>
        <w:div w:id="1863274954">
          <w:marLeft w:val="480"/>
          <w:marRight w:val="0"/>
          <w:marTop w:val="0"/>
          <w:marBottom w:val="0"/>
          <w:divBdr>
            <w:top w:val="none" w:sz="0" w:space="0" w:color="auto"/>
            <w:left w:val="none" w:sz="0" w:space="0" w:color="auto"/>
            <w:bottom w:val="none" w:sz="0" w:space="0" w:color="auto"/>
            <w:right w:val="none" w:sz="0" w:space="0" w:color="auto"/>
          </w:divBdr>
        </w:div>
        <w:div w:id="1897935491">
          <w:marLeft w:val="480"/>
          <w:marRight w:val="0"/>
          <w:marTop w:val="0"/>
          <w:marBottom w:val="0"/>
          <w:divBdr>
            <w:top w:val="none" w:sz="0" w:space="0" w:color="auto"/>
            <w:left w:val="none" w:sz="0" w:space="0" w:color="auto"/>
            <w:bottom w:val="none" w:sz="0" w:space="0" w:color="auto"/>
            <w:right w:val="none" w:sz="0" w:space="0" w:color="auto"/>
          </w:divBdr>
        </w:div>
        <w:div w:id="1932817037">
          <w:marLeft w:val="480"/>
          <w:marRight w:val="0"/>
          <w:marTop w:val="0"/>
          <w:marBottom w:val="0"/>
          <w:divBdr>
            <w:top w:val="none" w:sz="0" w:space="0" w:color="auto"/>
            <w:left w:val="none" w:sz="0" w:space="0" w:color="auto"/>
            <w:bottom w:val="none" w:sz="0" w:space="0" w:color="auto"/>
            <w:right w:val="none" w:sz="0" w:space="0" w:color="auto"/>
          </w:divBdr>
        </w:div>
        <w:div w:id="1941377945">
          <w:marLeft w:val="480"/>
          <w:marRight w:val="0"/>
          <w:marTop w:val="0"/>
          <w:marBottom w:val="0"/>
          <w:divBdr>
            <w:top w:val="none" w:sz="0" w:space="0" w:color="auto"/>
            <w:left w:val="none" w:sz="0" w:space="0" w:color="auto"/>
            <w:bottom w:val="none" w:sz="0" w:space="0" w:color="auto"/>
            <w:right w:val="none" w:sz="0" w:space="0" w:color="auto"/>
          </w:divBdr>
        </w:div>
        <w:div w:id="1945914211">
          <w:marLeft w:val="480"/>
          <w:marRight w:val="0"/>
          <w:marTop w:val="0"/>
          <w:marBottom w:val="0"/>
          <w:divBdr>
            <w:top w:val="none" w:sz="0" w:space="0" w:color="auto"/>
            <w:left w:val="none" w:sz="0" w:space="0" w:color="auto"/>
            <w:bottom w:val="none" w:sz="0" w:space="0" w:color="auto"/>
            <w:right w:val="none" w:sz="0" w:space="0" w:color="auto"/>
          </w:divBdr>
        </w:div>
        <w:div w:id="1993410897">
          <w:marLeft w:val="480"/>
          <w:marRight w:val="0"/>
          <w:marTop w:val="0"/>
          <w:marBottom w:val="0"/>
          <w:divBdr>
            <w:top w:val="none" w:sz="0" w:space="0" w:color="auto"/>
            <w:left w:val="none" w:sz="0" w:space="0" w:color="auto"/>
            <w:bottom w:val="none" w:sz="0" w:space="0" w:color="auto"/>
            <w:right w:val="none" w:sz="0" w:space="0" w:color="auto"/>
          </w:divBdr>
        </w:div>
        <w:div w:id="2037192351">
          <w:marLeft w:val="480"/>
          <w:marRight w:val="0"/>
          <w:marTop w:val="0"/>
          <w:marBottom w:val="0"/>
          <w:divBdr>
            <w:top w:val="none" w:sz="0" w:space="0" w:color="auto"/>
            <w:left w:val="none" w:sz="0" w:space="0" w:color="auto"/>
            <w:bottom w:val="none" w:sz="0" w:space="0" w:color="auto"/>
            <w:right w:val="none" w:sz="0" w:space="0" w:color="auto"/>
          </w:divBdr>
        </w:div>
      </w:divsChild>
    </w:div>
    <w:div w:id="1911114135">
      <w:bodyDiv w:val="1"/>
      <w:marLeft w:val="0"/>
      <w:marRight w:val="0"/>
      <w:marTop w:val="0"/>
      <w:marBottom w:val="0"/>
      <w:divBdr>
        <w:top w:val="none" w:sz="0" w:space="0" w:color="auto"/>
        <w:left w:val="none" w:sz="0" w:space="0" w:color="auto"/>
        <w:bottom w:val="none" w:sz="0" w:space="0" w:color="auto"/>
        <w:right w:val="none" w:sz="0" w:space="0" w:color="auto"/>
      </w:divBdr>
    </w:div>
    <w:div w:id="1912542201">
      <w:bodyDiv w:val="1"/>
      <w:marLeft w:val="0"/>
      <w:marRight w:val="0"/>
      <w:marTop w:val="0"/>
      <w:marBottom w:val="0"/>
      <w:divBdr>
        <w:top w:val="none" w:sz="0" w:space="0" w:color="auto"/>
        <w:left w:val="none" w:sz="0" w:space="0" w:color="auto"/>
        <w:bottom w:val="none" w:sz="0" w:space="0" w:color="auto"/>
        <w:right w:val="none" w:sz="0" w:space="0" w:color="auto"/>
      </w:divBdr>
    </w:div>
    <w:div w:id="1914704376">
      <w:bodyDiv w:val="1"/>
      <w:marLeft w:val="0"/>
      <w:marRight w:val="0"/>
      <w:marTop w:val="0"/>
      <w:marBottom w:val="0"/>
      <w:divBdr>
        <w:top w:val="none" w:sz="0" w:space="0" w:color="auto"/>
        <w:left w:val="none" w:sz="0" w:space="0" w:color="auto"/>
        <w:bottom w:val="none" w:sz="0" w:space="0" w:color="auto"/>
        <w:right w:val="none" w:sz="0" w:space="0" w:color="auto"/>
      </w:divBdr>
    </w:div>
    <w:div w:id="1930917788">
      <w:bodyDiv w:val="1"/>
      <w:marLeft w:val="0"/>
      <w:marRight w:val="0"/>
      <w:marTop w:val="0"/>
      <w:marBottom w:val="0"/>
      <w:divBdr>
        <w:top w:val="none" w:sz="0" w:space="0" w:color="auto"/>
        <w:left w:val="none" w:sz="0" w:space="0" w:color="auto"/>
        <w:bottom w:val="none" w:sz="0" w:space="0" w:color="auto"/>
        <w:right w:val="none" w:sz="0" w:space="0" w:color="auto"/>
      </w:divBdr>
      <w:divsChild>
        <w:div w:id="166795342">
          <w:marLeft w:val="480"/>
          <w:marRight w:val="0"/>
          <w:marTop w:val="0"/>
          <w:marBottom w:val="0"/>
          <w:divBdr>
            <w:top w:val="none" w:sz="0" w:space="0" w:color="auto"/>
            <w:left w:val="none" w:sz="0" w:space="0" w:color="auto"/>
            <w:bottom w:val="none" w:sz="0" w:space="0" w:color="auto"/>
            <w:right w:val="none" w:sz="0" w:space="0" w:color="auto"/>
          </w:divBdr>
        </w:div>
        <w:div w:id="177161872">
          <w:marLeft w:val="480"/>
          <w:marRight w:val="0"/>
          <w:marTop w:val="0"/>
          <w:marBottom w:val="0"/>
          <w:divBdr>
            <w:top w:val="none" w:sz="0" w:space="0" w:color="auto"/>
            <w:left w:val="none" w:sz="0" w:space="0" w:color="auto"/>
            <w:bottom w:val="none" w:sz="0" w:space="0" w:color="auto"/>
            <w:right w:val="none" w:sz="0" w:space="0" w:color="auto"/>
          </w:divBdr>
        </w:div>
        <w:div w:id="204147989">
          <w:marLeft w:val="480"/>
          <w:marRight w:val="0"/>
          <w:marTop w:val="0"/>
          <w:marBottom w:val="0"/>
          <w:divBdr>
            <w:top w:val="none" w:sz="0" w:space="0" w:color="auto"/>
            <w:left w:val="none" w:sz="0" w:space="0" w:color="auto"/>
            <w:bottom w:val="none" w:sz="0" w:space="0" w:color="auto"/>
            <w:right w:val="none" w:sz="0" w:space="0" w:color="auto"/>
          </w:divBdr>
        </w:div>
        <w:div w:id="228659149">
          <w:marLeft w:val="480"/>
          <w:marRight w:val="0"/>
          <w:marTop w:val="0"/>
          <w:marBottom w:val="0"/>
          <w:divBdr>
            <w:top w:val="none" w:sz="0" w:space="0" w:color="auto"/>
            <w:left w:val="none" w:sz="0" w:space="0" w:color="auto"/>
            <w:bottom w:val="none" w:sz="0" w:space="0" w:color="auto"/>
            <w:right w:val="none" w:sz="0" w:space="0" w:color="auto"/>
          </w:divBdr>
        </w:div>
        <w:div w:id="250087870">
          <w:marLeft w:val="480"/>
          <w:marRight w:val="0"/>
          <w:marTop w:val="0"/>
          <w:marBottom w:val="0"/>
          <w:divBdr>
            <w:top w:val="none" w:sz="0" w:space="0" w:color="auto"/>
            <w:left w:val="none" w:sz="0" w:space="0" w:color="auto"/>
            <w:bottom w:val="none" w:sz="0" w:space="0" w:color="auto"/>
            <w:right w:val="none" w:sz="0" w:space="0" w:color="auto"/>
          </w:divBdr>
        </w:div>
        <w:div w:id="271936679">
          <w:marLeft w:val="480"/>
          <w:marRight w:val="0"/>
          <w:marTop w:val="0"/>
          <w:marBottom w:val="0"/>
          <w:divBdr>
            <w:top w:val="none" w:sz="0" w:space="0" w:color="auto"/>
            <w:left w:val="none" w:sz="0" w:space="0" w:color="auto"/>
            <w:bottom w:val="none" w:sz="0" w:space="0" w:color="auto"/>
            <w:right w:val="none" w:sz="0" w:space="0" w:color="auto"/>
          </w:divBdr>
        </w:div>
        <w:div w:id="353263959">
          <w:marLeft w:val="480"/>
          <w:marRight w:val="0"/>
          <w:marTop w:val="0"/>
          <w:marBottom w:val="0"/>
          <w:divBdr>
            <w:top w:val="none" w:sz="0" w:space="0" w:color="auto"/>
            <w:left w:val="none" w:sz="0" w:space="0" w:color="auto"/>
            <w:bottom w:val="none" w:sz="0" w:space="0" w:color="auto"/>
            <w:right w:val="none" w:sz="0" w:space="0" w:color="auto"/>
          </w:divBdr>
        </w:div>
        <w:div w:id="409543461">
          <w:marLeft w:val="480"/>
          <w:marRight w:val="0"/>
          <w:marTop w:val="0"/>
          <w:marBottom w:val="0"/>
          <w:divBdr>
            <w:top w:val="none" w:sz="0" w:space="0" w:color="auto"/>
            <w:left w:val="none" w:sz="0" w:space="0" w:color="auto"/>
            <w:bottom w:val="none" w:sz="0" w:space="0" w:color="auto"/>
            <w:right w:val="none" w:sz="0" w:space="0" w:color="auto"/>
          </w:divBdr>
        </w:div>
        <w:div w:id="462502991">
          <w:marLeft w:val="480"/>
          <w:marRight w:val="0"/>
          <w:marTop w:val="0"/>
          <w:marBottom w:val="0"/>
          <w:divBdr>
            <w:top w:val="none" w:sz="0" w:space="0" w:color="auto"/>
            <w:left w:val="none" w:sz="0" w:space="0" w:color="auto"/>
            <w:bottom w:val="none" w:sz="0" w:space="0" w:color="auto"/>
            <w:right w:val="none" w:sz="0" w:space="0" w:color="auto"/>
          </w:divBdr>
        </w:div>
        <w:div w:id="470707424">
          <w:marLeft w:val="480"/>
          <w:marRight w:val="0"/>
          <w:marTop w:val="0"/>
          <w:marBottom w:val="0"/>
          <w:divBdr>
            <w:top w:val="none" w:sz="0" w:space="0" w:color="auto"/>
            <w:left w:val="none" w:sz="0" w:space="0" w:color="auto"/>
            <w:bottom w:val="none" w:sz="0" w:space="0" w:color="auto"/>
            <w:right w:val="none" w:sz="0" w:space="0" w:color="auto"/>
          </w:divBdr>
        </w:div>
        <w:div w:id="490408512">
          <w:marLeft w:val="480"/>
          <w:marRight w:val="0"/>
          <w:marTop w:val="0"/>
          <w:marBottom w:val="0"/>
          <w:divBdr>
            <w:top w:val="none" w:sz="0" w:space="0" w:color="auto"/>
            <w:left w:val="none" w:sz="0" w:space="0" w:color="auto"/>
            <w:bottom w:val="none" w:sz="0" w:space="0" w:color="auto"/>
            <w:right w:val="none" w:sz="0" w:space="0" w:color="auto"/>
          </w:divBdr>
        </w:div>
        <w:div w:id="539173889">
          <w:marLeft w:val="480"/>
          <w:marRight w:val="0"/>
          <w:marTop w:val="0"/>
          <w:marBottom w:val="0"/>
          <w:divBdr>
            <w:top w:val="none" w:sz="0" w:space="0" w:color="auto"/>
            <w:left w:val="none" w:sz="0" w:space="0" w:color="auto"/>
            <w:bottom w:val="none" w:sz="0" w:space="0" w:color="auto"/>
            <w:right w:val="none" w:sz="0" w:space="0" w:color="auto"/>
          </w:divBdr>
        </w:div>
        <w:div w:id="601644682">
          <w:marLeft w:val="480"/>
          <w:marRight w:val="0"/>
          <w:marTop w:val="0"/>
          <w:marBottom w:val="0"/>
          <w:divBdr>
            <w:top w:val="none" w:sz="0" w:space="0" w:color="auto"/>
            <w:left w:val="none" w:sz="0" w:space="0" w:color="auto"/>
            <w:bottom w:val="none" w:sz="0" w:space="0" w:color="auto"/>
            <w:right w:val="none" w:sz="0" w:space="0" w:color="auto"/>
          </w:divBdr>
        </w:div>
        <w:div w:id="691883428">
          <w:marLeft w:val="480"/>
          <w:marRight w:val="0"/>
          <w:marTop w:val="0"/>
          <w:marBottom w:val="0"/>
          <w:divBdr>
            <w:top w:val="none" w:sz="0" w:space="0" w:color="auto"/>
            <w:left w:val="none" w:sz="0" w:space="0" w:color="auto"/>
            <w:bottom w:val="none" w:sz="0" w:space="0" w:color="auto"/>
            <w:right w:val="none" w:sz="0" w:space="0" w:color="auto"/>
          </w:divBdr>
        </w:div>
        <w:div w:id="695035843">
          <w:marLeft w:val="480"/>
          <w:marRight w:val="0"/>
          <w:marTop w:val="0"/>
          <w:marBottom w:val="0"/>
          <w:divBdr>
            <w:top w:val="none" w:sz="0" w:space="0" w:color="auto"/>
            <w:left w:val="none" w:sz="0" w:space="0" w:color="auto"/>
            <w:bottom w:val="none" w:sz="0" w:space="0" w:color="auto"/>
            <w:right w:val="none" w:sz="0" w:space="0" w:color="auto"/>
          </w:divBdr>
        </w:div>
        <w:div w:id="731583990">
          <w:marLeft w:val="480"/>
          <w:marRight w:val="0"/>
          <w:marTop w:val="0"/>
          <w:marBottom w:val="0"/>
          <w:divBdr>
            <w:top w:val="none" w:sz="0" w:space="0" w:color="auto"/>
            <w:left w:val="none" w:sz="0" w:space="0" w:color="auto"/>
            <w:bottom w:val="none" w:sz="0" w:space="0" w:color="auto"/>
            <w:right w:val="none" w:sz="0" w:space="0" w:color="auto"/>
          </w:divBdr>
        </w:div>
        <w:div w:id="734739847">
          <w:marLeft w:val="480"/>
          <w:marRight w:val="0"/>
          <w:marTop w:val="0"/>
          <w:marBottom w:val="0"/>
          <w:divBdr>
            <w:top w:val="none" w:sz="0" w:space="0" w:color="auto"/>
            <w:left w:val="none" w:sz="0" w:space="0" w:color="auto"/>
            <w:bottom w:val="none" w:sz="0" w:space="0" w:color="auto"/>
            <w:right w:val="none" w:sz="0" w:space="0" w:color="auto"/>
          </w:divBdr>
        </w:div>
        <w:div w:id="746608071">
          <w:marLeft w:val="480"/>
          <w:marRight w:val="0"/>
          <w:marTop w:val="0"/>
          <w:marBottom w:val="0"/>
          <w:divBdr>
            <w:top w:val="none" w:sz="0" w:space="0" w:color="auto"/>
            <w:left w:val="none" w:sz="0" w:space="0" w:color="auto"/>
            <w:bottom w:val="none" w:sz="0" w:space="0" w:color="auto"/>
            <w:right w:val="none" w:sz="0" w:space="0" w:color="auto"/>
          </w:divBdr>
        </w:div>
        <w:div w:id="859470135">
          <w:marLeft w:val="480"/>
          <w:marRight w:val="0"/>
          <w:marTop w:val="0"/>
          <w:marBottom w:val="0"/>
          <w:divBdr>
            <w:top w:val="none" w:sz="0" w:space="0" w:color="auto"/>
            <w:left w:val="none" w:sz="0" w:space="0" w:color="auto"/>
            <w:bottom w:val="none" w:sz="0" w:space="0" w:color="auto"/>
            <w:right w:val="none" w:sz="0" w:space="0" w:color="auto"/>
          </w:divBdr>
        </w:div>
        <w:div w:id="870726553">
          <w:marLeft w:val="480"/>
          <w:marRight w:val="0"/>
          <w:marTop w:val="0"/>
          <w:marBottom w:val="0"/>
          <w:divBdr>
            <w:top w:val="none" w:sz="0" w:space="0" w:color="auto"/>
            <w:left w:val="none" w:sz="0" w:space="0" w:color="auto"/>
            <w:bottom w:val="none" w:sz="0" w:space="0" w:color="auto"/>
            <w:right w:val="none" w:sz="0" w:space="0" w:color="auto"/>
          </w:divBdr>
        </w:div>
        <w:div w:id="884217447">
          <w:marLeft w:val="480"/>
          <w:marRight w:val="0"/>
          <w:marTop w:val="0"/>
          <w:marBottom w:val="0"/>
          <w:divBdr>
            <w:top w:val="none" w:sz="0" w:space="0" w:color="auto"/>
            <w:left w:val="none" w:sz="0" w:space="0" w:color="auto"/>
            <w:bottom w:val="none" w:sz="0" w:space="0" w:color="auto"/>
            <w:right w:val="none" w:sz="0" w:space="0" w:color="auto"/>
          </w:divBdr>
        </w:div>
        <w:div w:id="943078106">
          <w:marLeft w:val="480"/>
          <w:marRight w:val="0"/>
          <w:marTop w:val="0"/>
          <w:marBottom w:val="0"/>
          <w:divBdr>
            <w:top w:val="none" w:sz="0" w:space="0" w:color="auto"/>
            <w:left w:val="none" w:sz="0" w:space="0" w:color="auto"/>
            <w:bottom w:val="none" w:sz="0" w:space="0" w:color="auto"/>
            <w:right w:val="none" w:sz="0" w:space="0" w:color="auto"/>
          </w:divBdr>
        </w:div>
        <w:div w:id="982852214">
          <w:marLeft w:val="480"/>
          <w:marRight w:val="0"/>
          <w:marTop w:val="0"/>
          <w:marBottom w:val="0"/>
          <w:divBdr>
            <w:top w:val="none" w:sz="0" w:space="0" w:color="auto"/>
            <w:left w:val="none" w:sz="0" w:space="0" w:color="auto"/>
            <w:bottom w:val="none" w:sz="0" w:space="0" w:color="auto"/>
            <w:right w:val="none" w:sz="0" w:space="0" w:color="auto"/>
          </w:divBdr>
        </w:div>
        <w:div w:id="986012546">
          <w:marLeft w:val="480"/>
          <w:marRight w:val="0"/>
          <w:marTop w:val="0"/>
          <w:marBottom w:val="0"/>
          <w:divBdr>
            <w:top w:val="none" w:sz="0" w:space="0" w:color="auto"/>
            <w:left w:val="none" w:sz="0" w:space="0" w:color="auto"/>
            <w:bottom w:val="none" w:sz="0" w:space="0" w:color="auto"/>
            <w:right w:val="none" w:sz="0" w:space="0" w:color="auto"/>
          </w:divBdr>
        </w:div>
        <w:div w:id="1005597741">
          <w:marLeft w:val="480"/>
          <w:marRight w:val="0"/>
          <w:marTop w:val="0"/>
          <w:marBottom w:val="0"/>
          <w:divBdr>
            <w:top w:val="none" w:sz="0" w:space="0" w:color="auto"/>
            <w:left w:val="none" w:sz="0" w:space="0" w:color="auto"/>
            <w:bottom w:val="none" w:sz="0" w:space="0" w:color="auto"/>
            <w:right w:val="none" w:sz="0" w:space="0" w:color="auto"/>
          </w:divBdr>
        </w:div>
        <w:div w:id="1061824819">
          <w:marLeft w:val="480"/>
          <w:marRight w:val="0"/>
          <w:marTop w:val="0"/>
          <w:marBottom w:val="0"/>
          <w:divBdr>
            <w:top w:val="none" w:sz="0" w:space="0" w:color="auto"/>
            <w:left w:val="none" w:sz="0" w:space="0" w:color="auto"/>
            <w:bottom w:val="none" w:sz="0" w:space="0" w:color="auto"/>
            <w:right w:val="none" w:sz="0" w:space="0" w:color="auto"/>
          </w:divBdr>
        </w:div>
        <w:div w:id="1134907585">
          <w:marLeft w:val="480"/>
          <w:marRight w:val="0"/>
          <w:marTop w:val="0"/>
          <w:marBottom w:val="0"/>
          <w:divBdr>
            <w:top w:val="none" w:sz="0" w:space="0" w:color="auto"/>
            <w:left w:val="none" w:sz="0" w:space="0" w:color="auto"/>
            <w:bottom w:val="none" w:sz="0" w:space="0" w:color="auto"/>
            <w:right w:val="none" w:sz="0" w:space="0" w:color="auto"/>
          </w:divBdr>
        </w:div>
        <w:div w:id="1180504437">
          <w:marLeft w:val="480"/>
          <w:marRight w:val="0"/>
          <w:marTop w:val="0"/>
          <w:marBottom w:val="0"/>
          <w:divBdr>
            <w:top w:val="none" w:sz="0" w:space="0" w:color="auto"/>
            <w:left w:val="none" w:sz="0" w:space="0" w:color="auto"/>
            <w:bottom w:val="none" w:sz="0" w:space="0" w:color="auto"/>
            <w:right w:val="none" w:sz="0" w:space="0" w:color="auto"/>
          </w:divBdr>
        </w:div>
        <w:div w:id="1193690572">
          <w:marLeft w:val="480"/>
          <w:marRight w:val="0"/>
          <w:marTop w:val="0"/>
          <w:marBottom w:val="0"/>
          <w:divBdr>
            <w:top w:val="none" w:sz="0" w:space="0" w:color="auto"/>
            <w:left w:val="none" w:sz="0" w:space="0" w:color="auto"/>
            <w:bottom w:val="none" w:sz="0" w:space="0" w:color="auto"/>
            <w:right w:val="none" w:sz="0" w:space="0" w:color="auto"/>
          </w:divBdr>
        </w:div>
        <w:div w:id="1200514737">
          <w:marLeft w:val="480"/>
          <w:marRight w:val="0"/>
          <w:marTop w:val="0"/>
          <w:marBottom w:val="0"/>
          <w:divBdr>
            <w:top w:val="none" w:sz="0" w:space="0" w:color="auto"/>
            <w:left w:val="none" w:sz="0" w:space="0" w:color="auto"/>
            <w:bottom w:val="none" w:sz="0" w:space="0" w:color="auto"/>
            <w:right w:val="none" w:sz="0" w:space="0" w:color="auto"/>
          </w:divBdr>
        </w:div>
        <w:div w:id="1203130237">
          <w:marLeft w:val="480"/>
          <w:marRight w:val="0"/>
          <w:marTop w:val="0"/>
          <w:marBottom w:val="0"/>
          <w:divBdr>
            <w:top w:val="none" w:sz="0" w:space="0" w:color="auto"/>
            <w:left w:val="none" w:sz="0" w:space="0" w:color="auto"/>
            <w:bottom w:val="none" w:sz="0" w:space="0" w:color="auto"/>
            <w:right w:val="none" w:sz="0" w:space="0" w:color="auto"/>
          </w:divBdr>
        </w:div>
        <w:div w:id="1248148416">
          <w:marLeft w:val="480"/>
          <w:marRight w:val="0"/>
          <w:marTop w:val="0"/>
          <w:marBottom w:val="0"/>
          <w:divBdr>
            <w:top w:val="none" w:sz="0" w:space="0" w:color="auto"/>
            <w:left w:val="none" w:sz="0" w:space="0" w:color="auto"/>
            <w:bottom w:val="none" w:sz="0" w:space="0" w:color="auto"/>
            <w:right w:val="none" w:sz="0" w:space="0" w:color="auto"/>
          </w:divBdr>
        </w:div>
        <w:div w:id="1248924744">
          <w:marLeft w:val="480"/>
          <w:marRight w:val="0"/>
          <w:marTop w:val="0"/>
          <w:marBottom w:val="0"/>
          <w:divBdr>
            <w:top w:val="none" w:sz="0" w:space="0" w:color="auto"/>
            <w:left w:val="none" w:sz="0" w:space="0" w:color="auto"/>
            <w:bottom w:val="none" w:sz="0" w:space="0" w:color="auto"/>
            <w:right w:val="none" w:sz="0" w:space="0" w:color="auto"/>
          </w:divBdr>
        </w:div>
        <w:div w:id="1351838780">
          <w:marLeft w:val="480"/>
          <w:marRight w:val="0"/>
          <w:marTop w:val="0"/>
          <w:marBottom w:val="0"/>
          <w:divBdr>
            <w:top w:val="none" w:sz="0" w:space="0" w:color="auto"/>
            <w:left w:val="none" w:sz="0" w:space="0" w:color="auto"/>
            <w:bottom w:val="none" w:sz="0" w:space="0" w:color="auto"/>
            <w:right w:val="none" w:sz="0" w:space="0" w:color="auto"/>
          </w:divBdr>
        </w:div>
        <w:div w:id="1386218039">
          <w:marLeft w:val="480"/>
          <w:marRight w:val="0"/>
          <w:marTop w:val="0"/>
          <w:marBottom w:val="0"/>
          <w:divBdr>
            <w:top w:val="none" w:sz="0" w:space="0" w:color="auto"/>
            <w:left w:val="none" w:sz="0" w:space="0" w:color="auto"/>
            <w:bottom w:val="none" w:sz="0" w:space="0" w:color="auto"/>
            <w:right w:val="none" w:sz="0" w:space="0" w:color="auto"/>
          </w:divBdr>
        </w:div>
        <w:div w:id="1405102072">
          <w:marLeft w:val="480"/>
          <w:marRight w:val="0"/>
          <w:marTop w:val="0"/>
          <w:marBottom w:val="0"/>
          <w:divBdr>
            <w:top w:val="none" w:sz="0" w:space="0" w:color="auto"/>
            <w:left w:val="none" w:sz="0" w:space="0" w:color="auto"/>
            <w:bottom w:val="none" w:sz="0" w:space="0" w:color="auto"/>
            <w:right w:val="none" w:sz="0" w:space="0" w:color="auto"/>
          </w:divBdr>
        </w:div>
        <w:div w:id="1410612551">
          <w:marLeft w:val="480"/>
          <w:marRight w:val="0"/>
          <w:marTop w:val="0"/>
          <w:marBottom w:val="0"/>
          <w:divBdr>
            <w:top w:val="none" w:sz="0" w:space="0" w:color="auto"/>
            <w:left w:val="none" w:sz="0" w:space="0" w:color="auto"/>
            <w:bottom w:val="none" w:sz="0" w:space="0" w:color="auto"/>
            <w:right w:val="none" w:sz="0" w:space="0" w:color="auto"/>
          </w:divBdr>
        </w:div>
        <w:div w:id="1411853150">
          <w:marLeft w:val="480"/>
          <w:marRight w:val="0"/>
          <w:marTop w:val="0"/>
          <w:marBottom w:val="0"/>
          <w:divBdr>
            <w:top w:val="none" w:sz="0" w:space="0" w:color="auto"/>
            <w:left w:val="none" w:sz="0" w:space="0" w:color="auto"/>
            <w:bottom w:val="none" w:sz="0" w:space="0" w:color="auto"/>
            <w:right w:val="none" w:sz="0" w:space="0" w:color="auto"/>
          </w:divBdr>
        </w:div>
        <w:div w:id="1413426007">
          <w:marLeft w:val="480"/>
          <w:marRight w:val="0"/>
          <w:marTop w:val="0"/>
          <w:marBottom w:val="0"/>
          <w:divBdr>
            <w:top w:val="none" w:sz="0" w:space="0" w:color="auto"/>
            <w:left w:val="none" w:sz="0" w:space="0" w:color="auto"/>
            <w:bottom w:val="none" w:sz="0" w:space="0" w:color="auto"/>
            <w:right w:val="none" w:sz="0" w:space="0" w:color="auto"/>
          </w:divBdr>
        </w:div>
        <w:div w:id="1439254016">
          <w:marLeft w:val="480"/>
          <w:marRight w:val="0"/>
          <w:marTop w:val="0"/>
          <w:marBottom w:val="0"/>
          <w:divBdr>
            <w:top w:val="none" w:sz="0" w:space="0" w:color="auto"/>
            <w:left w:val="none" w:sz="0" w:space="0" w:color="auto"/>
            <w:bottom w:val="none" w:sz="0" w:space="0" w:color="auto"/>
            <w:right w:val="none" w:sz="0" w:space="0" w:color="auto"/>
          </w:divBdr>
        </w:div>
        <w:div w:id="1450202502">
          <w:marLeft w:val="480"/>
          <w:marRight w:val="0"/>
          <w:marTop w:val="0"/>
          <w:marBottom w:val="0"/>
          <w:divBdr>
            <w:top w:val="none" w:sz="0" w:space="0" w:color="auto"/>
            <w:left w:val="none" w:sz="0" w:space="0" w:color="auto"/>
            <w:bottom w:val="none" w:sz="0" w:space="0" w:color="auto"/>
            <w:right w:val="none" w:sz="0" w:space="0" w:color="auto"/>
          </w:divBdr>
        </w:div>
        <w:div w:id="1458570864">
          <w:marLeft w:val="480"/>
          <w:marRight w:val="0"/>
          <w:marTop w:val="0"/>
          <w:marBottom w:val="0"/>
          <w:divBdr>
            <w:top w:val="none" w:sz="0" w:space="0" w:color="auto"/>
            <w:left w:val="none" w:sz="0" w:space="0" w:color="auto"/>
            <w:bottom w:val="none" w:sz="0" w:space="0" w:color="auto"/>
            <w:right w:val="none" w:sz="0" w:space="0" w:color="auto"/>
          </w:divBdr>
        </w:div>
        <w:div w:id="1460494896">
          <w:marLeft w:val="480"/>
          <w:marRight w:val="0"/>
          <w:marTop w:val="0"/>
          <w:marBottom w:val="0"/>
          <w:divBdr>
            <w:top w:val="none" w:sz="0" w:space="0" w:color="auto"/>
            <w:left w:val="none" w:sz="0" w:space="0" w:color="auto"/>
            <w:bottom w:val="none" w:sz="0" w:space="0" w:color="auto"/>
            <w:right w:val="none" w:sz="0" w:space="0" w:color="auto"/>
          </w:divBdr>
        </w:div>
        <w:div w:id="1503006288">
          <w:marLeft w:val="480"/>
          <w:marRight w:val="0"/>
          <w:marTop w:val="0"/>
          <w:marBottom w:val="0"/>
          <w:divBdr>
            <w:top w:val="none" w:sz="0" w:space="0" w:color="auto"/>
            <w:left w:val="none" w:sz="0" w:space="0" w:color="auto"/>
            <w:bottom w:val="none" w:sz="0" w:space="0" w:color="auto"/>
            <w:right w:val="none" w:sz="0" w:space="0" w:color="auto"/>
          </w:divBdr>
        </w:div>
        <w:div w:id="1503201674">
          <w:marLeft w:val="480"/>
          <w:marRight w:val="0"/>
          <w:marTop w:val="0"/>
          <w:marBottom w:val="0"/>
          <w:divBdr>
            <w:top w:val="none" w:sz="0" w:space="0" w:color="auto"/>
            <w:left w:val="none" w:sz="0" w:space="0" w:color="auto"/>
            <w:bottom w:val="none" w:sz="0" w:space="0" w:color="auto"/>
            <w:right w:val="none" w:sz="0" w:space="0" w:color="auto"/>
          </w:divBdr>
        </w:div>
        <w:div w:id="1565262936">
          <w:marLeft w:val="480"/>
          <w:marRight w:val="0"/>
          <w:marTop w:val="0"/>
          <w:marBottom w:val="0"/>
          <w:divBdr>
            <w:top w:val="none" w:sz="0" w:space="0" w:color="auto"/>
            <w:left w:val="none" w:sz="0" w:space="0" w:color="auto"/>
            <w:bottom w:val="none" w:sz="0" w:space="0" w:color="auto"/>
            <w:right w:val="none" w:sz="0" w:space="0" w:color="auto"/>
          </w:divBdr>
        </w:div>
        <w:div w:id="1565602373">
          <w:marLeft w:val="480"/>
          <w:marRight w:val="0"/>
          <w:marTop w:val="0"/>
          <w:marBottom w:val="0"/>
          <w:divBdr>
            <w:top w:val="none" w:sz="0" w:space="0" w:color="auto"/>
            <w:left w:val="none" w:sz="0" w:space="0" w:color="auto"/>
            <w:bottom w:val="none" w:sz="0" w:space="0" w:color="auto"/>
            <w:right w:val="none" w:sz="0" w:space="0" w:color="auto"/>
          </w:divBdr>
        </w:div>
        <w:div w:id="1644627153">
          <w:marLeft w:val="480"/>
          <w:marRight w:val="0"/>
          <w:marTop w:val="0"/>
          <w:marBottom w:val="0"/>
          <w:divBdr>
            <w:top w:val="none" w:sz="0" w:space="0" w:color="auto"/>
            <w:left w:val="none" w:sz="0" w:space="0" w:color="auto"/>
            <w:bottom w:val="none" w:sz="0" w:space="0" w:color="auto"/>
            <w:right w:val="none" w:sz="0" w:space="0" w:color="auto"/>
          </w:divBdr>
        </w:div>
        <w:div w:id="1746998766">
          <w:marLeft w:val="480"/>
          <w:marRight w:val="0"/>
          <w:marTop w:val="0"/>
          <w:marBottom w:val="0"/>
          <w:divBdr>
            <w:top w:val="none" w:sz="0" w:space="0" w:color="auto"/>
            <w:left w:val="none" w:sz="0" w:space="0" w:color="auto"/>
            <w:bottom w:val="none" w:sz="0" w:space="0" w:color="auto"/>
            <w:right w:val="none" w:sz="0" w:space="0" w:color="auto"/>
          </w:divBdr>
        </w:div>
        <w:div w:id="1759784798">
          <w:marLeft w:val="480"/>
          <w:marRight w:val="0"/>
          <w:marTop w:val="0"/>
          <w:marBottom w:val="0"/>
          <w:divBdr>
            <w:top w:val="none" w:sz="0" w:space="0" w:color="auto"/>
            <w:left w:val="none" w:sz="0" w:space="0" w:color="auto"/>
            <w:bottom w:val="none" w:sz="0" w:space="0" w:color="auto"/>
            <w:right w:val="none" w:sz="0" w:space="0" w:color="auto"/>
          </w:divBdr>
        </w:div>
        <w:div w:id="1793669743">
          <w:marLeft w:val="480"/>
          <w:marRight w:val="0"/>
          <w:marTop w:val="0"/>
          <w:marBottom w:val="0"/>
          <w:divBdr>
            <w:top w:val="none" w:sz="0" w:space="0" w:color="auto"/>
            <w:left w:val="none" w:sz="0" w:space="0" w:color="auto"/>
            <w:bottom w:val="none" w:sz="0" w:space="0" w:color="auto"/>
            <w:right w:val="none" w:sz="0" w:space="0" w:color="auto"/>
          </w:divBdr>
        </w:div>
        <w:div w:id="1818650299">
          <w:marLeft w:val="480"/>
          <w:marRight w:val="0"/>
          <w:marTop w:val="0"/>
          <w:marBottom w:val="0"/>
          <w:divBdr>
            <w:top w:val="none" w:sz="0" w:space="0" w:color="auto"/>
            <w:left w:val="none" w:sz="0" w:space="0" w:color="auto"/>
            <w:bottom w:val="none" w:sz="0" w:space="0" w:color="auto"/>
            <w:right w:val="none" w:sz="0" w:space="0" w:color="auto"/>
          </w:divBdr>
        </w:div>
        <w:div w:id="1823346892">
          <w:marLeft w:val="480"/>
          <w:marRight w:val="0"/>
          <w:marTop w:val="0"/>
          <w:marBottom w:val="0"/>
          <w:divBdr>
            <w:top w:val="none" w:sz="0" w:space="0" w:color="auto"/>
            <w:left w:val="none" w:sz="0" w:space="0" w:color="auto"/>
            <w:bottom w:val="none" w:sz="0" w:space="0" w:color="auto"/>
            <w:right w:val="none" w:sz="0" w:space="0" w:color="auto"/>
          </w:divBdr>
        </w:div>
        <w:div w:id="1835215843">
          <w:marLeft w:val="480"/>
          <w:marRight w:val="0"/>
          <w:marTop w:val="0"/>
          <w:marBottom w:val="0"/>
          <w:divBdr>
            <w:top w:val="none" w:sz="0" w:space="0" w:color="auto"/>
            <w:left w:val="none" w:sz="0" w:space="0" w:color="auto"/>
            <w:bottom w:val="none" w:sz="0" w:space="0" w:color="auto"/>
            <w:right w:val="none" w:sz="0" w:space="0" w:color="auto"/>
          </w:divBdr>
        </w:div>
        <w:div w:id="1900049551">
          <w:marLeft w:val="480"/>
          <w:marRight w:val="0"/>
          <w:marTop w:val="0"/>
          <w:marBottom w:val="0"/>
          <w:divBdr>
            <w:top w:val="none" w:sz="0" w:space="0" w:color="auto"/>
            <w:left w:val="none" w:sz="0" w:space="0" w:color="auto"/>
            <w:bottom w:val="none" w:sz="0" w:space="0" w:color="auto"/>
            <w:right w:val="none" w:sz="0" w:space="0" w:color="auto"/>
          </w:divBdr>
        </w:div>
        <w:div w:id="2026858987">
          <w:marLeft w:val="480"/>
          <w:marRight w:val="0"/>
          <w:marTop w:val="0"/>
          <w:marBottom w:val="0"/>
          <w:divBdr>
            <w:top w:val="none" w:sz="0" w:space="0" w:color="auto"/>
            <w:left w:val="none" w:sz="0" w:space="0" w:color="auto"/>
            <w:bottom w:val="none" w:sz="0" w:space="0" w:color="auto"/>
            <w:right w:val="none" w:sz="0" w:space="0" w:color="auto"/>
          </w:divBdr>
        </w:div>
        <w:div w:id="2056465604">
          <w:marLeft w:val="480"/>
          <w:marRight w:val="0"/>
          <w:marTop w:val="0"/>
          <w:marBottom w:val="0"/>
          <w:divBdr>
            <w:top w:val="none" w:sz="0" w:space="0" w:color="auto"/>
            <w:left w:val="none" w:sz="0" w:space="0" w:color="auto"/>
            <w:bottom w:val="none" w:sz="0" w:space="0" w:color="auto"/>
            <w:right w:val="none" w:sz="0" w:space="0" w:color="auto"/>
          </w:divBdr>
        </w:div>
        <w:div w:id="2058972372">
          <w:marLeft w:val="480"/>
          <w:marRight w:val="0"/>
          <w:marTop w:val="0"/>
          <w:marBottom w:val="0"/>
          <w:divBdr>
            <w:top w:val="none" w:sz="0" w:space="0" w:color="auto"/>
            <w:left w:val="none" w:sz="0" w:space="0" w:color="auto"/>
            <w:bottom w:val="none" w:sz="0" w:space="0" w:color="auto"/>
            <w:right w:val="none" w:sz="0" w:space="0" w:color="auto"/>
          </w:divBdr>
        </w:div>
        <w:div w:id="2117747155">
          <w:marLeft w:val="480"/>
          <w:marRight w:val="0"/>
          <w:marTop w:val="0"/>
          <w:marBottom w:val="0"/>
          <w:divBdr>
            <w:top w:val="none" w:sz="0" w:space="0" w:color="auto"/>
            <w:left w:val="none" w:sz="0" w:space="0" w:color="auto"/>
            <w:bottom w:val="none" w:sz="0" w:space="0" w:color="auto"/>
            <w:right w:val="none" w:sz="0" w:space="0" w:color="auto"/>
          </w:divBdr>
        </w:div>
        <w:div w:id="2135322415">
          <w:marLeft w:val="480"/>
          <w:marRight w:val="0"/>
          <w:marTop w:val="0"/>
          <w:marBottom w:val="0"/>
          <w:divBdr>
            <w:top w:val="none" w:sz="0" w:space="0" w:color="auto"/>
            <w:left w:val="none" w:sz="0" w:space="0" w:color="auto"/>
            <w:bottom w:val="none" w:sz="0" w:space="0" w:color="auto"/>
            <w:right w:val="none" w:sz="0" w:space="0" w:color="auto"/>
          </w:divBdr>
        </w:div>
      </w:divsChild>
    </w:div>
    <w:div w:id="1946766798">
      <w:bodyDiv w:val="1"/>
      <w:marLeft w:val="0"/>
      <w:marRight w:val="0"/>
      <w:marTop w:val="0"/>
      <w:marBottom w:val="0"/>
      <w:divBdr>
        <w:top w:val="none" w:sz="0" w:space="0" w:color="auto"/>
        <w:left w:val="none" w:sz="0" w:space="0" w:color="auto"/>
        <w:bottom w:val="none" w:sz="0" w:space="0" w:color="auto"/>
        <w:right w:val="none" w:sz="0" w:space="0" w:color="auto"/>
      </w:divBdr>
    </w:div>
    <w:div w:id="1947230874">
      <w:bodyDiv w:val="1"/>
      <w:marLeft w:val="0"/>
      <w:marRight w:val="0"/>
      <w:marTop w:val="0"/>
      <w:marBottom w:val="0"/>
      <w:divBdr>
        <w:top w:val="none" w:sz="0" w:space="0" w:color="auto"/>
        <w:left w:val="none" w:sz="0" w:space="0" w:color="auto"/>
        <w:bottom w:val="none" w:sz="0" w:space="0" w:color="auto"/>
        <w:right w:val="none" w:sz="0" w:space="0" w:color="auto"/>
      </w:divBdr>
    </w:div>
    <w:div w:id="1947879708">
      <w:bodyDiv w:val="1"/>
      <w:marLeft w:val="0"/>
      <w:marRight w:val="0"/>
      <w:marTop w:val="0"/>
      <w:marBottom w:val="0"/>
      <w:divBdr>
        <w:top w:val="none" w:sz="0" w:space="0" w:color="auto"/>
        <w:left w:val="none" w:sz="0" w:space="0" w:color="auto"/>
        <w:bottom w:val="none" w:sz="0" w:space="0" w:color="auto"/>
        <w:right w:val="none" w:sz="0" w:space="0" w:color="auto"/>
      </w:divBdr>
    </w:div>
    <w:div w:id="1948535101">
      <w:bodyDiv w:val="1"/>
      <w:marLeft w:val="0"/>
      <w:marRight w:val="0"/>
      <w:marTop w:val="0"/>
      <w:marBottom w:val="0"/>
      <w:divBdr>
        <w:top w:val="none" w:sz="0" w:space="0" w:color="auto"/>
        <w:left w:val="none" w:sz="0" w:space="0" w:color="auto"/>
        <w:bottom w:val="none" w:sz="0" w:space="0" w:color="auto"/>
        <w:right w:val="none" w:sz="0" w:space="0" w:color="auto"/>
      </w:divBdr>
    </w:div>
    <w:div w:id="1962496381">
      <w:bodyDiv w:val="1"/>
      <w:marLeft w:val="0"/>
      <w:marRight w:val="0"/>
      <w:marTop w:val="0"/>
      <w:marBottom w:val="0"/>
      <w:divBdr>
        <w:top w:val="none" w:sz="0" w:space="0" w:color="auto"/>
        <w:left w:val="none" w:sz="0" w:space="0" w:color="auto"/>
        <w:bottom w:val="none" w:sz="0" w:space="0" w:color="auto"/>
        <w:right w:val="none" w:sz="0" w:space="0" w:color="auto"/>
      </w:divBdr>
      <w:divsChild>
        <w:div w:id="48119659">
          <w:marLeft w:val="480"/>
          <w:marRight w:val="0"/>
          <w:marTop w:val="0"/>
          <w:marBottom w:val="0"/>
          <w:divBdr>
            <w:top w:val="none" w:sz="0" w:space="0" w:color="auto"/>
            <w:left w:val="none" w:sz="0" w:space="0" w:color="auto"/>
            <w:bottom w:val="none" w:sz="0" w:space="0" w:color="auto"/>
            <w:right w:val="none" w:sz="0" w:space="0" w:color="auto"/>
          </w:divBdr>
        </w:div>
        <w:div w:id="108474875">
          <w:marLeft w:val="480"/>
          <w:marRight w:val="0"/>
          <w:marTop w:val="0"/>
          <w:marBottom w:val="0"/>
          <w:divBdr>
            <w:top w:val="none" w:sz="0" w:space="0" w:color="auto"/>
            <w:left w:val="none" w:sz="0" w:space="0" w:color="auto"/>
            <w:bottom w:val="none" w:sz="0" w:space="0" w:color="auto"/>
            <w:right w:val="none" w:sz="0" w:space="0" w:color="auto"/>
          </w:divBdr>
        </w:div>
        <w:div w:id="197084397">
          <w:marLeft w:val="480"/>
          <w:marRight w:val="0"/>
          <w:marTop w:val="0"/>
          <w:marBottom w:val="0"/>
          <w:divBdr>
            <w:top w:val="none" w:sz="0" w:space="0" w:color="auto"/>
            <w:left w:val="none" w:sz="0" w:space="0" w:color="auto"/>
            <w:bottom w:val="none" w:sz="0" w:space="0" w:color="auto"/>
            <w:right w:val="none" w:sz="0" w:space="0" w:color="auto"/>
          </w:divBdr>
        </w:div>
        <w:div w:id="228351029">
          <w:marLeft w:val="480"/>
          <w:marRight w:val="0"/>
          <w:marTop w:val="0"/>
          <w:marBottom w:val="0"/>
          <w:divBdr>
            <w:top w:val="none" w:sz="0" w:space="0" w:color="auto"/>
            <w:left w:val="none" w:sz="0" w:space="0" w:color="auto"/>
            <w:bottom w:val="none" w:sz="0" w:space="0" w:color="auto"/>
            <w:right w:val="none" w:sz="0" w:space="0" w:color="auto"/>
          </w:divBdr>
        </w:div>
        <w:div w:id="289164577">
          <w:marLeft w:val="480"/>
          <w:marRight w:val="0"/>
          <w:marTop w:val="0"/>
          <w:marBottom w:val="0"/>
          <w:divBdr>
            <w:top w:val="none" w:sz="0" w:space="0" w:color="auto"/>
            <w:left w:val="none" w:sz="0" w:space="0" w:color="auto"/>
            <w:bottom w:val="none" w:sz="0" w:space="0" w:color="auto"/>
            <w:right w:val="none" w:sz="0" w:space="0" w:color="auto"/>
          </w:divBdr>
        </w:div>
        <w:div w:id="301808701">
          <w:marLeft w:val="480"/>
          <w:marRight w:val="0"/>
          <w:marTop w:val="0"/>
          <w:marBottom w:val="0"/>
          <w:divBdr>
            <w:top w:val="none" w:sz="0" w:space="0" w:color="auto"/>
            <w:left w:val="none" w:sz="0" w:space="0" w:color="auto"/>
            <w:bottom w:val="none" w:sz="0" w:space="0" w:color="auto"/>
            <w:right w:val="none" w:sz="0" w:space="0" w:color="auto"/>
          </w:divBdr>
        </w:div>
        <w:div w:id="326179117">
          <w:marLeft w:val="480"/>
          <w:marRight w:val="0"/>
          <w:marTop w:val="0"/>
          <w:marBottom w:val="0"/>
          <w:divBdr>
            <w:top w:val="none" w:sz="0" w:space="0" w:color="auto"/>
            <w:left w:val="none" w:sz="0" w:space="0" w:color="auto"/>
            <w:bottom w:val="none" w:sz="0" w:space="0" w:color="auto"/>
            <w:right w:val="none" w:sz="0" w:space="0" w:color="auto"/>
          </w:divBdr>
        </w:div>
        <w:div w:id="340737949">
          <w:marLeft w:val="480"/>
          <w:marRight w:val="0"/>
          <w:marTop w:val="0"/>
          <w:marBottom w:val="0"/>
          <w:divBdr>
            <w:top w:val="none" w:sz="0" w:space="0" w:color="auto"/>
            <w:left w:val="none" w:sz="0" w:space="0" w:color="auto"/>
            <w:bottom w:val="none" w:sz="0" w:space="0" w:color="auto"/>
            <w:right w:val="none" w:sz="0" w:space="0" w:color="auto"/>
          </w:divBdr>
        </w:div>
        <w:div w:id="420957097">
          <w:marLeft w:val="480"/>
          <w:marRight w:val="0"/>
          <w:marTop w:val="0"/>
          <w:marBottom w:val="0"/>
          <w:divBdr>
            <w:top w:val="none" w:sz="0" w:space="0" w:color="auto"/>
            <w:left w:val="none" w:sz="0" w:space="0" w:color="auto"/>
            <w:bottom w:val="none" w:sz="0" w:space="0" w:color="auto"/>
            <w:right w:val="none" w:sz="0" w:space="0" w:color="auto"/>
          </w:divBdr>
        </w:div>
        <w:div w:id="440342690">
          <w:marLeft w:val="480"/>
          <w:marRight w:val="0"/>
          <w:marTop w:val="0"/>
          <w:marBottom w:val="0"/>
          <w:divBdr>
            <w:top w:val="none" w:sz="0" w:space="0" w:color="auto"/>
            <w:left w:val="none" w:sz="0" w:space="0" w:color="auto"/>
            <w:bottom w:val="none" w:sz="0" w:space="0" w:color="auto"/>
            <w:right w:val="none" w:sz="0" w:space="0" w:color="auto"/>
          </w:divBdr>
        </w:div>
        <w:div w:id="475954219">
          <w:marLeft w:val="480"/>
          <w:marRight w:val="0"/>
          <w:marTop w:val="0"/>
          <w:marBottom w:val="0"/>
          <w:divBdr>
            <w:top w:val="none" w:sz="0" w:space="0" w:color="auto"/>
            <w:left w:val="none" w:sz="0" w:space="0" w:color="auto"/>
            <w:bottom w:val="none" w:sz="0" w:space="0" w:color="auto"/>
            <w:right w:val="none" w:sz="0" w:space="0" w:color="auto"/>
          </w:divBdr>
        </w:div>
        <w:div w:id="582228301">
          <w:marLeft w:val="480"/>
          <w:marRight w:val="0"/>
          <w:marTop w:val="0"/>
          <w:marBottom w:val="0"/>
          <w:divBdr>
            <w:top w:val="none" w:sz="0" w:space="0" w:color="auto"/>
            <w:left w:val="none" w:sz="0" w:space="0" w:color="auto"/>
            <w:bottom w:val="none" w:sz="0" w:space="0" w:color="auto"/>
            <w:right w:val="none" w:sz="0" w:space="0" w:color="auto"/>
          </w:divBdr>
        </w:div>
        <w:div w:id="628709819">
          <w:marLeft w:val="480"/>
          <w:marRight w:val="0"/>
          <w:marTop w:val="0"/>
          <w:marBottom w:val="0"/>
          <w:divBdr>
            <w:top w:val="none" w:sz="0" w:space="0" w:color="auto"/>
            <w:left w:val="none" w:sz="0" w:space="0" w:color="auto"/>
            <w:bottom w:val="none" w:sz="0" w:space="0" w:color="auto"/>
            <w:right w:val="none" w:sz="0" w:space="0" w:color="auto"/>
          </w:divBdr>
        </w:div>
        <w:div w:id="651762437">
          <w:marLeft w:val="480"/>
          <w:marRight w:val="0"/>
          <w:marTop w:val="0"/>
          <w:marBottom w:val="0"/>
          <w:divBdr>
            <w:top w:val="none" w:sz="0" w:space="0" w:color="auto"/>
            <w:left w:val="none" w:sz="0" w:space="0" w:color="auto"/>
            <w:bottom w:val="none" w:sz="0" w:space="0" w:color="auto"/>
            <w:right w:val="none" w:sz="0" w:space="0" w:color="auto"/>
          </w:divBdr>
        </w:div>
        <w:div w:id="703561075">
          <w:marLeft w:val="480"/>
          <w:marRight w:val="0"/>
          <w:marTop w:val="0"/>
          <w:marBottom w:val="0"/>
          <w:divBdr>
            <w:top w:val="none" w:sz="0" w:space="0" w:color="auto"/>
            <w:left w:val="none" w:sz="0" w:space="0" w:color="auto"/>
            <w:bottom w:val="none" w:sz="0" w:space="0" w:color="auto"/>
            <w:right w:val="none" w:sz="0" w:space="0" w:color="auto"/>
          </w:divBdr>
        </w:div>
        <w:div w:id="828208955">
          <w:marLeft w:val="480"/>
          <w:marRight w:val="0"/>
          <w:marTop w:val="0"/>
          <w:marBottom w:val="0"/>
          <w:divBdr>
            <w:top w:val="none" w:sz="0" w:space="0" w:color="auto"/>
            <w:left w:val="none" w:sz="0" w:space="0" w:color="auto"/>
            <w:bottom w:val="none" w:sz="0" w:space="0" w:color="auto"/>
            <w:right w:val="none" w:sz="0" w:space="0" w:color="auto"/>
          </w:divBdr>
        </w:div>
        <w:div w:id="830413234">
          <w:marLeft w:val="480"/>
          <w:marRight w:val="0"/>
          <w:marTop w:val="0"/>
          <w:marBottom w:val="0"/>
          <w:divBdr>
            <w:top w:val="none" w:sz="0" w:space="0" w:color="auto"/>
            <w:left w:val="none" w:sz="0" w:space="0" w:color="auto"/>
            <w:bottom w:val="none" w:sz="0" w:space="0" w:color="auto"/>
            <w:right w:val="none" w:sz="0" w:space="0" w:color="auto"/>
          </w:divBdr>
        </w:div>
        <w:div w:id="876746962">
          <w:marLeft w:val="480"/>
          <w:marRight w:val="0"/>
          <w:marTop w:val="0"/>
          <w:marBottom w:val="0"/>
          <w:divBdr>
            <w:top w:val="none" w:sz="0" w:space="0" w:color="auto"/>
            <w:left w:val="none" w:sz="0" w:space="0" w:color="auto"/>
            <w:bottom w:val="none" w:sz="0" w:space="0" w:color="auto"/>
            <w:right w:val="none" w:sz="0" w:space="0" w:color="auto"/>
          </w:divBdr>
        </w:div>
        <w:div w:id="920531343">
          <w:marLeft w:val="480"/>
          <w:marRight w:val="0"/>
          <w:marTop w:val="0"/>
          <w:marBottom w:val="0"/>
          <w:divBdr>
            <w:top w:val="none" w:sz="0" w:space="0" w:color="auto"/>
            <w:left w:val="none" w:sz="0" w:space="0" w:color="auto"/>
            <w:bottom w:val="none" w:sz="0" w:space="0" w:color="auto"/>
            <w:right w:val="none" w:sz="0" w:space="0" w:color="auto"/>
          </w:divBdr>
        </w:div>
        <w:div w:id="1009453474">
          <w:marLeft w:val="480"/>
          <w:marRight w:val="0"/>
          <w:marTop w:val="0"/>
          <w:marBottom w:val="0"/>
          <w:divBdr>
            <w:top w:val="none" w:sz="0" w:space="0" w:color="auto"/>
            <w:left w:val="none" w:sz="0" w:space="0" w:color="auto"/>
            <w:bottom w:val="none" w:sz="0" w:space="0" w:color="auto"/>
            <w:right w:val="none" w:sz="0" w:space="0" w:color="auto"/>
          </w:divBdr>
        </w:div>
        <w:div w:id="1010914010">
          <w:marLeft w:val="480"/>
          <w:marRight w:val="0"/>
          <w:marTop w:val="0"/>
          <w:marBottom w:val="0"/>
          <w:divBdr>
            <w:top w:val="none" w:sz="0" w:space="0" w:color="auto"/>
            <w:left w:val="none" w:sz="0" w:space="0" w:color="auto"/>
            <w:bottom w:val="none" w:sz="0" w:space="0" w:color="auto"/>
            <w:right w:val="none" w:sz="0" w:space="0" w:color="auto"/>
          </w:divBdr>
        </w:div>
        <w:div w:id="1116369061">
          <w:marLeft w:val="480"/>
          <w:marRight w:val="0"/>
          <w:marTop w:val="0"/>
          <w:marBottom w:val="0"/>
          <w:divBdr>
            <w:top w:val="none" w:sz="0" w:space="0" w:color="auto"/>
            <w:left w:val="none" w:sz="0" w:space="0" w:color="auto"/>
            <w:bottom w:val="none" w:sz="0" w:space="0" w:color="auto"/>
            <w:right w:val="none" w:sz="0" w:space="0" w:color="auto"/>
          </w:divBdr>
        </w:div>
        <w:div w:id="1131824738">
          <w:marLeft w:val="480"/>
          <w:marRight w:val="0"/>
          <w:marTop w:val="0"/>
          <w:marBottom w:val="0"/>
          <w:divBdr>
            <w:top w:val="none" w:sz="0" w:space="0" w:color="auto"/>
            <w:left w:val="none" w:sz="0" w:space="0" w:color="auto"/>
            <w:bottom w:val="none" w:sz="0" w:space="0" w:color="auto"/>
            <w:right w:val="none" w:sz="0" w:space="0" w:color="auto"/>
          </w:divBdr>
        </w:div>
        <w:div w:id="1275795367">
          <w:marLeft w:val="480"/>
          <w:marRight w:val="0"/>
          <w:marTop w:val="0"/>
          <w:marBottom w:val="0"/>
          <w:divBdr>
            <w:top w:val="none" w:sz="0" w:space="0" w:color="auto"/>
            <w:left w:val="none" w:sz="0" w:space="0" w:color="auto"/>
            <w:bottom w:val="none" w:sz="0" w:space="0" w:color="auto"/>
            <w:right w:val="none" w:sz="0" w:space="0" w:color="auto"/>
          </w:divBdr>
        </w:div>
        <w:div w:id="1336230379">
          <w:marLeft w:val="480"/>
          <w:marRight w:val="0"/>
          <w:marTop w:val="0"/>
          <w:marBottom w:val="0"/>
          <w:divBdr>
            <w:top w:val="none" w:sz="0" w:space="0" w:color="auto"/>
            <w:left w:val="none" w:sz="0" w:space="0" w:color="auto"/>
            <w:bottom w:val="none" w:sz="0" w:space="0" w:color="auto"/>
            <w:right w:val="none" w:sz="0" w:space="0" w:color="auto"/>
          </w:divBdr>
        </w:div>
        <w:div w:id="1438061493">
          <w:marLeft w:val="480"/>
          <w:marRight w:val="0"/>
          <w:marTop w:val="0"/>
          <w:marBottom w:val="0"/>
          <w:divBdr>
            <w:top w:val="none" w:sz="0" w:space="0" w:color="auto"/>
            <w:left w:val="none" w:sz="0" w:space="0" w:color="auto"/>
            <w:bottom w:val="none" w:sz="0" w:space="0" w:color="auto"/>
            <w:right w:val="none" w:sz="0" w:space="0" w:color="auto"/>
          </w:divBdr>
        </w:div>
        <w:div w:id="1441879641">
          <w:marLeft w:val="480"/>
          <w:marRight w:val="0"/>
          <w:marTop w:val="0"/>
          <w:marBottom w:val="0"/>
          <w:divBdr>
            <w:top w:val="none" w:sz="0" w:space="0" w:color="auto"/>
            <w:left w:val="none" w:sz="0" w:space="0" w:color="auto"/>
            <w:bottom w:val="none" w:sz="0" w:space="0" w:color="auto"/>
            <w:right w:val="none" w:sz="0" w:space="0" w:color="auto"/>
          </w:divBdr>
        </w:div>
        <w:div w:id="1452557175">
          <w:marLeft w:val="480"/>
          <w:marRight w:val="0"/>
          <w:marTop w:val="0"/>
          <w:marBottom w:val="0"/>
          <w:divBdr>
            <w:top w:val="none" w:sz="0" w:space="0" w:color="auto"/>
            <w:left w:val="none" w:sz="0" w:space="0" w:color="auto"/>
            <w:bottom w:val="none" w:sz="0" w:space="0" w:color="auto"/>
            <w:right w:val="none" w:sz="0" w:space="0" w:color="auto"/>
          </w:divBdr>
        </w:div>
        <w:div w:id="1537156507">
          <w:marLeft w:val="480"/>
          <w:marRight w:val="0"/>
          <w:marTop w:val="0"/>
          <w:marBottom w:val="0"/>
          <w:divBdr>
            <w:top w:val="none" w:sz="0" w:space="0" w:color="auto"/>
            <w:left w:val="none" w:sz="0" w:space="0" w:color="auto"/>
            <w:bottom w:val="none" w:sz="0" w:space="0" w:color="auto"/>
            <w:right w:val="none" w:sz="0" w:space="0" w:color="auto"/>
          </w:divBdr>
        </w:div>
        <w:div w:id="1548183292">
          <w:marLeft w:val="480"/>
          <w:marRight w:val="0"/>
          <w:marTop w:val="0"/>
          <w:marBottom w:val="0"/>
          <w:divBdr>
            <w:top w:val="none" w:sz="0" w:space="0" w:color="auto"/>
            <w:left w:val="none" w:sz="0" w:space="0" w:color="auto"/>
            <w:bottom w:val="none" w:sz="0" w:space="0" w:color="auto"/>
            <w:right w:val="none" w:sz="0" w:space="0" w:color="auto"/>
          </w:divBdr>
        </w:div>
        <w:div w:id="1556702448">
          <w:marLeft w:val="480"/>
          <w:marRight w:val="0"/>
          <w:marTop w:val="0"/>
          <w:marBottom w:val="0"/>
          <w:divBdr>
            <w:top w:val="none" w:sz="0" w:space="0" w:color="auto"/>
            <w:left w:val="none" w:sz="0" w:space="0" w:color="auto"/>
            <w:bottom w:val="none" w:sz="0" w:space="0" w:color="auto"/>
            <w:right w:val="none" w:sz="0" w:space="0" w:color="auto"/>
          </w:divBdr>
        </w:div>
        <w:div w:id="1686899212">
          <w:marLeft w:val="480"/>
          <w:marRight w:val="0"/>
          <w:marTop w:val="0"/>
          <w:marBottom w:val="0"/>
          <w:divBdr>
            <w:top w:val="none" w:sz="0" w:space="0" w:color="auto"/>
            <w:left w:val="none" w:sz="0" w:space="0" w:color="auto"/>
            <w:bottom w:val="none" w:sz="0" w:space="0" w:color="auto"/>
            <w:right w:val="none" w:sz="0" w:space="0" w:color="auto"/>
          </w:divBdr>
        </w:div>
        <w:div w:id="1766926158">
          <w:marLeft w:val="480"/>
          <w:marRight w:val="0"/>
          <w:marTop w:val="0"/>
          <w:marBottom w:val="0"/>
          <w:divBdr>
            <w:top w:val="none" w:sz="0" w:space="0" w:color="auto"/>
            <w:left w:val="none" w:sz="0" w:space="0" w:color="auto"/>
            <w:bottom w:val="none" w:sz="0" w:space="0" w:color="auto"/>
            <w:right w:val="none" w:sz="0" w:space="0" w:color="auto"/>
          </w:divBdr>
        </w:div>
        <w:div w:id="1794134530">
          <w:marLeft w:val="480"/>
          <w:marRight w:val="0"/>
          <w:marTop w:val="0"/>
          <w:marBottom w:val="0"/>
          <w:divBdr>
            <w:top w:val="none" w:sz="0" w:space="0" w:color="auto"/>
            <w:left w:val="none" w:sz="0" w:space="0" w:color="auto"/>
            <w:bottom w:val="none" w:sz="0" w:space="0" w:color="auto"/>
            <w:right w:val="none" w:sz="0" w:space="0" w:color="auto"/>
          </w:divBdr>
        </w:div>
        <w:div w:id="1794207458">
          <w:marLeft w:val="480"/>
          <w:marRight w:val="0"/>
          <w:marTop w:val="0"/>
          <w:marBottom w:val="0"/>
          <w:divBdr>
            <w:top w:val="none" w:sz="0" w:space="0" w:color="auto"/>
            <w:left w:val="none" w:sz="0" w:space="0" w:color="auto"/>
            <w:bottom w:val="none" w:sz="0" w:space="0" w:color="auto"/>
            <w:right w:val="none" w:sz="0" w:space="0" w:color="auto"/>
          </w:divBdr>
        </w:div>
        <w:div w:id="1804695113">
          <w:marLeft w:val="480"/>
          <w:marRight w:val="0"/>
          <w:marTop w:val="0"/>
          <w:marBottom w:val="0"/>
          <w:divBdr>
            <w:top w:val="none" w:sz="0" w:space="0" w:color="auto"/>
            <w:left w:val="none" w:sz="0" w:space="0" w:color="auto"/>
            <w:bottom w:val="none" w:sz="0" w:space="0" w:color="auto"/>
            <w:right w:val="none" w:sz="0" w:space="0" w:color="auto"/>
          </w:divBdr>
        </w:div>
        <w:div w:id="1991208600">
          <w:marLeft w:val="480"/>
          <w:marRight w:val="0"/>
          <w:marTop w:val="0"/>
          <w:marBottom w:val="0"/>
          <w:divBdr>
            <w:top w:val="none" w:sz="0" w:space="0" w:color="auto"/>
            <w:left w:val="none" w:sz="0" w:space="0" w:color="auto"/>
            <w:bottom w:val="none" w:sz="0" w:space="0" w:color="auto"/>
            <w:right w:val="none" w:sz="0" w:space="0" w:color="auto"/>
          </w:divBdr>
        </w:div>
      </w:divsChild>
    </w:div>
    <w:div w:id="1964849656">
      <w:bodyDiv w:val="1"/>
      <w:marLeft w:val="0"/>
      <w:marRight w:val="0"/>
      <w:marTop w:val="0"/>
      <w:marBottom w:val="0"/>
      <w:divBdr>
        <w:top w:val="none" w:sz="0" w:space="0" w:color="auto"/>
        <w:left w:val="none" w:sz="0" w:space="0" w:color="auto"/>
        <w:bottom w:val="none" w:sz="0" w:space="0" w:color="auto"/>
        <w:right w:val="none" w:sz="0" w:space="0" w:color="auto"/>
      </w:divBdr>
      <w:divsChild>
        <w:div w:id="18896042">
          <w:marLeft w:val="480"/>
          <w:marRight w:val="0"/>
          <w:marTop w:val="0"/>
          <w:marBottom w:val="0"/>
          <w:divBdr>
            <w:top w:val="none" w:sz="0" w:space="0" w:color="auto"/>
            <w:left w:val="none" w:sz="0" w:space="0" w:color="auto"/>
            <w:bottom w:val="none" w:sz="0" w:space="0" w:color="auto"/>
            <w:right w:val="none" w:sz="0" w:space="0" w:color="auto"/>
          </w:divBdr>
        </w:div>
        <w:div w:id="63720997">
          <w:marLeft w:val="480"/>
          <w:marRight w:val="0"/>
          <w:marTop w:val="0"/>
          <w:marBottom w:val="0"/>
          <w:divBdr>
            <w:top w:val="none" w:sz="0" w:space="0" w:color="auto"/>
            <w:left w:val="none" w:sz="0" w:space="0" w:color="auto"/>
            <w:bottom w:val="none" w:sz="0" w:space="0" w:color="auto"/>
            <w:right w:val="none" w:sz="0" w:space="0" w:color="auto"/>
          </w:divBdr>
        </w:div>
        <w:div w:id="71391226">
          <w:marLeft w:val="480"/>
          <w:marRight w:val="0"/>
          <w:marTop w:val="0"/>
          <w:marBottom w:val="0"/>
          <w:divBdr>
            <w:top w:val="none" w:sz="0" w:space="0" w:color="auto"/>
            <w:left w:val="none" w:sz="0" w:space="0" w:color="auto"/>
            <w:bottom w:val="none" w:sz="0" w:space="0" w:color="auto"/>
            <w:right w:val="none" w:sz="0" w:space="0" w:color="auto"/>
          </w:divBdr>
        </w:div>
        <w:div w:id="88353672">
          <w:marLeft w:val="480"/>
          <w:marRight w:val="0"/>
          <w:marTop w:val="0"/>
          <w:marBottom w:val="0"/>
          <w:divBdr>
            <w:top w:val="none" w:sz="0" w:space="0" w:color="auto"/>
            <w:left w:val="none" w:sz="0" w:space="0" w:color="auto"/>
            <w:bottom w:val="none" w:sz="0" w:space="0" w:color="auto"/>
            <w:right w:val="none" w:sz="0" w:space="0" w:color="auto"/>
          </w:divBdr>
        </w:div>
        <w:div w:id="155609347">
          <w:marLeft w:val="480"/>
          <w:marRight w:val="0"/>
          <w:marTop w:val="0"/>
          <w:marBottom w:val="0"/>
          <w:divBdr>
            <w:top w:val="none" w:sz="0" w:space="0" w:color="auto"/>
            <w:left w:val="none" w:sz="0" w:space="0" w:color="auto"/>
            <w:bottom w:val="none" w:sz="0" w:space="0" w:color="auto"/>
            <w:right w:val="none" w:sz="0" w:space="0" w:color="auto"/>
          </w:divBdr>
        </w:div>
        <w:div w:id="302391574">
          <w:marLeft w:val="480"/>
          <w:marRight w:val="0"/>
          <w:marTop w:val="0"/>
          <w:marBottom w:val="0"/>
          <w:divBdr>
            <w:top w:val="none" w:sz="0" w:space="0" w:color="auto"/>
            <w:left w:val="none" w:sz="0" w:space="0" w:color="auto"/>
            <w:bottom w:val="none" w:sz="0" w:space="0" w:color="auto"/>
            <w:right w:val="none" w:sz="0" w:space="0" w:color="auto"/>
          </w:divBdr>
        </w:div>
        <w:div w:id="313409173">
          <w:marLeft w:val="480"/>
          <w:marRight w:val="0"/>
          <w:marTop w:val="0"/>
          <w:marBottom w:val="0"/>
          <w:divBdr>
            <w:top w:val="none" w:sz="0" w:space="0" w:color="auto"/>
            <w:left w:val="none" w:sz="0" w:space="0" w:color="auto"/>
            <w:bottom w:val="none" w:sz="0" w:space="0" w:color="auto"/>
            <w:right w:val="none" w:sz="0" w:space="0" w:color="auto"/>
          </w:divBdr>
        </w:div>
        <w:div w:id="360672698">
          <w:marLeft w:val="480"/>
          <w:marRight w:val="0"/>
          <w:marTop w:val="0"/>
          <w:marBottom w:val="0"/>
          <w:divBdr>
            <w:top w:val="none" w:sz="0" w:space="0" w:color="auto"/>
            <w:left w:val="none" w:sz="0" w:space="0" w:color="auto"/>
            <w:bottom w:val="none" w:sz="0" w:space="0" w:color="auto"/>
            <w:right w:val="none" w:sz="0" w:space="0" w:color="auto"/>
          </w:divBdr>
        </w:div>
        <w:div w:id="430052399">
          <w:marLeft w:val="480"/>
          <w:marRight w:val="0"/>
          <w:marTop w:val="0"/>
          <w:marBottom w:val="0"/>
          <w:divBdr>
            <w:top w:val="none" w:sz="0" w:space="0" w:color="auto"/>
            <w:left w:val="none" w:sz="0" w:space="0" w:color="auto"/>
            <w:bottom w:val="none" w:sz="0" w:space="0" w:color="auto"/>
            <w:right w:val="none" w:sz="0" w:space="0" w:color="auto"/>
          </w:divBdr>
        </w:div>
        <w:div w:id="476342639">
          <w:marLeft w:val="480"/>
          <w:marRight w:val="0"/>
          <w:marTop w:val="0"/>
          <w:marBottom w:val="0"/>
          <w:divBdr>
            <w:top w:val="none" w:sz="0" w:space="0" w:color="auto"/>
            <w:left w:val="none" w:sz="0" w:space="0" w:color="auto"/>
            <w:bottom w:val="none" w:sz="0" w:space="0" w:color="auto"/>
            <w:right w:val="none" w:sz="0" w:space="0" w:color="auto"/>
          </w:divBdr>
        </w:div>
        <w:div w:id="585725462">
          <w:marLeft w:val="480"/>
          <w:marRight w:val="0"/>
          <w:marTop w:val="0"/>
          <w:marBottom w:val="0"/>
          <w:divBdr>
            <w:top w:val="none" w:sz="0" w:space="0" w:color="auto"/>
            <w:left w:val="none" w:sz="0" w:space="0" w:color="auto"/>
            <w:bottom w:val="none" w:sz="0" w:space="0" w:color="auto"/>
            <w:right w:val="none" w:sz="0" w:space="0" w:color="auto"/>
          </w:divBdr>
        </w:div>
        <w:div w:id="663707307">
          <w:marLeft w:val="480"/>
          <w:marRight w:val="0"/>
          <w:marTop w:val="0"/>
          <w:marBottom w:val="0"/>
          <w:divBdr>
            <w:top w:val="none" w:sz="0" w:space="0" w:color="auto"/>
            <w:left w:val="none" w:sz="0" w:space="0" w:color="auto"/>
            <w:bottom w:val="none" w:sz="0" w:space="0" w:color="auto"/>
            <w:right w:val="none" w:sz="0" w:space="0" w:color="auto"/>
          </w:divBdr>
        </w:div>
        <w:div w:id="673991701">
          <w:marLeft w:val="480"/>
          <w:marRight w:val="0"/>
          <w:marTop w:val="0"/>
          <w:marBottom w:val="0"/>
          <w:divBdr>
            <w:top w:val="none" w:sz="0" w:space="0" w:color="auto"/>
            <w:left w:val="none" w:sz="0" w:space="0" w:color="auto"/>
            <w:bottom w:val="none" w:sz="0" w:space="0" w:color="auto"/>
            <w:right w:val="none" w:sz="0" w:space="0" w:color="auto"/>
          </w:divBdr>
        </w:div>
        <w:div w:id="681854052">
          <w:marLeft w:val="480"/>
          <w:marRight w:val="0"/>
          <w:marTop w:val="0"/>
          <w:marBottom w:val="0"/>
          <w:divBdr>
            <w:top w:val="none" w:sz="0" w:space="0" w:color="auto"/>
            <w:left w:val="none" w:sz="0" w:space="0" w:color="auto"/>
            <w:bottom w:val="none" w:sz="0" w:space="0" w:color="auto"/>
            <w:right w:val="none" w:sz="0" w:space="0" w:color="auto"/>
          </w:divBdr>
        </w:div>
        <w:div w:id="739985731">
          <w:marLeft w:val="480"/>
          <w:marRight w:val="0"/>
          <w:marTop w:val="0"/>
          <w:marBottom w:val="0"/>
          <w:divBdr>
            <w:top w:val="none" w:sz="0" w:space="0" w:color="auto"/>
            <w:left w:val="none" w:sz="0" w:space="0" w:color="auto"/>
            <w:bottom w:val="none" w:sz="0" w:space="0" w:color="auto"/>
            <w:right w:val="none" w:sz="0" w:space="0" w:color="auto"/>
          </w:divBdr>
        </w:div>
        <w:div w:id="795951625">
          <w:marLeft w:val="480"/>
          <w:marRight w:val="0"/>
          <w:marTop w:val="0"/>
          <w:marBottom w:val="0"/>
          <w:divBdr>
            <w:top w:val="none" w:sz="0" w:space="0" w:color="auto"/>
            <w:left w:val="none" w:sz="0" w:space="0" w:color="auto"/>
            <w:bottom w:val="none" w:sz="0" w:space="0" w:color="auto"/>
            <w:right w:val="none" w:sz="0" w:space="0" w:color="auto"/>
          </w:divBdr>
        </w:div>
        <w:div w:id="811947742">
          <w:marLeft w:val="480"/>
          <w:marRight w:val="0"/>
          <w:marTop w:val="0"/>
          <w:marBottom w:val="0"/>
          <w:divBdr>
            <w:top w:val="none" w:sz="0" w:space="0" w:color="auto"/>
            <w:left w:val="none" w:sz="0" w:space="0" w:color="auto"/>
            <w:bottom w:val="none" w:sz="0" w:space="0" w:color="auto"/>
            <w:right w:val="none" w:sz="0" w:space="0" w:color="auto"/>
          </w:divBdr>
        </w:div>
        <w:div w:id="815489121">
          <w:marLeft w:val="480"/>
          <w:marRight w:val="0"/>
          <w:marTop w:val="0"/>
          <w:marBottom w:val="0"/>
          <w:divBdr>
            <w:top w:val="none" w:sz="0" w:space="0" w:color="auto"/>
            <w:left w:val="none" w:sz="0" w:space="0" w:color="auto"/>
            <w:bottom w:val="none" w:sz="0" w:space="0" w:color="auto"/>
            <w:right w:val="none" w:sz="0" w:space="0" w:color="auto"/>
          </w:divBdr>
        </w:div>
        <w:div w:id="1059327931">
          <w:marLeft w:val="480"/>
          <w:marRight w:val="0"/>
          <w:marTop w:val="0"/>
          <w:marBottom w:val="0"/>
          <w:divBdr>
            <w:top w:val="none" w:sz="0" w:space="0" w:color="auto"/>
            <w:left w:val="none" w:sz="0" w:space="0" w:color="auto"/>
            <w:bottom w:val="none" w:sz="0" w:space="0" w:color="auto"/>
            <w:right w:val="none" w:sz="0" w:space="0" w:color="auto"/>
          </w:divBdr>
        </w:div>
        <w:div w:id="1079988460">
          <w:marLeft w:val="480"/>
          <w:marRight w:val="0"/>
          <w:marTop w:val="0"/>
          <w:marBottom w:val="0"/>
          <w:divBdr>
            <w:top w:val="none" w:sz="0" w:space="0" w:color="auto"/>
            <w:left w:val="none" w:sz="0" w:space="0" w:color="auto"/>
            <w:bottom w:val="none" w:sz="0" w:space="0" w:color="auto"/>
            <w:right w:val="none" w:sz="0" w:space="0" w:color="auto"/>
          </w:divBdr>
        </w:div>
        <w:div w:id="1080369277">
          <w:marLeft w:val="480"/>
          <w:marRight w:val="0"/>
          <w:marTop w:val="0"/>
          <w:marBottom w:val="0"/>
          <w:divBdr>
            <w:top w:val="none" w:sz="0" w:space="0" w:color="auto"/>
            <w:left w:val="none" w:sz="0" w:space="0" w:color="auto"/>
            <w:bottom w:val="none" w:sz="0" w:space="0" w:color="auto"/>
            <w:right w:val="none" w:sz="0" w:space="0" w:color="auto"/>
          </w:divBdr>
        </w:div>
        <w:div w:id="1083918450">
          <w:marLeft w:val="480"/>
          <w:marRight w:val="0"/>
          <w:marTop w:val="0"/>
          <w:marBottom w:val="0"/>
          <w:divBdr>
            <w:top w:val="none" w:sz="0" w:space="0" w:color="auto"/>
            <w:left w:val="none" w:sz="0" w:space="0" w:color="auto"/>
            <w:bottom w:val="none" w:sz="0" w:space="0" w:color="auto"/>
            <w:right w:val="none" w:sz="0" w:space="0" w:color="auto"/>
          </w:divBdr>
        </w:div>
        <w:div w:id="1087770285">
          <w:marLeft w:val="480"/>
          <w:marRight w:val="0"/>
          <w:marTop w:val="0"/>
          <w:marBottom w:val="0"/>
          <w:divBdr>
            <w:top w:val="none" w:sz="0" w:space="0" w:color="auto"/>
            <w:left w:val="none" w:sz="0" w:space="0" w:color="auto"/>
            <w:bottom w:val="none" w:sz="0" w:space="0" w:color="auto"/>
            <w:right w:val="none" w:sz="0" w:space="0" w:color="auto"/>
          </w:divBdr>
        </w:div>
        <w:div w:id="1101682332">
          <w:marLeft w:val="480"/>
          <w:marRight w:val="0"/>
          <w:marTop w:val="0"/>
          <w:marBottom w:val="0"/>
          <w:divBdr>
            <w:top w:val="none" w:sz="0" w:space="0" w:color="auto"/>
            <w:left w:val="none" w:sz="0" w:space="0" w:color="auto"/>
            <w:bottom w:val="none" w:sz="0" w:space="0" w:color="auto"/>
            <w:right w:val="none" w:sz="0" w:space="0" w:color="auto"/>
          </w:divBdr>
        </w:div>
        <w:div w:id="1125194078">
          <w:marLeft w:val="480"/>
          <w:marRight w:val="0"/>
          <w:marTop w:val="0"/>
          <w:marBottom w:val="0"/>
          <w:divBdr>
            <w:top w:val="none" w:sz="0" w:space="0" w:color="auto"/>
            <w:left w:val="none" w:sz="0" w:space="0" w:color="auto"/>
            <w:bottom w:val="none" w:sz="0" w:space="0" w:color="auto"/>
            <w:right w:val="none" w:sz="0" w:space="0" w:color="auto"/>
          </w:divBdr>
        </w:div>
        <w:div w:id="1392851121">
          <w:marLeft w:val="480"/>
          <w:marRight w:val="0"/>
          <w:marTop w:val="0"/>
          <w:marBottom w:val="0"/>
          <w:divBdr>
            <w:top w:val="none" w:sz="0" w:space="0" w:color="auto"/>
            <w:left w:val="none" w:sz="0" w:space="0" w:color="auto"/>
            <w:bottom w:val="none" w:sz="0" w:space="0" w:color="auto"/>
            <w:right w:val="none" w:sz="0" w:space="0" w:color="auto"/>
          </w:divBdr>
        </w:div>
        <w:div w:id="1484925627">
          <w:marLeft w:val="480"/>
          <w:marRight w:val="0"/>
          <w:marTop w:val="0"/>
          <w:marBottom w:val="0"/>
          <w:divBdr>
            <w:top w:val="none" w:sz="0" w:space="0" w:color="auto"/>
            <w:left w:val="none" w:sz="0" w:space="0" w:color="auto"/>
            <w:bottom w:val="none" w:sz="0" w:space="0" w:color="auto"/>
            <w:right w:val="none" w:sz="0" w:space="0" w:color="auto"/>
          </w:divBdr>
        </w:div>
        <w:div w:id="1623725314">
          <w:marLeft w:val="480"/>
          <w:marRight w:val="0"/>
          <w:marTop w:val="0"/>
          <w:marBottom w:val="0"/>
          <w:divBdr>
            <w:top w:val="none" w:sz="0" w:space="0" w:color="auto"/>
            <w:left w:val="none" w:sz="0" w:space="0" w:color="auto"/>
            <w:bottom w:val="none" w:sz="0" w:space="0" w:color="auto"/>
            <w:right w:val="none" w:sz="0" w:space="0" w:color="auto"/>
          </w:divBdr>
        </w:div>
        <w:div w:id="1645352212">
          <w:marLeft w:val="480"/>
          <w:marRight w:val="0"/>
          <w:marTop w:val="0"/>
          <w:marBottom w:val="0"/>
          <w:divBdr>
            <w:top w:val="none" w:sz="0" w:space="0" w:color="auto"/>
            <w:left w:val="none" w:sz="0" w:space="0" w:color="auto"/>
            <w:bottom w:val="none" w:sz="0" w:space="0" w:color="auto"/>
            <w:right w:val="none" w:sz="0" w:space="0" w:color="auto"/>
          </w:divBdr>
        </w:div>
        <w:div w:id="1657106963">
          <w:marLeft w:val="480"/>
          <w:marRight w:val="0"/>
          <w:marTop w:val="0"/>
          <w:marBottom w:val="0"/>
          <w:divBdr>
            <w:top w:val="none" w:sz="0" w:space="0" w:color="auto"/>
            <w:left w:val="none" w:sz="0" w:space="0" w:color="auto"/>
            <w:bottom w:val="none" w:sz="0" w:space="0" w:color="auto"/>
            <w:right w:val="none" w:sz="0" w:space="0" w:color="auto"/>
          </w:divBdr>
        </w:div>
        <w:div w:id="1714884114">
          <w:marLeft w:val="480"/>
          <w:marRight w:val="0"/>
          <w:marTop w:val="0"/>
          <w:marBottom w:val="0"/>
          <w:divBdr>
            <w:top w:val="none" w:sz="0" w:space="0" w:color="auto"/>
            <w:left w:val="none" w:sz="0" w:space="0" w:color="auto"/>
            <w:bottom w:val="none" w:sz="0" w:space="0" w:color="auto"/>
            <w:right w:val="none" w:sz="0" w:space="0" w:color="auto"/>
          </w:divBdr>
        </w:div>
        <w:div w:id="1749763082">
          <w:marLeft w:val="480"/>
          <w:marRight w:val="0"/>
          <w:marTop w:val="0"/>
          <w:marBottom w:val="0"/>
          <w:divBdr>
            <w:top w:val="none" w:sz="0" w:space="0" w:color="auto"/>
            <w:left w:val="none" w:sz="0" w:space="0" w:color="auto"/>
            <w:bottom w:val="none" w:sz="0" w:space="0" w:color="auto"/>
            <w:right w:val="none" w:sz="0" w:space="0" w:color="auto"/>
          </w:divBdr>
        </w:div>
        <w:div w:id="1763605118">
          <w:marLeft w:val="480"/>
          <w:marRight w:val="0"/>
          <w:marTop w:val="0"/>
          <w:marBottom w:val="0"/>
          <w:divBdr>
            <w:top w:val="none" w:sz="0" w:space="0" w:color="auto"/>
            <w:left w:val="none" w:sz="0" w:space="0" w:color="auto"/>
            <w:bottom w:val="none" w:sz="0" w:space="0" w:color="auto"/>
            <w:right w:val="none" w:sz="0" w:space="0" w:color="auto"/>
          </w:divBdr>
        </w:div>
        <w:div w:id="1769692194">
          <w:marLeft w:val="480"/>
          <w:marRight w:val="0"/>
          <w:marTop w:val="0"/>
          <w:marBottom w:val="0"/>
          <w:divBdr>
            <w:top w:val="none" w:sz="0" w:space="0" w:color="auto"/>
            <w:left w:val="none" w:sz="0" w:space="0" w:color="auto"/>
            <w:bottom w:val="none" w:sz="0" w:space="0" w:color="auto"/>
            <w:right w:val="none" w:sz="0" w:space="0" w:color="auto"/>
          </w:divBdr>
        </w:div>
        <w:div w:id="1786118291">
          <w:marLeft w:val="480"/>
          <w:marRight w:val="0"/>
          <w:marTop w:val="0"/>
          <w:marBottom w:val="0"/>
          <w:divBdr>
            <w:top w:val="none" w:sz="0" w:space="0" w:color="auto"/>
            <w:left w:val="none" w:sz="0" w:space="0" w:color="auto"/>
            <w:bottom w:val="none" w:sz="0" w:space="0" w:color="auto"/>
            <w:right w:val="none" w:sz="0" w:space="0" w:color="auto"/>
          </w:divBdr>
        </w:div>
        <w:div w:id="1802530373">
          <w:marLeft w:val="480"/>
          <w:marRight w:val="0"/>
          <w:marTop w:val="0"/>
          <w:marBottom w:val="0"/>
          <w:divBdr>
            <w:top w:val="none" w:sz="0" w:space="0" w:color="auto"/>
            <w:left w:val="none" w:sz="0" w:space="0" w:color="auto"/>
            <w:bottom w:val="none" w:sz="0" w:space="0" w:color="auto"/>
            <w:right w:val="none" w:sz="0" w:space="0" w:color="auto"/>
          </w:divBdr>
        </w:div>
        <w:div w:id="1810895323">
          <w:marLeft w:val="480"/>
          <w:marRight w:val="0"/>
          <w:marTop w:val="0"/>
          <w:marBottom w:val="0"/>
          <w:divBdr>
            <w:top w:val="none" w:sz="0" w:space="0" w:color="auto"/>
            <w:left w:val="none" w:sz="0" w:space="0" w:color="auto"/>
            <w:bottom w:val="none" w:sz="0" w:space="0" w:color="auto"/>
            <w:right w:val="none" w:sz="0" w:space="0" w:color="auto"/>
          </w:divBdr>
        </w:div>
        <w:div w:id="1889300364">
          <w:marLeft w:val="480"/>
          <w:marRight w:val="0"/>
          <w:marTop w:val="0"/>
          <w:marBottom w:val="0"/>
          <w:divBdr>
            <w:top w:val="none" w:sz="0" w:space="0" w:color="auto"/>
            <w:left w:val="none" w:sz="0" w:space="0" w:color="auto"/>
            <w:bottom w:val="none" w:sz="0" w:space="0" w:color="auto"/>
            <w:right w:val="none" w:sz="0" w:space="0" w:color="auto"/>
          </w:divBdr>
        </w:div>
        <w:div w:id="1899783003">
          <w:marLeft w:val="480"/>
          <w:marRight w:val="0"/>
          <w:marTop w:val="0"/>
          <w:marBottom w:val="0"/>
          <w:divBdr>
            <w:top w:val="none" w:sz="0" w:space="0" w:color="auto"/>
            <w:left w:val="none" w:sz="0" w:space="0" w:color="auto"/>
            <w:bottom w:val="none" w:sz="0" w:space="0" w:color="auto"/>
            <w:right w:val="none" w:sz="0" w:space="0" w:color="auto"/>
          </w:divBdr>
        </w:div>
        <w:div w:id="1941600951">
          <w:marLeft w:val="480"/>
          <w:marRight w:val="0"/>
          <w:marTop w:val="0"/>
          <w:marBottom w:val="0"/>
          <w:divBdr>
            <w:top w:val="none" w:sz="0" w:space="0" w:color="auto"/>
            <w:left w:val="none" w:sz="0" w:space="0" w:color="auto"/>
            <w:bottom w:val="none" w:sz="0" w:space="0" w:color="auto"/>
            <w:right w:val="none" w:sz="0" w:space="0" w:color="auto"/>
          </w:divBdr>
        </w:div>
      </w:divsChild>
    </w:div>
    <w:div w:id="1967615215">
      <w:bodyDiv w:val="1"/>
      <w:marLeft w:val="0"/>
      <w:marRight w:val="0"/>
      <w:marTop w:val="0"/>
      <w:marBottom w:val="0"/>
      <w:divBdr>
        <w:top w:val="none" w:sz="0" w:space="0" w:color="auto"/>
        <w:left w:val="none" w:sz="0" w:space="0" w:color="auto"/>
        <w:bottom w:val="none" w:sz="0" w:space="0" w:color="auto"/>
        <w:right w:val="none" w:sz="0" w:space="0" w:color="auto"/>
      </w:divBdr>
    </w:div>
    <w:div w:id="1970012550">
      <w:bodyDiv w:val="1"/>
      <w:marLeft w:val="0"/>
      <w:marRight w:val="0"/>
      <w:marTop w:val="0"/>
      <w:marBottom w:val="0"/>
      <w:divBdr>
        <w:top w:val="none" w:sz="0" w:space="0" w:color="auto"/>
        <w:left w:val="none" w:sz="0" w:space="0" w:color="auto"/>
        <w:bottom w:val="none" w:sz="0" w:space="0" w:color="auto"/>
        <w:right w:val="none" w:sz="0" w:space="0" w:color="auto"/>
      </w:divBdr>
    </w:div>
    <w:div w:id="1971671941">
      <w:bodyDiv w:val="1"/>
      <w:marLeft w:val="0"/>
      <w:marRight w:val="0"/>
      <w:marTop w:val="0"/>
      <w:marBottom w:val="0"/>
      <w:divBdr>
        <w:top w:val="none" w:sz="0" w:space="0" w:color="auto"/>
        <w:left w:val="none" w:sz="0" w:space="0" w:color="auto"/>
        <w:bottom w:val="none" w:sz="0" w:space="0" w:color="auto"/>
        <w:right w:val="none" w:sz="0" w:space="0" w:color="auto"/>
      </w:divBdr>
    </w:div>
    <w:div w:id="1977369537">
      <w:bodyDiv w:val="1"/>
      <w:marLeft w:val="0"/>
      <w:marRight w:val="0"/>
      <w:marTop w:val="0"/>
      <w:marBottom w:val="0"/>
      <w:divBdr>
        <w:top w:val="none" w:sz="0" w:space="0" w:color="auto"/>
        <w:left w:val="none" w:sz="0" w:space="0" w:color="auto"/>
        <w:bottom w:val="none" w:sz="0" w:space="0" w:color="auto"/>
        <w:right w:val="none" w:sz="0" w:space="0" w:color="auto"/>
      </w:divBdr>
    </w:div>
    <w:div w:id="1979144346">
      <w:bodyDiv w:val="1"/>
      <w:marLeft w:val="0"/>
      <w:marRight w:val="0"/>
      <w:marTop w:val="0"/>
      <w:marBottom w:val="0"/>
      <w:divBdr>
        <w:top w:val="none" w:sz="0" w:space="0" w:color="auto"/>
        <w:left w:val="none" w:sz="0" w:space="0" w:color="auto"/>
        <w:bottom w:val="none" w:sz="0" w:space="0" w:color="auto"/>
        <w:right w:val="none" w:sz="0" w:space="0" w:color="auto"/>
      </w:divBdr>
      <w:divsChild>
        <w:div w:id="36248131">
          <w:marLeft w:val="480"/>
          <w:marRight w:val="0"/>
          <w:marTop w:val="0"/>
          <w:marBottom w:val="0"/>
          <w:divBdr>
            <w:top w:val="none" w:sz="0" w:space="0" w:color="auto"/>
            <w:left w:val="none" w:sz="0" w:space="0" w:color="auto"/>
            <w:bottom w:val="none" w:sz="0" w:space="0" w:color="auto"/>
            <w:right w:val="none" w:sz="0" w:space="0" w:color="auto"/>
          </w:divBdr>
        </w:div>
        <w:div w:id="107314780">
          <w:marLeft w:val="480"/>
          <w:marRight w:val="0"/>
          <w:marTop w:val="0"/>
          <w:marBottom w:val="0"/>
          <w:divBdr>
            <w:top w:val="none" w:sz="0" w:space="0" w:color="auto"/>
            <w:left w:val="none" w:sz="0" w:space="0" w:color="auto"/>
            <w:bottom w:val="none" w:sz="0" w:space="0" w:color="auto"/>
            <w:right w:val="none" w:sz="0" w:space="0" w:color="auto"/>
          </w:divBdr>
        </w:div>
        <w:div w:id="152718693">
          <w:marLeft w:val="480"/>
          <w:marRight w:val="0"/>
          <w:marTop w:val="0"/>
          <w:marBottom w:val="0"/>
          <w:divBdr>
            <w:top w:val="none" w:sz="0" w:space="0" w:color="auto"/>
            <w:left w:val="none" w:sz="0" w:space="0" w:color="auto"/>
            <w:bottom w:val="none" w:sz="0" w:space="0" w:color="auto"/>
            <w:right w:val="none" w:sz="0" w:space="0" w:color="auto"/>
          </w:divBdr>
        </w:div>
        <w:div w:id="154879891">
          <w:marLeft w:val="480"/>
          <w:marRight w:val="0"/>
          <w:marTop w:val="0"/>
          <w:marBottom w:val="0"/>
          <w:divBdr>
            <w:top w:val="none" w:sz="0" w:space="0" w:color="auto"/>
            <w:left w:val="none" w:sz="0" w:space="0" w:color="auto"/>
            <w:bottom w:val="none" w:sz="0" w:space="0" w:color="auto"/>
            <w:right w:val="none" w:sz="0" w:space="0" w:color="auto"/>
          </w:divBdr>
        </w:div>
        <w:div w:id="240793606">
          <w:marLeft w:val="480"/>
          <w:marRight w:val="0"/>
          <w:marTop w:val="0"/>
          <w:marBottom w:val="0"/>
          <w:divBdr>
            <w:top w:val="none" w:sz="0" w:space="0" w:color="auto"/>
            <w:left w:val="none" w:sz="0" w:space="0" w:color="auto"/>
            <w:bottom w:val="none" w:sz="0" w:space="0" w:color="auto"/>
            <w:right w:val="none" w:sz="0" w:space="0" w:color="auto"/>
          </w:divBdr>
        </w:div>
        <w:div w:id="349914704">
          <w:marLeft w:val="480"/>
          <w:marRight w:val="0"/>
          <w:marTop w:val="0"/>
          <w:marBottom w:val="0"/>
          <w:divBdr>
            <w:top w:val="none" w:sz="0" w:space="0" w:color="auto"/>
            <w:left w:val="none" w:sz="0" w:space="0" w:color="auto"/>
            <w:bottom w:val="none" w:sz="0" w:space="0" w:color="auto"/>
            <w:right w:val="none" w:sz="0" w:space="0" w:color="auto"/>
          </w:divBdr>
        </w:div>
        <w:div w:id="381832206">
          <w:marLeft w:val="480"/>
          <w:marRight w:val="0"/>
          <w:marTop w:val="0"/>
          <w:marBottom w:val="0"/>
          <w:divBdr>
            <w:top w:val="none" w:sz="0" w:space="0" w:color="auto"/>
            <w:left w:val="none" w:sz="0" w:space="0" w:color="auto"/>
            <w:bottom w:val="none" w:sz="0" w:space="0" w:color="auto"/>
            <w:right w:val="none" w:sz="0" w:space="0" w:color="auto"/>
          </w:divBdr>
        </w:div>
        <w:div w:id="500316924">
          <w:marLeft w:val="480"/>
          <w:marRight w:val="0"/>
          <w:marTop w:val="0"/>
          <w:marBottom w:val="0"/>
          <w:divBdr>
            <w:top w:val="none" w:sz="0" w:space="0" w:color="auto"/>
            <w:left w:val="none" w:sz="0" w:space="0" w:color="auto"/>
            <w:bottom w:val="none" w:sz="0" w:space="0" w:color="auto"/>
            <w:right w:val="none" w:sz="0" w:space="0" w:color="auto"/>
          </w:divBdr>
        </w:div>
        <w:div w:id="503009656">
          <w:marLeft w:val="480"/>
          <w:marRight w:val="0"/>
          <w:marTop w:val="0"/>
          <w:marBottom w:val="0"/>
          <w:divBdr>
            <w:top w:val="none" w:sz="0" w:space="0" w:color="auto"/>
            <w:left w:val="none" w:sz="0" w:space="0" w:color="auto"/>
            <w:bottom w:val="none" w:sz="0" w:space="0" w:color="auto"/>
            <w:right w:val="none" w:sz="0" w:space="0" w:color="auto"/>
          </w:divBdr>
        </w:div>
        <w:div w:id="507134746">
          <w:marLeft w:val="480"/>
          <w:marRight w:val="0"/>
          <w:marTop w:val="0"/>
          <w:marBottom w:val="0"/>
          <w:divBdr>
            <w:top w:val="none" w:sz="0" w:space="0" w:color="auto"/>
            <w:left w:val="none" w:sz="0" w:space="0" w:color="auto"/>
            <w:bottom w:val="none" w:sz="0" w:space="0" w:color="auto"/>
            <w:right w:val="none" w:sz="0" w:space="0" w:color="auto"/>
          </w:divBdr>
        </w:div>
        <w:div w:id="560487541">
          <w:marLeft w:val="480"/>
          <w:marRight w:val="0"/>
          <w:marTop w:val="0"/>
          <w:marBottom w:val="0"/>
          <w:divBdr>
            <w:top w:val="none" w:sz="0" w:space="0" w:color="auto"/>
            <w:left w:val="none" w:sz="0" w:space="0" w:color="auto"/>
            <w:bottom w:val="none" w:sz="0" w:space="0" w:color="auto"/>
            <w:right w:val="none" w:sz="0" w:space="0" w:color="auto"/>
          </w:divBdr>
        </w:div>
        <w:div w:id="561063892">
          <w:marLeft w:val="480"/>
          <w:marRight w:val="0"/>
          <w:marTop w:val="0"/>
          <w:marBottom w:val="0"/>
          <w:divBdr>
            <w:top w:val="none" w:sz="0" w:space="0" w:color="auto"/>
            <w:left w:val="none" w:sz="0" w:space="0" w:color="auto"/>
            <w:bottom w:val="none" w:sz="0" w:space="0" w:color="auto"/>
            <w:right w:val="none" w:sz="0" w:space="0" w:color="auto"/>
          </w:divBdr>
        </w:div>
        <w:div w:id="583612876">
          <w:marLeft w:val="480"/>
          <w:marRight w:val="0"/>
          <w:marTop w:val="0"/>
          <w:marBottom w:val="0"/>
          <w:divBdr>
            <w:top w:val="none" w:sz="0" w:space="0" w:color="auto"/>
            <w:left w:val="none" w:sz="0" w:space="0" w:color="auto"/>
            <w:bottom w:val="none" w:sz="0" w:space="0" w:color="auto"/>
            <w:right w:val="none" w:sz="0" w:space="0" w:color="auto"/>
          </w:divBdr>
        </w:div>
        <w:div w:id="622034616">
          <w:marLeft w:val="480"/>
          <w:marRight w:val="0"/>
          <w:marTop w:val="0"/>
          <w:marBottom w:val="0"/>
          <w:divBdr>
            <w:top w:val="none" w:sz="0" w:space="0" w:color="auto"/>
            <w:left w:val="none" w:sz="0" w:space="0" w:color="auto"/>
            <w:bottom w:val="none" w:sz="0" w:space="0" w:color="auto"/>
            <w:right w:val="none" w:sz="0" w:space="0" w:color="auto"/>
          </w:divBdr>
        </w:div>
        <w:div w:id="657004016">
          <w:marLeft w:val="480"/>
          <w:marRight w:val="0"/>
          <w:marTop w:val="0"/>
          <w:marBottom w:val="0"/>
          <w:divBdr>
            <w:top w:val="none" w:sz="0" w:space="0" w:color="auto"/>
            <w:left w:val="none" w:sz="0" w:space="0" w:color="auto"/>
            <w:bottom w:val="none" w:sz="0" w:space="0" w:color="auto"/>
            <w:right w:val="none" w:sz="0" w:space="0" w:color="auto"/>
          </w:divBdr>
        </w:div>
        <w:div w:id="680815863">
          <w:marLeft w:val="480"/>
          <w:marRight w:val="0"/>
          <w:marTop w:val="0"/>
          <w:marBottom w:val="0"/>
          <w:divBdr>
            <w:top w:val="none" w:sz="0" w:space="0" w:color="auto"/>
            <w:left w:val="none" w:sz="0" w:space="0" w:color="auto"/>
            <w:bottom w:val="none" w:sz="0" w:space="0" w:color="auto"/>
            <w:right w:val="none" w:sz="0" w:space="0" w:color="auto"/>
          </w:divBdr>
        </w:div>
        <w:div w:id="703553739">
          <w:marLeft w:val="480"/>
          <w:marRight w:val="0"/>
          <w:marTop w:val="0"/>
          <w:marBottom w:val="0"/>
          <w:divBdr>
            <w:top w:val="none" w:sz="0" w:space="0" w:color="auto"/>
            <w:left w:val="none" w:sz="0" w:space="0" w:color="auto"/>
            <w:bottom w:val="none" w:sz="0" w:space="0" w:color="auto"/>
            <w:right w:val="none" w:sz="0" w:space="0" w:color="auto"/>
          </w:divBdr>
        </w:div>
        <w:div w:id="722682270">
          <w:marLeft w:val="480"/>
          <w:marRight w:val="0"/>
          <w:marTop w:val="0"/>
          <w:marBottom w:val="0"/>
          <w:divBdr>
            <w:top w:val="none" w:sz="0" w:space="0" w:color="auto"/>
            <w:left w:val="none" w:sz="0" w:space="0" w:color="auto"/>
            <w:bottom w:val="none" w:sz="0" w:space="0" w:color="auto"/>
            <w:right w:val="none" w:sz="0" w:space="0" w:color="auto"/>
          </w:divBdr>
        </w:div>
        <w:div w:id="731394682">
          <w:marLeft w:val="480"/>
          <w:marRight w:val="0"/>
          <w:marTop w:val="0"/>
          <w:marBottom w:val="0"/>
          <w:divBdr>
            <w:top w:val="none" w:sz="0" w:space="0" w:color="auto"/>
            <w:left w:val="none" w:sz="0" w:space="0" w:color="auto"/>
            <w:bottom w:val="none" w:sz="0" w:space="0" w:color="auto"/>
            <w:right w:val="none" w:sz="0" w:space="0" w:color="auto"/>
          </w:divBdr>
        </w:div>
        <w:div w:id="752045942">
          <w:marLeft w:val="480"/>
          <w:marRight w:val="0"/>
          <w:marTop w:val="0"/>
          <w:marBottom w:val="0"/>
          <w:divBdr>
            <w:top w:val="none" w:sz="0" w:space="0" w:color="auto"/>
            <w:left w:val="none" w:sz="0" w:space="0" w:color="auto"/>
            <w:bottom w:val="none" w:sz="0" w:space="0" w:color="auto"/>
            <w:right w:val="none" w:sz="0" w:space="0" w:color="auto"/>
          </w:divBdr>
        </w:div>
        <w:div w:id="812061182">
          <w:marLeft w:val="480"/>
          <w:marRight w:val="0"/>
          <w:marTop w:val="0"/>
          <w:marBottom w:val="0"/>
          <w:divBdr>
            <w:top w:val="none" w:sz="0" w:space="0" w:color="auto"/>
            <w:left w:val="none" w:sz="0" w:space="0" w:color="auto"/>
            <w:bottom w:val="none" w:sz="0" w:space="0" w:color="auto"/>
            <w:right w:val="none" w:sz="0" w:space="0" w:color="auto"/>
          </w:divBdr>
        </w:div>
        <w:div w:id="813527249">
          <w:marLeft w:val="480"/>
          <w:marRight w:val="0"/>
          <w:marTop w:val="0"/>
          <w:marBottom w:val="0"/>
          <w:divBdr>
            <w:top w:val="none" w:sz="0" w:space="0" w:color="auto"/>
            <w:left w:val="none" w:sz="0" w:space="0" w:color="auto"/>
            <w:bottom w:val="none" w:sz="0" w:space="0" w:color="auto"/>
            <w:right w:val="none" w:sz="0" w:space="0" w:color="auto"/>
          </w:divBdr>
        </w:div>
        <w:div w:id="848174191">
          <w:marLeft w:val="480"/>
          <w:marRight w:val="0"/>
          <w:marTop w:val="0"/>
          <w:marBottom w:val="0"/>
          <w:divBdr>
            <w:top w:val="none" w:sz="0" w:space="0" w:color="auto"/>
            <w:left w:val="none" w:sz="0" w:space="0" w:color="auto"/>
            <w:bottom w:val="none" w:sz="0" w:space="0" w:color="auto"/>
            <w:right w:val="none" w:sz="0" w:space="0" w:color="auto"/>
          </w:divBdr>
        </w:div>
        <w:div w:id="968240791">
          <w:marLeft w:val="480"/>
          <w:marRight w:val="0"/>
          <w:marTop w:val="0"/>
          <w:marBottom w:val="0"/>
          <w:divBdr>
            <w:top w:val="none" w:sz="0" w:space="0" w:color="auto"/>
            <w:left w:val="none" w:sz="0" w:space="0" w:color="auto"/>
            <w:bottom w:val="none" w:sz="0" w:space="0" w:color="auto"/>
            <w:right w:val="none" w:sz="0" w:space="0" w:color="auto"/>
          </w:divBdr>
        </w:div>
        <w:div w:id="981691943">
          <w:marLeft w:val="480"/>
          <w:marRight w:val="0"/>
          <w:marTop w:val="0"/>
          <w:marBottom w:val="0"/>
          <w:divBdr>
            <w:top w:val="none" w:sz="0" w:space="0" w:color="auto"/>
            <w:left w:val="none" w:sz="0" w:space="0" w:color="auto"/>
            <w:bottom w:val="none" w:sz="0" w:space="0" w:color="auto"/>
            <w:right w:val="none" w:sz="0" w:space="0" w:color="auto"/>
          </w:divBdr>
        </w:div>
        <w:div w:id="1043020264">
          <w:marLeft w:val="480"/>
          <w:marRight w:val="0"/>
          <w:marTop w:val="0"/>
          <w:marBottom w:val="0"/>
          <w:divBdr>
            <w:top w:val="none" w:sz="0" w:space="0" w:color="auto"/>
            <w:left w:val="none" w:sz="0" w:space="0" w:color="auto"/>
            <w:bottom w:val="none" w:sz="0" w:space="0" w:color="auto"/>
            <w:right w:val="none" w:sz="0" w:space="0" w:color="auto"/>
          </w:divBdr>
        </w:div>
        <w:div w:id="1052845399">
          <w:marLeft w:val="480"/>
          <w:marRight w:val="0"/>
          <w:marTop w:val="0"/>
          <w:marBottom w:val="0"/>
          <w:divBdr>
            <w:top w:val="none" w:sz="0" w:space="0" w:color="auto"/>
            <w:left w:val="none" w:sz="0" w:space="0" w:color="auto"/>
            <w:bottom w:val="none" w:sz="0" w:space="0" w:color="auto"/>
            <w:right w:val="none" w:sz="0" w:space="0" w:color="auto"/>
          </w:divBdr>
        </w:div>
        <w:div w:id="1073503243">
          <w:marLeft w:val="480"/>
          <w:marRight w:val="0"/>
          <w:marTop w:val="0"/>
          <w:marBottom w:val="0"/>
          <w:divBdr>
            <w:top w:val="none" w:sz="0" w:space="0" w:color="auto"/>
            <w:left w:val="none" w:sz="0" w:space="0" w:color="auto"/>
            <w:bottom w:val="none" w:sz="0" w:space="0" w:color="auto"/>
            <w:right w:val="none" w:sz="0" w:space="0" w:color="auto"/>
          </w:divBdr>
        </w:div>
        <w:div w:id="1088115587">
          <w:marLeft w:val="480"/>
          <w:marRight w:val="0"/>
          <w:marTop w:val="0"/>
          <w:marBottom w:val="0"/>
          <w:divBdr>
            <w:top w:val="none" w:sz="0" w:space="0" w:color="auto"/>
            <w:left w:val="none" w:sz="0" w:space="0" w:color="auto"/>
            <w:bottom w:val="none" w:sz="0" w:space="0" w:color="auto"/>
            <w:right w:val="none" w:sz="0" w:space="0" w:color="auto"/>
          </w:divBdr>
        </w:div>
        <w:div w:id="1295403994">
          <w:marLeft w:val="480"/>
          <w:marRight w:val="0"/>
          <w:marTop w:val="0"/>
          <w:marBottom w:val="0"/>
          <w:divBdr>
            <w:top w:val="none" w:sz="0" w:space="0" w:color="auto"/>
            <w:left w:val="none" w:sz="0" w:space="0" w:color="auto"/>
            <w:bottom w:val="none" w:sz="0" w:space="0" w:color="auto"/>
            <w:right w:val="none" w:sz="0" w:space="0" w:color="auto"/>
          </w:divBdr>
        </w:div>
        <w:div w:id="1339576164">
          <w:marLeft w:val="480"/>
          <w:marRight w:val="0"/>
          <w:marTop w:val="0"/>
          <w:marBottom w:val="0"/>
          <w:divBdr>
            <w:top w:val="none" w:sz="0" w:space="0" w:color="auto"/>
            <w:left w:val="none" w:sz="0" w:space="0" w:color="auto"/>
            <w:bottom w:val="none" w:sz="0" w:space="0" w:color="auto"/>
            <w:right w:val="none" w:sz="0" w:space="0" w:color="auto"/>
          </w:divBdr>
        </w:div>
        <w:div w:id="1354653038">
          <w:marLeft w:val="480"/>
          <w:marRight w:val="0"/>
          <w:marTop w:val="0"/>
          <w:marBottom w:val="0"/>
          <w:divBdr>
            <w:top w:val="none" w:sz="0" w:space="0" w:color="auto"/>
            <w:left w:val="none" w:sz="0" w:space="0" w:color="auto"/>
            <w:bottom w:val="none" w:sz="0" w:space="0" w:color="auto"/>
            <w:right w:val="none" w:sz="0" w:space="0" w:color="auto"/>
          </w:divBdr>
        </w:div>
        <w:div w:id="1371153854">
          <w:marLeft w:val="480"/>
          <w:marRight w:val="0"/>
          <w:marTop w:val="0"/>
          <w:marBottom w:val="0"/>
          <w:divBdr>
            <w:top w:val="none" w:sz="0" w:space="0" w:color="auto"/>
            <w:left w:val="none" w:sz="0" w:space="0" w:color="auto"/>
            <w:bottom w:val="none" w:sz="0" w:space="0" w:color="auto"/>
            <w:right w:val="none" w:sz="0" w:space="0" w:color="auto"/>
          </w:divBdr>
        </w:div>
        <w:div w:id="1394349350">
          <w:marLeft w:val="480"/>
          <w:marRight w:val="0"/>
          <w:marTop w:val="0"/>
          <w:marBottom w:val="0"/>
          <w:divBdr>
            <w:top w:val="none" w:sz="0" w:space="0" w:color="auto"/>
            <w:left w:val="none" w:sz="0" w:space="0" w:color="auto"/>
            <w:bottom w:val="none" w:sz="0" w:space="0" w:color="auto"/>
            <w:right w:val="none" w:sz="0" w:space="0" w:color="auto"/>
          </w:divBdr>
        </w:div>
        <w:div w:id="1641612804">
          <w:marLeft w:val="480"/>
          <w:marRight w:val="0"/>
          <w:marTop w:val="0"/>
          <w:marBottom w:val="0"/>
          <w:divBdr>
            <w:top w:val="none" w:sz="0" w:space="0" w:color="auto"/>
            <w:left w:val="none" w:sz="0" w:space="0" w:color="auto"/>
            <w:bottom w:val="none" w:sz="0" w:space="0" w:color="auto"/>
            <w:right w:val="none" w:sz="0" w:space="0" w:color="auto"/>
          </w:divBdr>
        </w:div>
        <w:div w:id="1685476792">
          <w:marLeft w:val="480"/>
          <w:marRight w:val="0"/>
          <w:marTop w:val="0"/>
          <w:marBottom w:val="0"/>
          <w:divBdr>
            <w:top w:val="none" w:sz="0" w:space="0" w:color="auto"/>
            <w:left w:val="none" w:sz="0" w:space="0" w:color="auto"/>
            <w:bottom w:val="none" w:sz="0" w:space="0" w:color="auto"/>
            <w:right w:val="none" w:sz="0" w:space="0" w:color="auto"/>
          </w:divBdr>
        </w:div>
        <w:div w:id="1689793029">
          <w:marLeft w:val="480"/>
          <w:marRight w:val="0"/>
          <w:marTop w:val="0"/>
          <w:marBottom w:val="0"/>
          <w:divBdr>
            <w:top w:val="none" w:sz="0" w:space="0" w:color="auto"/>
            <w:left w:val="none" w:sz="0" w:space="0" w:color="auto"/>
            <w:bottom w:val="none" w:sz="0" w:space="0" w:color="auto"/>
            <w:right w:val="none" w:sz="0" w:space="0" w:color="auto"/>
          </w:divBdr>
        </w:div>
        <w:div w:id="1700201894">
          <w:marLeft w:val="480"/>
          <w:marRight w:val="0"/>
          <w:marTop w:val="0"/>
          <w:marBottom w:val="0"/>
          <w:divBdr>
            <w:top w:val="none" w:sz="0" w:space="0" w:color="auto"/>
            <w:left w:val="none" w:sz="0" w:space="0" w:color="auto"/>
            <w:bottom w:val="none" w:sz="0" w:space="0" w:color="auto"/>
            <w:right w:val="none" w:sz="0" w:space="0" w:color="auto"/>
          </w:divBdr>
        </w:div>
        <w:div w:id="1717777253">
          <w:marLeft w:val="480"/>
          <w:marRight w:val="0"/>
          <w:marTop w:val="0"/>
          <w:marBottom w:val="0"/>
          <w:divBdr>
            <w:top w:val="none" w:sz="0" w:space="0" w:color="auto"/>
            <w:left w:val="none" w:sz="0" w:space="0" w:color="auto"/>
            <w:bottom w:val="none" w:sz="0" w:space="0" w:color="auto"/>
            <w:right w:val="none" w:sz="0" w:space="0" w:color="auto"/>
          </w:divBdr>
        </w:div>
        <w:div w:id="1842575220">
          <w:marLeft w:val="480"/>
          <w:marRight w:val="0"/>
          <w:marTop w:val="0"/>
          <w:marBottom w:val="0"/>
          <w:divBdr>
            <w:top w:val="none" w:sz="0" w:space="0" w:color="auto"/>
            <w:left w:val="none" w:sz="0" w:space="0" w:color="auto"/>
            <w:bottom w:val="none" w:sz="0" w:space="0" w:color="auto"/>
            <w:right w:val="none" w:sz="0" w:space="0" w:color="auto"/>
          </w:divBdr>
        </w:div>
        <w:div w:id="1845171773">
          <w:marLeft w:val="480"/>
          <w:marRight w:val="0"/>
          <w:marTop w:val="0"/>
          <w:marBottom w:val="0"/>
          <w:divBdr>
            <w:top w:val="none" w:sz="0" w:space="0" w:color="auto"/>
            <w:left w:val="none" w:sz="0" w:space="0" w:color="auto"/>
            <w:bottom w:val="none" w:sz="0" w:space="0" w:color="auto"/>
            <w:right w:val="none" w:sz="0" w:space="0" w:color="auto"/>
          </w:divBdr>
        </w:div>
        <w:div w:id="1848405857">
          <w:marLeft w:val="480"/>
          <w:marRight w:val="0"/>
          <w:marTop w:val="0"/>
          <w:marBottom w:val="0"/>
          <w:divBdr>
            <w:top w:val="none" w:sz="0" w:space="0" w:color="auto"/>
            <w:left w:val="none" w:sz="0" w:space="0" w:color="auto"/>
            <w:bottom w:val="none" w:sz="0" w:space="0" w:color="auto"/>
            <w:right w:val="none" w:sz="0" w:space="0" w:color="auto"/>
          </w:divBdr>
        </w:div>
        <w:div w:id="1932274776">
          <w:marLeft w:val="480"/>
          <w:marRight w:val="0"/>
          <w:marTop w:val="0"/>
          <w:marBottom w:val="0"/>
          <w:divBdr>
            <w:top w:val="none" w:sz="0" w:space="0" w:color="auto"/>
            <w:left w:val="none" w:sz="0" w:space="0" w:color="auto"/>
            <w:bottom w:val="none" w:sz="0" w:space="0" w:color="auto"/>
            <w:right w:val="none" w:sz="0" w:space="0" w:color="auto"/>
          </w:divBdr>
        </w:div>
        <w:div w:id="1991786874">
          <w:marLeft w:val="480"/>
          <w:marRight w:val="0"/>
          <w:marTop w:val="0"/>
          <w:marBottom w:val="0"/>
          <w:divBdr>
            <w:top w:val="none" w:sz="0" w:space="0" w:color="auto"/>
            <w:left w:val="none" w:sz="0" w:space="0" w:color="auto"/>
            <w:bottom w:val="none" w:sz="0" w:space="0" w:color="auto"/>
            <w:right w:val="none" w:sz="0" w:space="0" w:color="auto"/>
          </w:divBdr>
        </w:div>
        <w:div w:id="2000116717">
          <w:marLeft w:val="480"/>
          <w:marRight w:val="0"/>
          <w:marTop w:val="0"/>
          <w:marBottom w:val="0"/>
          <w:divBdr>
            <w:top w:val="none" w:sz="0" w:space="0" w:color="auto"/>
            <w:left w:val="none" w:sz="0" w:space="0" w:color="auto"/>
            <w:bottom w:val="none" w:sz="0" w:space="0" w:color="auto"/>
            <w:right w:val="none" w:sz="0" w:space="0" w:color="auto"/>
          </w:divBdr>
        </w:div>
        <w:div w:id="2003115628">
          <w:marLeft w:val="480"/>
          <w:marRight w:val="0"/>
          <w:marTop w:val="0"/>
          <w:marBottom w:val="0"/>
          <w:divBdr>
            <w:top w:val="none" w:sz="0" w:space="0" w:color="auto"/>
            <w:left w:val="none" w:sz="0" w:space="0" w:color="auto"/>
            <w:bottom w:val="none" w:sz="0" w:space="0" w:color="auto"/>
            <w:right w:val="none" w:sz="0" w:space="0" w:color="auto"/>
          </w:divBdr>
        </w:div>
        <w:div w:id="2054228977">
          <w:marLeft w:val="480"/>
          <w:marRight w:val="0"/>
          <w:marTop w:val="0"/>
          <w:marBottom w:val="0"/>
          <w:divBdr>
            <w:top w:val="none" w:sz="0" w:space="0" w:color="auto"/>
            <w:left w:val="none" w:sz="0" w:space="0" w:color="auto"/>
            <w:bottom w:val="none" w:sz="0" w:space="0" w:color="auto"/>
            <w:right w:val="none" w:sz="0" w:space="0" w:color="auto"/>
          </w:divBdr>
        </w:div>
        <w:div w:id="2124036810">
          <w:marLeft w:val="480"/>
          <w:marRight w:val="0"/>
          <w:marTop w:val="0"/>
          <w:marBottom w:val="0"/>
          <w:divBdr>
            <w:top w:val="none" w:sz="0" w:space="0" w:color="auto"/>
            <w:left w:val="none" w:sz="0" w:space="0" w:color="auto"/>
            <w:bottom w:val="none" w:sz="0" w:space="0" w:color="auto"/>
            <w:right w:val="none" w:sz="0" w:space="0" w:color="auto"/>
          </w:divBdr>
        </w:div>
        <w:div w:id="2125535613">
          <w:marLeft w:val="480"/>
          <w:marRight w:val="0"/>
          <w:marTop w:val="0"/>
          <w:marBottom w:val="0"/>
          <w:divBdr>
            <w:top w:val="none" w:sz="0" w:space="0" w:color="auto"/>
            <w:left w:val="none" w:sz="0" w:space="0" w:color="auto"/>
            <w:bottom w:val="none" w:sz="0" w:space="0" w:color="auto"/>
            <w:right w:val="none" w:sz="0" w:space="0" w:color="auto"/>
          </w:divBdr>
        </w:div>
      </w:divsChild>
    </w:div>
    <w:div w:id="1979534200">
      <w:bodyDiv w:val="1"/>
      <w:marLeft w:val="0"/>
      <w:marRight w:val="0"/>
      <w:marTop w:val="0"/>
      <w:marBottom w:val="0"/>
      <w:divBdr>
        <w:top w:val="none" w:sz="0" w:space="0" w:color="auto"/>
        <w:left w:val="none" w:sz="0" w:space="0" w:color="auto"/>
        <w:bottom w:val="none" w:sz="0" w:space="0" w:color="auto"/>
        <w:right w:val="none" w:sz="0" w:space="0" w:color="auto"/>
      </w:divBdr>
      <w:divsChild>
        <w:div w:id="20251270">
          <w:marLeft w:val="480"/>
          <w:marRight w:val="0"/>
          <w:marTop w:val="0"/>
          <w:marBottom w:val="0"/>
          <w:divBdr>
            <w:top w:val="none" w:sz="0" w:space="0" w:color="auto"/>
            <w:left w:val="none" w:sz="0" w:space="0" w:color="auto"/>
            <w:bottom w:val="none" w:sz="0" w:space="0" w:color="auto"/>
            <w:right w:val="none" w:sz="0" w:space="0" w:color="auto"/>
          </w:divBdr>
        </w:div>
        <w:div w:id="31270506">
          <w:marLeft w:val="480"/>
          <w:marRight w:val="0"/>
          <w:marTop w:val="0"/>
          <w:marBottom w:val="0"/>
          <w:divBdr>
            <w:top w:val="none" w:sz="0" w:space="0" w:color="auto"/>
            <w:left w:val="none" w:sz="0" w:space="0" w:color="auto"/>
            <w:bottom w:val="none" w:sz="0" w:space="0" w:color="auto"/>
            <w:right w:val="none" w:sz="0" w:space="0" w:color="auto"/>
          </w:divBdr>
        </w:div>
        <w:div w:id="47463824">
          <w:marLeft w:val="480"/>
          <w:marRight w:val="0"/>
          <w:marTop w:val="0"/>
          <w:marBottom w:val="0"/>
          <w:divBdr>
            <w:top w:val="none" w:sz="0" w:space="0" w:color="auto"/>
            <w:left w:val="none" w:sz="0" w:space="0" w:color="auto"/>
            <w:bottom w:val="none" w:sz="0" w:space="0" w:color="auto"/>
            <w:right w:val="none" w:sz="0" w:space="0" w:color="auto"/>
          </w:divBdr>
        </w:div>
        <w:div w:id="119961473">
          <w:marLeft w:val="480"/>
          <w:marRight w:val="0"/>
          <w:marTop w:val="0"/>
          <w:marBottom w:val="0"/>
          <w:divBdr>
            <w:top w:val="none" w:sz="0" w:space="0" w:color="auto"/>
            <w:left w:val="none" w:sz="0" w:space="0" w:color="auto"/>
            <w:bottom w:val="none" w:sz="0" w:space="0" w:color="auto"/>
            <w:right w:val="none" w:sz="0" w:space="0" w:color="auto"/>
          </w:divBdr>
        </w:div>
        <w:div w:id="120463886">
          <w:marLeft w:val="480"/>
          <w:marRight w:val="0"/>
          <w:marTop w:val="0"/>
          <w:marBottom w:val="0"/>
          <w:divBdr>
            <w:top w:val="none" w:sz="0" w:space="0" w:color="auto"/>
            <w:left w:val="none" w:sz="0" w:space="0" w:color="auto"/>
            <w:bottom w:val="none" w:sz="0" w:space="0" w:color="auto"/>
            <w:right w:val="none" w:sz="0" w:space="0" w:color="auto"/>
          </w:divBdr>
        </w:div>
        <w:div w:id="134105645">
          <w:marLeft w:val="480"/>
          <w:marRight w:val="0"/>
          <w:marTop w:val="0"/>
          <w:marBottom w:val="0"/>
          <w:divBdr>
            <w:top w:val="none" w:sz="0" w:space="0" w:color="auto"/>
            <w:left w:val="none" w:sz="0" w:space="0" w:color="auto"/>
            <w:bottom w:val="none" w:sz="0" w:space="0" w:color="auto"/>
            <w:right w:val="none" w:sz="0" w:space="0" w:color="auto"/>
          </w:divBdr>
        </w:div>
        <w:div w:id="150951798">
          <w:marLeft w:val="480"/>
          <w:marRight w:val="0"/>
          <w:marTop w:val="0"/>
          <w:marBottom w:val="0"/>
          <w:divBdr>
            <w:top w:val="none" w:sz="0" w:space="0" w:color="auto"/>
            <w:left w:val="none" w:sz="0" w:space="0" w:color="auto"/>
            <w:bottom w:val="none" w:sz="0" w:space="0" w:color="auto"/>
            <w:right w:val="none" w:sz="0" w:space="0" w:color="auto"/>
          </w:divBdr>
        </w:div>
        <w:div w:id="162741545">
          <w:marLeft w:val="480"/>
          <w:marRight w:val="0"/>
          <w:marTop w:val="0"/>
          <w:marBottom w:val="0"/>
          <w:divBdr>
            <w:top w:val="none" w:sz="0" w:space="0" w:color="auto"/>
            <w:left w:val="none" w:sz="0" w:space="0" w:color="auto"/>
            <w:bottom w:val="none" w:sz="0" w:space="0" w:color="auto"/>
            <w:right w:val="none" w:sz="0" w:space="0" w:color="auto"/>
          </w:divBdr>
        </w:div>
        <w:div w:id="213272916">
          <w:marLeft w:val="480"/>
          <w:marRight w:val="0"/>
          <w:marTop w:val="0"/>
          <w:marBottom w:val="0"/>
          <w:divBdr>
            <w:top w:val="none" w:sz="0" w:space="0" w:color="auto"/>
            <w:left w:val="none" w:sz="0" w:space="0" w:color="auto"/>
            <w:bottom w:val="none" w:sz="0" w:space="0" w:color="auto"/>
            <w:right w:val="none" w:sz="0" w:space="0" w:color="auto"/>
          </w:divBdr>
        </w:div>
        <w:div w:id="216749970">
          <w:marLeft w:val="480"/>
          <w:marRight w:val="0"/>
          <w:marTop w:val="0"/>
          <w:marBottom w:val="0"/>
          <w:divBdr>
            <w:top w:val="none" w:sz="0" w:space="0" w:color="auto"/>
            <w:left w:val="none" w:sz="0" w:space="0" w:color="auto"/>
            <w:bottom w:val="none" w:sz="0" w:space="0" w:color="auto"/>
            <w:right w:val="none" w:sz="0" w:space="0" w:color="auto"/>
          </w:divBdr>
        </w:div>
        <w:div w:id="227494301">
          <w:marLeft w:val="480"/>
          <w:marRight w:val="0"/>
          <w:marTop w:val="0"/>
          <w:marBottom w:val="0"/>
          <w:divBdr>
            <w:top w:val="none" w:sz="0" w:space="0" w:color="auto"/>
            <w:left w:val="none" w:sz="0" w:space="0" w:color="auto"/>
            <w:bottom w:val="none" w:sz="0" w:space="0" w:color="auto"/>
            <w:right w:val="none" w:sz="0" w:space="0" w:color="auto"/>
          </w:divBdr>
        </w:div>
        <w:div w:id="236478549">
          <w:marLeft w:val="480"/>
          <w:marRight w:val="0"/>
          <w:marTop w:val="0"/>
          <w:marBottom w:val="0"/>
          <w:divBdr>
            <w:top w:val="none" w:sz="0" w:space="0" w:color="auto"/>
            <w:left w:val="none" w:sz="0" w:space="0" w:color="auto"/>
            <w:bottom w:val="none" w:sz="0" w:space="0" w:color="auto"/>
            <w:right w:val="none" w:sz="0" w:space="0" w:color="auto"/>
          </w:divBdr>
        </w:div>
        <w:div w:id="339505327">
          <w:marLeft w:val="480"/>
          <w:marRight w:val="0"/>
          <w:marTop w:val="0"/>
          <w:marBottom w:val="0"/>
          <w:divBdr>
            <w:top w:val="none" w:sz="0" w:space="0" w:color="auto"/>
            <w:left w:val="none" w:sz="0" w:space="0" w:color="auto"/>
            <w:bottom w:val="none" w:sz="0" w:space="0" w:color="auto"/>
            <w:right w:val="none" w:sz="0" w:space="0" w:color="auto"/>
          </w:divBdr>
        </w:div>
        <w:div w:id="345906740">
          <w:marLeft w:val="480"/>
          <w:marRight w:val="0"/>
          <w:marTop w:val="0"/>
          <w:marBottom w:val="0"/>
          <w:divBdr>
            <w:top w:val="none" w:sz="0" w:space="0" w:color="auto"/>
            <w:left w:val="none" w:sz="0" w:space="0" w:color="auto"/>
            <w:bottom w:val="none" w:sz="0" w:space="0" w:color="auto"/>
            <w:right w:val="none" w:sz="0" w:space="0" w:color="auto"/>
          </w:divBdr>
        </w:div>
        <w:div w:id="354307242">
          <w:marLeft w:val="480"/>
          <w:marRight w:val="0"/>
          <w:marTop w:val="0"/>
          <w:marBottom w:val="0"/>
          <w:divBdr>
            <w:top w:val="none" w:sz="0" w:space="0" w:color="auto"/>
            <w:left w:val="none" w:sz="0" w:space="0" w:color="auto"/>
            <w:bottom w:val="none" w:sz="0" w:space="0" w:color="auto"/>
            <w:right w:val="none" w:sz="0" w:space="0" w:color="auto"/>
          </w:divBdr>
        </w:div>
        <w:div w:id="372004567">
          <w:marLeft w:val="480"/>
          <w:marRight w:val="0"/>
          <w:marTop w:val="0"/>
          <w:marBottom w:val="0"/>
          <w:divBdr>
            <w:top w:val="none" w:sz="0" w:space="0" w:color="auto"/>
            <w:left w:val="none" w:sz="0" w:space="0" w:color="auto"/>
            <w:bottom w:val="none" w:sz="0" w:space="0" w:color="auto"/>
            <w:right w:val="none" w:sz="0" w:space="0" w:color="auto"/>
          </w:divBdr>
        </w:div>
        <w:div w:id="375547041">
          <w:marLeft w:val="480"/>
          <w:marRight w:val="0"/>
          <w:marTop w:val="0"/>
          <w:marBottom w:val="0"/>
          <w:divBdr>
            <w:top w:val="none" w:sz="0" w:space="0" w:color="auto"/>
            <w:left w:val="none" w:sz="0" w:space="0" w:color="auto"/>
            <w:bottom w:val="none" w:sz="0" w:space="0" w:color="auto"/>
            <w:right w:val="none" w:sz="0" w:space="0" w:color="auto"/>
          </w:divBdr>
        </w:div>
        <w:div w:id="378555083">
          <w:marLeft w:val="480"/>
          <w:marRight w:val="0"/>
          <w:marTop w:val="0"/>
          <w:marBottom w:val="0"/>
          <w:divBdr>
            <w:top w:val="none" w:sz="0" w:space="0" w:color="auto"/>
            <w:left w:val="none" w:sz="0" w:space="0" w:color="auto"/>
            <w:bottom w:val="none" w:sz="0" w:space="0" w:color="auto"/>
            <w:right w:val="none" w:sz="0" w:space="0" w:color="auto"/>
          </w:divBdr>
        </w:div>
        <w:div w:id="451678876">
          <w:marLeft w:val="480"/>
          <w:marRight w:val="0"/>
          <w:marTop w:val="0"/>
          <w:marBottom w:val="0"/>
          <w:divBdr>
            <w:top w:val="none" w:sz="0" w:space="0" w:color="auto"/>
            <w:left w:val="none" w:sz="0" w:space="0" w:color="auto"/>
            <w:bottom w:val="none" w:sz="0" w:space="0" w:color="auto"/>
            <w:right w:val="none" w:sz="0" w:space="0" w:color="auto"/>
          </w:divBdr>
        </w:div>
        <w:div w:id="471795299">
          <w:marLeft w:val="480"/>
          <w:marRight w:val="0"/>
          <w:marTop w:val="0"/>
          <w:marBottom w:val="0"/>
          <w:divBdr>
            <w:top w:val="none" w:sz="0" w:space="0" w:color="auto"/>
            <w:left w:val="none" w:sz="0" w:space="0" w:color="auto"/>
            <w:bottom w:val="none" w:sz="0" w:space="0" w:color="auto"/>
            <w:right w:val="none" w:sz="0" w:space="0" w:color="auto"/>
          </w:divBdr>
        </w:div>
        <w:div w:id="543298558">
          <w:marLeft w:val="480"/>
          <w:marRight w:val="0"/>
          <w:marTop w:val="0"/>
          <w:marBottom w:val="0"/>
          <w:divBdr>
            <w:top w:val="none" w:sz="0" w:space="0" w:color="auto"/>
            <w:left w:val="none" w:sz="0" w:space="0" w:color="auto"/>
            <w:bottom w:val="none" w:sz="0" w:space="0" w:color="auto"/>
            <w:right w:val="none" w:sz="0" w:space="0" w:color="auto"/>
          </w:divBdr>
        </w:div>
        <w:div w:id="546836675">
          <w:marLeft w:val="480"/>
          <w:marRight w:val="0"/>
          <w:marTop w:val="0"/>
          <w:marBottom w:val="0"/>
          <w:divBdr>
            <w:top w:val="none" w:sz="0" w:space="0" w:color="auto"/>
            <w:left w:val="none" w:sz="0" w:space="0" w:color="auto"/>
            <w:bottom w:val="none" w:sz="0" w:space="0" w:color="auto"/>
            <w:right w:val="none" w:sz="0" w:space="0" w:color="auto"/>
          </w:divBdr>
        </w:div>
        <w:div w:id="592862814">
          <w:marLeft w:val="480"/>
          <w:marRight w:val="0"/>
          <w:marTop w:val="0"/>
          <w:marBottom w:val="0"/>
          <w:divBdr>
            <w:top w:val="none" w:sz="0" w:space="0" w:color="auto"/>
            <w:left w:val="none" w:sz="0" w:space="0" w:color="auto"/>
            <w:bottom w:val="none" w:sz="0" w:space="0" w:color="auto"/>
            <w:right w:val="none" w:sz="0" w:space="0" w:color="auto"/>
          </w:divBdr>
        </w:div>
        <w:div w:id="650985253">
          <w:marLeft w:val="480"/>
          <w:marRight w:val="0"/>
          <w:marTop w:val="0"/>
          <w:marBottom w:val="0"/>
          <w:divBdr>
            <w:top w:val="none" w:sz="0" w:space="0" w:color="auto"/>
            <w:left w:val="none" w:sz="0" w:space="0" w:color="auto"/>
            <w:bottom w:val="none" w:sz="0" w:space="0" w:color="auto"/>
            <w:right w:val="none" w:sz="0" w:space="0" w:color="auto"/>
          </w:divBdr>
        </w:div>
        <w:div w:id="652876332">
          <w:marLeft w:val="480"/>
          <w:marRight w:val="0"/>
          <w:marTop w:val="0"/>
          <w:marBottom w:val="0"/>
          <w:divBdr>
            <w:top w:val="none" w:sz="0" w:space="0" w:color="auto"/>
            <w:left w:val="none" w:sz="0" w:space="0" w:color="auto"/>
            <w:bottom w:val="none" w:sz="0" w:space="0" w:color="auto"/>
            <w:right w:val="none" w:sz="0" w:space="0" w:color="auto"/>
          </w:divBdr>
        </w:div>
        <w:div w:id="689063232">
          <w:marLeft w:val="480"/>
          <w:marRight w:val="0"/>
          <w:marTop w:val="0"/>
          <w:marBottom w:val="0"/>
          <w:divBdr>
            <w:top w:val="none" w:sz="0" w:space="0" w:color="auto"/>
            <w:left w:val="none" w:sz="0" w:space="0" w:color="auto"/>
            <w:bottom w:val="none" w:sz="0" w:space="0" w:color="auto"/>
            <w:right w:val="none" w:sz="0" w:space="0" w:color="auto"/>
          </w:divBdr>
        </w:div>
        <w:div w:id="697243583">
          <w:marLeft w:val="480"/>
          <w:marRight w:val="0"/>
          <w:marTop w:val="0"/>
          <w:marBottom w:val="0"/>
          <w:divBdr>
            <w:top w:val="none" w:sz="0" w:space="0" w:color="auto"/>
            <w:left w:val="none" w:sz="0" w:space="0" w:color="auto"/>
            <w:bottom w:val="none" w:sz="0" w:space="0" w:color="auto"/>
            <w:right w:val="none" w:sz="0" w:space="0" w:color="auto"/>
          </w:divBdr>
        </w:div>
        <w:div w:id="757211943">
          <w:marLeft w:val="480"/>
          <w:marRight w:val="0"/>
          <w:marTop w:val="0"/>
          <w:marBottom w:val="0"/>
          <w:divBdr>
            <w:top w:val="none" w:sz="0" w:space="0" w:color="auto"/>
            <w:left w:val="none" w:sz="0" w:space="0" w:color="auto"/>
            <w:bottom w:val="none" w:sz="0" w:space="0" w:color="auto"/>
            <w:right w:val="none" w:sz="0" w:space="0" w:color="auto"/>
          </w:divBdr>
        </w:div>
        <w:div w:id="760222354">
          <w:marLeft w:val="480"/>
          <w:marRight w:val="0"/>
          <w:marTop w:val="0"/>
          <w:marBottom w:val="0"/>
          <w:divBdr>
            <w:top w:val="none" w:sz="0" w:space="0" w:color="auto"/>
            <w:left w:val="none" w:sz="0" w:space="0" w:color="auto"/>
            <w:bottom w:val="none" w:sz="0" w:space="0" w:color="auto"/>
            <w:right w:val="none" w:sz="0" w:space="0" w:color="auto"/>
          </w:divBdr>
        </w:div>
        <w:div w:id="809204530">
          <w:marLeft w:val="480"/>
          <w:marRight w:val="0"/>
          <w:marTop w:val="0"/>
          <w:marBottom w:val="0"/>
          <w:divBdr>
            <w:top w:val="none" w:sz="0" w:space="0" w:color="auto"/>
            <w:left w:val="none" w:sz="0" w:space="0" w:color="auto"/>
            <w:bottom w:val="none" w:sz="0" w:space="0" w:color="auto"/>
            <w:right w:val="none" w:sz="0" w:space="0" w:color="auto"/>
          </w:divBdr>
        </w:div>
        <w:div w:id="821310958">
          <w:marLeft w:val="480"/>
          <w:marRight w:val="0"/>
          <w:marTop w:val="0"/>
          <w:marBottom w:val="0"/>
          <w:divBdr>
            <w:top w:val="none" w:sz="0" w:space="0" w:color="auto"/>
            <w:left w:val="none" w:sz="0" w:space="0" w:color="auto"/>
            <w:bottom w:val="none" w:sz="0" w:space="0" w:color="auto"/>
            <w:right w:val="none" w:sz="0" w:space="0" w:color="auto"/>
          </w:divBdr>
        </w:div>
        <w:div w:id="881550745">
          <w:marLeft w:val="480"/>
          <w:marRight w:val="0"/>
          <w:marTop w:val="0"/>
          <w:marBottom w:val="0"/>
          <w:divBdr>
            <w:top w:val="none" w:sz="0" w:space="0" w:color="auto"/>
            <w:left w:val="none" w:sz="0" w:space="0" w:color="auto"/>
            <w:bottom w:val="none" w:sz="0" w:space="0" w:color="auto"/>
            <w:right w:val="none" w:sz="0" w:space="0" w:color="auto"/>
          </w:divBdr>
        </w:div>
        <w:div w:id="890725238">
          <w:marLeft w:val="480"/>
          <w:marRight w:val="0"/>
          <w:marTop w:val="0"/>
          <w:marBottom w:val="0"/>
          <w:divBdr>
            <w:top w:val="none" w:sz="0" w:space="0" w:color="auto"/>
            <w:left w:val="none" w:sz="0" w:space="0" w:color="auto"/>
            <w:bottom w:val="none" w:sz="0" w:space="0" w:color="auto"/>
            <w:right w:val="none" w:sz="0" w:space="0" w:color="auto"/>
          </w:divBdr>
        </w:div>
        <w:div w:id="920218377">
          <w:marLeft w:val="480"/>
          <w:marRight w:val="0"/>
          <w:marTop w:val="0"/>
          <w:marBottom w:val="0"/>
          <w:divBdr>
            <w:top w:val="none" w:sz="0" w:space="0" w:color="auto"/>
            <w:left w:val="none" w:sz="0" w:space="0" w:color="auto"/>
            <w:bottom w:val="none" w:sz="0" w:space="0" w:color="auto"/>
            <w:right w:val="none" w:sz="0" w:space="0" w:color="auto"/>
          </w:divBdr>
        </w:div>
        <w:div w:id="951937397">
          <w:marLeft w:val="480"/>
          <w:marRight w:val="0"/>
          <w:marTop w:val="0"/>
          <w:marBottom w:val="0"/>
          <w:divBdr>
            <w:top w:val="none" w:sz="0" w:space="0" w:color="auto"/>
            <w:left w:val="none" w:sz="0" w:space="0" w:color="auto"/>
            <w:bottom w:val="none" w:sz="0" w:space="0" w:color="auto"/>
            <w:right w:val="none" w:sz="0" w:space="0" w:color="auto"/>
          </w:divBdr>
        </w:div>
        <w:div w:id="953052112">
          <w:marLeft w:val="480"/>
          <w:marRight w:val="0"/>
          <w:marTop w:val="0"/>
          <w:marBottom w:val="0"/>
          <w:divBdr>
            <w:top w:val="none" w:sz="0" w:space="0" w:color="auto"/>
            <w:left w:val="none" w:sz="0" w:space="0" w:color="auto"/>
            <w:bottom w:val="none" w:sz="0" w:space="0" w:color="auto"/>
            <w:right w:val="none" w:sz="0" w:space="0" w:color="auto"/>
          </w:divBdr>
        </w:div>
        <w:div w:id="956563463">
          <w:marLeft w:val="480"/>
          <w:marRight w:val="0"/>
          <w:marTop w:val="0"/>
          <w:marBottom w:val="0"/>
          <w:divBdr>
            <w:top w:val="none" w:sz="0" w:space="0" w:color="auto"/>
            <w:left w:val="none" w:sz="0" w:space="0" w:color="auto"/>
            <w:bottom w:val="none" w:sz="0" w:space="0" w:color="auto"/>
            <w:right w:val="none" w:sz="0" w:space="0" w:color="auto"/>
          </w:divBdr>
        </w:div>
        <w:div w:id="1000230888">
          <w:marLeft w:val="480"/>
          <w:marRight w:val="0"/>
          <w:marTop w:val="0"/>
          <w:marBottom w:val="0"/>
          <w:divBdr>
            <w:top w:val="none" w:sz="0" w:space="0" w:color="auto"/>
            <w:left w:val="none" w:sz="0" w:space="0" w:color="auto"/>
            <w:bottom w:val="none" w:sz="0" w:space="0" w:color="auto"/>
            <w:right w:val="none" w:sz="0" w:space="0" w:color="auto"/>
          </w:divBdr>
        </w:div>
        <w:div w:id="1032152226">
          <w:marLeft w:val="480"/>
          <w:marRight w:val="0"/>
          <w:marTop w:val="0"/>
          <w:marBottom w:val="0"/>
          <w:divBdr>
            <w:top w:val="none" w:sz="0" w:space="0" w:color="auto"/>
            <w:left w:val="none" w:sz="0" w:space="0" w:color="auto"/>
            <w:bottom w:val="none" w:sz="0" w:space="0" w:color="auto"/>
            <w:right w:val="none" w:sz="0" w:space="0" w:color="auto"/>
          </w:divBdr>
        </w:div>
        <w:div w:id="1085494647">
          <w:marLeft w:val="480"/>
          <w:marRight w:val="0"/>
          <w:marTop w:val="0"/>
          <w:marBottom w:val="0"/>
          <w:divBdr>
            <w:top w:val="none" w:sz="0" w:space="0" w:color="auto"/>
            <w:left w:val="none" w:sz="0" w:space="0" w:color="auto"/>
            <w:bottom w:val="none" w:sz="0" w:space="0" w:color="auto"/>
            <w:right w:val="none" w:sz="0" w:space="0" w:color="auto"/>
          </w:divBdr>
        </w:div>
        <w:div w:id="1095904738">
          <w:marLeft w:val="480"/>
          <w:marRight w:val="0"/>
          <w:marTop w:val="0"/>
          <w:marBottom w:val="0"/>
          <w:divBdr>
            <w:top w:val="none" w:sz="0" w:space="0" w:color="auto"/>
            <w:left w:val="none" w:sz="0" w:space="0" w:color="auto"/>
            <w:bottom w:val="none" w:sz="0" w:space="0" w:color="auto"/>
            <w:right w:val="none" w:sz="0" w:space="0" w:color="auto"/>
          </w:divBdr>
        </w:div>
        <w:div w:id="1102799933">
          <w:marLeft w:val="480"/>
          <w:marRight w:val="0"/>
          <w:marTop w:val="0"/>
          <w:marBottom w:val="0"/>
          <w:divBdr>
            <w:top w:val="none" w:sz="0" w:space="0" w:color="auto"/>
            <w:left w:val="none" w:sz="0" w:space="0" w:color="auto"/>
            <w:bottom w:val="none" w:sz="0" w:space="0" w:color="auto"/>
            <w:right w:val="none" w:sz="0" w:space="0" w:color="auto"/>
          </w:divBdr>
        </w:div>
        <w:div w:id="1105346158">
          <w:marLeft w:val="480"/>
          <w:marRight w:val="0"/>
          <w:marTop w:val="0"/>
          <w:marBottom w:val="0"/>
          <w:divBdr>
            <w:top w:val="none" w:sz="0" w:space="0" w:color="auto"/>
            <w:left w:val="none" w:sz="0" w:space="0" w:color="auto"/>
            <w:bottom w:val="none" w:sz="0" w:space="0" w:color="auto"/>
            <w:right w:val="none" w:sz="0" w:space="0" w:color="auto"/>
          </w:divBdr>
        </w:div>
        <w:div w:id="1131047134">
          <w:marLeft w:val="480"/>
          <w:marRight w:val="0"/>
          <w:marTop w:val="0"/>
          <w:marBottom w:val="0"/>
          <w:divBdr>
            <w:top w:val="none" w:sz="0" w:space="0" w:color="auto"/>
            <w:left w:val="none" w:sz="0" w:space="0" w:color="auto"/>
            <w:bottom w:val="none" w:sz="0" w:space="0" w:color="auto"/>
            <w:right w:val="none" w:sz="0" w:space="0" w:color="auto"/>
          </w:divBdr>
        </w:div>
        <w:div w:id="1141115681">
          <w:marLeft w:val="480"/>
          <w:marRight w:val="0"/>
          <w:marTop w:val="0"/>
          <w:marBottom w:val="0"/>
          <w:divBdr>
            <w:top w:val="none" w:sz="0" w:space="0" w:color="auto"/>
            <w:left w:val="none" w:sz="0" w:space="0" w:color="auto"/>
            <w:bottom w:val="none" w:sz="0" w:space="0" w:color="auto"/>
            <w:right w:val="none" w:sz="0" w:space="0" w:color="auto"/>
          </w:divBdr>
        </w:div>
        <w:div w:id="1160922031">
          <w:marLeft w:val="480"/>
          <w:marRight w:val="0"/>
          <w:marTop w:val="0"/>
          <w:marBottom w:val="0"/>
          <w:divBdr>
            <w:top w:val="none" w:sz="0" w:space="0" w:color="auto"/>
            <w:left w:val="none" w:sz="0" w:space="0" w:color="auto"/>
            <w:bottom w:val="none" w:sz="0" w:space="0" w:color="auto"/>
            <w:right w:val="none" w:sz="0" w:space="0" w:color="auto"/>
          </w:divBdr>
        </w:div>
        <w:div w:id="1205022273">
          <w:marLeft w:val="480"/>
          <w:marRight w:val="0"/>
          <w:marTop w:val="0"/>
          <w:marBottom w:val="0"/>
          <w:divBdr>
            <w:top w:val="none" w:sz="0" w:space="0" w:color="auto"/>
            <w:left w:val="none" w:sz="0" w:space="0" w:color="auto"/>
            <w:bottom w:val="none" w:sz="0" w:space="0" w:color="auto"/>
            <w:right w:val="none" w:sz="0" w:space="0" w:color="auto"/>
          </w:divBdr>
        </w:div>
        <w:div w:id="1215853979">
          <w:marLeft w:val="480"/>
          <w:marRight w:val="0"/>
          <w:marTop w:val="0"/>
          <w:marBottom w:val="0"/>
          <w:divBdr>
            <w:top w:val="none" w:sz="0" w:space="0" w:color="auto"/>
            <w:left w:val="none" w:sz="0" w:space="0" w:color="auto"/>
            <w:bottom w:val="none" w:sz="0" w:space="0" w:color="auto"/>
            <w:right w:val="none" w:sz="0" w:space="0" w:color="auto"/>
          </w:divBdr>
        </w:div>
        <w:div w:id="1239706358">
          <w:marLeft w:val="480"/>
          <w:marRight w:val="0"/>
          <w:marTop w:val="0"/>
          <w:marBottom w:val="0"/>
          <w:divBdr>
            <w:top w:val="none" w:sz="0" w:space="0" w:color="auto"/>
            <w:left w:val="none" w:sz="0" w:space="0" w:color="auto"/>
            <w:bottom w:val="none" w:sz="0" w:space="0" w:color="auto"/>
            <w:right w:val="none" w:sz="0" w:space="0" w:color="auto"/>
          </w:divBdr>
        </w:div>
        <w:div w:id="1277179858">
          <w:marLeft w:val="480"/>
          <w:marRight w:val="0"/>
          <w:marTop w:val="0"/>
          <w:marBottom w:val="0"/>
          <w:divBdr>
            <w:top w:val="none" w:sz="0" w:space="0" w:color="auto"/>
            <w:left w:val="none" w:sz="0" w:space="0" w:color="auto"/>
            <w:bottom w:val="none" w:sz="0" w:space="0" w:color="auto"/>
            <w:right w:val="none" w:sz="0" w:space="0" w:color="auto"/>
          </w:divBdr>
        </w:div>
        <w:div w:id="1293749578">
          <w:marLeft w:val="480"/>
          <w:marRight w:val="0"/>
          <w:marTop w:val="0"/>
          <w:marBottom w:val="0"/>
          <w:divBdr>
            <w:top w:val="none" w:sz="0" w:space="0" w:color="auto"/>
            <w:left w:val="none" w:sz="0" w:space="0" w:color="auto"/>
            <w:bottom w:val="none" w:sz="0" w:space="0" w:color="auto"/>
            <w:right w:val="none" w:sz="0" w:space="0" w:color="auto"/>
          </w:divBdr>
        </w:div>
        <w:div w:id="1317882298">
          <w:marLeft w:val="480"/>
          <w:marRight w:val="0"/>
          <w:marTop w:val="0"/>
          <w:marBottom w:val="0"/>
          <w:divBdr>
            <w:top w:val="none" w:sz="0" w:space="0" w:color="auto"/>
            <w:left w:val="none" w:sz="0" w:space="0" w:color="auto"/>
            <w:bottom w:val="none" w:sz="0" w:space="0" w:color="auto"/>
            <w:right w:val="none" w:sz="0" w:space="0" w:color="auto"/>
          </w:divBdr>
        </w:div>
        <w:div w:id="1323200425">
          <w:marLeft w:val="480"/>
          <w:marRight w:val="0"/>
          <w:marTop w:val="0"/>
          <w:marBottom w:val="0"/>
          <w:divBdr>
            <w:top w:val="none" w:sz="0" w:space="0" w:color="auto"/>
            <w:left w:val="none" w:sz="0" w:space="0" w:color="auto"/>
            <w:bottom w:val="none" w:sz="0" w:space="0" w:color="auto"/>
            <w:right w:val="none" w:sz="0" w:space="0" w:color="auto"/>
          </w:divBdr>
        </w:div>
        <w:div w:id="1389917128">
          <w:marLeft w:val="480"/>
          <w:marRight w:val="0"/>
          <w:marTop w:val="0"/>
          <w:marBottom w:val="0"/>
          <w:divBdr>
            <w:top w:val="none" w:sz="0" w:space="0" w:color="auto"/>
            <w:left w:val="none" w:sz="0" w:space="0" w:color="auto"/>
            <w:bottom w:val="none" w:sz="0" w:space="0" w:color="auto"/>
            <w:right w:val="none" w:sz="0" w:space="0" w:color="auto"/>
          </w:divBdr>
        </w:div>
        <w:div w:id="1475220413">
          <w:marLeft w:val="480"/>
          <w:marRight w:val="0"/>
          <w:marTop w:val="0"/>
          <w:marBottom w:val="0"/>
          <w:divBdr>
            <w:top w:val="none" w:sz="0" w:space="0" w:color="auto"/>
            <w:left w:val="none" w:sz="0" w:space="0" w:color="auto"/>
            <w:bottom w:val="none" w:sz="0" w:space="0" w:color="auto"/>
            <w:right w:val="none" w:sz="0" w:space="0" w:color="auto"/>
          </w:divBdr>
        </w:div>
        <w:div w:id="1497188496">
          <w:marLeft w:val="480"/>
          <w:marRight w:val="0"/>
          <w:marTop w:val="0"/>
          <w:marBottom w:val="0"/>
          <w:divBdr>
            <w:top w:val="none" w:sz="0" w:space="0" w:color="auto"/>
            <w:left w:val="none" w:sz="0" w:space="0" w:color="auto"/>
            <w:bottom w:val="none" w:sz="0" w:space="0" w:color="auto"/>
            <w:right w:val="none" w:sz="0" w:space="0" w:color="auto"/>
          </w:divBdr>
        </w:div>
        <w:div w:id="1507551319">
          <w:marLeft w:val="480"/>
          <w:marRight w:val="0"/>
          <w:marTop w:val="0"/>
          <w:marBottom w:val="0"/>
          <w:divBdr>
            <w:top w:val="none" w:sz="0" w:space="0" w:color="auto"/>
            <w:left w:val="none" w:sz="0" w:space="0" w:color="auto"/>
            <w:bottom w:val="none" w:sz="0" w:space="0" w:color="auto"/>
            <w:right w:val="none" w:sz="0" w:space="0" w:color="auto"/>
          </w:divBdr>
        </w:div>
        <w:div w:id="1514684935">
          <w:marLeft w:val="480"/>
          <w:marRight w:val="0"/>
          <w:marTop w:val="0"/>
          <w:marBottom w:val="0"/>
          <w:divBdr>
            <w:top w:val="none" w:sz="0" w:space="0" w:color="auto"/>
            <w:left w:val="none" w:sz="0" w:space="0" w:color="auto"/>
            <w:bottom w:val="none" w:sz="0" w:space="0" w:color="auto"/>
            <w:right w:val="none" w:sz="0" w:space="0" w:color="auto"/>
          </w:divBdr>
        </w:div>
        <w:div w:id="1577548876">
          <w:marLeft w:val="480"/>
          <w:marRight w:val="0"/>
          <w:marTop w:val="0"/>
          <w:marBottom w:val="0"/>
          <w:divBdr>
            <w:top w:val="none" w:sz="0" w:space="0" w:color="auto"/>
            <w:left w:val="none" w:sz="0" w:space="0" w:color="auto"/>
            <w:bottom w:val="none" w:sz="0" w:space="0" w:color="auto"/>
            <w:right w:val="none" w:sz="0" w:space="0" w:color="auto"/>
          </w:divBdr>
        </w:div>
        <w:div w:id="1598295444">
          <w:marLeft w:val="480"/>
          <w:marRight w:val="0"/>
          <w:marTop w:val="0"/>
          <w:marBottom w:val="0"/>
          <w:divBdr>
            <w:top w:val="none" w:sz="0" w:space="0" w:color="auto"/>
            <w:left w:val="none" w:sz="0" w:space="0" w:color="auto"/>
            <w:bottom w:val="none" w:sz="0" w:space="0" w:color="auto"/>
            <w:right w:val="none" w:sz="0" w:space="0" w:color="auto"/>
          </w:divBdr>
        </w:div>
        <w:div w:id="1641574583">
          <w:marLeft w:val="480"/>
          <w:marRight w:val="0"/>
          <w:marTop w:val="0"/>
          <w:marBottom w:val="0"/>
          <w:divBdr>
            <w:top w:val="none" w:sz="0" w:space="0" w:color="auto"/>
            <w:left w:val="none" w:sz="0" w:space="0" w:color="auto"/>
            <w:bottom w:val="none" w:sz="0" w:space="0" w:color="auto"/>
            <w:right w:val="none" w:sz="0" w:space="0" w:color="auto"/>
          </w:divBdr>
        </w:div>
        <w:div w:id="1660888181">
          <w:marLeft w:val="480"/>
          <w:marRight w:val="0"/>
          <w:marTop w:val="0"/>
          <w:marBottom w:val="0"/>
          <w:divBdr>
            <w:top w:val="none" w:sz="0" w:space="0" w:color="auto"/>
            <w:left w:val="none" w:sz="0" w:space="0" w:color="auto"/>
            <w:bottom w:val="none" w:sz="0" w:space="0" w:color="auto"/>
            <w:right w:val="none" w:sz="0" w:space="0" w:color="auto"/>
          </w:divBdr>
        </w:div>
        <w:div w:id="1715159971">
          <w:marLeft w:val="480"/>
          <w:marRight w:val="0"/>
          <w:marTop w:val="0"/>
          <w:marBottom w:val="0"/>
          <w:divBdr>
            <w:top w:val="none" w:sz="0" w:space="0" w:color="auto"/>
            <w:left w:val="none" w:sz="0" w:space="0" w:color="auto"/>
            <w:bottom w:val="none" w:sz="0" w:space="0" w:color="auto"/>
            <w:right w:val="none" w:sz="0" w:space="0" w:color="auto"/>
          </w:divBdr>
        </w:div>
        <w:div w:id="1814639658">
          <w:marLeft w:val="480"/>
          <w:marRight w:val="0"/>
          <w:marTop w:val="0"/>
          <w:marBottom w:val="0"/>
          <w:divBdr>
            <w:top w:val="none" w:sz="0" w:space="0" w:color="auto"/>
            <w:left w:val="none" w:sz="0" w:space="0" w:color="auto"/>
            <w:bottom w:val="none" w:sz="0" w:space="0" w:color="auto"/>
            <w:right w:val="none" w:sz="0" w:space="0" w:color="auto"/>
          </w:divBdr>
        </w:div>
        <w:div w:id="1889418914">
          <w:marLeft w:val="480"/>
          <w:marRight w:val="0"/>
          <w:marTop w:val="0"/>
          <w:marBottom w:val="0"/>
          <w:divBdr>
            <w:top w:val="none" w:sz="0" w:space="0" w:color="auto"/>
            <w:left w:val="none" w:sz="0" w:space="0" w:color="auto"/>
            <w:bottom w:val="none" w:sz="0" w:space="0" w:color="auto"/>
            <w:right w:val="none" w:sz="0" w:space="0" w:color="auto"/>
          </w:divBdr>
        </w:div>
        <w:div w:id="1893035664">
          <w:marLeft w:val="480"/>
          <w:marRight w:val="0"/>
          <w:marTop w:val="0"/>
          <w:marBottom w:val="0"/>
          <w:divBdr>
            <w:top w:val="none" w:sz="0" w:space="0" w:color="auto"/>
            <w:left w:val="none" w:sz="0" w:space="0" w:color="auto"/>
            <w:bottom w:val="none" w:sz="0" w:space="0" w:color="auto"/>
            <w:right w:val="none" w:sz="0" w:space="0" w:color="auto"/>
          </w:divBdr>
        </w:div>
        <w:div w:id="1922444562">
          <w:marLeft w:val="480"/>
          <w:marRight w:val="0"/>
          <w:marTop w:val="0"/>
          <w:marBottom w:val="0"/>
          <w:divBdr>
            <w:top w:val="none" w:sz="0" w:space="0" w:color="auto"/>
            <w:left w:val="none" w:sz="0" w:space="0" w:color="auto"/>
            <w:bottom w:val="none" w:sz="0" w:space="0" w:color="auto"/>
            <w:right w:val="none" w:sz="0" w:space="0" w:color="auto"/>
          </w:divBdr>
        </w:div>
        <w:div w:id="2056003584">
          <w:marLeft w:val="480"/>
          <w:marRight w:val="0"/>
          <w:marTop w:val="0"/>
          <w:marBottom w:val="0"/>
          <w:divBdr>
            <w:top w:val="none" w:sz="0" w:space="0" w:color="auto"/>
            <w:left w:val="none" w:sz="0" w:space="0" w:color="auto"/>
            <w:bottom w:val="none" w:sz="0" w:space="0" w:color="auto"/>
            <w:right w:val="none" w:sz="0" w:space="0" w:color="auto"/>
          </w:divBdr>
        </w:div>
        <w:div w:id="2117172419">
          <w:marLeft w:val="480"/>
          <w:marRight w:val="0"/>
          <w:marTop w:val="0"/>
          <w:marBottom w:val="0"/>
          <w:divBdr>
            <w:top w:val="none" w:sz="0" w:space="0" w:color="auto"/>
            <w:left w:val="none" w:sz="0" w:space="0" w:color="auto"/>
            <w:bottom w:val="none" w:sz="0" w:space="0" w:color="auto"/>
            <w:right w:val="none" w:sz="0" w:space="0" w:color="auto"/>
          </w:divBdr>
        </w:div>
      </w:divsChild>
    </w:div>
    <w:div w:id="1993945732">
      <w:bodyDiv w:val="1"/>
      <w:marLeft w:val="0"/>
      <w:marRight w:val="0"/>
      <w:marTop w:val="0"/>
      <w:marBottom w:val="0"/>
      <w:divBdr>
        <w:top w:val="none" w:sz="0" w:space="0" w:color="auto"/>
        <w:left w:val="none" w:sz="0" w:space="0" w:color="auto"/>
        <w:bottom w:val="none" w:sz="0" w:space="0" w:color="auto"/>
        <w:right w:val="none" w:sz="0" w:space="0" w:color="auto"/>
      </w:divBdr>
    </w:div>
    <w:div w:id="1995375313">
      <w:bodyDiv w:val="1"/>
      <w:marLeft w:val="0"/>
      <w:marRight w:val="0"/>
      <w:marTop w:val="0"/>
      <w:marBottom w:val="0"/>
      <w:divBdr>
        <w:top w:val="none" w:sz="0" w:space="0" w:color="auto"/>
        <w:left w:val="none" w:sz="0" w:space="0" w:color="auto"/>
        <w:bottom w:val="none" w:sz="0" w:space="0" w:color="auto"/>
        <w:right w:val="none" w:sz="0" w:space="0" w:color="auto"/>
      </w:divBdr>
    </w:div>
    <w:div w:id="1995865648">
      <w:bodyDiv w:val="1"/>
      <w:marLeft w:val="0"/>
      <w:marRight w:val="0"/>
      <w:marTop w:val="0"/>
      <w:marBottom w:val="0"/>
      <w:divBdr>
        <w:top w:val="none" w:sz="0" w:space="0" w:color="auto"/>
        <w:left w:val="none" w:sz="0" w:space="0" w:color="auto"/>
        <w:bottom w:val="none" w:sz="0" w:space="0" w:color="auto"/>
        <w:right w:val="none" w:sz="0" w:space="0" w:color="auto"/>
      </w:divBdr>
    </w:div>
    <w:div w:id="1997953404">
      <w:bodyDiv w:val="1"/>
      <w:marLeft w:val="0"/>
      <w:marRight w:val="0"/>
      <w:marTop w:val="0"/>
      <w:marBottom w:val="0"/>
      <w:divBdr>
        <w:top w:val="none" w:sz="0" w:space="0" w:color="auto"/>
        <w:left w:val="none" w:sz="0" w:space="0" w:color="auto"/>
        <w:bottom w:val="none" w:sz="0" w:space="0" w:color="auto"/>
        <w:right w:val="none" w:sz="0" w:space="0" w:color="auto"/>
      </w:divBdr>
    </w:div>
    <w:div w:id="2003124794">
      <w:bodyDiv w:val="1"/>
      <w:marLeft w:val="0"/>
      <w:marRight w:val="0"/>
      <w:marTop w:val="0"/>
      <w:marBottom w:val="0"/>
      <w:divBdr>
        <w:top w:val="none" w:sz="0" w:space="0" w:color="auto"/>
        <w:left w:val="none" w:sz="0" w:space="0" w:color="auto"/>
        <w:bottom w:val="none" w:sz="0" w:space="0" w:color="auto"/>
        <w:right w:val="none" w:sz="0" w:space="0" w:color="auto"/>
      </w:divBdr>
    </w:div>
    <w:div w:id="2003778367">
      <w:bodyDiv w:val="1"/>
      <w:marLeft w:val="0"/>
      <w:marRight w:val="0"/>
      <w:marTop w:val="0"/>
      <w:marBottom w:val="0"/>
      <w:divBdr>
        <w:top w:val="none" w:sz="0" w:space="0" w:color="auto"/>
        <w:left w:val="none" w:sz="0" w:space="0" w:color="auto"/>
        <w:bottom w:val="none" w:sz="0" w:space="0" w:color="auto"/>
        <w:right w:val="none" w:sz="0" w:space="0" w:color="auto"/>
      </w:divBdr>
    </w:div>
    <w:div w:id="2004122766">
      <w:bodyDiv w:val="1"/>
      <w:marLeft w:val="0"/>
      <w:marRight w:val="0"/>
      <w:marTop w:val="0"/>
      <w:marBottom w:val="0"/>
      <w:divBdr>
        <w:top w:val="none" w:sz="0" w:space="0" w:color="auto"/>
        <w:left w:val="none" w:sz="0" w:space="0" w:color="auto"/>
        <w:bottom w:val="none" w:sz="0" w:space="0" w:color="auto"/>
        <w:right w:val="none" w:sz="0" w:space="0" w:color="auto"/>
      </w:divBdr>
    </w:div>
    <w:div w:id="2011447408">
      <w:bodyDiv w:val="1"/>
      <w:marLeft w:val="0"/>
      <w:marRight w:val="0"/>
      <w:marTop w:val="0"/>
      <w:marBottom w:val="0"/>
      <w:divBdr>
        <w:top w:val="none" w:sz="0" w:space="0" w:color="auto"/>
        <w:left w:val="none" w:sz="0" w:space="0" w:color="auto"/>
        <w:bottom w:val="none" w:sz="0" w:space="0" w:color="auto"/>
        <w:right w:val="none" w:sz="0" w:space="0" w:color="auto"/>
      </w:divBdr>
      <w:divsChild>
        <w:div w:id="33819722">
          <w:marLeft w:val="480"/>
          <w:marRight w:val="0"/>
          <w:marTop w:val="0"/>
          <w:marBottom w:val="0"/>
          <w:divBdr>
            <w:top w:val="none" w:sz="0" w:space="0" w:color="auto"/>
            <w:left w:val="none" w:sz="0" w:space="0" w:color="auto"/>
            <w:bottom w:val="none" w:sz="0" w:space="0" w:color="auto"/>
            <w:right w:val="none" w:sz="0" w:space="0" w:color="auto"/>
          </w:divBdr>
        </w:div>
        <w:div w:id="74783230">
          <w:marLeft w:val="480"/>
          <w:marRight w:val="0"/>
          <w:marTop w:val="0"/>
          <w:marBottom w:val="0"/>
          <w:divBdr>
            <w:top w:val="none" w:sz="0" w:space="0" w:color="auto"/>
            <w:left w:val="none" w:sz="0" w:space="0" w:color="auto"/>
            <w:bottom w:val="none" w:sz="0" w:space="0" w:color="auto"/>
            <w:right w:val="none" w:sz="0" w:space="0" w:color="auto"/>
          </w:divBdr>
        </w:div>
        <w:div w:id="86923898">
          <w:marLeft w:val="480"/>
          <w:marRight w:val="0"/>
          <w:marTop w:val="0"/>
          <w:marBottom w:val="0"/>
          <w:divBdr>
            <w:top w:val="none" w:sz="0" w:space="0" w:color="auto"/>
            <w:left w:val="none" w:sz="0" w:space="0" w:color="auto"/>
            <w:bottom w:val="none" w:sz="0" w:space="0" w:color="auto"/>
            <w:right w:val="none" w:sz="0" w:space="0" w:color="auto"/>
          </w:divBdr>
        </w:div>
        <w:div w:id="111244475">
          <w:marLeft w:val="480"/>
          <w:marRight w:val="0"/>
          <w:marTop w:val="0"/>
          <w:marBottom w:val="0"/>
          <w:divBdr>
            <w:top w:val="none" w:sz="0" w:space="0" w:color="auto"/>
            <w:left w:val="none" w:sz="0" w:space="0" w:color="auto"/>
            <w:bottom w:val="none" w:sz="0" w:space="0" w:color="auto"/>
            <w:right w:val="none" w:sz="0" w:space="0" w:color="auto"/>
          </w:divBdr>
        </w:div>
        <w:div w:id="117385024">
          <w:marLeft w:val="480"/>
          <w:marRight w:val="0"/>
          <w:marTop w:val="0"/>
          <w:marBottom w:val="0"/>
          <w:divBdr>
            <w:top w:val="none" w:sz="0" w:space="0" w:color="auto"/>
            <w:left w:val="none" w:sz="0" w:space="0" w:color="auto"/>
            <w:bottom w:val="none" w:sz="0" w:space="0" w:color="auto"/>
            <w:right w:val="none" w:sz="0" w:space="0" w:color="auto"/>
          </w:divBdr>
        </w:div>
        <w:div w:id="196084026">
          <w:marLeft w:val="480"/>
          <w:marRight w:val="0"/>
          <w:marTop w:val="0"/>
          <w:marBottom w:val="0"/>
          <w:divBdr>
            <w:top w:val="none" w:sz="0" w:space="0" w:color="auto"/>
            <w:left w:val="none" w:sz="0" w:space="0" w:color="auto"/>
            <w:bottom w:val="none" w:sz="0" w:space="0" w:color="auto"/>
            <w:right w:val="none" w:sz="0" w:space="0" w:color="auto"/>
          </w:divBdr>
        </w:div>
        <w:div w:id="217086001">
          <w:marLeft w:val="480"/>
          <w:marRight w:val="0"/>
          <w:marTop w:val="0"/>
          <w:marBottom w:val="0"/>
          <w:divBdr>
            <w:top w:val="none" w:sz="0" w:space="0" w:color="auto"/>
            <w:left w:val="none" w:sz="0" w:space="0" w:color="auto"/>
            <w:bottom w:val="none" w:sz="0" w:space="0" w:color="auto"/>
            <w:right w:val="none" w:sz="0" w:space="0" w:color="auto"/>
          </w:divBdr>
        </w:div>
        <w:div w:id="251400156">
          <w:marLeft w:val="480"/>
          <w:marRight w:val="0"/>
          <w:marTop w:val="0"/>
          <w:marBottom w:val="0"/>
          <w:divBdr>
            <w:top w:val="none" w:sz="0" w:space="0" w:color="auto"/>
            <w:left w:val="none" w:sz="0" w:space="0" w:color="auto"/>
            <w:bottom w:val="none" w:sz="0" w:space="0" w:color="auto"/>
            <w:right w:val="none" w:sz="0" w:space="0" w:color="auto"/>
          </w:divBdr>
        </w:div>
        <w:div w:id="423188692">
          <w:marLeft w:val="480"/>
          <w:marRight w:val="0"/>
          <w:marTop w:val="0"/>
          <w:marBottom w:val="0"/>
          <w:divBdr>
            <w:top w:val="none" w:sz="0" w:space="0" w:color="auto"/>
            <w:left w:val="none" w:sz="0" w:space="0" w:color="auto"/>
            <w:bottom w:val="none" w:sz="0" w:space="0" w:color="auto"/>
            <w:right w:val="none" w:sz="0" w:space="0" w:color="auto"/>
          </w:divBdr>
        </w:div>
        <w:div w:id="570503796">
          <w:marLeft w:val="480"/>
          <w:marRight w:val="0"/>
          <w:marTop w:val="0"/>
          <w:marBottom w:val="0"/>
          <w:divBdr>
            <w:top w:val="none" w:sz="0" w:space="0" w:color="auto"/>
            <w:left w:val="none" w:sz="0" w:space="0" w:color="auto"/>
            <w:bottom w:val="none" w:sz="0" w:space="0" w:color="auto"/>
            <w:right w:val="none" w:sz="0" w:space="0" w:color="auto"/>
          </w:divBdr>
        </w:div>
        <w:div w:id="587615904">
          <w:marLeft w:val="480"/>
          <w:marRight w:val="0"/>
          <w:marTop w:val="0"/>
          <w:marBottom w:val="0"/>
          <w:divBdr>
            <w:top w:val="none" w:sz="0" w:space="0" w:color="auto"/>
            <w:left w:val="none" w:sz="0" w:space="0" w:color="auto"/>
            <w:bottom w:val="none" w:sz="0" w:space="0" w:color="auto"/>
            <w:right w:val="none" w:sz="0" w:space="0" w:color="auto"/>
          </w:divBdr>
        </w:div>
        <w:div w:id="600836762">
          <w:marLeft w:val="480"/>
          <w:marRight w:val="0"/>
          <w:marTop w:val="0"/>
          <w:marBottom w:val="0"/>
          <w:divBdr>
            <w:top w:val="none" w:sz="0" w:space="0" w:color="auto"/>
            <w:left w:val="none" w:sz="0" w:space="0" w:color="auto"/>
            <w:bottom w:val="none" w:sz="0" w:space="0" w:color="auto"/>
            <w:right w:val="none" w:sz="0" w:space="0" w:color="auto"/>
          </w:divBdr>
        </w:div>
        <w:div w:id="741832634">
          <w:marLeft w:val="480"/>
          <w:marRight w:val="0"/>
          <w:marTop w:val="0"/>
          <w:marBottom w:val="0"/>
          <w:divBdr>
            <w:top w:val="none" w:sz="0" w:space="0" w:color="auto"/>
            <w:left w:val="none" w:sz="0" w:space="0" w:color="auto"/>
            <w:bottom w:val="none" w:sz="0" w:space="0" w:color="auto"/>
            <w:right w:val="none" w:sz="0" w:space="0" w:color="auto"/>
          </w:divBdr>
        </w:div>
        <w:div w:id="751395160">
          <w:marLeft w:val="480"/>
          <w:marRight w:val="0"/>
          <w:marTop w:val="0"/>
          <w:marBottom w:val="0"/>
          <w:divBdr>
            <w:top w:val="none" w:sz="0" w:space="0" w:color="auto"/>
            <w:left w:val="none" w:sz="0" w:space="0" w:color="auto"/>
            <w:bottom w:val="none" w:sz="0" w:space="0" w:color="auto"/>
            <w:right w:val="none" w:sz="0" w:space="0" w:color="auto"/>
          </w:divBdr>
        </w:div>
        <w:div w:id="788015830">
          <w:marLeft w:val="480"/>
          <w:marRight w:val="0"/>
          <w:marTop w:val="0"/>
          <w:marBottom w:val="0"/>
          <w:divBdr>
            <w:top w:val="none" w:sz="0" w:space="0" w:color="auto"/>
            <w:left w:val="none" w:sz="0" w:space="0" w:color="auto"/>
            <w:bottom w:val="none" w:sz="0" w:space="0" w:color="auto"/>
            <w:right w:val="none" w:sz="0" w:space="0" w:color="auto"/>
          </w:divBdr>
        </w:div>
        <w:div w:id="878666909">
          <w:marLeft w:val="480"/>
          <w:marRight w:val="0"/>
          <w:marTop w:val="0"/>
          <w:marBottom w:val="0"/>
          <w:divBdr>
            <w:top w:val="none" w:sz="0" w:space="0" w:color="auto"/>
            <w:left w:val="none" w:sz="0" w:space="0" w:color="auto"/>
            <w:bottom w:val="none" w:sz="0" w:space="0" w:color="auto"/>
            <w:right w:val="none" w:sz="0" w:space="0" w:color="auto"/>
          </w:divBdr>
        </w:div>
        <w:div w:id="889270391">
          <w:marLeft w:val="480"/>
          <w:marRight w:val="0"/>
          <w:marTop w:val="0"/>
          <w:marBottom w:val="0"/>
          <w:divBdr>
            <w:top w:val="none" w:sz="0" w:space="0" w:color="auto"/>
            <w:left w:val="none" w:sz="0" w:space="0" w:color="auto"/>
            <w:bottom w:val="none" w:sz="0" w:space="0" w:color="auto"/>
            <w:right w:val="none" w:sz="0" w:space="0" w:color="auto"/>
          </w:divBdr>
        </w:div>
        <w:div w:id="970481656">
          <w:marLeft w:val="480"/>
          <w:marRight w:val="0"/>
          <w:marTop w:val="0"/>
          <w:marBottom w:val="0"/>
          <w:divBdr>
            <w:top w:val="none" w:sz="0" w:space="0" w:color="auto"/>
            <w:left w:val="none" w:sz="0" w:space="0" w:color="auto"/>
            <w:bottom w:val="none" w:sz="0" w:space="0" w:color="auto"/>
            <w:right w:val="none" w:sz="0" w:space="0" w:color="auto"/>
          </w:divBdr>
        </w:div>
        <w:div w:id="1012536487">
          <w:marLeft w:val="480"/>
          <w:marRight w:val="0"/>
          <w:marTop w:val="0"/>
          <w:marBottom w:val="0"/>
          <w:divBdr>
            <w:top w:val="none" w:sz="0" w:space="0" w:color="auto"/>
            <w:left w:val="none" w:sz="0" w:space="0" w:color="auto"/>
            <w:bottom w:val="none" w:sz="0" w:space="0" w:color="auto"/>
            <w:right w:val="none" w:sz="0" w:space="0" w:color="auto"/>
          </w:divBdr>
        </w:div>
        <w:div w:id="1069113529">
          <w:marLeft w:val="480"/>
          <w:marRight w:val="0"/>
          <w:marTop w:val="0"/>
          <w:marBottom w:val="0"/>
          <w:divBdr>
            <w:top w:val="none" w:sz="0" w:space="0" w:color="auto"/>
            <w:left w:val="none" w:sz="0" w:space="0" w:color="auto"/>
            <w:bottom w:val="none" w:sz="0" w:space="0" w:color="auto"/>
            <w:right w:val="none" w:sz="0" w:space="0" w:color="auto"/>
          </w:divBdr>
        </w:div>
        <w:div w:id="1087533618">
          <w:marLeft w:val="480"/>
          <w:marRight w:val="0"/>
          <w:marTop w:val="0"/>
          <w:marBottom w:val="0"/>
          <w:divBdr>
            <w:top w:val="none" w:sz="0" w:space="0" w:color="auto"/>
            <w:left w:val="none" w:sz="0" w:space="0" w:color="auto"/>
            <w:bottom w:val="none" w:sz="0" w:space="0" w:color="auto"/>
            <w:right w:val="none" w:sz="0" w:space="0" w:color="auto"/>
          </w:divBdr>
        </w:div>
        <w:div w:id="1129469957">
          <w:marLeft w:val="480"/>
          <w:marRight w:val="0"/>
          <w:marTop w:val="0"/>
          <w:marBottom w:val="0"/>
          <w:divBdr>
            <w:top w:val="none" w:sz="0" w:space="0" w:color="auto"/>
            <w:left w:val="none" w:sz="0" w:space="0" w:color="auto"/>
            <w:bottom w:val="none" w:sz="0" w:space="0" w:color="auto"/>
            <w:right w:val="none" w:sz="0" w:space="0" w:color="auto"/>
          </w:divBdr>
        </w:div>
        <w:div w:id="1136680381">
          <w:marLeft w:val="480"/>
          <w:marRight w:val="0"/>
          <w:marTop w:val="0"/>
          <w:marBottom w:val="0"/>
          <w:divBdr>
            <w:top w:val="none" w:sz="0" w:space="0" w:color="auto"/>
            <w:left w:val="none" w:sz="0" w:space="0" w:color="auto"/>
            <w:bottom w:val="none" w:sz="0" w:space="0" w:color="auto"/>
            <w:right w:val="none" w:sz="0" w:space="0" w:color="auto"/>
          </w:divBdr>
        </w:div>
        <w:div w:id="1194150226">
          <w:marLeft w:val="480"/>
          <w:marRight w:val="0"/>
          <w:marTop w:val="0"/>
          <w:marBottom w:val="0"/>
          <w:divBdr>
            <w:top w:val="none" w:sz="0" w:space="0" w:color="auto"/>
            <w:left w:val="none" w:sz="0" w:space="0" w:color="auto"/>
            <w:bottom w:val="none" w:sz="0" w:space="0" w:color="auto"/>
            <w:right w:val="none" w:sz="0" w:space="0" w:color="auto"/>
          </w:divBdr>
        </w:div>
        <w:div w:id="1213300031">
          <w:marLeft w:val="480"/>
          <w:marRight w:val="0"/>
          <w:marTop w:val="0"/>
          <w:marBottom w:val="0"/>
          <w:divBdr>
            <w:top w:val="none" w:sz="0" w:space="0" w:color="auto"/>
            <w:left w:val="none" w:sz="0" w:space="0" w:color="auto"/>
            <w:bottom w:val="none" w:sz="0" w:space="0" w:color="auto"/>
            <w:right w:val="none" w:sz="0" w:space="0" w:color="auto"/>
          </w:divBdr>
        </w:div>
        <w:div w:id="1219363497">
          <w:marLeft w:val="480"/>
          <w:marRight w:val="0"/>
          <w:marTop w:val="0"/>
          <w:marBottom w:val="0"/>
          <w:divBdr>
            <w:top w:val="none" w:sz="0" w:space="0" w:color="auto"/>
            <w:left w:val="none" w:sz="0" w:space="0" w:color="auto"/>
            <w:bottom w:val="none" w:sz="0" w:space="0" w:color="auto"/>
            <w:right w:val="none" w:sz="0" w:space="0" w:color="auto"/>
          </w:divBdr>
        </w:div>
        <w:div w:id="1363091772">
          <w:marLeft w:val="480"/>
          <w:marRight w:val="0"/>
          <w:marTop w:val="0"/>
          <w:marBottom w:val="0"/>
          <w:divBdr>
            <w:top w:val="none" w:sz="0" w:space="0" w:color="auto"/>
            <w:left w:val="none" w:sz="0" w:space="0" w:color="auto"/>
            <w:bottom w:val="none" w:sz="0" w:space="0" w:color="auto"/>
            <w:right w:val="none" w:sz="0" w:space="0" w:color="auto"/>
          </w:divBdr>
        </w:div>
        <w:div w:id="1363482495">
          <w:marLeft w:val="480"/>
          <w:marRight w:val="0"/>
          <w:marTop w:val="0"/>
          <w:marBottom w:val="0"/>
          <w:divBdr>
            <w:top w:val="none" w:sz="0" w:space="0" w:color="auto"/>
            <w:left w:val="none" w:sz="0" w:space="0" w:color="auto"/>
            <w:bottom w:val="none" w:sz="0" w:space="0" w:color="auto"/>
            <w:right w:val="none" w:sz="0" w:space="0" w:color="auto"/>
          </w:divBdr>
        </w:div>
        <w:div w:id="1374501000">
          <w:marLeft w:val="480"/>
          <w:marRight w:val="0"/>
          <w:marTop w:val="0"/>
          <w:marBottom w:val="0"/>
          <w:divBdr>
            <w:top w:val="none" w:sz="0" w:space="0" w:color="auto"/>
            <w:left w:val="none" w:sz="0" w:space="0" w:color="auto"/>
            <w:bottom w:val="none" w:sz="0" w:space="0" w:color="auto"/>
            <w:right w:val="none" w:sz="0" w:space="0" w:color="auto"/>
          </w:divBdr>
        </w:div>
        <w:div w:id="1513644645">
          <w:marLeft w:val="480"/>
          <w:marRight w:val="0"/>
          <w:marTop w:val="0"/>
          <w:marBottom w:val="0"/>
          <w:divBdr>
            <w:top w:val="none" w:sz="0" w:space="0" w:color="auto"/>
            <w:left w:val="none" w:sz="0" w:space="0" w:color="auto"/>
            <w:bottom w:val="none" w:sz="0" w:space="0" w:color="auto"/>
            <w:right w:val="none" w:sz="0" w:space="0" w:color="auto"/>
          </w:divBdr>
        </w:div>
        <w:div w:id="1607303061">
          <w:marLeft w:val="480"/>
          <w:marRight w:val="0"/>
          <w:marTop w:val="0"/>
          <w:marBottom w:val="0"/>
          <w:divBdr>
            <w:top w:val="none" w:sz="0" w:space="0" w:color="auto"/>
            <w:left w:val="none" w:sz="0" w:space="0" w:color="auto"/>
            <w:bottom w:val="none" w:sz="0" w:space="0" w:color="auto"/>
            <w:right w:val="none" w:sz="0" w:space="0" w:color="auto"/>
          </w:divBdr>
        </w:div>
        <w:div w:id="1608151382">
          <w:marLeft w:val="480"/>
          <w:marRight w:val="0"/>
          <w:marTop w:val="0"/>
          <w:marBottom w:val="0"/>
          <w:divBdr>
            <w:top w:val="none" w:sz="0" w:space="0" w:color="auto"/>
            <w:left w:val="none" w:sz="0" w:space="0" w:color="auto"/>
            <w:bottom w:val="none" w:sz="0" w:space="0" w:color="auto"/>
            <w:right w:val="none" w:sz="0" w:space="0" w:color="auto"/>
          </w:divBdr>
        </w:div>
        <w:div w:id="1654988262">
          <w:marLeft w:val="480"/>
          <w:marRight w:val="0"/>
          <w:marTop w:val="0"/>
          <w:marBottom w:val="0"/>
          <w:divBdr>
            <w:top w:val="none" w:sz="0" w:space="0" w:color="auto"/>
            <w:left w:val="none" w:sz="0" w:space="0" w:color="auto"/>
            <w:bottom w:val="none" w:sz="0" w:space="0" w:color="auto"/>
            <w:right w:val="none" w:sz="0" w:space="0" w:color="auto"/>
          </w:divBdr>
        </w:div>
        <w:div w:id="1671447816">
          <w:marLeft w:val="480"/>
          <w:marRight w:val="0"/>
          <w:marTop w:val="0"/>
          <w:marBottom w:val="0"/>
          <w:divBdr>
            <w:top w:val="none" w:sz="0" w:space="0" w:color="auto"/>
            <w:left w:val="none" w:sz="0" w:space="0" w:color="auto"/>
            <w:bottom w:val="none" w:sz="0" w:space="0" w:color="auto"/>
            <w:right w:val="none" w:sz="0" w:space="0" w:color="auto"/>
          </w:divBdr>
        </w:div>
        <w:div w:id="1834221866">
          <w:marLeft w:val="480"/>
          <w:marRight w:val="0"/>
          <w:marTop w:val="0"/>
          <w:marBottom w:val="0"/>
          <w:divBdr>
            <w:top w:val="none" w:sz="0" w:space="0" w:color="auto"/>
            <w:left w:val="none" w:sz="0" w:space="0" w:color="auto"/>
            <w:bottom w:val="none" w:sz="0" w:space="0" w:color="auto"/>
            <w:right w:val="none" w:sz="0" w:space="0" w:color="auto"/>
          </w:divBdr>
        </w:div>
        <w:div w:id="1880437754">
          <w:marLeft w:val="480"/>
          <w:marRight w:val="0"/>
          <w:marTop w:val="0"/>
          <w:marBottom w:val="0"/>
          <w:divBdr>
            <w:top w:val="none" w:sz="0" w:space="0" w:color="auto"/>
            <w:left w:val="none" w:sz="0" w:space="0" w:color="auto"/>
            <w:bottom w:val="none" w:sz="0" w:space="0" w:color="auto"/>
            <w:right w:val="none" w:sz="0" w:space="0" w:color="auto"/>
          </w:divBdr>
        </w:div>
        <w:div w:id="1890219746">
          <w:marLeft w:val="480"/>
          <w:marRight w:val="0"/>
          <w:marTop w:val="0"/>
          <w:marBottom w:val="0"/>
          <w:divBdr>
            <w:top w:val="none" w:sz="0" w:space="0" w:color="auto"/>
            <w:left w:val="none" w:sz="0" w:space="0" w:color="auto"/>
            <w:bottom w:val="none" w:sz="0" w:space="0" w:color="auto"/>
            <w:right w:val="none" w:sz="0" w:space="0" w:color="auto"/>
          </w:divBdr>
        </w:div>
        <w:div w:id="2012221920">
          <w:marLeft w:val="480"/>
          <w:marRight w:val="0"/>
          <w:marTop w:val="0"/>
          <w:marBottom w:val="0"/>
          <w:divBdr>
            <w:top w:val="none" w:sz="0" w:space="0" w:color="auto"/>
            <w:left w:val="none" w:sz="0" w:space="0" w:color="auto"/>
            <w:bottom w:val="none" w:sz="0" w:space="0" w:color="auto"/>
            <w:right w:val="none" w:sz="0" w:space="0" w:color="auto"/>
          </w:divBdr>
        </w:div>
        <w:div w:id="2018074321">
          <w:marLeft w:val="480"/>
          <w:marRight w:val="0"/>
          <w:marTop w:val="0"/>
          <w:marBottom w:val="0"/>
          <w:divBdr>
            <w:top w:val="none" w:sz="0" w:space="0" w:color="auto"/>
            <w:left w:val="none" w:sz="0" w:space="0" w:color="auto"/>
            <w:bottom w:val="none" w:sz="0" w:space="0" w:color="auto"/>
            <w:right w:val="none" w:sz="0" w:space="0" w:color="auto"/>
          </w:divBdr>
        </w:div>
        <w:div w:id="2036953758">
          <w:marLeft w:val="480"/>
          <w:marRight w:val="0"/>
          <w:marTop w:val="0"/>
          <w:marBottom w:val="0"/>
          <w:divBdr>
            <w:top w:val="none" w:sz="0" w:space="0" w:color="auto"/>
            <w:left w:val="none" w:sz="0" w:space="0" w:color="auto"/>
            <w:bottom w:val="none" w:sz="0" w:space="0" w:color="auto"/>
            <w:right w:val="none" w:sz="0" w:space="0" w:color="auto"/>
          </w:divBdr>
        </w:div>
        <w:div w:id="2106218724">
          <w:marLeft w:val="480"/>
          <w:marRight w:val="0"/>
          <w:marTop w:val="0"/>
          <w:marBottom w:val="0"/>
          <w:divBdr>
            <w:top w:val="none" w:sz="0" w:space="0" w:color="auto"/>
            <w:left w:val="none" w:sz="0" w:space="0" w:color="auto"/>
            <w:bottom w:val="none" w:sz="0" w:space="0" w:color="auto"/>
            <w:right w:val="none" w:sz="0" w:space="0" w:color="auto"/>
          </w:divBdr>
        </w:div>
        <w:div w:id="2123189876">
          <w:marLeft w:val="480"/>
          <w:marRight w:val="0"/>
          <w:marTop w:val="0"/>
          <w:marBottom w:val="0"/>
          <w:divBdr>
            <w:top w:val="none" w:sz="0" w:space="0" w:color="auto"/>
            <w:left w:val="none" w:sz="0" w:space="0" w:color="auto"/>
            <w:bottom w:val="none" w:sz="0" w:space="0" w:color="auto"/>
            <w:right w:val="none" w:sz="0" w:space="0" w:color="auto"/>
          </w:divBdr>
        </w:div>
        <w:div w:id="2137260288">
          <w:marLeft w:val="480"/>
          <w:marRight w:val="0"/>
          <w:marTop w:val="0"/>
          <w:marBottom w:val="0"/>
          <w:divBdr>
            <w:top w:val="none" w:sz="0" w:space="0" w:color="auto"/>
            <w:left w:val="none" w:sz="0" w:space="0" w:color="auto"/>
            <w:bottom w:val="none" w:sz="0" w:space="0" w:color="auto"/>
            <w:right w:val="none" w:sz="0" w:space="0" w:color="auto"/>
          </w:divBdr>
        </w:div>
      </w:divsChild>
    </w:div>
    <w:div w:id="2014331573">
      <w:bodyDiv w:val="1"/>
      <w:marLeft w:val="0"/>
      <w:marRight w:val="0"/>
      <w:marTop w:val="0"/>
      <w:marBottom w:val="0"/>
      <w:divBdr>
        <w:top w:val="none" w:sz="0" w:space="0" w:color="auto"/>
        <w:left w:val="none" w:sz="0" w:space="0" w:color="auto"/>
        <w:bottom w:val="none" w:sz="0" w:space="0" w:color="auto"/>
        <w:right w:val="none" w:sz="0" w:space="0" w:color="auto"/>
      </w:divBdr>
    </w:div>
    <w:div w:id="2027897625">
      <w:bodyDiv w:val="1"/>
      <w:marLeft w:val="0"/>
      <w:marRight w:val="0"/>
      <w:marTop w:val="0"/>
      <w:marBottom w:val="0"/>
      <w:divBdr>
        <w:top w:val="none" w:sz="0" w:space="0" w:color="auto"/>
        <w:left w:val="none" w:sz="0" w:space="0" w:color="auto"/>
        <w:bottom w:val="none" w:sz="0" w:space="0" w:color="auto"/>
        <w:right w:val="none" w:sz="0" w:space="0" w:color="auto"/>
      </w:divBdr>
    </w:div>
    <w:div w:id="2036079033">
      <w:bodyDiv w:val="1"/>
      <w:marLeft w:val="0"/>
      <w:marRight w:val="0"/>
      <w:marTop w:val="0"/>
      <w:marBottom w:val="0"/>
      <w:divBdr>
        <w:top w:val="none" w:sz="0" w:space="0" w:color="auto"/>
        <w:left w:val="none" w:sz="0" w:space="0" w:color="auto"/>
        <w:bottom w:val="none" w:sz="0" w:space="0" w:color="auto"/>
        <w:right w:val="none" w:sz="0" w:space="0" w:color="auto"/>
      </w:divBdr>
    </w:div>
    <w:div w:id="2043899472">
      <w:bodyDiv w:val="1"/>
      <w:marLeft w:val="0"/>
      <w:marRight w:val="0"/>
      <w:marTop w:val="0"/>
      <w:marBottom w:val="0"/>
      <w:divBdr>
        <w:top w:val="none" w:sz="0" w:space="0" w:color="auto"/>
        <w:left w:val="none" w:sz="0" w:space="0" w:color="auto"/>
        <w:bottom w:val="none" w:sz="0" w:space="0" w:color="auto"/>
        <w:right w:val="none" w:sz="0" w:space="0" w:color="auto"/>
      </w:divBdr>
      <w:divsChild>
        <w:div w:id="100805495">
          <w:marLeft w:val="480"/>
          <w:marRight w:val="0"/>
          <w:marTop w:val="0"/>
          <w:marBottom w:val="0"/>
          <w:divBdr>
            <w:top w:val="none" w:sz="0" w:space="0" w:color="auto"/>
            <w:left w:val="none" w:sz="0" w:space="0" w:color="auto"/>
            <w:bottom w:val="none" w:sz="0" w:space="0" w:color="auto"/>
            <w:right w:val="none" w:sz="0" w:space="0" w:color="auto"/>
          </w:divBdr>
        </w:div>
        <w:div w:id="144780688">
          <w:marLeft w:val="480"/>
          <w:marRight w:val="0"/>
          <w:marTop w:val="0"/>
          <w:marBottom w:val="0"/>
          <w:divBdr>
            <w:top w:val="none" w:sz="0" w:space="0" w:color="auto"/>
            <w:left w:val="none" w:sz="0" w:space="0" w:color="auto"/>
            <w:bottom w:val="none" w:sz="0" w:space="0" w:color="auto"/>
            <w:right w:val="none" w:sz="0" w:space="0" w:color="auto"/>
          </w:divBdr>
        </w:div>
        <w:div w:id="220751029">
          <w:marLeft w:val="480"/>
          <w:marRight w:val="0"/>
          <w:marTop w:val="0"/>
          <w:marBottom w:val="0"/>
          <w:divBdr>
            <w:top w:val="none" w:sz="0" w:space="0" w:color="auto"/>
            <w:left w:val="none" w:sz="0" w:space="0" w:color="auto"/>
            <w:bottom w:val="none" w:sz="0" w:space="0" w:color="auto"/>
            <w:right w:val="none" w:sz="0" w:space="0" w:color="auto"/>
          </w:divBdr>
        </w:div>
        <w:div w:id="314114784">
          <w:marLeft w:val="480"/>
          <w:marRight w:val="0"/>
          <w:marTop w:val="0"/>
          <w:marBottom w:val="0"/>
          <w:divBdr>
            <w:top w:val="none" w:sz="0" w:space="0" w:color="auto"/>
            <w:left w:val="none" w:sz="0" w:space="0" w:color="auto"/>
            <w:bottom w:val="none" w:sz="0" w:space="0" w:color="auto"/>
            <w:right w:val="none" w:sz="0" w:space="0" w:color="auto"/>
          </w:divBdr>
        </w:div>
        <w:div w:id="327755914">
          <w:marLeft w:val="480"/>
          <w:marRight w:val="0"/>
          <w:marTop w:val="0"/>
          <w:marBottom w:val="0"/>
          <w:divBdr>
            <w:top w:val="none" w:sz="0" w:space="0" w:color="auto"/>
            <w:left w:val="none" w:sz="0" w:space="0" w:color="auto"/>
            <w:bottom w:val="none" w:sz="0" w:space="0" w:color="auto"/>
            <w:right w:val="none" w:sz="0" w:space="0" w:color="auto"/>
          </w:divBdr>
        </w:div>
        <w:div w:id="393356342">
          <w:marLeft w:val="480"/>
          <w:marRight w:val="0"/>
          <w:marTop w:val="0"/>
          <w:marBottom w:val="0"/>
          <w:divBdr>
            <w:top w:val="none" w:sz="0" w:space="0" w:color="auto"/>
            <w:left w:val="none" w:sz="0" w:space="0" w:color="auto"/>
            <w:bottom w:val="none" w:sz="0" w:space="0" w:color="auto"/>
            <w:right w:val="none" w:sz="0" w:space="0" w:color="auto"/>
          </w:divBdr>
        </w:div>
        <w:div w:id="426121357">
          <w:marLeft w:val="480"/>
          <w:marRight w:val="0"/>
          <w:marTop w:val="0"/>
          <w:marBottom w:val="0"/>
          <w:divBdr>
            <w:top w:val="none" w:sz="0" w:space="0" w:color="auto"/>
            <w:left w:val="none" w:sz="0" w:space="0" w:color="auto"/>
            <w:bottom w:val="none" w:sz="0" w:space="0" w:color="auto"/>
            <w:right w:val="none" w:sz="0" w:space="0" w:color="auto"/>
          </w:divBdr>
        </w:div>
        <w:div w:id="438334370">
          <w:marLeft w:val="480"/>
          <w:marRight w:val="0"/>
          <w:marTop w:val="0"/>
          <w:marBottom w:val="0"/>
          <w:divBdr>
            <w:top w:val="none" w:sz="0" w:space="0" w:color="auto"/>
            <w:left w:val="none" w:sz="0" w:space="0" w:color="auto"/>
            <w:bottom w:val="none" w:sz="0" w:space="0" w:color="auto"/>
            <w:right w:val="none" w:sz="0" w:space="0" w:color="auto"/>
          </w:divBdr>
        </w:div>
        <w:div w:id="473914815">
          <w:marLeft w:val="480"/>
          <w:marRight w:val="0"/>
          <w:marTop w:val="0"/>
          <w:marBottom w:val="0"/>
          <w:divBdr>
            <w:top w:val="none" w:sz="0" w:space="0" w:color="auto"/>
            <w:left w:val="none" w:sz="0" w:space="0" w:color="auto"/>
            <w:bottom w:val="none" w:sz="0" w:space="0" w:color="auto"/>
            <w:right w:val="none" w:sz="0" w:space="0" w:color="auto"/>
          </w:divBdr>
        </w:div>
        <w:div w:id="519706660">
          <w:marLeft w:val="480"/>
          <w:marRight w:val="0"/>
          <w:marTop w:val="0"/>
          <w:marBottom w:val="0"/>
          <w:divBdr>
            <w:top w:val="none" w:sz="0" w:space="0" w:color="auto"/>
            <w:left w:val="none" w:sz="0" w:space="0" w:color="auto"/>
            <w:bottom w:val="none" w:sz="0" w:space="0" w:color="auto"/>
            <w:right w:val="none" w:sz="0" w:space="0" w:color="auto"/>
          </w:divBdr>
        </w:div>
        <w:div w:id="522286772">
          <w:marLeft w:val="480"/>
          <w:marRight w:val="0"/>
          <w:marTop w:val="0"/>
          <w:marBottom w:val="0"/>
          <w:divBdr>
            <w:top w:val="none" w:sz="0" w:space="0" w:color="auto"/>
            <w:left w:val="none" w:sz="0" w:space="0" w:color="auto"/>
            <w:bottom w:val="none" w:sz="0" w:space="0" w:color="auto"/>
            <w:right w:val="none" w:sz="0" w:space="0" w:color="auto"/>
          </w:divBdr>
        </w:div>
        <w:div w:id="541671867">
          <w:marLeft w:val="480"/>
          <w:marRight w:val="0"/>
          <w:marTop w:val="0"/>
          <w:marBottom w:val="0"/>
          <w:divBdr>
            <w:top w:val="none" w:sz="0" w:space="0" w:color="auto"/>
            <w:left w:val="none" w:sz="0" w:space="0" w:color="auto"/>
            <w:bottom w:val="none" w:sz="0" w:space="0" w:color="auto"/>
            <w:right w:val="none" w:sz="0" w:space="0" w:color="auto"/>
          </w:divBdr>
        </w:div>
        <w:div w:id="594051014">
          <w:marLeft w:val="480"/>
          <w:marRight w:val="0"/>
          <w:marTop w:val="0"/>
          <w:marBottom w:val="0"/>
          <w:divBdr>
            <w:top w:val="none" w:sz="0" w:space="0" w:color="auto"/>
            <w:left w:val="none" w:sz="0" w:space="0" w:color="auto"/>
            <w:bottom w:val="none" w:sz="0" w:space="0" w:color="auto"/>
            <w:right w:val="none" w:sz="0" w:space="0" w:color="auto"/>
          </w:divBdr>
        </w:div>
        <w:div w:id="612369933">
          <w:marLeft w:val="480"/>
          <w:marRight w:val="0"/>
          <w:marTop w:val="0"/>
          <w:marBottom w:val="0"/>
          <w:divBdr>
            <w:top w:val="none" w:sz="0" w:space="0" w:color="auto"/>
            <w:left w:val="none" w:sz="0" w:space="0" w:color="auto"/>
            <w:bottom w:val="none" w:sz="0" w:space="0" w:color="auto"/>
            <w:right w:val="none" w:sz="0" w:space="0" w:color="auto"/>
          </w:divBdr>
        </w:div>
        <w:div w:id="626199797">
          <w:marLeft w:val="480"/>
          <w:marRight w:val="0"/>
          <w:marTop w:val="0"/>
          <w:marBottom w:val="0"/>
          <w:divBdr>
            <w:top w:val="none" w:sz="0" w:space="0" w:color="auto"/>
            <w:left w:val="none" w:sz="0" w:space="0" w:color="auto"/>
            <w:bottom w:val="none" w:sz="0" w:space="0" w:color="auto"/>
            <w:right w:val="none" w:sz="0" w:space="0" w:color="auto"/>
          </w:divBdr>
        </w:div>
        <w:div w:id="634137958">
          <w:marLeft w:val="480"/>
          <w:marRight w:val="0"/>
          <w:marTop w:val="0"/>
          <w:marBottom w:val="0"/>
          <w:divBdr>
            <w:top w:val="none" w:sz="0" w:space="0" w:color="auto"/>
            <w:left w:val="none" w:sz="0" w:space="0" w:color="auto"/>
            <w:bottom w:val="none" w:sz="0" w:space="0" w:color="auto"/>
            <w:right w:val="none" w:sz="0" w:space="0" w:color="auto"/>
          </w:divBdr>
        </w:div>
        <w:div w:id="683897725">
          <w:marLeft w:val="480"/>
          <w:marRight w:val="0"/>
          <w:marTop w:val="0"/>
          <w:marBottom w:val="0"/>
          <w:divBdr>
            <w:top w:val="none" w:sz="0" w:space="0" w:color="auto"/>
            <w:left w:val="none" w:sz="0" w:space="0" w:color="auto"/>
            <w:bottom w:val="none" w:sz="0" w:space="0" w:color="auto"/>
            <w:right w:val="none" w:sz="0" w:space="0" w:color="auto"/>
          </w:divBdr>
        </w:div>
        <w:div w:id="701633691">
          <w:marLeft w:val="480"/>
          <w:marRight w:val="0"/>
          <w:marTop w:val="0"/>
          <w:marBottom w:val="0"/>
          <w:divBdr>
            <w:top w:val="none" w:sz="0" w:space="0" w:color="auto"/>
            <w:left w:val="none" w:sz="0" w:space="0" w:color="auto"/>
            <w:bottom w:val="none" w:sz="0" w:space="0" w:color="auto"/>
            <w:right w:val="none" w:sz="0" w:space="0" w:color="auto"/>
          </w:divBdr>
        </w:div>
        <w:div w:id="719867759">
          <w:marLeft w:val="480"/>
          <w:marRight w:val="0"/>
          <w:marTop w:val="0"/>
          <w:marBottom w:val="0"/>
          <w:divBdr>
            <w:top w:val="none" w:sz="0" w:space="0" w:color="auto"/>
            <w:left w:val="none" w:sz="0" w:space="0" w:color="auto"/>
            <w:bottom w:val="none" w:sz="0" w:space="0" w:color="auto"/>
            <w:right w:val="none" w:sz="0" w:space="0" w:color="auto"/>
          </w:divBdr>
        </w:div>
        <w:div w:id="751704008">
          <w:marLeft w:val="480"/>
          <w:marRight w:val="0"/>
          <w:marTop w:val="0"/>
          <w:marBottom w:val="0"/>
          <w:divBdr>
            <w:top w:val="none" w:sz="0" w:space="0" w:color="auto"/>
            <w:left w:val="none" w:sz="0" w:space="0" w:color="auto"/>
            <w:bottom w:val="none" w:sz="0" w:space="0" w:color="auto"/>
            <w:right w:val="none" w:sz="0" w:space="0" w:color="auto"/>
          </w:divBdr>
        </w:div>
        <w:div w:id="777913564">
          <w:marLeft w:val="480"/>
          <w:marRight w:val="0"/>
          <w:marTop w:val="0"/>
          <w:marBottom w:val="0"/>
          <w:divBdr>
            <w:top w:val="none" w:sz="0" w:space="0" w:color="auto"/>
            <w:left w:val="none" w:sz="0" w:space="0" w:color="auto"/>
            <w:bottom w:val="none" w:sz="0" w:space="0" w:color="auto"/>
            <w:right w:val="none" w:sz="0" w:space="0" w:color="auto"/>
          </w:divBdr>
        </w:div>
        <w:div w:id="829712335">
          <w:marLeft w:val="480"/>
          <w:marRight w:val="0"/>
          <w:marTop w:val="0"/>
          <w:marBottom w:val="0"/>
          <w:divBdr>
            <w:top w:val="none" w:sz="0" w:space="0" w:color="auto"/>
            <w:left w:val="none" w:sz="0" w:space="0" w:color="auto"/>
            <w:bottom w:val="none" w:sz="0" w:space="0" w:color="auto"/>
            <w:right w:val="none" w:sz="0" w:space="0" w:color="auto"/>
          </w:divBdr>
        </w:div>
        <w:div w:id="830872762">
          <w:marLeft w:val="480"/>
          <w:marRight w:val="0"/>
          <w:marTop w:val="0"/>
          <w:marBottom w:val="0"/>
          <w:divBdr>
            <w:top w:val="none" w:sz="0" w:space="0" w:color="auto"/>
            <w:left w:val="none" w:sz="0" w:space="0" w:color="auto"/>
            <w:bottom w:val="none" w:sz="0" w:space="0" w:color="auto"/>
            <w:right w:val="none" w:sz="0" w:space="0" w:color="auto"/>
          </w:divBdr>
        </w:div>
        <w:div w:id="846292782">
          <w:marLeft w:val="480"/>
          <w:marRight w:val="0"/>
          <w:marTop w:val="0"/>
          <w:marBottom w:val="0"/>
          <w:divBdr>
            <w:top w:val="none" w:sz="0" w:space="0" w:color="auto"/>
            <w:left w:val="none" w:sz="0" w:space="0" w:color="auto"/>
            <w:bottom w:val="none" w:sz="0" w:space="0" w:color="auto"/>
            <w:right w:val="none" w:sz="0" w:space="0" w:color="auto"/>
          </w:divBdr>
        </w:div>
        <w:div w:id="865828447">
          <w:marLeft w:val="480"/>
          <w:marRight w:val="0"/>
          <w:marTop w:val="0"/>
          <w:marBottom w:val="0"/>
          <w:divBdr>
            <w:top w:val="none" w:sz="0" w:space="0" w:color="auto"/>
            <w:left w:val="none" w:sz="0" w:space="0" w:color="auto"/>
            <w:bottom w:val="none" w:sz="0" w:space="0" w:color="auto"/>
            <w:right w:val="none" w:sz="0" w:space="0" w:color="auto"/>
          </w:divBdr>
        </w:div>
        <w:div w:id="872694632">
          <w:marLeft w:val="480"/>
          <w:marRight w:val="0"/>
          <w:marTop w:val="0"/>
          <w:marBottom w:val="0"/>
          <w:divBdr>
            <w:top w:val="none" w:sz="0" w:space="0" w:color="auto"/>
            <w:left w:val="none" w:sz="0" w:space="0" w:color="auto"/>
            <w:bottom w:val="none" w:sz="0" w:space="0" w:color="auto"/>
            <w:right w:val="none" w:sz="0" w:space="0" w:color="auto"/>
          </w:divBdr>
        </w:div>
        <w:div w:id="925773072">
          <w:marLeft w:val="480"/>
          <w:marRight w:val="0"/>
          <w:marTop w:val="0"/>
          <w:marBottom w:val="0"/>
          <w:divBdr>
            <w:top w:val="none" w:sz="0" w:space="0" w:color="auto"/>
            <w:left w:val="none" w:sz="0" w:space="0" w:color="auto"/>
            <w:bottom w:val="none" w:sz="0" w:space="0" w:color="auto"/>
            <w:right w:val="none" w:sz="0" w:space="0" w:color="auto"/>
          </w:divBdr>
        </w:div>
        <w:div w:id="975722064">
          <w:marLeft w:val="480"/>
          <w:marRight w:val="0"/>
          <w:marTop w:val="0"/>
          <w:marBottom w:val="0"/>
          <w:divBdr>
            <w:top w:val="none" w:sz="0" w:space="0" w:color="auto"/>
            <w:left w:val="none" w:sz="0" w:space="0" w:color="auto"/>
            <w:bottom w:val="none" w:sz="0" w:space="0" w:color="auto"/>
            <w:right w:val="none" w:sz="0" w:space="0" w:color="auto"/>
          </w:divBdr>
        </w:div>
        <w:div w:id="977690335">
          <w:marLeft w:val="480"/>
          <w:marRight w:val="0"/>
          <w:marTop w:val="0"/>
          <w:marBottom w:val="0"/>
          <w:divBdr>
            <w:top w:val="none" w:sz="0" w:space="0" w:color="auto"/>
            <w:left w:val="none" w:sz="0" w:space="0" w:color="auto"/>
            <w:bottom w:val="none" w:sz="0" w:space="0" w:color="auto"/>
            <w:right w:val="none" w:sz="0" w:space="0" w:color="auto"/>
          </w:divBdr>
        </w:div>
        <w:div w:id="1008216035">
          <w:marLeft w:val="480"/>
          <w:marRight w:val="0"/>
          <w:marTop w:val="0"/>
          <w:marBottom w:val="0"/>
          <w:divBdr>
            <w:top w:val="none" w:sz="0" w:space="0" w:color="auto"/>
            <w:left w:val="none" w:sz="0" w:space="0" w:color="auto"/>
            <w:bottom w:val="none" w:sz="0" w:space="0" w:color="auto"/>
            <w:right w:val="none" w:sz="0" w:space="0" w:color="auto"/>
          </w:divBdr>
        </w:div>
        <w:div w:id="1013415140">
          <w:marLeft w:val="480"/>
          <w:marRight w:val="0"/>
          <w:marTop w:val="0"/>
          <w:marBottom w:val="0"/>
          <w:divBdr>
            <w:top w:val="none" w:sz="0" w:space="0" w:color="auto"/>
            <w:left w:val="none" w:sz="0" w:space="0" w:color="auto"/>
            <w:bottom w:val="none" w:sz="0" w:space="0" w:color="auto"/>
            <w:right w:val="none" w:sz="0" w:space="0" w:color="auto"/>
          </w:divBdr>
        </w:div>
        <w:div w:id="1033458299">
          <w:marLeft w:val="480"/>
          <w:marRight w:val="0"/>
          <w:marTop w:val="0"/>
          <w:marBottom w:val="0"/>
          <w:divBdr>
            <w:top w:val="none" w:sz="0" w:space="0" w:color="auto"/>
            <w:left w:val="none" w:sz="0" w:space="0" w:color="auto"/>
            <w:bottom w:val="none" w:sz="0" w:space="0" w:color="auto"/>
            <w:right w:val="none" w:sz="0" w:space="0" w:color="auto"/>
          </w:divBdr>
        </w:div>
        <w:div w:id="1045526739">
          <w:marLeft w:val="480"/>
          <w:marRight w:val="0"/>
          <w:marTop w:val="0"/>
          <w:marBottom w:val="0"/>
          <w:divBdr>
            <w:top w:val="none" w:sz="0" w:space="0" w:color="auto"/>
            <w:left w:val="none" w:sz="0" w:space="0" w:color="auto"/>
            <w:bottom w:val="none" w:sz="0" w:space="0" w:color="auto"/>
            <w:right w:val="none" w:sz="0" w:space="0" w:color="auto"/>
          </w:divBdr>
        </w:div>
        <w:div w:id="1096363433">
          <w:marLeft w:val="480"/>
          <w:marRight w:val="0"/>
          <w:marTop w:val="0"/>
          <w:marBottom w:val="0"/>
          <w:divBdr>
            <w:top w:val="none" w:sz="0" w:space="0" w:color="auto"/>
            <w:left w:val="none" w:sz="0" w:space="0" w:color="auto"/>
            <w:bottom w:val="none" w:sz="0" w:space="0" w:color="auto"/>
            <w:right w:val="none" w:sz="0" w:space="0" w:color="auto"/>
          </w:divBdr>
        </w:div>
        <w:div w:id="1113402590">
          <w:marLeft w:val="480"/>
          <w:marRight w:val="0"/>
          <w:marTop w:val="0"/>
          <w:marBottom w:val="0"/>
          <w:divBdr>
            <w:top w:val="none" w:sz="0" w:space="0" w:color="auto"/>
            <w:left w:val="none" w:sz="0" w:space="0" w:color="auto"/>
            <w:bottom w:val="none" w:sz="0" w:space="0" w:color="auto"/>
            <w:right w:val="none" w:sz="0" w:space="0" w:color="auto"/>
          </w:divBdr>
        </w:div>
        <w:div w:id="1118065851">
          <w:marLeft w:val="480"/>
          <w:marRight w:val="0"/>
          <w:marTop w:val="0"/>
          <w:marBottom w:val="0"/>
          <w:divBdr>
            <w:top w:val="none" w:sz="0" w:space="0" w:color="auto"/>
            <w:left w:val="none" w:sz="0" w:space="0" w:color="auto"/>
            <w:bottom w:val="none" w:sz="0" w:space="0" w:color="auto"/>
            <w:right w:val="none" w:sz="0" w:space="0" w:color="auto"/>
          </w:divBdr>
        </w:div>
        <w:div w:id="1173835350">
          <w:marLeft w:val="480"/>
          <w:marRight w:val="0"/>
          <w:marTop w:val="0"/>
          <w:marBottom w:val="0"/>
          <w:divBdr>
            <w:top w:val="none" w:sz="0" w:space="0" w:color="auto"/>
            <w:left w:val="none" w:sz="0" w:space="0" w:color="auto"/>
            <w:bottom w:val="none" w:sz="0" w:space="0" w:color="auto"/>
            <w:right w:val="none" w:sz="0" w:space="0" w:color="auto"/>
          </w:divBdr>
        </w:div>
        <w:div w:id="1176262287">
          <w:marLeft w:val="480"/>
          <w:marRight w:val="0"/>
          <w:marTop w:val="0"/>
          <w:marBottom w:val="0"/>
          <w:divBdr>
            <w:top w:val="none" w:sz="0" w:space="0" w:color="auto"/>
            <w:left w:val="none" w:sz="0" w:space="0" w:color="auto"/>
            <w:bottom w:val="none" w:sz="0" w:space="0" w:color="auto"/>
            <w:right w:val="none" w:sz="0" w:space="0" w:color="auto"/>
          </w:divBdr>
        </w:div>
        <w:div w:id="1194732553">
          <w:marLeft w:val="480"/>
          <w:marRight w:val="0"/>
          <w:marTop w:val="0"/>
          <w:marBottom w:val="0"/>
          <w:divBdr>
            <w:top w:val="none" w:sz="0" w:space="0" w:color="auto"/>
            <w:left w:val="none" w:sz="0" w:space="0" w:color="auto"/>
            <w:bottom w:val="none" w:sz="0" w:space="0" w:color="auto"/>
            <w:right w:val="none" w:sz="0" w:space="0" w:color="auto"/>
          </w:divBdr>
        </w:div>
        <w:div w:id="1198590320">
          <w:marLeft w:val="480"/>
          <w:marRight w:val="0"/>
          <w:marTop w:val="0"/>
          <w:marBottom w:val="0"/>
          <w:divBdr>
            <w:top w:val="none" w:sz="0" w:space="0" w:color="auto"/>
            <w:left w:val="none" w:sz="0" w:space="0" w:color="auto"/>
            <w:bottom w:val="none" w:sz="0" w:space="0" w:color="auto"/>
            <w:right w:val="none" w:sz="0" w:space="0" w:color="auto"/>
          </w:divBdr>
        </w:div>
        <w:div w:id="1226647443">
          <w:marLeft w:val="480"/>
          <w:marRight w:val="0"/>
          <w:marTop w:val="0"/>
          <w:marBottom w:val="0"/>
          <w:divBdr>
            <w:top w:val="none" w:sz="0" w:space="0" w:color="auto"/>
            <w:left w:val="none" w:sz="0" w:space="0" w:color="auto"/>
            <w:bottom w:val="none" w:sz="0" w:space="0" w:color="auto"/>
            <w:right w:val="none" w:sz="0" w:space="0" w:color="auto"/>
          </w:divBdr>
        </w:div>
        <w:div w:id="1243098994">
          <w:marLeft w:val="480"/>
          <w:marRight w:val="0"/>
          <w:marTop w:val="0"/>
          <w:marBottom w:val="0"/>
          <w:divBdr>
            <w:top w:val="none" w:sz="0" w:space="0" w:color="auto"/>
            <w:left w:val="none" w:sz="0" w:space="0" w:color="auto"/>
            <w:bottom w:val="none" w:sz="0" w:space="0" w:color="auto"/>
            <w:right w:val="none" w:sz="0" w:space="0" w:color="auto"/>
          </w:divBdr>
        </w:div>
        <w:div w:id="1346250933">
          <w:marLeft w:val="480"/>
          <w:marRight w:val="0"/>
          <w:marTop w:val="0"/>
          <w:marBottom w:val="0"/>
          <w:divBdr>
            <w:top w:val="none" w:sz="0" w:space="0" w:color="auto"/>
            <w:left w:val="none" w:sz="0" w:space="0" w:color="auto"/>
            <w:bottom w:val="none" w:sz="0" w:space="0" w:color="auto"/>
            <w:right w:val="none" w:sz="0" w:space="0" w:color="auto"/>
          </w:divBdr>
        </w:div>
        <w:div w:id="1395087673">
          <w:marLeft w:val="480"/>
          <w:marRight w:val="0"/>
          <w:marTop w:val="0"/>
          <w:marBottom w:val="0"/>
          <w:divBdr>
            <w:top w:val="none" w:sz="0" w:space="0" w:color="auto"/>
            <w:left w:val="none" w:sz="0" w:space="0" w:color="auto"/>
            <w:bottom w:val="none" w:sz="0" w:space="0" w:color="auto"/>
            <w:right w:val="none" w:sz="0" w:space="0" w:color="auto"/>
          </w:divBdr>
        </w:div>
        <w:div w:id="1424033097">
          <w:marLeft w:val="480"/>
          <w:marRight w:val="0"/>
          <w:marTop w:val="0"/>
          <w:marBottom w:val="0"/>
          <w:divBdr>
            <w:top w:val="none" w:sz="0" w:space="0" w:color="auto"/>
            <w:left w:val="none" w:sz="0" w:space="0" w:color="auto"/>
            <w:bottom w:val="none" w:sz="0" w:space="0" w:color="auto"/>
            <w:right w:val="none" w:sz="0" w:space="0" w:color="auto"/>
          </w:divBdr>
        </w:div>
        <w:div w:id="1451898069">
          <w:marLeft w:val="480"/>
          <w:marRight w:val="0"/>
          <w:marTop w:val="0"/>
          <w:marBottom w:val="0"/>
          <w:divBdr>
            <w:top w:val="none" w:sz="0" w:space="0" w:color="auto"/>
            <w:left w:val="none" w:sz="0" w:space="0" w:color="auto"/>
            <w:bottom w:val="none" w:sz="0" w:space="0" w:color="auto"/>
            <w:right w:val="none" w:sz="0" w:space="0" w:color="auto"/>
          </w:divBdr>
        </w:div>
        <w:div w:id="1462914814">
          <w:marLeft w:val="480"/>
          <w:marRight w:val="0"/>
          <w:marTop w:val="0"/>
          <w:marBottom w:val="0"/>
          <w:divBdr>
            <w:top w:val="none" w:sz="0" w:space="0" w:color="auto"/>
            <w:left w:val="none" w:sz="0" w:space="0" w:color="auto"/>
            <w:bottom w:val="none" w:sz="0" w:space="0" w:color="auto"/>
            <w:right w:val="none" w:sz="0" w:space="0" w:color="auto"/>
          </w:divBdr>
        </w:div>
        <w:div w:id="1473062583">
          <w:marLeft w:val="480"/>
          <w:marRight w:val="0"/>
          <w:marTop w:val="0"/>
          <w:marBottom w:val="0"/>
          <w:divBdr>
            <w:top w:val="none" w:sz="0" w:space="0" w:color="auto"/>
            <w:left w:val="none" w:sz="0" w:space="0" w:color="auto"/>
            <w:bottom w:val="none" w:sz="0" w:space="0" w:color="auto"/>
            <w:right w:val="none" w:sz="0" w:space="0" w:color="auto"/>
          </w:divBdr>
        </w:div>
        <w:div w:id="1496529743">
          <w:marLeft w:val="480"/>
          <w:marRight w:val="0"/>
          <w:marTop w:val="0"/>
          <w:marBottom w:val="0"/>
          <w:divBdr>
            <w:top w:val="none" w:sz="0" w:space="0" w:color="auto"/>
            <w:left w:val="none" w:sz="0" w:space="0" w:color="auto"/>
            <w:bottom w:val="none" w:sz="0" w:space="0" w:color="auto"/>
            <w:right w:val="none" w:sz="0" w:space="0" w:color="auto"/>
          </w:divBdr>
        </w:div>
        <w:div w:id="1577125302">
          <w:marLeft w:val="480"/>
          <w:marRight w:val="0"/>
          <w:marTop w:val="0"/>
          <w:marBottom w:val="0"/>
          <w:divBdr>
            <w:top w:val="none" w:sz="0" w:space="0" w:color="auto"/>
            <w:left w:val="none" w:sz="0" w:space="0" w:color="auto"/>
            <w:bottom w:val="none" w:sz="0" w:space="0" w:color="auto"/>
            <w:right w:val="none" w:sz="0" w:space="0" w:color="auto"/>
          </w:divBdr>
        </w:div>
        <w:div w:id="1589339433">
          <w:marLeft w:val="480"/>
          <w:marRight w:val="0"/>
          <w:marTop w:val="0"/>
          <w:marBottom w:val="0"/>
          <w:divBdr>
            <w:top w:val="none" w:sz="0" w:space="0" w:color="auto"/>
            <w:left w:val="none" w:sz="0" w:space="0" w:color="auto"/>
            <w:bottom w:val="none" w:sz="0" w:space="0" w:color="auto"/>
            <w:right w:val="none" w:sz="0" w:space="0" w:color="auto"/>
          </w:divBdr>
        </w:div>
        <w:div w:id="1615016210">
          <w:marLeft w:val="480"/>
          <w:marRight w:val="0"/>
          <w:marTop w:val="0"/>
          <w:marBottom w:val="0"/>
          <w:divBdr>
            <w:top w:val="none" w:sz="0" w:space="0" w:color="auto"/>
            <w:left w:val="none" w:sz="0" w:space="0" w:color="auto"/>
            <w:bottom w:val="none" w:sz="0" w:space="0" w:color="auto"/>
            <w:right w:val="none" w:sz="0" w:space="0" w:color="auto"/>
          </w:divBdr>
        </w:div>
        <w:div w:id="1699357897">
          <w:marLeft w:val="480"/>
          <w:marRight w:val="0"/>
          <w:marTop w:val="0"/>
          <w:marBottom w:val="0"/>
          <w:divBdr>
            <w:top w:val="none" w:sz="0" w:space="0" w:color="auto"/>
            <w:left w:val="none" w:sz="0" w:space="0" w:color="auto"/>
            <w:bottom w:val="none" w:sz="0" w:space="0" w:color="auto"/>
            <w:right w:val="none" w:sz="0" w:space="0" w:color="auto"/>
          </w:divBdr>
        </w:div>
        <w:div w:id="1723015776">
          <w:marLeft w:val="480"/>
          <w:marRight w:val="0"/>
          <w:marTop w:val="0"/>
          <w:marBottom w:val="0"/>
          <w:divBdr>
            <w:top w:val="none" w:sz="0" w:space="0" w:color="auto"/>
            <w:left w:val="none" w:sz="0" w:space="0" w:color="auto"/>
            <w:bottom w:val="none" w:sz="0" w:space="0" w:color="auto"/>
            <w:right w:val="none" w:sz="0" w:space="0" w:color="auto"/>
          </w:divBdr>
        </w:div>
        <w:div w:id="1738941339">
          <w:marLeft w:val="480"/>
          <w:marRight w:val="0"/>
          <w:marTop w:val="0"/>
          <w:marBottom w:val="0"/>
          <w:divBdr>
            <w:top w:val="none" w:sz="0" w:space="0" w:color="auto"/>
            <w:left w:val="none" w:sz="0" w:space="0" w:color="auto"/>
            <w:bottom w:val="none" w:sz="0" w:space="0" w:color="auto"/>
            <w:right w:val="none" w:sz="0" w:space="0" w:color="auto"/>
          </w:divBdr>
        </w:div>
        <w:div w:id="1749577460">
          <w:marLeft w:val="480"/>
          <w:marRight w:val="0"/>
          <w:marTop w:val="0"/>
          <w:marBottom w:val="0"/>
          <w:divBdr>
            <w:top w:val="none" w:sz="0" w:space="0" w:color="auto"/>
            <w:left w:val="none" w:sz="0" w:space="0" w:color="auto"/>
            <w:bottom w:val="none" w:sz="0" w:space="0" w:color="auto"/>
            <w:right w:val="none" w:sz="0" w:space="0" w:color="auto"/>
          </w:divBdr>
        </w:div>
        <w:div w:id="1794403761">
          <w:marLeft w:val="480"/>
          <w:marRight w:val="0"/>
          <w:marTop w:val="0"/>
          <w:marBottom w:val="0"/>
          <w:divBdr>
            <w:top w:val="none" w:sz="0" w:space="0" w:color="auto"/>
            <w:left w:val="none" w:sz="0" w:space="0" w:color="auto"/>
            <w:bottom w:val="none" w:sz="0" w:space="0" w:color="auto"/>
            <w:right w:val="none" w:sz="0" w:space="0" w:color="auto"/>
          </w:divBdr>
        </w:div>
        <w:div w:id="1796170500">
          <w:marLeft w:val="480"/>
          <w:marRight w:val="0"/>
          <w:marTop w:val="0"/>
          <w:marBottom w:val="0"/>
          <w:divBdr>
            <w:top w:val="none" w:sz="0" w:space="0" w:color="auto"/>
            <w:left w:val="none" w:sz="0" w:space="0" w:color="auto"/>
            <w:bottom w:val="none" w:sz="0" w:space="0" w:color="auto"/>
            <w:right w:val="none" w:sz="0" w:space="0" w:color="auto"/>
          </w:divBdr>
        </w:div>
        <w:div w:id="1813592185">
          <w:marLeft w:val="480"/>
          <w:marRight w:val="0"/>
          <w:marTop w:val="0"/>
          <w:marBottom w:val="0"/>
          <w:divBdr>
            <w:top w:val="none" w:sz="0" w:space="0" w:color="auto"/>
            <w:left w:val="none" w:sz="0" w:space="0" w:color="auto"/>
            <w:bottom w:val="none" w:sz="0" w:space="0" w:color="auto"/>
            <w:right w:val="none" w:sz="0" w:space="0" w:color="auto"/>
          </w:divBdr>
        </w:div>
        <w:div w:id="1813791464">
          <w:marLeft w:val="480"/>
          <w:marRight w:val="0"/>
          <w:marTop w:val="0"/>
          <w:marBottom w:val="0"/>
          <w:divBdr>
            <w:top w:val="none" w:sz="0" w:space="0" w:color="auto"/>
            <w:left w:val="none" w:sz="0" w:space="0" w:color="auto"/>
            <w:bottom w:val="none" w:sz="0" w:space="0" w:color="auto"/>
            <w:right w:val="none" w:sz="0" w:space="0" w:color="auto"/>
          </w:divBdr>
        </w:div>
        <w:div w:id="1942370103">
          <w:marLeft w:val="480"/>
          <w:marRight w:val="0"/>
          <w:marTop w:val="0"/>
          <w:marBottom w:val="0"/>
          <w:divBdr>
            <w:top w:val="none" w:sz="0" w:space="0" w:color="auto"/>
            <w:left w:val="none" w:sz="0" w:space="0" w:color="auto"/>
            <w:bottom w:val="none" w:sz="0" w:space="0" w:color="auto"/>
            <w:right w:val="none" w:sz="0" w:space="0" w:color="auto"/>
          </w:divBdr>
        </w:div>
        <w:div w:id="1943106036">
          <w:marLeft w:val="480"/>
          <w:marRight w:val="0"/>
          <w:marTop w:val="0"/>
          <w:marBottom w:val="0"/>
          <w:divBdr>
            <w:top w:val="none" w:sz="0" w:space="0" w:color="auto"/>
            <w:left w:val="none" w:sz="0" w:space="0" w:color="auto"/>
            <w:bottom w:val="none" w:sz="0" w:space="0" w:color="auto"/>
            <w:right w:val="none" w:sz="0" w:space="0" w:color="auto"/>
          </w:divBdr>
        </w:div>
        <w:div w:id="1959215023">
          <w:marLeft w:val="480"/>
          <w:marRight w:val="0"/>
          <w:marTop w:val="0"/>
          <w:marBottom w:val="0"/>
          <w:divBdr>
            <w:top w:val="none" w:sz="0" w:space="0" w:color="auto"/>
            <w:left w:val="none" w:sz="0" w:space="0" w:color="auto"/>
            <w:bottom w:val="none" w:sz="0" w:space="0" w:color="auto"/>
            <w:right w:val="none" w:sz="0" w:space="0" w:color="auto"/>
          </w:divBdr>
        </w:div>
        <w:div w:id="1997028772">
          <w:marLeft w:val="480"/>
          <w:marRight w:val="0"/>
          <w:marTop w:val="0"/>
          <w:marBottom w:val="0"/>
          <w:divBdr>
            <w:top w:val="none" w:sz="0" w:space="0" w:color="auto"/>
            <w:left w:val="none" w:sz="0" w:space="0" w:color="auto"/>
            <w:bottom w:val="none" w:sz="0" w:space="0" w:color="auto"/>
            <w:right w:val="none" w:sz="0" w:space="0" w:color="auto"/>
          </w:divBdr>
        </w:div>
        <w:div w:id="2032026782">
          <w:marLeft w:val="480"/>
          <w:marRight w:val="0"/>
          <w:marTop w:val="0"/>
          <w:marBottom w:val="0"/>
          <w:divBdr>
            <w:top w:val="none" w:sz="0" w:space="0" w:color="auto"/>
            <w:left w:val="none" w:sz="0" w:space="0" w:color="auto"/>
            <w:bottom w:val="none" w:sz="0" w:space="0" w:color="auto"/>
            <w:right w:val="none" w:sz="0" w:space="0" w:color="auto"/>
          </w:divBdr>
        </w:div>
        <w:div w:id="2048948149">
          <w:marLeft w:val="480"/>
          <w:marRight w:val="0"/>
          <w:marTop w:val="0"/>
          <w:marBottom w:val="0"/>
          <w:divBdr>
            <w:top w:val="none" w:sz="0" w:space="0" w:color="auto"/>
            <w:left w:val="none" w:sz="0" w:space="0" w:color="auto"/>
            <w:bottom w:val="none" w:sz="0" w:space="0" w:color="auto"/>
            <w:right w:val="none" w:sz="0" w:space="0" w:color="auto"/>
          </w:divBdr>
        </w:div>
        <w:div w:id="2079982003">
          <w:marLeft w:val="480"/>
          <w:marRight w:val="0"/>
          <w:marTop w:val="0"/>
          <w:marBottom w:val="0"/>
          <w:divBdr>
            <w:top w:val="none" w:sz="0" w:space="0" w:color="auto"/>
            <w:left w:val="none" w:sz="0" w:space="0" w:color="auto"/>
            <w:bottom w:val="none" w:sz="0" w:space="0" w:color="auto"/>
            <w:right w:val="none" w:sz="0" w:space="0" w:color="auto"/>
          </w:divBdr>
        </w:div>
        <w:div w:id="2087340708">
          <w:marLeft w:val="480"/>
          <w:marRight w:val="0"/>
          <w:marTop w:val="0"/>
          <w:marBottom w:val="0"/>
          <w:divBdr>
            <w:top w:val="none" w:sz="0" w:space="0" w:color="auto"/>
            <w:left w:val="none" w:sz="0" w:space="0" w:color="auto"/>
            <w:bottom w:val="none" w:sz="0" w:space="0" w:color="auto"/>
            <w:right w:val="none" w:sz="0" w:space="0" w:color="auto"/>
          </w:divBdr>
        </w:div>
        <w:div w:id="2091849529">
          <w:marLeft w:val="480"/>
          <w:marRight w:val="0"/>
          <w:marTop w:val="0"/>
          <w:marBottom w:val="0"/>
          <w:divBdr>
            <w:top w:val="none" w:sz="0" w:space="0" w:color="auto"/>
            <w:left w:val="none" w:sz="0" w:space="0" w:color="auto"/>
            <w:bottom w:val="none" w:sz="0" w:space="0" w:color="auto"/>
            <w:right w:val="none" w:sz="0" w:space="0" w:color="auto"/>
          </w:divBdr>
        </w:div>
        <w:div w:id="2136947633">
          <w:marLeft w:val="480"/>
          <w:marRight w:val="0"/>
          <w:marTop w:val="0"/>
          <w:marBottom w:val="0"/>
          <w:divBdr>
            <w:top w:val="none" w:sz="0" w:space="0" w:color="auto"/>
            <w:left w:val="none" w:sz="0" w:space="0" w:color="auto"/>
            <w:bottom w:val="none" w:sz="0" w:space="0" w:color="auto"/>
            <w:right w:val="none" w:sz="0" w:space="0" w:color="auto"/>
          </w:divBdr>
        </w:div>
      </w:divsChild>
    </w:div>
    <w:div w:id="2056848993">
      <w:bodyDiv w:val="1"/>
      <w:marLeft w:val="0"/>
      <w:marRight w:val="0"/>
      <w:marTop w:val="0"/>
      <w:marBottom w:val="0"/>
      <w:divBdr>
        <w:top w:val="none" w:sz="0" w:space="0" w:color="auto"/>
        <w:left w:val="none" w:sz="0" w:space="0" w:color="auto"/>
        <w:bottom w:val="none" w:sz="0" w:space="0" w:color="auto"/>
        <w:right w:val="none" w:sz="0" w:space="0" w:color="auto"/>
      </w:divBdr>
    </w:div>
    <w:div w:id="2059082907">
      <w:bodyDiv w:val="1"/>
      <w:marLeft w:val="0"/>
      <w:marRight w:val="0"/>
      <w:marTop w:val="0"/>
      <w:marBottom w:val="0"/>
      <w:divBdr>
        <w:top w:val="none" w:sz="0" w:space="0" w:color="auto"/>
        <w:left w:val="none" w:sz="0" w:space="0" w:color="auto"/>
        <w:bottom w:val="none" w:sz="0" w:space="0" w:color="auto"/>
        <w:right w:val="none" w:sz="0" w:space="0" w:color="auto"/>
      </w:divBdr>
    </w:div>
    <w:div w:id="2063941937">
      <w:bodyDiv w:val="1"/>
      <w:marLeft w:val="0"/>
      <w:marRight w:val="0"/>
      <w:marTop w:val="0"/>
      <w:marBottom w:val="0"/>
      <w:divBdr>
        <w:top w:val="none" w:sz="0" w:space="0" w:color="auto"/>
        <w:left w:val="none" w:sz="0" w:space="0" w:color="auto"/>
        <w:bottom w:val="none" w:sz="0" w:space="0" w:color="auto"/>
        <w:right w:val="none" w:sz="0" w:space="0" w:color="auto"/>
      </w:divBdr>
    </w:div>
    <w:div w:id="2078239355">
      <w:bodyDiv w:val="1"/>
      <w:marLeft w:val="0"/>
      <w:marRight w:val="0"/>
      <w:marTop w:val="0"/>
      <w:marBottom w:val="0"/>
      <w:divBdr>
        <w:top w:val="none" w:sz="0" w:space="0" w:color="auto"/>
        <w:left w:val="none" w:sz="0" w:space="0" w:color="auto"/>
        <w:bottom w:val="none" w:sz="0" w:space="0" w:color="auto"/>
        <w:right w:val="none" w:sz="0" w:space="0" w:color="auto"/>
      </w:divBdr>
    </w:div>
    <w:div w:id="2078698603">
      <w:bodyDiv w:val="1"/>
      <w:marLeft w:val="0"/>
      <w:marRight w:val="0"/>
      <w:marTop w:val="0"/>
      <w:marBottom w:val="0"/>
      <w:divBdr>
        <w:top w:val="none" w:sz="0" w:space="0" w:color="auto"/>
        <w:left w:val="none" w:sz="0" w:space="0" w:color="auto"/>
        <w:bottom w:val="none" w:sz="0" w:space="0" w:color="auto"/>
        <w:right w:val="none" w:sz="0" w:space="0" w:color="auto"/>
      </w:divBdr>
    </w:div>
    <w:div w:id="2080862375">
      <w:bodyDiv w:val="1"/>
      <w:marLeft w:val="0"/>
      <w:marRight w:val="0"/>
      <w:marTop w:val="0"/>
      <w:marBottom w:val="0"/>
      <w:divBdr>
        <w:top w:val="none" w:sz="0" w:space="0" w:color="auto"/>
        <w:left w:val="none" w:sz="0" w:space="0" w:color="auto"/>
        <w:bottom w:val="none" w:sz="0" w:space="0" w:color="auto"/>
        <w:right w:val="none" w:sz="0" w:space="0" w:color="auto"/>
      </w:divBdr>
    </w:div>
    <w:div w:id="2081754078">
      <w:bodyDiv w:val="1"/>
      <w:marLeft w:val="0"/>
      <w:marRight w:val="0"/>
      <w:marTop w:val="0"/>
      <w:marBottom w:val="0"/>
      <w:divBdr>
        <w:top w:val="none" w:sz="0" w:space="0" w:color="auto"/>
        <w:left w:val="none" w:sz="0" w:space="0" w:color="auto"/>
        <w:bottom w:val="none" w:sz="0" w:space="0" w:color="auto"/>
        <w:right w:val="none" w:sz="0" w:space="0" w:color="auto"/>
      </w:divBdr>
      <w:divsChild>
        <w:div w:id="94522431">
          <w:marLeft w:val="480"/>
          <w:marRight w:val="0"/>
          <w:marTop w:val="0"/>
          <w:marBottom w:val="0"/>
          <w:divBdr>
            <w:top w:val="none" w:sz="0" w:space="0" w:color="auto"/>
            <w:left w:val="none" w:sz="0" w:space="0" w:color="auto"/>
            <w:bottom w:val="none" w:sz="0" w:space="0" w:color="auto"/>
            <w:right w:val="none" w:sz="0" w:space="0" w:color="auto"/>
          </w:divBdr>
        </w:div>
        <w:div w:id="104235005">
          <w:marLeft w:val="480"/>
          <w:marRight w:val="0"/>
          <w:marTop w:val="0"/>
          <w:marBottom w:val="0"/>
          <w:divBdr>
            <w:top w:val="none" w:sz="0" w:space="0" w:color="auto"/>
            <w:left w:val="none" w:sz="0" w:space="0" w:color="auto"/>
            <w:bottom w:val="none" w:sz="0" w:space="0" w:color="auto"/>
            <w:right w:val="none" w:sz="0" w:space="0" w:color="auto"/>
          </w:divBdr>
        </w:div>
        <w:div w:id="205528491">
          <w:marLeft w:val="480"/>
          <w:marRight w:val="0"/>
          <w:marTop w:val="0"/>
          <w:marBottom w:val="0"/>
          <w:divBdr>
            <w:top w:val="none" w:sz="0" w:space="0" w:color="auto"/>
            <w:left w:val="none" w:sz="0" w:space="0" w:color="auto"/>
            <w:bottom w:val="none" w:sz="0" w:space="0" w:color="auto"/>
            <w:right w:val="none" w:sz="0" w:space="0" w:color="auto"/>
          </w:divBdr>
        </w:div>
        <w:div w:id="296112039">
          <w:marLeft w:val="480"/>
          <w:marRight w:val="0"/>
          <w:marTop w:val="0"/>
          <w:marBottom w:val="0"/>
          <w:divBdr>
            <w:top w:val="none" w:sz="0" w:space="0" w:color="auto"/>
            <w:left w:val="none" w:sz="0" w:space="0" w:color="auto"/>
            <w:bottom w:val="none" w:sz="0" w:space="0" w:color="auto"/>
            <w:right w:val="none" w:sz="0" w:space="0" w:color="auto"/>
          </w:divBdr>
        </w:div>
        <w:div w:id="300353411">
          <w:marLeft w:val="480"/>
          <w:marRight w:val="0"/>
          <w:marTop w:val="0"/>
          <w:marBottom w:val="0"/>
          <w:divBdr>
            <w:top w:val="none" w:sz="0" w:space="0" w:color="auto"/>
            <w:left w:val="none" w:sz="0" w:space="0" w:color="auto"/>
            <w:bottom w:val="none" w:sz="0" w:space="0" w:color="auto"/>
            <w:right w:val="none" w:sz="0" w:space="0" w:color="auto"/>
          </w:divBdr>
        </w:div>
        <w:div w:id="391541014">
          <w:marLeft w:val="480"/>
          <w:marRight w:val="0"/>
          <w:marTop w:val="0"/>
          <w:marBottom w:val="0"/>
          <w:divBdr>
            <w:top w:val="none" w:sz="0" w:space="0" w:color="auto"/>
            <w:left w:val="none" w:sz="0" w:space="0" w:color="auto"/>
            <w:bottom w:val="none" w:sz="0" w:space="0" w:color="auto"/>
            <w:right w:val="none" w:sz="0" w:space="0" w:color="auto"/>
          </w:divBdr>
        </w:div>
        <w:div w:id="402872368">
          <w:marLeft w:val="480"/>
          <w:marRight w:val="0"/>
          <w:marTop w:val="0"/>
          <w:marBottom w:val="0"/>
          <w:divBdr>
            <w:top w:val="none" w:sz="0" w:space="0" w:color="auto"/>
            <w:left w:val="none" w:sz="0" w:space="0" w:color="auto"/>
            <w:bottom w:val="none" w:sz="0" w:space="0" w:color="auto"/>
            <w:right w:val="none" w:sz="0" w:space="0" w:color="auto"/>
          </w:divBdr>
        </w:div>
        <w:div w:id="442383411">
          <w:marLeft w:val="480"/>
          <w:marRight w:val="0"/>
          <w:marTop w:val="0"/>
          <w:marBottom w:val="0"/>
          <w:divBdr>
            <w:top w:val="none" w:sz="0" w:space="0" w:color="auto"/>
            <w:left w:val="none" w:sz="0" w:space="0" w:color="auto"/>
            <w:bottom w:val="none" w:sz="0" w:space="0" w:color="auto"/>
            <w:right w:val="none" w:sz="0" w:space="0" w:color="auto"/>
          </w:divBdr>
        </w:div>
        <w:div w:id="465244565">
          <w:marLeft w:val="480"/>
          <w:marRight w:val="0"/>
          <w:marTop w:val="0"/>
          <w:marBottom w:val="0"/>
          <w:divBdr>
            <w:top w:val="none" w:sz="0" w:space="0" w:color="auto"/>
            <w:left w:val="none" w:sz="0" w:space="0" w:color="auto"/>
            <w:bottom w:val="none" w:sz="0" w:space="0" w:color="auto"/>
            <w:right w:val="none" w:sz="0" w:space="0" w:color="auto"/>
          </w:divBdr>
        </w:div>
        <w:div w:id="474297038">
          <w:marLeft w:val="480"/>
          <w:marRight w:val="0"/>
          <w:marTop w:val="0"/>
          <w:marBottom w:val="0"/>
          <w:divBdr>
            <w:top w:val="none" w:sz="0" w:space="0" w:color="auto"/>
            <w:left w:val="none" w:sz="0" w:space="0" w:color="auto"/>
            <w:bottom w:val="none" w:sz="0" w:space="0" w:color="auto"/>
            <w:right w:val="none" w:sz="0" w:space="0" w:color="auto"/>
          </w:divBdr>
        </w:div>
        <w:div w:id="513769285">
          <w:marLeft w:val="480"/>
          <w:marRight w:val="0"/>
          <w:marTop w:val="0"/>
          <w:marBottom w:val="0"/>
          <w:divBdr>
            <w:top w:val="none" w:sz="0" w:space="0" w:color="auto"/>
            <w:left w:val="none" w:sz="0" w:space="0" w:color="auto"/>
            <w:bottom w:val="none" w:sz="0" w:space="0" w:color="auto"/>
            <w:right w:val="none" w:sz="0" w:space="0" w:color="auto"/>
          </w:divBdr>
        </w:div>
        <w:div w:id="529418113">
          <w:marLeft w:val="480"/>
          <w:marRight w:val="0"/>
          <w:marTop w:val="0"/>
          <w:marBottom w:val="0"/>
          <w:divBdr>
            <w:top w:val="none" w:sz="0" w:space="0" w:color="auto"/>
            <w:left w:val="none" w:sz="0" w:space="0" w:color="auto"/>
            <w:bottom w:val="none" w:sz="0" w:space="0" w:color="auto"/>
            <w:right w:val="none" w:sz="0" w:space="0" w:color="auto"/>
          </w:divBdr>
        </w:div>
        <w:div w:id="600534214">
          <w:marLeft w:val="480"/>
          <w:marRight w:val="0"/>
          <w:marTop w:val="0"/>
          <w:marBottom w:val="0"/>
          <w:divBdr>
            <w:top w:val="none" w:sz="0" w:space="0" w:color="auto"/>
            <w:left w:val="none" w:sz="0" w:space="0" w:color="auto"/>
            <w:bottom w:val="none" w:sz="0" w:space="0" w:color="auto"/>
            <w:right w:val="none" w:sz="0" w:space="0" w:color="auto"/>
          </w:divBdr>
        </w:div>
        <w:div w:id="681051692">
          <w:marLeft w:val="480"/>
          <w:marRight w:val="0"/>
          <w:marTop w:val="0"/>
          <w:marBottom w:val="0"/>
          <w:divBdr>
            <w:top w:val="none" w:sz="0" w:space="0" w:color="auto"/>
            <w:left w:val="none" w:sz="0" w:space="0" w:color="auto"/>
            <w:bottom w:val="none" w:sz="0" w:space="0" w:color="auto"/>
            <w:right w:val="none" w:sz="0" w:space="0" w:color="auto"/>
          </w:divBdr>
        </w:div>
        <w:div w:id="681401139">
          <w:marLeft w:val="480"/>
          <w:marRight w:val="0"/>
          <w:marTop w:val="0"/>
          <w:marBottom w:val="0"/>
          <w:divBdr>
            <w:top w:val="none" w:sz="0" w:space="0" w:color="auto"/>
            <w:left w:val="none" w:sz="0" w:space="0" w:color="auto"/>
            <w:bottom w:val="none" w:sz="0" w:space="0" w:color="auto"/>
            <w:right w:val="none" w:sz="0" w:space="0" w:color="auto"/>
          </w:divBdr>
        </w:div>
        <w:div w:id="744959013">
          <w:marLeft w:val="480"/>
          <w:marRight w:val="0"/>
          <w:marTop w:val="0"/>
          <w:marBottom w:val="0"/>
          <w:divBdr>
            <w:top w:val="none" w:sz="0" w:space="0" w:color="auto"/>
            <w:left w:val="none" w:sz="0" w:space="0" w:color="auto"/>
            <w:bottom w:val="none" w:sz="0" w:space="0" w:color="auto"/>
            <w:right w:val="none" w:sz="0" w:space="0" w:color="auto"/>
          </w:divBdr>
        </w:div>
        <w:div w:id="789516514">
          <w:marLeft w:val="480"/>
          <w:marRight w:val="0"/>
          <w:marTop w:val="0"/>
          <w:marBottom w:val="0"/>
          <w:divBdr>
            <w:top w:val="none" w:sz="0" w:space="0" w:color="auto"/>
            <w:left w:val="none" w:sz="0" w:space="0" w:color="auto"/>
            <w:bottom w:val="none" w:sz="0" w:space="0" w:color="auto"/>
            <w:right w:val="none" w:sz="0" w:space="0" w:color="auto"/>
          </w:divBdr>
        </w:div>
        <w:div w:id="977607453">
          <w:marLeft w:val="480"/>
          <w:marRight w:val="0"/>
          <w:marTop w:val="0"/>
          <w:marBottom w:val="0"/>
          <w:divBdr>
            <w:top w:val="none" w:sz="0" w:space="0" w:color="auto"/>
            <w:left w:val="none" w:sz="0" w:space="0" w:color="auto"/>
            <w:bottom w:val="none" w:sz="0" w:space="0" w:color="auto"/>
            <w:right w:val="none" w:sz="0" w:space="0" w:color="auto"/>
          </w:divBdr>
        </w:div>
        <w:div w:id="1066295950">
          <w:marLeft w:val="480"/>
          <w:marRight w:val="0"/>
          <w:marTop w:val="0"/>
          <w:marBottom w:val="0"/>
          <w:divBdr>
            <w:top w:val="none" w:sz="0" w:space="0" w:color="auto"/>
            <w:left w:val="none" w:sz="0" w:space="0" w:color="auto"/>
            <w:bottom w:val="none" w:sz="0" w:space="0" w:color="auto"/>
            <w:right w:val="none" w:sz="0" w:space="0" w:color="auto"/>
          </w:divBdr>
        </w:div>
        <w:div w:id="1069810751">
          <w:marLeft w:val="480"/>
          <w:marRight w:val="0"/>
          <w:marTop w:val="0"/>
          <w:marBottom w:val="0"/>
          <w:divBdr>
            <w:top w:val="none" w:sz="0" w:space="0" w:color="auto"/>
            <w:left w:val="none" w:sz="0" w:space="0" w:color="auto"/>
            <w:bottom w:val="none" w:sz="0" w:space="0" w:color="auto"/>
            <w:right w:val="none" w:sz="0" w:space="0" w:color="auto"/>
          </w:divBdr>
        </w:div>
        <w:div w:id="1127428003">
          <w:marLeft w:val="480"/>
          <w:marRight w:val="0"/>
          <w:marTop w:val="0"/>
          <w:marBottom w:val="0"/>
          <w:divBdr>
            <w:top w:val="none" w:sz="0" w:space="0" w:color="auto"/>
            <w:left w:val="none" w:sz="0" w:space="0" w:color="auto"/>
            <w:bottom w:val="none" w:sz="0" w:space="0" w:color="auto"/>
            <w:right w:val="none" w:sz="0" w:space="0" w:color="auto"/>
          </w:divBdr>
        </w:div>
        <w:div w:id="1184444053">
          <w:marLeft w:val="480"/>
          <w:marRight w:val="0"/>
          <w:marTop w:val="0"/>
          <w:marBottom w:val="0"/>
          <w:divBdr>
            <w:top w:val="none" w:sz="0" w:space="0" w:color="auto"/>
            <w:left w:val="none" w:sz="0" w:space="0" w:color="auto"/>
            <w:bottom w:val="none" w:sz="0" w:space="0" w:color="auto"/>
            <w:right w:val="none" w:sz="0" w:space="0" w:color="auto"/>
          </w:divBdr>
        </w:div>
        <w:div w:id="1222405626">
          <w:marLeft w:val="480"/>
          <w:marRight w:val="0"/>
          <w:marTop w:val="0"/>
          <w:marBottom w:val="0"/>
          <w:divBdr>
            <w:top w:val="none" w:sz="0" w:space="0" w:color="auto"/>
            <w:left w:val="none" w:sz="0" w:space="0" w:color="auto"/>
            <w:bottom w:val="none" w:sz="0" w:space="0" w:color="auto"/>
            <w:right w:val="none" w:sz="0" w:space="0" w:color="auto"/>
          </w:divBdr>
        </w:div>
        <w:div w:id="1253247103">
          <w:marLeft w:val="480"/>
          <w:marRight w:val="0"/>
          <w:marTop w:val="0"/>
          <w:marBottom w:val="0"/>
          <w:divBdr>
            <w:top w:val="none" w:sz="0" w:space="0" w:color="auto"/>
            <w:left w:val="none" w:sz="0" w:space="0" w:color="auto"/>
            <w:bottom w:val="none" w:sz="0" w:space="0" w:color="auto"/>
            <w:right w:val="none" w:sz="0" w:space="0" w:color="auto"/>
          </w:divBdr>
        </w:div>
        <w:div w:id="1402218573">
          <w:marLeft w:val="480"/>
          <w:marRight w:val="0"/>
          <w:marTop w:val="0"/>
          <w:marBottom w:val="0"/>
          <w:divBdr>
            <w:top w:val="none" w:sz="0" w:space="0" w:color="auto"/>
            <w:left w:val="none" w:sz="0" w:space="0" w:color="auto"/>
            <w:bottom w:val="none" w:sz="0" w:space="0" w:color="auto"/>
            <w:right w:val="none" w:sz="0" w:space="0" w:color="auto"/>
          </w:divBdr>
        </w:div>
        <w:div w:id="1477333067">
          <w:marLeft w:val="480"/>
          <w:marRight w:val="0"/>
          <w:marTop w:val="0"/>
          <w:marBottom w:val="0"/>
          <w:divBdr>
            <w:top w:val="none" w:sz="0" w:space="0" w:color="auto"/>
            <w:left w:val="none" w:sz="0" w:space="0" w:color="auto"/>
            <w:bottom w:val="none" w:sz="0" w:space="0" w:color="auto"/>
            <w:right w:val="none" w:sz="0" w:space="0" w:color="auto"/>
          </w:divBdr>
        </w:div>
        <w:div w:id="1556047225">
          <w:marLeft w:val="480"/>
          <w:marRight w:val="0"/>
          <w:marTop w:val="0"/>
          <w:marBottom w:val="0"/>
          <w:divBdr>
            <w:top w:val="none" w:sz="0" w:space="0" w:color="auto"/>
            <w:left w:val="none" w:sz="0" w:space="0" w:color="auto"/>
            <w:bottom w:val="none" w:sz="0" w:space="0" w:color="auto"/>
            <w:right w:val="none" w:sz="0" w:space="0" w:color="auto"/>
          </w:divBdr>
        </w:div>
        <w:div w:id="1558786678">
          <w:marLeft w:val="480"/>
          <w:marRight w:val="0"/>
          <w:marTop w:val="0"/>
          <w:marBottom w:val="0"/>
          <w:divBdr>
            <w:top w:val="none" w:sz="0" w:space="0" w:color="auto"/>
            <w:left w:val="none" w:sz="0" w:space="0" w:color="auto"/>
            <w:bottom w:val="none" w:sz="0" w:space="0" w:color="auto"/>
            <w:right w:val="none" w:sz="0" w:space="0" w:color="auto"/>
          </w:divBdr>
        </w:div>
        <w:div w:id="1584532625">
          <w:marLeft w:val="480"/>
          <w:marRight w:val="0"/>
          <w:marTop w:val="0"/>
          <w:marBottom w:val="0"/>
          <w:divBdr>
            <w:top w:val="none" w:sz="0" w:space="0" w:color="auto"/>
            <w:left w:val="none" w:sz="0" w:space="0" w:color="auto"/>
            <w:bottom w:val="none" w:sz="0" w:space="0" w:color="auto"/>
            <w:right w:val="none" w:sz="0" w:space="0" w:color="auto"/>
          </w:divBdr>
        </w:div>
        <w:div w:id="1669484378">
          <w:marLeft w:val="480"/>
          <w:marRight w:val="0"/>
          <w:marTop w:val="0"/>
          <w:marBottom w:val="0"/>
          <w:divBdr>
            <w:top w:val="none" w:sz="0" w:space="0" w:color="auto"/>
            <w:left w:val="none" w:sz="0" w:space="0" w:color="auto"/>
            <w:bottom w:val="none" w:sz="0" w:space="0" w:color="auto"/>
            <w:right w:val="none" w:sz="0" w:space="0" w:color="auto"/>
          </w:divBdr>
        </w:div>
        <w:div w:id="1677922097">
          <w:marLeft w:val="480"/>
          <w:marRight w:val="0"/>
          <w:marTop w:val="0"/>
          <w:marBottom w:val="0"/>
          <w:divBdr>
            <w:top w:val="none" w:sz="0" w:space="0" w:color="auto"/>
            <w:left w:val="none" w:sz="0" w:space="0" w:color="auto"/>
            <w:bottom w:val="none" w:sz="0" w:space="0" w:color="auto"/>
            <w:right w:val="none" w:sz="0" w:space="0" w:color="auto"/>
          </w:divBdr>
        </w:div>
        <w:div w:id="1681664072">
          <w:marLeft w:val="480"/>
          <w:marRight w:val="0"/>
          <w:marTop w:val="0"/>
          <w:marBottom w:val="0"/>
          <w:divBdr>
            <w:top w:val="none" w:sz="0" w:space="0" w:color="auto"/>
            <w:left w:val="none" w:sz="0" w:space="0" w:color="auto"/>
            <w:bottom w:val="none" w:sz="0" w:space="0" w:color="auto"/>
            <w:right w:val="none" w:sz="0" w:space="0" w:color="auto"/>
          </w:divBdr>
        </w:div>
        <w:div w:id="1782796496">
          <w:marLeft w:val="480"/>
          <w:marRight w:val="0"/>
          <w:marTop w:val="0"/>
          <w:marBottom w:val="0"/>
          <w:divBdr>
            <w:top w:val="none" w:sz="0" w:space="0" w:color="auto"/>
            <w:left w:val="none" w:sz="0" w:space="0" w:color="auto"/>
            <w:bottom w:val="none" w:sz="0" w:space="0" w:color="auto"/>
            <w:right w:val="none" w:sz="0" w:space="0" w:color="auto"/>
          </w:divBdr>
        </w:div>
        <w:div w:id="1843474186">
          <w:marLeft w:val="480"/>
          <w:marRight w:val="0"/>
          <w:marTop w:val="0"/>
          <w:marBottom w:val="0"/>
          <w:divBdr>
            <w:top w:val="none" w:sz="0" w:space="0" w:color="auto"/>
            <w:left w:val="none" w:sz="0" w:space="0" w:color="auto"/>
            <w:bottom w:val="none" w:sz="0" w:space="0" w:color="auto"/>
            <w:right w:val="none" w:sz="0" w:space="0" w:color="auto"/>
          </w:divBdr>
        </w:div>
        <w:div w:id="1858884320">
          <w:marLeft w:val="480"/>
          <w:marRight w:val="0"/>
          <w:marTop w:val="0"/>
          <w:marBottom w:val="0"/>
          <w:divBdr>
            <w:top w:val="none" w:sz="0" w:space="0" w:color="auto"/>
            <w:left w:val="none" w:sz="0" w:space="0" w:color="auto"/>
            <w:bottom w:val="none" w:sz="0" w:space="0" w:color="auto"/>
            <w:right w:val="none" w:sz="0" w:space="0" w:color="auto"/>
          </w:divBdr>
        </w:div>
        <w:div w:id="1874993799">
          <w:marLeft w:val="480"/>
          <w:marRight w:val="0"/>
          <w:marTop w:val="0"/>
          <w:marBottom w:val="0"/>
          <w:divBdr>
            <w:top w:val="none" w:sz="0" w:space="0" w:color="auto"/>
            <w:left w:val="none" w:sz="0" w:space="0" w:color="auto"/>
            <w:bottom w:val="none" w:sz="0" w:space="0" w:color="auto"/>
            <w:right w:val="none" w:sz="0" w:space="0" w:color="auto"/>
          </w:divBdr>
        </w:div>
        <w:div w:id="1943293604">
          <w:marLeft w:val="480"/>
          <w:marRight w:val="0"/>
          <w:marTop w:val="0"/>
          <w:marBottom w:val="0"/>
          <w:divBdr>
            <w:top w:val="none" w:sz="0" w:space="0" w:color="auto"/>
            <w:left w:val="none" w:sz="0" w:space="0" w:color="auto"/>
            <w:bottom w:val="none" w:sz="0" w:space="0" w:color="auto"/>
            <w:right w:val="none" w:sz="0" w:space="0" w:color="auto"/>
          </w:divBdr>
        </w:div>
      </w:divsChild>
    </w:div>
    <w:div w:id="2083675166">
      <w:bodyDiv w:val="1"/>
      <w:marLeft w:val="0"/>
      <w:marRight w:val="0"/>
      <w:marTop w:val="0"/>
      <w:marBottom w:val="0"/>
      <w:divBdr>
        <w:top w:val="none" w:sz="0" w:space="0" w:color="auto"/>
        <w:left w:val="none" w:sz="0" w:space="0" w:color="auto"/>
        <w:bottom w:val="none" w:sz="0" w:space="0" w:color="auto"/>
        <w:right w:val="none" w:sz="0" w:space="0" w:color="auto"/>
      </w:divBdr>
    </w:div>
    <w:div w:id="2091149425">
      <w:bodyDiv w:val="1"/>
      <w:marLeft w:val="0"/>
      <w:marRight w:val="0"/>
      <w:marTop w:val="0"/>
      <w:marBottom w:val="0"/>
      <w:divBdr>
        <w:top w:val="none" w:sz="0" w:space="0" w:color="auto"/>
        <w:left w:val="none" w:sz="0" w:space="0" w:color="auto"/>
        <w:bottom w:val="none" w:sz="0" w:space="0" w:color="auto"/>
        <w:right w:val="none" w:sz="0" w:space="0" w:color="auto"/>
      </w:divBdr>
      <w:divsChild>
        <w:div w:id="125243730">
          <w:marLeft w:val="480"/>
          <w:marRight w:val="0"/>
          <w:marTop w:val="0"/>
          <w:marBottom w:val="0"/>
          <w:divBdr>
            <w:top w:val="none" w:sz="0" w:space="0" w:color="auto"/>
            <w:left w:val="none" w:sz="0" w:space="0" w:color="auto"/>
            <w:bottom w:val="none" w:sz="0" w:space="0" w:color="auto"/>
            <w:right w:val="none" w:sz="0" w:space="0" w:color="auto"/>
          </w:divBdr>
        </w:div>
        <w:div w:id="176506501">
          <w:marLeft w:val="480"/>
          <w:marRight w:val="0"/>
          <w:marTop w:val="0"/>
          <w:marBottom w:val="0"/>
          <w:divBdr>
            <w:top w:val="none" w:sz="0" w:space="0" w:color="auto"/>
            <w:left w:val="none" w:sz="0" w:space="0" w:color="auto"/>
            <w:bottom w:val="none" w:sz="0" w:space="0" w:color="auto"/>
            <w:right w:val="none" w:sz="0" w:space="0" w:color="auto"/>
          </w:divBdr>
        </w:div>
        <w:div w:id="207886268">
          <w:marLeft w:val="480"/>
          <w:marRight w:val="0"/>
          <w:marTop w:val="0"/>
          <w:marBottom w:val="0"/>
          <w:divBdr>
            <w:top w:val="none" w:sz="0" w:space="0" w:color="auto"/>
            <w:left w:val="none" w:sz="0" w:space="0" w:color="auto"/>
            <w:bottom w:val="none" w:sz="0" w:space="0" w:color="auto"/>
            <w:right w:val="none" w:sz="0" w:space="0" w:color="auto"/>
          </w:divBdr>
        </w:div>
        <w:div w:id="249461380">
          <w:marLeft w:val="480"/>
          <w:marRight w:val="0"/>
          <w:marTop w:val="0"/>
          <w:marBottom w:val="0"/>
          <w:divBdr>
            <w:top w:val="none" w:sz="0" w:space="0" w:color="auto"/>
            <w:left w:val="none" w:sz="0" w:space="0" w:color="auto"/>
            <w:bottom w:val="none" w:sz="0" w:space="0" w:color="auto"/>
            <w:right w:val="none" w:sz="0" w:space="0" w:color="auto"/>
          </w:divBdr>
        </w:div>
        <w:div w:id="287202795">
          <w:marLeft w:val="480"/>
          <w:marRight w:val="0"/>
          <w:marTop w:val="0"/>
          <w:marBottom w:val="0"/>
          <w:divBdr>
            <w:top w:val="none" w:sz="0" w:space="0" w:color="auto"/>
            <w:left w:val="none" w:sz="0" w:space="0" w:color="auto"/>
            <w:bottom w:val="none" w:sz="0" w:space="0" w:color="auto"/>
            <w:right w:val="none" w:sz="0" w:space="0" w:color="auto"/>
          </w:divBdr>
        </w:div>
        <w:div w:id="301085889">
          <w:marLeft w:val="480"/>
          <w:marRight w:val="0"/>
          <w:marTop w:val="0"/>
          <w:marBottom w:val="0"/>
          <w:divBdr>
            <w:top w:val="none" w:sz="0" w:space="0" w:color="auto"/>
            <w:left w:val="none" w:sz="0" w:space="0" w:color="auto"/>
            <w:bottom w:val="none" w:sz="0" w:space="0" w:color="auto"/>
            <w:right w:val="none" w:sz="0" w:space="0" w:color="auto"/>
          </w:divBdr>
        </w:div>
        <w:div w:id="362943847">
          <w:marLeft w:val="480"/>
          <w:marRight w:val="0"/>
          <w:marTop w:val="0"/>
          <w:marBottom w:val="0"/>
          <w:divBdr>
            <w:top w:val="none" w:sz="0" w:space="0" w:color="auto"/>
            <w:left w:val="none" w:sz="0" w:space="0" w:color="auto"/>
            <w:bottom w:val="none" w:sz="0" w:space="0" w:color="auto"/>
            <w:right w:val="none" w:sz="0" w:space="0" w:color="auto"/>
          </w:divBdr>
        </w:div>
        <w:div w:id="472792415">
          <w:marLeft w:val="480"/>
          <w:marRight w:val="0"/>
          <w:marTop w:val="0"/>
          <w:marBottom w:val="0"/>
          <w:divBdr>
            <w:top w:val="none" w:sz="0" w:space="0" w:color="auto"/>
            <w:left w:val="none" w:sz="0" w:space="0" w:color="auto"/>
            <w:bottom w:val="none" w:sz="0" w:space="0" w:color="auto"/>
            <w:right w:val="none" w:sz="0" w:space="0" w:color="auto"/>
          </w:divBdr>
        </w:div>
        <w:div w:id="885602163">
          <w:marLeft w:val="480"/>
          <w:marRight w:val="0"/>
          <w:marTop w:val="0"/>
          <w:marBottom w:val="0"/>
          <w:divBdr>
            <w:top w:val="none" w:sz="0" w:space="0" w:color="auto"/>
            <w:left w:val="none" w:sz="0" w:space="0" w:color="auto"/>
            <w:bottom w:val="none" w:sz="0" w:space="0" w:color="auto"/>
            <w:right w:val="none" w:sz="0" w:space="0" w:color="auto"/>
          </w:divBdr>
        </w:div>
        <w:div w:id="902300738">
          <w:marLeft w:val="480"/>
          <w:marRight w:val="0"/>
          <w:marTop w:val="0"/>
          <w:marBottom w:val="0"/>
          <w:divBdr>
            <w:top w:val="none" w:sz="0" w:space="0" w:color="auto"/>
            <w:left w:val="none" w:sz="0" w:space="0" w:color="auto"/>
            <w:bottom w:val="none" w:sz="0" w:space="0" w:color="auto"/>
            <w:right w:val="none" w:sz="0" w:space="0" w:color="auto"/>
          </w:divBdr>
        </w:div>
        <w:div w:id="988706020">
          <w:marLeft w:val="480"/>
          <w:marRight w:val="0"/>
          <w:marTop w:val="0"/>
          <w:marBottom w:val="0"/>
          <w:divBdr>
            <w:top w:val="none" w:sz="0" w:space="0" w:color="auto"/>
            <w:left w:val="none" w:sz="0" w:space="0" w:color="auto"/>
            <w:bottom w:val="none" w:sz="0" w:space="0" w:color="auto"/>
            <w:right w:val="none" w:sz="0" w:space="0" w:color="auto"/>
          </w:divBdr>
        </w:div>
        <w:div w:id="1034766765">
          <w:marLeft w:val="480"/>
          <w:marRight w:val="0"/>
          <w:marTop w:val="0"/>
          <w:marBottom w:val="0"/>
          <w:divBdr>
            <w:top w:val="none" w:sz="0" w:space="0" w:color="auto"/>
            <w:left w:val="none" w:sz="0" w:space="0" w:color="auto"/>
            <w:bottom w:val="none" w:sz="0" w:space="0" w:color="auto"/>
            <w:right w:val="none" w:sz="0" w:space="0" w:color="auto"/>
          </w:divBdr>
        </w:div>
        <w:div w:id="1114252871">
          <w:marLeft w:val="480"/>
          <w:marRight w:val="0"/>
          <w:marTop w:val="0"/>
          <w:marBottom w:val="0"/>
          <w:divBdr>
            <w:top w:val="none" w:sz="0" w:space="0" w:color="auto"/>
            <w:left w:val="none" w:sz="0" w:space="0" w:color="auto"/>
            <w:bottom w:val="none" w:sz="0" w:space="0" w:color="auto"/>
            <w:right w:val="none" w:sz="0" w:space="0" w:color="auto"/>
          </w:divBdr>
        </w:div>
        <w:div w:id="1178890381">
          <w:marLeft w:val="480"/>
          <w:marRight w:val="0"/>
          <w:marTop w:val="0"/>
          <w:marBottom w:val="0"/>
          <w:divBdr>
            <w:top w:val="none" w:sz="0" w:space="0" w:color="auto"/>
            <w:left w:val="none" w:sz="0" w:space="0" w:color="auto"/>
            <w:bottom w:val="none" w:sz="0" w:space="0" w:color="auto"/>
            <w:right w:val="none" w:sz="0" w:space="0" w:color="auto"/>
          </w:divBdr>
        </w:div>
        <w:div w:id="1194997514">
          <w:marLeft w:val="480"/>
          <w:marRight w:val="0"/>
          <w:marTop w:val="0"/>
          <w:marBottom w:val="0"/>
          <w:divBdr>
            <w:top w:val="none" w:sz="0" w:space="0" w:color="auto"/>
            <w:left w:val="none" w:sz="0" w:space="0" w:color="auto"/>
            <w:bottom w:val="none" w:sz="0" w:space="0" w:color="auto"/>
            <w:right w:val="none" w:sz="0" w:space="0" w:color="auto"/>
          </w:divBdr>
        </w:div>
        <w:div w:id="1237781279">
          <w:marLeft w:val="480"/>
          <w:marRight w:val="0"/>
          <w:marTop w:val="0"/>
          <w:marBottom w:val="0"/>
          <w:divBdr>
            <w:top w:val="none" w:sz="0" w:space="0" w:color="auto"/>
            <w:left w:val="none" w:sz="0" w:space="0" w:color="auto"/>
            <w:bottom w:val="none" w:sz="0" w:space="0" w:color="auto"/>
            <w:right w:val="none" w:sz="0" w:space="0" w:color="auto"/>
          </w:divBdr>
        </w:div>
        <w:div w:id="1344361118">
          <w:marLeft w:val="480"/>
          <w:marRight w:val="0"/>
          <w:marTop w:val="0"/>
          <w:marBottom w:val="0"/>
          <w:divBdr>
            <w:top w:val="none" w:sz="0" w:space="0" w:color="auto"/>
            <w:left w:val="none" w:sz="0" w:space="0" w:color="auto"/>
            <w:bottom w:val="none" w:sz="0" w:space="0" w:color="auto"/>
            <w:right w:val="none" w:sz="0" w:space="0" w:color="auto"/>
          </w:divBdr>
        </w:div>
        <w:div w:id="1458990073">
          <w:marLeft w:val="480"/>
          <w:marRight w:val="0"/>
          <w:marTop w:val="0"/>
          <w:marBottom w:val="0"/>
          <w:divBdr>
            <w:top w:val="none" w:sz="0" w:space="0" w:color="auto"/>
            <w:left w:val="none" w:sz="0" w:space="0" w:color="auto"/>
            <w:bottom w:val="none" w:sz="0" w:space="0" w:color="auto"/>
            <w:right w:val="none" w:sz="0" w:space="0" w:color="auto"/>
          </w:divBdr>
        </w:div>
        <w:div w:id="1501969142">
          <w:marLeft w:val="480"/>
          <w:marRight w:val="0"/>
          <w:marTop w:val="0"/>
          <w:marBottom w:val="0"/>
          <w:divBdr>
            <w:top w:val="none" w:sz="0" w:space="0" w:color="auto"/>
            <w:left w:val="none" w:sz="0" w:space="0" w:color="auto"/>
            <w:bottom w:val="none" w:sz="0" w:space="0" w:color="auto"/>
            <w:right w:val="none" w:sz="0" w:space="0" w:color="auto"/>
          </w:divBdr>
        </w:div>
        <w:div w:id="1513186225">
          <w:marLeft w:val="480"/>
          <w:marRight w:val="0"/>
          <w:marTop w:val="0"/>
          <w:marBottom w:val="0"/>
          <w:divBdr>
            <w:top w:val="none" w:sz="0" w:space="0" w:color="auto"/>
            <w:left w:val="none" w:sz="0" w:space="0" w:color="auto"/>
            <w:bottom w:val="none" w:sz="0" w:space="0" w:color="auto"/>
            <w:right w:val="none" w:sz="0" w:space="0" w:color="auto"/>
          </w:divBdr>
        </w:div>
        <w:div w:id="1532256371">
          <w:marLeft w:val="480"/>
          <w:marRight w:val="0"/>
          <w:marTop w:val="0"/>
          <w:marBottom w:val="0"/>
          <w:divBdr>
            <w:top w:val="none" w:sz="0" w:space="0" w:color="auto"/>
            <w:left w:val="none" w:sz="0" w:space="0" w:color="auto"/>
            <w:bottom w:val="none" w:sz="0" w:space="0" w:color="auto"/>
            <w:right w:val="none" w:sz="0" w:space="0" w:color="auto"/>
          </w:divBdr>
        </w:div>
        <w:div w:id="1542277912">
          <w:marLeft w:val="480"/>
          <w:marRight w:val="0"/>
          <w:marTop w:val="0"/>
          <w:marBottom w:val="0"/>
          <w:divBdr>
            <w:top w:val="none" w:sz="0" w:space="0" w:color="auto"/>
            <w:left w:val="none" w:sz="0" w:space="0" w:color="auto"/>
            <w:bottom w:val="none" w:sz="0" w:space="0" w:color="auto"/>
            <w:right w:val="none" w:sz="0" w:space="0" w:color="auto"/>
          </w:divBdr>
        </w:div>
        <w:div w:id="1598320585">
          <w:marLeft w:val="480"/>
          <w:marRight w:val="0"/>
          <w:marTop w:val="0"/>
          <w:marBottom w:val="0"/>
          <w:divBdr>
            <w:top w:val="none" w:sz="0" w:space="0" w:color="auto"/>
            <w:left w:val="none" w:sz="0" w:space="0" w:color="auto"/>
            <w:bottom w:val="none" w:sz="0" w:space="0" w:color="auto"/>
            <w:right w:val="none" w:sz="0" w:space="0" w:color="auto"/>
          </w:divBdr>
        </w:div>
        <w:div w:id="1604997184">
          <w:marLeft w:val="480"/>
          <w:marRight w:val="0"/>
          <w:marTop w:val="0"/>
          <w:marBottom w:val="0"/>
          <w:divBdr>
            <w:top w:val="none" w:sz="0" w:space="0" w:color="auto"/>
            <w:left w:val="none" w:sz="0" w:space="0" w:color="auto"/>
            <w:bottom w:val="none" w:sz="0" w:space="0" w:color="auto"/>
            <w:right w:val="none" w:sz="0" w:space="0" w:color="auto"/>
          </w:divBdr>
        </w:div>
        <w:div w:id="1645624844">
          <w:marLeft w:val="480"/>
          <w:marRight w:val="0"/>
          <w:marTop w:val="0"/>
          <w:marBottom w:val="0"/>
          <w:divBdr>
            <w:top w:val="none" w:sz="0" w:space="0" w:color="auto"/>
            <w:left w:val="none" w:sz="0" w:space="0" w:color="auto"/>
            <w:bottom w:val="none" w:sz="0" w:space="0" w:color="auto"/>
            <w:right w:val="none" w:sz="0" w:space="0" w:color="auto"/>
          </w:divBdr>
        </w:div>
        <w:div w:id="1680622818">
          <w:marLeft w:val="480"/>
          <w:marRight w:val="0"/>
          <w:marTop w:val="0"/>
          <w:marBottom w:val="0"/>
          <w:divBdr>
            <w:top w:val="none" w:sz="0" w:space="0" w:color="auto"/>
            <w:left w:val="none" w:sz="0" w:space="0" w:color="auto"/>
            <w:bottom w:val="none" w:sz="0" w:space="0" w:color="auto"/>
            <w:right w:val="none" w:sz="0" w:space="0" w:color="auto"/>
          </w:divBdr>
        </w:div>
        <w:div w:id="1817061567">
          <w:marLeft w:val="480"/>
          <w:marRight w:val="0"/>
          <w:marTop w:val="0"/>
          <w:marBottom w:val="0"/>
          <w:divBdr>
            <w:top w:val="none" w:sz="0" w:space="0" w:color="auto"/>
            <w:left w:val="none" w:sz="0" w:space="0" w:color="auto"/>
            <w:bottom w:val="none" w:sz="0" w:space="0" w:color="auto"/>
            <w:right w:val="none" w:sz="0" w:space="0" w:color="auto"/>
          </w:divBdr>
        </w:div>
        <w:div w:id="1818916040">
          <w:marLeft w:val="480"/>
          <w:marRight w:val="0"/>
          <w:marTop w:val="0"/>
          <w:marBottom w:val="0"/>
          <w:divBdr>
            <w:top w:val="none" w:sz="0" w:space="0" w:color="auto"/>
            <w:left w:val="none" w:sz="0" w:space="0" w:color="auto"/>
            <w:bottom w:val="none" w:sz="0" w:space="0" w:color="auto"/>
            <w:right w:val="none" w:sz="0" w:space="0" w:color="auto"/>
          </w:divBdr>
        </w:div>
        <w:div w:id="1920940976">
          <w:marLeft w:val="480"/>
          <w:marRight w:val="0"/>
          <w:marTop w:val="0"/>
          <w:marBottom w:val="0"/>
          <w:divBdr>
            <w:top w:val="none" w:sz="0" w:space="0" w:color="auto"/>
            <w:left w:val="none" w:sz="0" w:space="0" w:color="auto"/>
            <w:bottom w:val="none" w:sz="0" w:space="0" w:color="auto"/>
            <w:right w:val="none" w:sz="0" w:space="0" w:color="auto"/>
          </w:divBdr>
        </w:div>
        <w:div w:id="1986818034">
          <w:marLeft w:val="480"/>
          <w:marRight w:val="0"/>
          <w:marTop w:val="0"/>
          <w:marBottom w:val="0"/>
          <w:divBdr>
            <w:top w:val="none" w:sz="0" w:space="0" w:color="auto"/>
            <w:left w:val="none" w:sz="0" w:space="0" w:color="auto"/>
            <w:bottom w:val="none" w:sz="0" w:space="0" w:color="auto"/>
            <w:right w:val="none" w:sz="0" w:space="0" w:color="auto"/>
          </w:divBdr>
        </w:div>
        <w:div w:id="2003199565">
          <w:marLeft w:val="480"/>
          <w:marRight w:val="0"/>
          <w:marTop w:val="0"/>
          <w:marBottom w:val="0"/>
          <w:divBdr>
            <w:top w:val="none" w:sz="0" w:space="0" w:color="auto"/>
            <w:left w:val="none" w:sz="0" w:space="0" w:color="auto"/>
            <w:bottom w:val="none" w:sz="0" w:space="0" w:color="auto"/>
            <w:right w:val="none" w:sz="0" w:space="0" w:color="auto"/>
          </w:divBdr>
        </w:div>
        <w:div w:id="2014602320">
          <w:marLeft w:val="480"/>
          <w:marRight w:val="0"/>
          <w:marTop w:val="0"/>
          <w:marBottom w:val="0"/>
          <w:divBdr>
            <w:top w:val="none" w:sz="0" w:space="0" w:color="auto"/>
            <w:left w:val="none" w:sz="0" w:space="0" w:color="auto"/>
            <w:bottom w:val="none" w:sz="0" w:space="0" w:color="auto"/>
            <w:right w:val="none" w:sz="0" w:space="0" w:color="auto"/>
          </w:divBdr>
        </w:div>
        <w:div w:id="2085569992">
          <w:marLeft w:val="480"/>
          <w:marRight w:val="0"/>
          <w:marTop w:val="0"/>
          <w:marBottom w:val="0"/>
          <w:divBdr>
            <w:top w:val="none" w:sz="0" w:space="0" w:color="auto"/>
            <w:left w:val="none" w:sz="0" w:space="0" w:color="auto"/>
            <w:bottom w:val="none" w:sz="0" w:space="0" w:color="auto"/>
            <w:right w:val="none" w:sz="0" w:space="0" w:color="auto"/>
          </w:divBdr>
        </w:div>
        <w:div w:id="2128036521">
          <w:marLeft w:val="480"/>
          <w:marRight w:val="0"/>
          <w:marTop w:val="0"/>
          <w:marBottom w:val="0"/>
          <w:divBdr>
            <w:top w:val="none" w:sz="0" w:space="0" w:color="auto"/>
            <w:left w:val="none" w:sz="0" w:space="0" w:color="auto"/>
            <w:bottom w:val="none" w:sz="0" w:space="0" w:color="auto"/>
            <w:right w:val="none" w:sz="0" w:space="0" w:color="auto"/>
          </w:divBdr>
        </w:div>
        <w:div w:id="2144080585">
          <w:marLeft w:val="480"/>
          <w:marRight w:val="0"/>
          <w:marTop w:val="0"/>
          <w:marBottom w:val="0"/>
          <w:divBdr>
            <w:top w:val="none" w:sz="0" w:space="0" w:color="auto"/>
            <w:left w:val="none" w:sz="0" w:space="0" w:color="auto"/>
            <w:bottom w:val="none" w:sz="0" w:space="0" w:color="auto"/>
            <w:right w:val="none" w:sz="0" w:space="0" w:color="auto"/>
          </w:divBdr>
        </w:div>
      </w:divsChild>
    </w:div>
    <w:div w:id="2091199023">
      <w:bodyDiv w:val="1"/>
      <w:marLeft w:val="0"/>
      <w:marRight w:val="0"/>
      <w:marTop w:val="0"/>
      <w:marBottom w:val="0"/>
      <w:divBdr>
        <w:top w:val="none" w:sz="0" w:space="0" w:color="auto"/>
        <w:left w:val="none" w:sz="0" w:space="0" w:color="auto"/>
        <w:bottom w:val="none" w:sz="0" w:space="0" w:color="auto"/>
        <w:right w:val="none" w:sz="0" w:space="0" w:color="auto"/>
      </w:divBdr>
      <w:divsChild>
        <w:div w:id="35592059">
          <w:marLeft w:val="480"/>
          <w:marRight w:val="0"/>
          <w:marTop w:val="0"/>
          <w:marBottom w:val="0"/>
          <w:divBdr>
            <w:top w:val="none" w:sz="0" w:space="0" w:color="auto"/>
            <w:left w:val="none" w:sz="0" w:space="0" w:color="auto"/>
            <w:bottom w:val="none" w:sz="0" w:space="0" w:color="auto"/>
            <w:right w:val="none" w:sz="0" w:space="0" w:color="auto"/>
          </w:divBdr>
        </w:div>
        <w:div w:id="68620160">
          <w:marLeft w:val="480"/>
          <w:marRight w:val="0"/>
          <w:marTop w:val="0"/>
          <w:marBottom w:val="0"/>
          <w:divBdr>
            <w:top w:val="none" w:sz="0" w:space="0" w:color="auto"/>
            <w:left w:val="none" w:sz="0" w:space="0" w:color="auto"/>
            <w:bottom w:val="none" w:sz="0" w:space="0" w:color="auto"/>
            <w:right w:val="none" w:sz="0" w:space="0" w:color="auto"/>
          </w:divBdr>
        </w:div>
        <w:div w:id="138808841">
          <w:marLeft w:val="480"/>
          <w:marRight w:val="0"/>
          <w:marTop w:val="0"/>
          <w:marBottom w:val="0"/>
          <w:divBdr>
            <w:top w:val="none" w:sz="0" w:space="0" w:color="auto"/>
            <w:left w:val="none" w:sz="0" w:space="0" w:color="auto"/>
            <w:bottom w:val="none" w:sz="0" w:space="0" w:color="auto"/>
            <w:right w:val="none" w:sz="0" w:space="0" w:color="auto"/>
          </w:divBdr>
        </w:div>
        <w:div w:id="142549004">
          <w:marLeft w:val="480"/>
          <w:marRight w:val="0"/>
          <w:marTop w:val="0"/>
          <w:marBottom w:val="0"/>
          <w:divBdr>
            <w:top w:val="none" w:sz="0" w:space="0" w:color="auto"/>
            <w:left w:val="none" w:sz="0" w:space="0" w:color="auto"/>
            <w:bottom w:val="none" w:sz="0" w:space="0" w:color="auto"/>
            <w:right w:val="none" w:sz="0" w:space="0" w:color="auto"/>
          </w:divBdr>
        </w:div>
        <w:div w:id="214705097">
          <w:marLeft w:val="480"/>
          <w:marRight w:val="0"/>
          <w:marTop w:val="0"/>
          <w:marBottom w:val="0"/>
          <w:divBdr>
            <w:top w:val="none" w:sz="0" w:space="0" w:color="auto"/>
            <w:left w:val="none" w:sz="0" w:space="0" w:color="auto"/>
            <w:bottom w:val="none" w:sz="0" w:space="0" w:color="auto"/>
            <w:right w:val="none" w:sz="0" w:space="0" w:color="auto"/>
          </w:divBdr>
        </w:div>
        <w:div w:id="226190236">
          <w:marLeft w:val="480"/>
          <w:marRight w:val="0"/>
          <w:marTop w:val="0"/>
          <w:marBottom w:val="0"/>
          <w:divBdr>
            <w:top w:val="none" w:sz="0" w:space="0" w:color="auto"/>
            <w:left w:val="none" w:sz="0" w:space="0" w:color="auto"/>
            <w:bottom w:val="none" w:sz="0" w:space="0" w:color="auto"/>
            <w:right w:val="none" w:sz="0" w:space="0" w:color="auto"/>
          </w:divBdr>
        </w:div>
        <w:div w:id="254561480">
          <w:marLeft w:val="480"/>
          <w:marRight w:val="0"/>
          <w:marTop w:val="0"/>
          <w:marBottom w:val="0"/>
          <w:divBdr>
            <w:top w:val="none" w:sz="0" w:space="0" w:color="auto"/>
            <w:left w:val="none" w:sz="0" w:space="0" w:color="auto"/>
            <w:bottom w:val="none" w:sz="0" w:space="0" w:color="auto"/>
            <w:right w:val="none" w:sz="0" w:space="0" w:color="auto"/>
          </w:divBdr>
        </w:div>
        <w:div w:id="294334331">
          <w:marLeft w:val="480"/>
          <w:marRight w:val="0"/>
          <w:marTop w:val="0"/>
          <w:marBottom w:val="0"/>
          <w:divBdr>
            <w:top w:val="none" w:sz="0" w:space="0" w:color="auto"/>
            <w:left w:val="none" w:sz="0" w:space="0" w:color="auto"/>
            <w:bottom w:val="none" w:sz="0" w:space="0" w:color="auto"/>
            <w:right w:val="none" w:sz="0" w:space="0" w:color="auto"/>
          </w:divBdr>
        </w:div>
        <w:div w:id="309596043">
          <w:marLeft w:val="480"/>
          <w:marRight w:val="0"/>
          <w:marTop w:val="0"/>
          <w:marBottom w:val="0"/>
          <w:divBdr>
            <w:top w:val="none" w:sz="0" w:space="0" w:color="auto"/>
            <w:left w:val="none" w:sz="0" w:space="0" w:color="auto"/>
            <w:bottom w:val="none" w:sz="0" w:space="0" w:color="auto"/>
            <w:right w:val="none" w:sz="0" w:space="0" w:color="auto"/>
          </w:divBdr>
        </w:div>
        <w:div w:id="386226800">
          <w:marLeft w:val="480"/>
          <w:marRight w:val="0"/>
          <w:marTop w:val="0"/>
          <w:marBottom w:val="0"/>
          <w:divBdr>
            <w:top w:val="none" w:sz="0" w:space="0" w:color="auto"/>
            <w:left w:val="none" w:sz="0" w:space="0" w:color="auto"/>
            <w:bottom w:val="none" w:sz="0" w:space="0" w:color="auto"/>
            <w:right w:val="none" w:sz="0" w:space="0" w:color="auto"/>
          </w:divBdr>
        </w:div>
        <w:div w:id="468284834">
          <w:marLeft w:val="480"/>
          <w:marRight w:val="0"/>
          <w:marTop w:val="0"/>
          <w:marBottom w:val="0"/>
          <w:divBdr>
            <w:top w:val="none" w:sz="0" w:space="0" w:color="auto"/>
            <w:left w:val="none" w:sz="0" w:space="0" w:color="auto"/>
            <w:bottom w:val="none" w:sz="0" w:space="0" w:color="auto"/>
            <w:right w:val="none" w:sz="0" w:space="0" w:color="auto"/>
          </w:divBdr>
        </w:div>
        <w:div w:id="499930591">
          <w:marLeft w:val="480"/>
          <w:marRight w:val="0"/>
          <w:marTop w:val="0"/>
          <w:marBottom w:val="0"/>
          <w:divBdr>
            <w:top w:val="none" w:sz="0" w:space="0" w:color="auto"/>
            <w:left w:val="none" w:sz="0" w:space="0" w:color="auto"/>
            <w:bottom w:val="none" w:sz="0" w:space="0" w:color="auto"/>
            <w:right w:val="none" w:sz="0" w:space="0" w:color="auto"/>
          </w:divBdr>
        </w:div>
        <w:div w:id="565651661">
          <w:marLeft w:val="480"/>
          <w:marRight w:val="0"/>
          <w:marTop w:val="0"/>
          <w:marBottom w:val="0"/>
          <w:divBdr>
            <w:top w:val="none" w:sz="0" w:space="0" w:color="auto"/>
            <w:left w:val="none" w:sz="0" w:space="0" w:color="auto"/>
            <w:bottom w:val="none" w:sz="0" w:space="0" w:color="auto"/>
            <w:right w:val="none" w:sz="0" w:space="0" w:color="auto"/>
          </w:divBdr>
        </w:div>
        <w:div w:id="635836680">
          <w:marLeft w:val="480"/>
          <w:marRight w:val="0"/>
          <w:marTop w:val="0"/>
          <w:marBottom w:val="0"/>
          <w:divBdr>
            <w:top w:val="none" w:sz="0" w:space="0" w:color="auto"/>
            <w:left w:val="none" w:sz="0" w:space="0" w:color="auto"/>
            <w:bottom w:val="none" w:sz="0" w:space="0" w:color="auto"/>
            <w:right w:val="none" w:sz="0" w:space="0" w:color="auto"/>
          </w:divBdr>
        </w:div>
        <w:div w:id="639964150">
          <w:marLeft w:val="480"/>
          <w:marRight w:val="0"/>
          <w:marTop w:val="0"/>
          <w:marBottom w:val="0"/>
          <w:divBdr>
            <w:top w:val="none" w:sz="0" w:space="0" w:color="auto"/>
            <w:left w:val="none" w:sz="0" w:space="0" w:color="auto"/>
            <w:bottom w:val="none" w:sz="0" w:space="0" w:color="auto"/>
            <w:right w:val="none" w:sz="0" w:space="0" w:color="auto"/>
          </w:divBdr>
        </w:div>
        <w:div w:id="644237212">
          <w:marLeft w:val="480"/>
          <w:marRight w:val="0"/>
          <w:marTop w:val="0"/>
          <w:marBottom w:val="0"/>
          <w:divBdr>
            <w:top w:val="none" w:sz="0" w:space="0" w:color="auto"/>
            <w:left w:val="none" w:sz="0" w:space="0" w:color="auto"/>
            <w:bottom w:val="none" w:sz="0" w:space="0" w:color="auto"/>
            <w:right w:val="none" w:sz="0" w:space="0" w:color="auto"/>
          </w:divBdr>
        </w:div>
        <w:div w:id="664164110">
          <w:marLeft w:val="480"/>
          <w:marRight w:val="0"/>
          <w:marTop w:val="0"/>
          <w:marBottom w:val="0"/>
          <w:divBdr>
            <w:top w:val="none" w:sz="0" w:space="0" w:color="auto"/>
            <w:left w:val="none" w:sz="0" w:space="0" w:color="auto"/>
            <w:bottom w:val="none" w:sz="0" w:space="0" w:color="auto"/>
            <w:right w:val="none" w:sz="0" w:space="0" w:color="auto"/>
          </w:divBdr>
        </w:div>
        <w:div w:id="688870539">
          <w:marLeft w:val="480"/>
          <w:marRight w:val="0"/>
          <w:marTop w:val="0"/>
          <w:marBottom w:val="0"/>
          <w:divBdr>
            <w:top w:val="none" w:sz="0" w:space="0" w:color="auto"/>
            <w:left w:val="none" w:sz="0" w:space="0" w:color="auto"/>
            <w:bottom w:val="none" w:sz="0" w:space="0" w:color="auto"/>
            <w:right w:val="none" w:sz="0" w:space="0" w:color="auto"/>
          </w:divBdr>
        </w:div>
        <w:div w:id="691803465">
          <w:marLeft w:val="480"/>
          <w:marRight w:val="0"/>
          <w:marTop w:val="0"/>
          <w:marBottom w:val="0"/>
          <w:divBdr>
            <w:top w:val="none" w:sz="0" w:space="0" w:color="auto"/>
            <w:left w:val="none" w:sz="0" w:space="0" w:color="auto"/>
            <w:bottom w:val="none" w:sz="0" w:space="0" w:color="auto"/>
            <w:right w:val="none" w:sz="0" w:space="0" w:color="auto"/>
          </w:divBdr>
        </w:div>
        <w:div w:id="770127007">
          <w:marLeft w:val="480"/>
          <w:marRight w:val="0"/>
          <w:marTop w:val="0"/>
          <w:marBottom w:val="0"/>
          <w:divBdr>
            <w:top w:val="none" w:sz="0" w:space="0" w:color="auto"/>
            <w:left w:val="none" w:sz="0" w:space="0" w:color="auto"/>
            <w:bottom w:val="none" w:sz="0" w:space="0" w:color="auto"/>
            <w:right w:val="none" w:sz="0" w:space="0" w:color="auto"/>
          </w:divBdr>
        </w:div>
        <w:div w:id="785200957">
          <w:marLeft w:val="480"/>
          <w:marRight w:val="0"/>
          <w:marTop w:val="0"/>
          <w:marBottom w:val="0"/>
          <w:divBdr>
            <w:top w:val="none" w:sz="0" w:space="0" w:color="auto"/>
            <w:left w:val="none" w:sz="0" w:space="0" w:color="auto"/>
            <w:bottom w:val="none" w:sz="0" w:space="0" w:color="auto"/>
            <w:right w:val="none" w:sz="0" w:space="0" w:color="auto"/>
          </w:divBdr>
        </w:div>
        <w:div w:id="795490036">
          <w:marLeft w:val="480"/>
          <w:marRight w:val="0"/>
          <w:marTop w:val="0"/>
          <w:marBottom w:val="0"/>
          <w:divBdr>
            <w:top w:val="none" w:sz="0" w:space="0" w:color="auto"/>
            <w:left w:val="none" w:sz="0" w:space="0" w:color="auto"/>
            <w:bottom w:val="none" w:sz="0" w:space="0" w:color="auto"/>
            <w:right w:val="none" w:sz="0" w:space="0" w:color="auto"/>
          </w:divBdr>
        </w:div>
        <w:div w:id="823548405">
          <w:marLeft w:val="480"/>
          <w:marRight w:val="0"/>
          <w:marTop w:val="0"/>
          <w:marBottom w:val="0"/>
          <w:divBdr>
            <w:top w:val="none" w:sz="0" w:space="0" w:color="auto"/>
            <w:left w:val="none" w:sz="0" w:space="0" w:color="auto"/>
            <w:bottom w:val="none" w:sz="0" w:space="0" w:color="auto"/>
            <w:right w:val="none" w:sz="0" w:space="0" w:color="auto"/>
          </w:divBdr>
        </w:div>
        <w:div w:id="828330768">
          <w:marLeft w:val="480"/>
          <w:marRight w:val="0"/>
          <w:marTop w:val="0"/>
          <w:marBottom w:val="0"/>
          <w:divBdr>
            <w:top w:val="none" w:sz="0" w:space="0" w:color="auto"/>
            <w:left w:val="none" w:sz="0" w:space="0" w:color="auto"/>
            <w:bottom w:val="none" w:sz="0" w:space="0" w:color="auto"/>
            <w:right w:val="none" w:sz="0" w:space="0" w:color="auto"/>
          </w:divBdr>
        </w:div>
        <w:div w:id="912816137">
          <w:marLeft w:val="480"/>
          <w:marRight w:val="0"/>
          <w:marTop w:val="0"/>
          <w:marBottom w:val="0"/>
          <w:divBdr>
            <w:top w:val="none" w:sz="0" w:space="0" w:color="auto"/>
            <w:left w:val="none" w:sz="0" w:space="0" w:color="auto"/>
            <w:bottom w:val="none" w:sz="0" w:space="0" w:color="auto"/>
            <w:right w:val="none" w:sz="0" w:space="0" w:color="auto"/>
          </w:divBdr>
        </w:div>
        <w:div w:id="963775543">
          <w:marLeft w:val="480"/>
          <w:marRight w:val="0"/>
          <w:marTop w:val="0"/>
          <w:marBottom w:val="0"/>
          <w:divBdr>
            <w:top w:val="none" w:sz="0" w:space="0" w:color="auto"/>
            <w:left w:val="none" w:sz="0" w:space="0" w:color="auto"/>
            <w:bottom w:val="none" w:sz="0" w:space="0" w:color="auto"/>
            <w:right w:val="none" w:sz="0" w:space="0" w:color="auto"/>
          </w:divBdr>
        </w:div>
        <w:div w:id="979306622">
          <w:marLeft w:val="480"/>
          <w:marRight w:val="0"/>
          <w:marTop w:val="0"/>
          <w:marBottom w:val="0"/>
          <w:divBdr>
            <w:top w:val="none" w:sz="0" w:space="0" w:color="auto"/>
            <w:left w:val="none" w:sz="0" w:space="0" w:color="auto"/>
            <w:bottom w:val="none" w:sz="0" w:space="0" w:color="auto"/>
            <w:right w:val="none" w:sz="0" w:space="0" w:color="auto"/>
          </w:divBdr>
        </w:div>
        <w:div w:id="982930852">
          <w:marLeft w:val="480"/>
          <w:marRight w:val="0"/>
          <w:marTop w:val="0"/>
          <w:marBottom w:val="0"/>
          <w:divBdr>
            <w:top w:val="none" w:sz="0" w:space="0" w:color="auto"/>
            <w:left w:val="none" w:sz="0" w:space="0" w:color="auto"/>
            <w:bottom w:val="none" w:sz="0" w:space="0" w:color="auto"/>
            <w:right w:val="none" w:sz="0" w:space="0" w:color="auto"/>
          </w:divBdr>
        </w:div>
        <w:div w:id="1071928392">
          <w:marLeft w:val="480"/>
          <w:marRight w:val="0"/>
          <w:marTop w:val="0"/>
          <w:marBottom w:val="0"/>
          <w:divBdr>
            <w:top w:val="none" w:sz="0" w:space="0" w:color="auto"/>
            <w:left w:val="none" w:sz="0" w:space="0" w:color="auto"/>
            <w:bottom w:val="none" w:sz="0" w:space="0" w:color="auto"/>
            <w:right w:val="none" w:sz="0" w:space="0" w:color="auto"/>
          </w:divBdr>
        </w:div>
        <w:div w:id="1073118651">
          <w:marLeft w:val="480"/>
          <w:marRight w:val="0"/>
          <w:marTop w:val="0"/>
          <w:marBottom w:val="0"/>
          <w:divBdr>
            <w:top w:val="none" w:sz="0" w:space="0" w:color="auto"/>
            <w:left w:val="none" w:sz="0" w:space="0" w:color="auto"/>
            <w:bottom w:val="none" w:sz="0" w:space="0" w:color="auto"/>
            <w:right w:val="none" w:sz="0" w:space="0" w:color="auto"/>
          </w:divBdr>
        </w:div>
        <w:div w:id="1073504440">
          <w:marLeft w:val="480"/>
          <w:marRight w:val="0"/>
          <w:marTop w:val="0"/>
          <w:marBottom w:val="0"/>
          <w:divBdr>
            <w:top w:val="none" w:sz="0" w:space="0" w:color="auto"/>
            <w:left w:val="none" w:sz="0" w:space="0" w:color="auto"/>
            <w:bottom w:val="none" w:sz="0" w:space="0" w:color="auto"/>
            <w:right w:val="none" w:sz="0" w:space="0" w:color="auto"/>
          </w:divBdr>
        </w:div>
        <w:div w:id="1084839510">
          <w:marLeft w:val="480"/>
          <w:marRight w:val="0"/>
          <w:marTop w:val="0"/>
          <w:marBottom w:val="0"/>
          <w:divBdr>
            <w:top w:val="none" w:sz="0" w:space="0" w:color="auto"/>
            <w:left w:val="none" w:sz="0" w:space="0" w:color="auto"/>
            <w:bottom w:val="none" w:sz="0" w:space="0" w:color="auto"/>
            <w:right w:val="none" w:sz="0" w:space="0" w:color="auto"/>
          </w:divBdr>
        </w:div>
        <w:div w:id="1118260535">
          <w:marLeft w:val="480"/>
          <w:marRight w:val="0"/>
          <w:marTop w:val="0"/>
          <w:marBottom w:val="0"/>
          <w:divBdr>
            <w:top w:val="none" w:sz="0" w:space="0" w:color="auto"/>
            <w:left w:val="none" w:sz="0" w:space="0" w:color="auto"/>
            <w:bottom w:val="none" w:sz="0" w:space="0" w:color="auto"/>
            <w:right w:val="none" w:sz="0" w:space="0" w:color="auto"/>
          </w:divBdr>
        </w:div>
        <w:div w:id="1128359979">
          <w:marLeft w:val="480"/>
          <w:marRight w:val="0"/>
          <w:marTop w:val="0"/>
          <w:marBottom w:val="0"/>
          <w:divBdr>
            <w:top w:val="none" w:sz="0" w:space="0" w:color="auto"/>
            <w:left w:val="none" w:sz="0" w:space="0" w:color="auto"/>
            <w:bottom w:val="none" w:sz="0" w:space="0" w:color="auto"/>
            <w:right w:val="none" w:sz="0" w:space="0" w:color="auto"/>
          </w:divBdr>
        </w:div>
        <w:div w:id="1188716796">
          <w:marLeft w:val="480"/>
          <w:marRight w:val="0"/>
          <w:marTop w:val="0"/>
          <w:marBottom w:val="0"/>
          <w:divBdr>
            <w:top w:val="none" w:sz="0" w:space="0" w:color="auto"/>
            <w:left w:val="none" w:sz="0" w:space="0" w:color="auto"/>
            <w:bottom w:val="none" w:sz="0" w:space="0" w:color="auto"/>
            <w:right w:val="none" w:sz="0" w:space="0" w:color="auto"/>
          </w:divBdr>
        </w:div>
        <w:div w:id="1190490534">
          <w:marLeft w:val="480"/>
          <w:marRight w:val="0"/>
          <w:marTop w:val="0"/>
          <w:marBottom w:val="0"/>
          <w:divBdr>
            <w:top w:val="none" w:sz="0" w:space="0" w:color="auto"/>
            <w:left w:val="none" w:sz="0" w:space="0" w:color="auto"/>
            <w:bottom w:val="none" w:sz="0" w:space="0" w:color="auto"/>
            <w:right w:val="none" w:sz="0" w:space="0" w:color="auto"/>
          </w:divBdr>
        </w:div>
        <w:div w:id="1257522573">
          <w:marLeft w:val="480"/>
          <w:marRight w:val="0"/>
          <w:marTop w:val="0"/>
          <w:marBottom w:val="0"/>
          <w:divBdr>
            <w:top w:val="none" w:sz="0" w:space="0" w:color="auto"/>
            <w:left w:val="none" w:sz="0" w:space="0" w:color="auto"/>
            <w:bottom w:val="none" w:sz="0" w:space="0" w:color="auto"/>
            <w:right w:val="none" w:sz="0" w:space="0" w:color="auto"/>
          </w:divBdr>
        </w:div>
        <w:div w:id="1327829714">
          <w:marLeft w:val="480"/>
          <w:marRight w:val="0"/>
          <w:marTop w:val="0"/>
          <w:marBottom w:val="0"/>
          <w:divBdr>
            <w:top w:val="none" w:sz="0" w:space="0" w:color="auto"/>
            <w:left w:val="none" w:sz="0" w:space="0" w:color="auto"/>
            <w:bottom w:val="none" w:sz="0" w:space="0" w:color="auto"/>
            <w:right w:val="none" w:sz="0" w:space="0" w:color="auto"/>
          </w:divBdr>
        </w:div>
        <w:div w:id="1363632270">
          <w:marLeft w:val="480"/>
          <w:marRight w:val="0"/>
          <w:marTop w:val="0"/>
          <w:marBottom w:val="0"/>
          <w:divBdr>
            <w:top w:val="none" w:sz="0" w:space="0" w:color="auto"/>
            <w:left w:val="none" w:sz="0" w:space="0" w:color="auto"/>
            <w:bottom w:val="none" w:sz="0" w:space="0" w:color="auto"/>
            <w:right w:val="none" w:sz="0" w:space="0" w:color="auto"/>
          </w:divBdr>
        </w:div>
        <w:div w:id="1654599949">
          <w:marLeft w:val="480"/>
          <w:marRight w:val="0"/>
          <w:marTop w:val="0"/>
          <w:marBottom w:val="0"/>
          <w:divBdr>
            <w:top w:val="none" w:sz="0" w:space="0" w:color="auto"/>
            <w:left w:val="none" w:sz="0" w:space="0" w:color="auto"/>
            <w:bottom w:val="none" w:sz="0" w:space="0" w:color="auto"/>
            <w:right w:val="none" w:sz="0" w:space="0" w:color="auto"/>
          </w:divBdr>
        </w:div>
        <w:div w:id="1662538923">
          <w:marLeft w:val="480"/>
          <w:marRight w:val="0"/>
          <w:marTop w:val="0"/>
          <w:marBottom w:val="0"/>
          <w:divBdr>
            <w:top w:val="none" w:sz="0" w:space="0" w:color="auto"/>
            <w:left w:val="none" w:sz="0" w:space="0" w:color="auto"/>
            <w:bottom w:val="none" w:sz="0" w:space="0" w:color="auto"/>
            <w:right w:val="none" w:sz="0" w:space="0" w:color="auto"/>
          </w:divBdr>
        </w:div>
        <w:div w:id="1716925952">
          <w:marLeft w:val="480"/>
          <w:marRight w:val="0"/>
          <w:marTop w:val="0"/>
          <w:marBottom w:val="0"/>
          <w:divBdr>
            <w:top w:val="none" w:sz="0" w:space="0" w:color="auto"/>
            <w:left w:val="none" w:sz="0" w:space="0" w:color="auto"/>
            <w:bottom w:val="none" w:sz="0" w:space="0" w:color="auto"/>
            <w:right w:val="none" w:sz="0" w:space="0" w:color="auto"/>
          </w:divBdr>
        </w:div>
        <w:div w:id="1732344612">
          <w:marLeft w:val="480"/>
          <w:marRight w:val="0"/>
          <w:marTop w:val="0"/>
          <w:marBottom w:val="0"/>
          <w:divBdr>
            <w:top w:val="none" w:sz="0" w:space="0" w:color="auto"/>
            <w:left w:val="none" w:sz="0" w:space="0" w:color="auto"/>
            <w:bottom w:val="none" w:sz="0" w:space="0" w:color="auto"/>
            <w:right w:val="none" w:sz="0" w:space="0" w:color="auto"/>
          </w:divBdr>
        </w:div>
        <w:div w:id="1836601819">
          <w:marLeft w:val="480"/>
          <w:marRight w:val="0"/>
          <w:marTop w:val="0"/>
          <w:marBottom w:val="0"/>
          <w:divBdr>
            <w:top w:val="none" w:sz="0" w:space="0" w:color="auto"/>
            <w:left w:val="none" w:sz="0" w:space="0" w:color="auto"/>
            <w:bottom w:val="none" w:sz="0" w:space="0" w:color="auto"/>
            <w:right w:val="none" w:sz="0" w:space="0" w:color="auto"/>
          </w:divBdr>
        </w:div>
        <w:div w:id="1930654220">
          <w:marLeft w:val="480"/>
          <w:marRight w:val="0"/>
          <w:marTop w:val="0"/>
          <w:marBottom w:val="0"/>
          <w:divBdr>
            <w:top w:val="none" w:sz="0" w:space="0" w:color="auto"/>
            <w:left w:val="none" w:sz="0" w:space="0" w:color="auto"/>
            <w:bottom w:val="none" w:sz="0" w:space="0" w:color="auto"/>
            <w:right w:val="none" w:sz="0" w:space="0" w:color="auto"/>
          </w:divBdr>
        </w:div>
        <w:div w:id="1972662018">
          <w:marLeft w:val="480"/>
          <w:marRight w:val="0"/>
          <w:marTop w:val="0"/>
          <w:marBottom w:val="0"/>
          <w:divBdr>
            <w:top w:val="none" w:sz="0" w:space="0" w:color="auto"/>
            <w:left w:val="none" w:sz="0" w:space="0" w:color="auto"/>
            <w:bottom w:val="none" w:sz="0" w:space="0" w:color="auto"/>
            <w:right w:val="none" w:sz="0" w:space="0" w:color="auto"/>
          </w:divBdr>
        </w:div>
      </w:divsChild>
    </w:div>
    <w:div w:id="2093549809">
      <w:bodyDiv w:val="1"/>
      <w:marLeft w:val="0"/>
      <w:marRight w:val="0"/>
      <w:marTop w:val="0"/>
      <w:marBottom w:val="0"/>
      <w:divBdr>
        <w:top w:val="none" w:sz="0" w:space="0" w:color="auto"/>
        <w:left w:val="none" w:sz="0" w:space="0" w:color="auto"/>
        <w:bottom w:val="none" w:sz="0" w:space="0" w:color="auto"/>
        <w:right w:val="none" w:sz="0" w:space="0" w:color="auto"/>
      </w:divBdr>
    </w:div>
    <w:div w:id="2094231775">
      <w:bodyDiv w:val="1"/>
      <w:marLeft w:val="0"/>
      <w:marRight w:val="0"/>
      <w:marTop w:val="0"/>
      <w:marBottom w:val="0"/>
      <w:divBdr>
        <w:top w:val="none" w:sz="0" w:space="0" w:color="auto"/>
        <w:left w:val="none" w:sz="0" w:space="0" w:color="auto"/>
        <w:bottom w:val="none" w:sz="0" w:space="0" w:color="auto"/>
        <w:right w:val="none" w:sz="0" w:space="0" w:color="auto"/>
      </w:divBdr>
    </w:div>
    <w:div w:id="2100518846">
      <w:bodyDiv w:val="1"/>
      <w:marLeft w:val="0"/>
      <w:marRight w:val="0"/>
      <w:marTop w:val="0"/>
      <w:marBottom w:val="0"/>
      <w:divBdr>
        <w:top w:val="none" w:sz="0" w:space="0" w:color="auto"/>
        <w:left w:val="none" w:sz="0" w:space="0" w:color="auto"/>
        <w:bottom w:val="none" w:sz="0" w:space="0" w:color="auto"/>
        <w:right w:val="none" w:sz="0" w:space="0" w:color="auto"/>
      </w:divBdr>
      <w:divsChild>
        <w:div w:id="27068521">
          <w:marLeft w:val="480"/>
          <w:marRight w:val="0"/>
          <w:marTop w:val="0"/>
          <w:marBottom w:val="0"/>
          <w:divBdr>
            <w:top w:val="none" w:sz="0" w:space="0" w:color="auto"/>
            <w:left w:val="none" w:sz="0" w:space="0" w:color="auto"/>
            <w:bottom w:val="none" w:sz="0" w:space="0" w:color="auto"/>
            <w:right w:val="none" w:sz="0" w:space="0" w:color="auto"/>
          </w:divBdr>
        </w:div>
        <w:div w:id="132216936">
          <w:marLeft w:val="480"/>
          <w:marRight w:val="0"/>
          <w:marTop w:val="0"/>
          <w:marBottom w:val="0"/>
          <w:divBdr>
            <w:top w:val="none" w:sz="0" w:space="0" w:color="auto"/>
            <w:left w:val="none" w:sz="0" w:space="0" w:color="auto"/>
            <w:bottom w:val="none" w:sz="0" w:space="0" w:color="auto"/>
            <w:right w:val="none" w:sz="0" w:space="0" w:color="auto"/>
          </w:divBdr>
        </w:div>
        <w:div w:id="132843000">
          <w:marLeft w:val="480"/>
          <w:marRight w:val="0"/>
          <w:marTop w:val="0"/>
          <w:marBottom w:val="0"/>
          <w:divBdr>
            <w:top w:val="none" w:sz="0" w:space="0" w:color="auto"/>
            <w:left w:val="none" w:sz="0" w:space="0" w:color="auto"/>
            <w:bottom w:val="none" w:sz="0" w:space="0" w:color="auto"/>
            <w:right w:val="none" w:sz="0" w:space="0" w:color="auto"/>
          </w:divBdr>
        </w:div>
        <w:div w:id="132915138">
          <w:marLeft w:val="480"/>
          <w:marRight w:val="0"/>
          <w:marTop w:val="0"/>
          <w:marBottom w:val="0"/>
          <w:divBdr>
            <w:top w:val="none" w:sz="0" w:space="0" w:color="auto"/>
            <w:left w:val="none" w:sz="0" w:space="0" w:color="auto"/>
            <w:bottom w:val="none" w:sz="0" w:space="0" w:color="auto"/>
            <w:right w:val="none" w:sz="0" w:space="0" w:color="auto"/>
          </w:divBdr>
        </w:div>
        <w:div w:id="186018332">
          <w:marLeft w:val="480"/>
          <w:marRight w:val="0"/>
          <w:marTop w:val="0"/>
          <w:marBottom w:val="0"/>
          <w:divBdr>
            <w:top w:val="none" w:sz="0" w:space="0" w:color="auto"/>
            <w:left w:val="none" w:sz="0" w:space="0" w:color="auto"/>
            <w:bottom w:val="none" w:sz="0" w:space="0" w:color="auto"/>
            <w:right w:val="none" w:sz="0" w:space="0" w:color="auto"/>
          </w:divBdr>
        </w:div>
        <w:div w:id="279724430">
          <w:marLeft w:val="480"/>
          <w:marRight w:val="0"/>
          <w:marTop w:val="0"/>
          <w:marBottom w:val="0"/>
          <w:divBdr>
            <w:top w:val="none" w:sz="0" w:space="0" w:color="auto"/>
            <w:left w:val="none" w:sz="0" w:space="0" w:color="auto"/>
            <w:bottom w:val="none" w:sz="0" w:space="0" w:color="auto"/>
            <w:right w:val="none" w:sz="0" w:space="0" w:color="auto"/>
          </w:divBdr>
        </w:div>
        <w:div w:id="345444482">
          <w:marLeft w:val="480"/>
          <w:marRight w:val="0"/>
          <w:marTop w:val="0"/>
          <w:marBottom w:val="0"/>
          <w:divBdr>
            <w:top w:val="none" w:sz="0" w:space="0" w:color="auto"/>
            <w:left w:val="none" w:sz="0" w:space="0" w:color="auto"/>
            <w:bottom w:val="none" w:sz="0" w:space="0" w:color="auto"/>
            <w:right w:val="none" w:sz="0" w:space="0" w:color="auto"/>
          </w:divBdr>
        </w:div>
        <w:div w:id="346447522">
          <w:marLeft w:val="480"/>
          <w:marRight w:val="0"/>
          <w:marTop w:val="0"/>
          <w:marBottom w:val="0"/>
          <w:divBdr>
            <w:top w:val="none" w:sz="0" w:space="0" w:color="auto"/>
            <w:left w:val="none" w:sz="0" w:space="0" w:color="auto"/>
            <w:bottom w:val="none" w:sz="0" w:space="0" w:color="auto"/>
            <w:right w:val="none" w:sz="0" w:space="0" w:color="auto"/>
          </w:divBdr>
        </w:div>
        <w:div w:id="356083771">
          <w:marLeft w:val="480"/>
          <w:marRight w:val="0"/>
          <w:marTop w:val="0"/>
          <w:marBottom w:val="0"/>
          <w:divBdr>
            <w:top w:val="none" w:sz="0" w:space="0" w:color="auto"/>
            <w:left w:val="none" w:sz="0" w:space="0" w:color="auto"/>
            <w:bottom w:val="none" w:sz="0" w:space="0" w:color="auto"/>
            <w:right w:val="none" w:sz="0" w:space="0" w:color="auto"/>
          </w:divBdr>
        </w:div>
        <w:div w:id="374888006">
          <w:marLeft w:val="480"/>
          <w:marRight w:val="0"/>
          <w:marTop w:val="0"/>
          <w:marBottom w:val="0"/>
          <w:divBdr>
            <w:top w:val="none" w:sz="0" w:space="0" w:color="auto"/>
            <w:left w:val="none" w:sz="0" w:space="0" w:color="auto"/>
            <w:bottom w:val="none" w:sz="0" w:space="0" w:color="auto"/>
            <w:right w:val="none" w:sz="0" w:space="0" w:color="auto"/>
          </w:divBdr>
        </w:div>
        <w:div w:id="449667812">
          <w:marLeft w:val="480"/>
          <w:marRight w:val="0"/>
          <w:marTop w:val="0"/>
          <w:marBottom w:val="0"/>
          <w:divBdr>
            <w:top w:val="none" w:sz="0" w:space="0" w:color="auto"/>
            <w:left w:val="none" w:sz="0" w:space="0" w:color="auto"/>
            <w:bottom w:val="none" w:sz="0" w:space="0" w:color="auto"/>
            <w:right w:val="none" w:sz="0" w:space="0" w:color="auto"/>
          </w:divBdr>
        </w:div>
        <w:div w:id="451633312">
          <w:marLeft w:val="480"/>
          <w:marRight w:val="0"/>
          <w:marTop w:val="0"/>
          <w:marBottom w:val="0"/>
          <w:divBdr>
            <w:top w:val="none" w:sz="0" w:space="0" w:color="auto"/>
            <w:left w:val="none" w:sz="0" w:space="0" w:color="auto"/>
            <w:bottom w:val="none" w:sz="0" w:space="0" w:color="auto"/>
            <w:right w:val="none" w:sz="0" w:space="0" w:color="auto"/>
          </w:divBdr>
        </w:div>
        <w:div w:id="507986937">
          <w:marLeft w:val="480"/>
          <w:marRight w:val="0"/>
          <w:marTop w:val="0"/>
          <w:marBottom w:val="0"/>
          <w:divBdr>
            <w:top w:val="none" w:sz="0" w:space="0" w:color="auto"/>
            <w:left w:val="none" w:sz="0" w:space="0" w:color="auto"/>
            <w:bottom w:val="none" w:sz="0" w:space="0" w:color="auto"/>
            <w:right w:val="none" w:sz="0" w:space="0" w:color="auto"/>
          </w:divBdr>
        </w:div>
        <w:div w:id="569971975">
          <w:marLeft w:val="480"/>
          <w:marRight w:val="0"/>
          <w:marTop w:val="0"/>
          <w:marBottom w:val="0"/>
          <w:divBdr>
            <w:top w:val="none" w:sz="0" w:space="0" w:color="auto"/>
            <w:left w:val="none" w:sz="0" w:space="0" w:color="auto"/>
            <w:bottom w:val="none" w:sz="0" w:space="0" w:color="auto"/>
            <w:right w:val="none" w:sz="0" w:space="0" w:color="auto"/>
          </w:divBdr>
        </w:div>
        <w:div w:id="611591782">
          <w:marLeft w:val="480"/>
          <w:marRight w:val="0"/>
          <w:marTop w:val="0"/>
          <w:marBottom w:val="0"/>
          <w:divBdr>
            <w:top w:val="none" w:sz="0" w:space="0" w:color="auto"/>
            <w:left w:val="none" w:sz="0" w:space="0" w:color="auto"/>
            <w:bottom w:val="none" w:sz="0" w:space="0" w:color="auto"/>
            <w:right w:val="none" w:sz="0" w:space="0" w:color="auto"/>
          </w:divBdr>
        </w:div>
        <w:div w:id="706636553">
          <w:marLeft w:val="480"/>
          <w:marRight w:val="0"/>
          <w:marTop w:val="0"/>
          <w:marBottom w:val="0"/>
          <w:divBdr>
            <w:top w:val="none" w:sz="0" w:space="0" w:color="auto"/>
            <w:left w:val="none" w:sz="0" w:space="0" w:color="auto"/>
            <w:bottom w:val="none" w:sz="0" w:space="0" w:color="auto"/>
            <w:right w:val="none" w:sz="0" w:space="0" w:color="auto"/>
          </w:divBdr>
        </w:div>
        <w:div w:id="718406927">
          <w:marLeft w:val="480"/>
          <w:marRight w:val="0"/>
          <w:marTop w:val="0"/>
          <w:marBottom w:val="0"/>
          <w:divBdr>
            <w:top w:val="none" w:sz="0" w:space="0" w:color="auto"/>
            <w:left w:val="none" w:sz="0" w:space="0" w:color="auto"/>
            <w:bottom w:val="none" w:sz="0" w:space="0" w:color="auto"/>
            <w:right w:val="none" w:sz="0" w:space="0" w:color="auto"/>
          </w:divBdr>
        </w:div>
        <w:div w:id="746732254">
          <w:marLeft w:val="480"/>
          <w:marRight w:val="0"/>
          <w:marTop w:val="0"/>
          <w:marBottom w:val="0"/>
          <w:divBdr>
            <w:top w:val="none" w:sz="0" w:space="0" w:color="auto"/>
            <w:left w:val="none" w:sz="0" w:space="0" w:color="auto"/>
            <w:bottom w:val="none" w:sz="0" w:space="0" w:color="auto"/>
            <w:right w:val="none" w:sz="0" w:space="0" w:color="auto"/>
          </w:divBdr>
        </w:div>
        <w:div w:id="754211117">
          <w:marLeft w:val="480"/>
          <w:marRight w:val="0"/>
          <w:marTop w:val="0"/>
          <w:marBottom w:val="0"/>
          <w:divBdr>
            <w:top w:val="none" w:sz="0" w:space="0" w:color="auto"/>
            <w:left w:val="none" w:sz="0" w:space="0" w:color="auto"/>
            <w:bottom w:val="none" w:sz="0" w:space="0" w:color="auto"/>
            <w:right w:val="none" w:sz="0" w:space="0" w:color="auto"/>
          </w:divBdr>
        </w:div>
        <w:div w:id="847796793">
          <w:marLeft w:val="480"/>
          <w:marRight w:val="0"/>
          <w:marTop w:val="0"/>
          <w:marBottom w:val="0"/>
          <w:divBdr>
            <w:top w:val="none" w:sz="0" w:space="0" w:color="auto"/>
            <w:left w:val="none" w:sz="0" w:space="0" w:color="auto"/>
            <w:bottom w:val="none" w:sz="0" w:space="0" w:color="auto"/>
            <w:right w:val="none" w:sz="0" w:space="0" w:color="auto"/>
          </w:divBdr>
        </w:div>
        <w:div w:id="855772190">
          <w:marLeft w:val="480"/>
          <w:marRight w:val="0"/>
          <w:marTop w:val="0"/>
          <w:marBottom w:val="0"/>
          <w:divBdr>
            <w:top w:val="none" w:sz="0" w:space="0" w:color="auto"/>
            <w:left w:val="none" w:sz="0" w:space="0" w:color="auto"/>
            <w:bottom w:val="none" w:sz="0" w:space="0" w:color="auto"/>
            <w:right w:val="none" w:sz="0" w:space="0" w:color="auto"/>
          </w:divBdr>
        </w:div>
        <w:div w:id="866984120">
          <w:marLeft w:val="480"/>
          <w:marRight w:val="0"/>
          <w:marTop w:val="0"/>
          <w:marBottom w:val="0"/>
          <w:divBdr>
            <w:top w:val="none" w:sz="0" w:space="0" w:color="auto"/>
            <w:left w:val="none" w:sz="0" w:space="0" w:color="auto"/>
            <w:bottom w:val="none" w:sz="0" w:space="0" w:color="auto"/>
            <w:right w:val="none" w:sz="0" w:space="0" w:color="auto"/>
          </w:divBdr>
        </w:div>
        <w:div w:id="877397597">
          <w:marLeft w:val="480"/>
          <w:marRight w:val="0"/>
          <w:marTop w:val="0"/>
          <w:marBottom w:val="0"/>
          <w:divBdr>
            <w:top w:val="none" w:sz="0" w:space="0" w:color="auto"/>
            <w:left w:val="none" w:sz="0" w:space="0" w:color="auto"/>
            <w:bottom w:val="none" w:sz="0" w:space="0" w:color="auto"/>
            <w:right w:val="none" w:sz="0" w:space="0" w:color="auto"/>
          </w:divBdr>
        </w:div>
        <w:div w:id="1152408915">
          <w:marLeft w:val="480"/>
          <w:marRight w:val="0"/>
          <w:marTop w:val="0"/>
          <w:marBottom w:val="0"/>
          <w:divBdr>
            <w:top w:val="none" w:sz="0" w:space="0" w:color="auto"/>
            <w:left w:val="none" w:sz="0" w:space="0" w:color="auto"/>
            <w:bottom w:val="none" w:sz="0" w:space="0" w:color="auto"/>
            <w:right w:val="none" w:sz="0" w:space="0" w:color="auto"/>
          </w:divBdr>
        </w:div>
        <w:div w:id="1188565250">
          <w:marLeft w:val="480"/>
          <w:marRight w:val="0"/>
          <w:marTop w:val="0"/>
          <w:marBottom w:val="0"/>
          <w:divBdr>
            <w:top w:val="none" w:sz="0" w:space="0" w:color="auto"/>
            <w:left w:val="none" w:sz="0" w:space="0" w:color="auto"/>
            <w:bottom w:val="none" w:sz="0" w:space="0" w:color="auto"/>
            <w:right w:val="none" w:sz="0" w:space="0" w:color="auto"/>
          </w:divBdr>
        </w:div>
        <w:div w:id="1285305710">
          <w:marLeft w:val="480"/>
          <w:marRight w:val="0"/>
          <w:marTop w:val="0"/>
          <w:marBottom w:val="0"/>
          <w:divBdr>
            <w:top w:val="none" w:sz="0" w:space="0" w:color="auto"/>
            <w:left w:val="none" w:sz="0" w:space="0" w:color="auto"/>
            <w:bottom w:val="none" w:sz="0" w:space="0" w:color="auto"/>
            <w:right w:val="none" w:sz="0" w:space="0" w:color="auto"/>
          </w:divBdr>
        </w:div>
        <w:div w:id="1339962153">
          <w:marLeft w:val="480"/>
          <w:marRight w:val="0"/>
          <w:marTop w:val="0"/>
          <w:marBottom w:val="0"/>
          <w:divBdr>
            <w:top w:val="none" w:sz="0" w:space="0" w:color="auto"/>
            <w:left w:val="none" w:sz="0" w:space="0" w:color="auto"/>
            <w:bottom w:val="none" w:sz="0" w:space="0" w:color="auto"/>
            <w:right w:val="none" w:sz="0" w:space="0" w:color="auto"/>
          </w:divBdr>
        </w:div>
        <w:div w:id="1604996684">
          <w:marLeft w:val="480"/>
          <w:marRight w:val="0"/>
          <w:marTop w:val="0"/>
          <w:marBottom w:val="0"/>
          <w:divBdr>
            <w:top w:val="none" w:sz="0" w:space="0" w:color="auto"/>
            <w:left w:val="none" w:sz="0" w:space="0" w:color="auto"/>
            <w:bottom w:val="none" w:sz="0" w:space="0" w:color="auto"/>
            <w:right w:val="none" w:sz="0" w:space="0" w:color="auto"/>
          </w:divBdr>
        </w:div>
        <w:div w:id="1615478866">
          <w:marLeft w:val="480"/>
          <w:marRight w:val="0"/>
          <w:marTop w:val="0"/>
          <w:marBottom w:val="0"/>
          <w:divBdr>
            <w:top w:val="none" w:sz="0" w:space="0" w:color="auto"/>
            <w:left w:val="none" w:sz="0" w:space="0" w:color="auto"/>
            <w:bottom w:val="none" w:sz="0" w:space="0" w:color="auto"/>
            <w:right w:val="none" w:sz="0" w:space="0" w:color="auto"/>
          </w:divBdr>
        </w:div>
        <w:div w:id="1668634757">
          <w:marLeft w:val="480"/>
          <w:marRight w:val="0"/>
          <w:marTop w:val="0"/>
          <w:marBottom w:val="0"/>
          <w:divBdr>
            <w:top w:val="none" w:sz="0" w:space="0" w:color="auto"/>
            <w:left w:val="none" w:sz="0" w:space="0" w:color="auto"/>
            <w:bottom w:val="none" w:sz="0" w:space="0" w:color="auto"/>
            <w:right w:val="none" w:sz="0" w:space="0" w:color="auto"/>
          </w:divBdr>
        </w:div>
        <w:div w:id="1781872086">
          <w:marLeft w:val="480"/>
          <w:marRight w:val="0"/>
          <w:marTop w:val="0"/>
          <w:marBottom w:val="0"/>
          <w:divBdr>
            <w:top w:val="none" w:sz="0" w:space="0" w:color="auto"/>
            <w:left w:val="none" w:sz="0" w:space="0" w:color="auto"/>
            <w:bottom w:val="none" w:sz="0" w:space="0" w:color="auto"/>
            <w:right w:val="none" w:sz="0" w:space="0" w:color="auto"/>
          </w:divBdr>
        </w:div>
        <w:div w:id="1788116153">
          <w:marLeft w:val="480"/>
          <w:marRight w:val="0"/>
          <w:marTop w:val="0"/>
          <w:marBottom w:val="0"/>
          <w:divBdr>
            <w:top w:val="none" w:sz="0" w:space="0" w:color="auto"/>
            <w:left w:val="none" w:sz="0" w:space="0" w:color="auto"/>
            <w:bottom w:val="none" w:sz="0" w:space="0" w:color="auto"/>
            <w:right w:val="none" w:sz="0" w:space="0" w:color="auto"/>
          </w:divBdr>
        </w:div>
        <w:div w:id="1788502432">
          <w:marLeft w:val="480"/>
          <w:marRight w:val="0"/>
          <w:marTop w:val="0"/>
          <w:marBottom w:val="0"/>
          <w:divBdr>
            <w:top w:val="none" w:sz="0" w:space="0" w:color="auto"/>
            <w:left w:val="none" w:sz="0" w:space="0" w:color="auto"/>
            <w:bottom w:val="none" w:sz="0" w:space="0" w:color="auto"/>
            <w:right w:val="none" w:sz="0" w:space="0" w:color="auto"/>
          </w:divBdr>
        </w:div>
        <w:div w:id="1795177963">
          <w:marLeft w:val="480"/>
          <w:marRight w:val="0"/>
          <w:marTop w:val="0"/>
          <w:marBottom w:val="0"/>
          <w:divBdr>
            <w:top w:val="none" w:sz="0" w:space="0" w:color="auto"/>
            <w:left w:val="none" w:sz="0" w:space="0" w:color="auto"/>
            <w:bottom w:val="none" w:sz="0" w:space="0" w:color="auto"/>
            <w:right w:val="none" w:sz="0" w:space="0" w:color="auto"/>
          </w:divBdr>
        </w:div>
        <w:div w:id="1855849487">
          <w:marLeft w:val="480"/>
          <w:marRight w:val="0"/>
          <w:marTop w:val="0"/>
          <w:marBottom w:val="0"/>
          <w:divBdr>
            <w:top w:val="none" w:sz="0" w:space="0" w:color="auto"/>
            <w:left w:val="none" w:sz="0" w:space="0" w:color="auto"/>
            <w:bottom w:val="none" w:sz="0" w:space="0" w:color="auto"/>
            <w:right w:val="none" w:sz="0" w:space="0" w:color="auto"/>
          </w:divBdr>
        </w:div>
        <w:div w:id="2056931994">
          <w:marLeft w:val="480"/>
          <w:marRight w:val="0"/>
          <w:marTop w:val="0"/>
          <w:marBottom w:val="0"/>
          <w:divBdr>
            <w:top w:val="none" w:sz="0" w:space="0" w:color="auto"/>
            <w:left w:val="none" w:sz="0" w:space="0" w:color="auto"/>
            <w:bottom w:val="none" w:sz="0" w:space="0" w:color="auto"/>
            <w:right w:val="none" w:sz="0" w:space="0" w:color="auto"/>
          </w:divBdr>
        </w:div>
        <w:div w:id="2087221252">
          <w:marLeft w:val="480"/>
          <w:marRight w:val="0"/>
          <w:marTop w:val="0"/>
          <w:marBottom w:val="0"/>
          <w:divBdr>
            <w:top w:val="none" w:sz="0" w:space="0" w:color="auto"/>
            <w:left w:val="none" w:sz="0" w:space="0" w:color="auto"/>
            <w:bottom w:val="none" w:sz="0" w:space="0" w:color="auto"/>
            <w:right w:val="none" w:sz="0" w:space="0" w:color="auto"/>
          </w:divBdr>
        </w:div>
      </w:divsChild>
    </w:div>
    <w:div w:id="2104834573">
      <w:bodyDiv w:val="1"/>
      <w:marLeft w:val="0"/>
      <w:marRight w:val="0"/>
      <w:marTop w:val="0"/>
      <w:marBottom w:val="0"/>
      <w:divBdr>
        <w:top w:val="none" w:sz="0" w:space="0" w:color="auto"/>
        <w:left w:val="none" w:sz="0" w:space="0" w:color="auto"/>
        <w:bottom w:val="none" w:sz="0" w:space="0" w:color="auto"/>
        <w:right w:val="none" w:sz="0" w:space="0" w:color="auto"/>
      </w:divBdr>
    </w:div>
    <w:div w:id="2112971873">
      <w:bodyDiv w:val="1"/>
      <w:marLeft w:val="0"/>
      <w:marRight w:val="0"/>
      <w:marTop w:val="0"/>
      <w:marBottom w:val="0"/>
      <w:divBdr>
        <w:top w:val="none" w:sz="0" w:space="0" w:color="auto"/>
        <w:left w:val="none" w:sz="0" w:space="0" w:color="auto"/>
        <w:bottom w:val="none" w:sz="0" w:space="0" w:color="auto"/>
        <w:right w:val="none" w:sz="0" w:space="0" w:color="auto"/>
      </w:divBdr>
    </w:div>
    <w:div w:id="2117359745">
      <w:bodyDiv w:val="1"/>
      <w:marLeft w:val="0"/>
      <w:marRight w:val="0"/>
      <w:marTop w:val="0"/>
      <w:marBottom w:val="0"/>
      <w:divBdr>
        <w:top w:val="none" w:sz="0" w:space="0" w:color="auto"/>
        <w:left w:val="none" w:sz="0" w:space="0" w:color="auto"/>
        <w:bottom w:val="none" w:sz="0" w:space="0" w:color="auto"/>
        <w:right w:val="none" w:sz="0" w:space="0" w:color="auto"/>
      </w:divBdr>
    </w:div>
    <w:div w:id="2123988438">
      <w:bodyDiv w:val="1"/>
      <w:marLeft w:val="0"/>
      <w:marRight w:val="0"/>
      <w:marTop w:val="0"/>
      <w:marBottom w:val="0"/>
      <w:divBdr>
        <w:top w:val="none" w:sz="0" w:space="0" w:color="auto"/>
        <w:left w:val="none" w:sz="0" w:space="0" w:color="auto"/>
        <w:bottom w:val="none" w:sz="0" w:space="0" w:color="auto"/>
        <w:right w:val="none" w:sz="0" w:space="0" w:color="auto"/>
      </w:divBdr>
    </w:div>
    <w:div w:id="2125801592">
      <w:bodyDiv w:val="1"/>
      <w:marLeft w:val="0"/>
      <w:marRight w:val="0"/>
      <w:marTop w:val="0"/>
      <w:marBottom w:val="0"/>
      <w:divBdr>
        <w:top w:val="none" w:sz="0" w:space="0" w:color="auto"/>
        <w:left w:val="none" w:sz="0" w:space="0" w:color="auto"/>
        <w:bottom w:val="none" w:sz="0" w:space="0" w:color="auto"/>
        <w:right w:val="none" w:sz="0" w:space="0" w:color="auto"/>
      </w:divBdr>
      <w:divsChild>
        <w:div w:id="59865722">
          <w:marLeft w:val="480"/>
          <w:marRight w:val="0"/>
          <w:marTop w:val="0"/>
          <w:marBottom w:val="0"/>
          <w:divBdr>
            <w:top w:val="none" w:sz="0" w:space="0" w:color="auto"/>
            <w:left w:val="none" w:sz="0" w:space="0" w:color="auto"/>
            <w:bottom w:val="none" w:sz="0" w:space="0" w:color="auto"/>
            <w:right w:val="none" w:sz="0" w:space="0" w:color="auto"/>
          </w:divBdr>
        </w:div>
        <w:div w:id="153422662">
          <w:marLeft w:val="480"/>
          <w:marRight w:val="0"/>
          <w:marTop w:val="0"/>
          <w:marBottom w:val="0"/>
          <w:divBdr>
            <w:top w:val="none" w:sz="0" w:space="0" w:color="auto"/>
            <w:left w:val="none" w:sz="0" w:space="0" w:color="auto"/>
            <w:bottom w:val="none" w:sz="0" w:space="0" w:color="auto"/>
            <w:right w:val="none" w:sz="0" w:space="0" w:color="auto"/>
          </w:divBdr>
        </w:div>
        <w:div w:id="192308866">
          <w:marLeft w:val="480"/>
          <w:marRight w:val="0"/>
          <w:marTop w:val="0"/>
          <w:marBottom w:val="0"/>
          <w:divBdr>
            <w:top w:val="none" w:sz="0" w:space="0" w:color="auto"/>
            <w:left w:val="none" w:sz="0" w:space="0" w:color="auto"/>
            <w:bottom w:val="none" w:sz="0" w:space="0" w:color="auto"/>
            <w:right w:val="none" w:sz="0" w:space="0" w:color="auto"/>
          </w:divBdr>
        </w:div>
        <w:div w:id="207382008">
          <w:marLeft w:val="480"/>
          <w:marRight w:val="0"/>
          <w:marTop w:val="0"/>
          <w:marBottom w:val="0"/>
          <w:divBdr>
            <w:top w:val="none" w:sz="0" w:space="0" w:color="auto"/>
            <w:left w:val="none" w:sz="0" w:space="0" w:color="auto"/>
            <w:bottom w:val="none" w:sz="0" w:space="0" w:color="auto"/>
            <w:right w:val="none" w:sz="0" w:space="0" w:color="auto"/>
          </w:divBdr>
        </w:div>
        <w:div w:id="221260202">
          <w:marLeft w:val="480"/>
          <w:marRight w:val="0"/>
          <w:marTop w:val="0"/>
          <w:marBottom w:val="0"/>
          <w:divBdr>
            <w:top w:val="none" w:sz="0" w:space="0" w:color="auto"/>
            <w:left w:val="none" w:sz="0" w:space="0" w:color="auto"/>
            <w:bottom w:val="none" w:sz="0" w:space="0" w:color="auto"/>
            <w:right w:val="none" w:sz="0" w:space="0" w:color="auto"/>
          </w:divBdr>
        </w:div>
        <w:div w:id="221527750">
          <w:marLeft w:val="480"/>
          <w:marRight w:val="0"/>
          <w:marTop w:val="0"/>
          <w:marBottom w:val="0"/>
          <w:divBdr>
            <w:top w:val="none" w:sz="0" w:space="0" w:color="auto"/>
            <w:left w:val="none" w:sz="0" w:space="0" w:color="auto"/>
            <w:bottom w:val="none" w:sz="0" w:space="0" w:color="auto"/>
            <w:right w:val="none" w:sz="0" w:space="0" w:color="auto"/>
          </w:divBdr>
        </w:div>
        <w:div w:id="253825452">
          <w:marLeft w:val="480"/>
          <w:marRight w:val="0"/>
          <w:marTop w:val="0"/>
          <w:marBottom w:val="0"/>
          <w:divBdr>
            <w:top w:val="none" w:sz="0" w:space="0" w:color="auto"/>
            <w:left w:val="none" w:sz="0" w:space="0" w:color="auto"/>
            <w:bottom w:val="none" w:sz="0" w:space="0" w:color="auto"/>
            <w:right w:val="none" w:sz="0" w:space="0" w:color="auto"/>
          </w:divBdr>
        </w:div>
        <w:div w:id="318464617">
          <w:marLeft w:val="480"/>
          <w:marRight w:val="0"/>
          <w:marTop w:val="0"/>
          <w:marBottom w:val="0"/>
          <w:divBdr>
            <w:top w:val="none" w:sz="0" w:space="0" w:color="auto"/>
            <w:left w:val="none" w:sz="0" w:space="0" w:color="auto"/>
            <w:bottom w:val="none" w:sz="0" w:space="0" w:color="auto"/>
            <w:right w:val="none" w:sz="0" w:space="0" w:color="auto"/>
          </w:divBdr>
        </w:div>
        <w:div w:id="358241346">
          <w:marLeft w:val="480"/>
          <w:marRight w:val="0"/>
          <w:marTop w:val="0"/>
          <w:marBottom w:val="0"/>
          <w:divBdr>
            <w:top w:val="none" w:sz="0" w:space="0" w:color="auto"/>
            <w:left w:val="none" w:sz="0" w:space="0" w:color="auto"/>
            <w:bottom w:val="none" w:sz="0" w:space="0" w:color="auto"/>
            <w:right w:val="none" w:sz="0" w:space="0" w:color="auto"/>
          </w:divBdr>
        </w:div>
        <w:div w:id="401872322">
          <w:marLeft w:val="480"/>
          <w:marRight w:val="0"/>
          <w:marTop w:val="0"/>
          <w:marBottom w:val="0"/>
          <w:divBdr>
            <w:top w:val="none" w:sz="0" w:space="0" w:color="auto"/>
            <w:left w:val="none" w:sz="0" w:space="0" w:color="auto"/>
            <w:bottom w:val="none" w:sz="0" w:space="0" w:color="auto"/>
            <w:right w:val="none" w:sz="0" w:space="0" w:color="auto"/>
          </w:divBdr>
        </w:div>
        <w:div w:id="449398313">
          <w:marLeft w:val="480"/>
          <w:marRight w:val="0"/>
          <w:marTop w:val="0"/>
          <w:marBottom w:val="0"/>
          <w:divBdr>
            <w:top w:val="none" w:sz="0" w:space="0" w:color="auto"/>
            <w:left w:val="none" w:sz="0" w:space="0" w:color="auto"/>
            <w:bottom w:val="none" w:sz="0" w:space="0" w:color="auto"/>
            <w:right w:val="none" w:sz="0" w:space="0" w:color="auto"/>
          </w:divBdr>
        </w:div>
        <w:div w:id="465321485">
          <w:marLeft w:val="480"/>
          <w:marRight w:val="0"/>
          <w:marTop w:val="0"/>
          <w:marBottom w:val="0"/>
          <w:divBdr>
            <w:top w:val="none" w:sz="0" w:space="0" w:color="auto"/>
            <w:left w:val="none" w:sz="0" w:space="0" w:color="auto"/>
            <w:bottom w:val="none" w:sz="0" w:space="0" w:color="auto"/>
            <w:right w:val="none" w:sz="0" w:space="0" w:color="auto"/>
          </w:divBdr>
        </w:div>
        <w:div w:id="469977012">
          <w:marLeft w:val="480"/>
          <w:marRight w:val="0"/>
          <w:marTop w:val="0"/>
          <w:marBottom w:val="0"/>
          <w:divBdr>
            <w:top w:val="none" w:sz="0" w:space="0" w:color="auto"/>
            <w:left w:val="none" w:sz="0" w:space="0" w:color="auto"/>
            <w:bottom w:val="none" w:sz="0" w:space="0" w:color="auto"/>
            <w:right w:val="none" w:sz="0" w:space="0" w:color="auto"/>
          </w:divBdr>
        </w:div>
        <w:div w:id="570777917">
          <w:marLeft w:val="480"/>
          <w:marRight w:val="0"/>
          <w:marTop w:val="0"/>
          <w:marBottom w:val="0"/>
          <w:divBdr>
            <w:top w:val="none" w:sz="0" w:space="0" w:color="auto"/>
            <w:left w:val="none" w:sz="0" w:space="0" w:color="auto"/>
            <w:bottom w:val="none" w:sz="0" w:space="0" w:color="auto"/>
            <w:right w:val="none" w:sz="0" w:space="0" w:color="auto"/>
          </w:divBdr>
        </w:div>
        <w:div w:id="587661880">
          <w:marLeft w:val="480"/>
          <w:marRight w:val="0"/>
          <w:marTop w:val="0"/>
          <w:marBottom w:val="0"/>
          <w:divBdr>
            <w:top w:val="none" w:sz="0" w:space="0" w:color="auto"/>
            <w:left w:val="none" w:sz="0" w:space="0" w:color="auto"/>
            <w:bottom w:val="none" w:sz="0" w:space="0" w:color="auto"/>
            <w:right w:val="none" w:sz="0" w:space="0" w:color="auto"/>
          </w:divBdr>
        </w:div>
        <w:div w:id="702823272">
          <w:marLeft w:val="480"/>
          <w:marRight w:val="0"/>
          <w:marTop w:val="0"/>
          <w:marBottom w:val="0"/>
          <w:divBdr>
            <w:top w:val="none" w:sz="0" w:space="0" w:color="auto"/>
            <w:left w:val="none" w:sz="0" w:space="0" w:color="auto"/>
            <w:bottom w:val="none" w:sz="0" w:space="0" w:color="auto"/>
            <w:right w:val="none" w:sz="0" w:space="0" w:color="auto"/>
          </w:divBdr>
        </w:div>
        <w:div w:id="745109301">
          <w:marLeft w:val="480"/>
          <w:marRight w:val="0"/>
          <w:marTop w:val="0"/>
          <w:marBottom w:val="0"/>
          <w:divBdr>
            <w:top w:val="none" w:sz="0" w:space="0" w:color="auto"/>
            <w:left w:val="none" w:sz="0" w:space="0" w:color="auto"/>
            <w:bottom w:val="none" w:sz="0" w:space="0" w:color="auto"/>
            <w:right w:val="none" w:sz="0" w:space="0" w:color="auto"/>
          </w:divBdr>
        </w:div>
        <w:div w:id="779765183">
          <w:marLeft w:val="480"/>
          <w:marRight w:val="0"/>
          <w:marTop w:val="0"/>
          <w:marBottom w:val="0"/>
          <w:divBdr>
            <w:top w:val="none" w:sz="0" w:space="0" w:color="auto"/>
            <w:left w:val="none" w:sz="0" w:space="0" w:color="auto"/>
            <w:bottom w:val="none" w:sz="0" w:space="0" w:color="auto"/>
            <w:right w:val="none" w:sz="0" w:space="0" w:color="auto"/>
          </w:divBdr>
        </w:div>
        <w:div w:id="794564108">
          <w:marLeft w:val="480"/>
          <w:marRight w:val="0"/>
          <w:marTop w:val="0"/>
          <w:marBottom w:val="0"/>
          <w:divBdr>
            <w:top w:val="none" w:sz="0" w:space="0" w:color="auto"/>
            <w:left w:val="none" w:sz="0" w:space="0" w:color="auto"/>
            <w:bottom w:val="none" w:sz="0" w:space="0" w:color="auto"/>
            <w:right w:val="none" w:sz="0" w:space="0" w:color="auto"/>
          </w:divBdr>
        </w:div>
        <w:div w:id="864294847">
          <w:marLeft w:val="480"/>
          <w:marRight w:val="0"/>
          <w:marTop w:val="0"/>
          <w:marBottom w:val="0"/>
          <w:divBdr>
            <w:top w:val="none" w:sz="0" w:space="0" w:color="auto"/>
            <w:left w:val="none" w:sz="0" w:space="0" w:color="auto"/>
            <w:bottom w:val="none" w:sz="0" w:space="0" w:color="auto"/>
            <w:right w:val="none" w:sz="0" w:space="0" w:color="auto"/>
          </w:divBdr>
        </w:div>
        <w:div w:id="871772272">
          <w:marLeft w:val="480"/>
          <w:marRight w:val="0"/>
          <w:marTop w:val="0"/>
          <w:marBottom w:val="0"/>
          <w:divBdr>
            <w:top w:val="none" w:sz="0" w:space="0" w:color="auto"/>
            <w:left w:val="none" w:sz="0" w:space="0" w:color="auto"/>
            <w:bottom w:val="none" w:sz="0" w:space="0" w:color="auto"/>
            <w:right w:val="none" w:sz="0" w:space="0" w:color="auto"/>
          </w:divBdr>
        </w:div>
        <w:div w:id="913710578">
          <w:marLeft w:val="480"/>
          <w:marRight w:val="0"/>
          <w:marTop w:val="0"/>
          <w:marBottom w:val="0"/>
          <w:divBdr>
            <w:top w:val="none" w:sz="0" w:space="0" w:color="auto"/>
            <w:left w:val="none" w:sz="0" w:space="0" w:color="auto"/>
            <w:bottom w:val="none" w:sz="0" w:space="0" w:color="auto"/>
            <w:right w:val="none" w:sz="0" w:space="0" w:color="auto"/>
          </w:divBdr>
        </w:div>
        <w:div w:id="956640752">
          <w:marLeft w:val="480"/>
          <w:marRight w:val="0"/>
          <w:marTop w:val="0"/>
          <w:marBottom w:val="0"/>
          <w:divBdr>
            <w:top w:val="none" w:sz="0" w:space="0" w:color="auto"/>
            <w:left w:val="none" w:sz="0" w:space="0" w:color="auto"/>
            <w:bottom w:val="none" w:sz="0" w:space="0" w:color="auto"/>
            <w:right w:val="none" w:sz="0" w:space="0" w:color="auto"/>
          </w:divBdr>
        </w:div>
        <w:div w:id="964190003">
          <w:marLeft w:val="480"/>
          <w:marRight w:val="0"/>
          <w:marTop w:val="0"/>
          <w:marBottom w:val="0"/>
          <w:divBdr>
            <w:top w:val="none" w:sz="0" w:space="0" w:color="auto"/>
            <w:left w:val="none" w:sz="0" w:space="0" w:color="auto"/>
            <w:bottom w:val="none" w:sz="0" w:space="0" w:color="auto"/>
            <w:right w:val="none" w:sz="0" w:space="0" w:color="auto"/>
          </w:divBdr>
        </w:div>
        <w:div w:id="974529831">
          <w:marLeft w:val="480"/>
          <w:marRight w:val="0"/>
          <w:marTop w:val="0"/>
          <w:marBottom w:val="0"/>
          <w:divBdr>
            <w:top w:val="none" w:sz="0" w:space="0" w:color="auto"/>
            <w:left w:val="none" w:sz="0" w:space="0" w:color="auto"/>
            <w:bottom w:val="none" w:sz="0" w:space="0" w:color="auto"/>
            <w:right w:val="none" w:sz="0" w:space="0" w:color="auto"/>
          </w:divBdr>
        </w:div>
        <w:div w:id="1041974937">
          <w:marLeft w:val="480"/>
          <w:marRight w:val="0"/>
          <w:marTop w:val="0"/>
          <w:marBottom w:val="0"/>
          <w:divBdr>
            <w:top w:val="none" w:sz="0" w:space="0" w:color="auto"/>
            <w:left w:val="none" w:sz="0" w:space="0" w:color="auto"/>
            <w:bottom w:val="none" w:sz="0" w:space="0" w:color="auto"/>
            <w:right w:val="none" w:sz="0" w:space="0" w:color="auto"/>
          </w:divBdr>
        </w:div>
        <w:div w:id="1051660727">
          <w:marLeft w:val="480"/>
          <w:marRight w:val="0"/>
          <w:marTop w:val="0"/>
          <w:marBottom w:val="0"/>
          <w:divBdr>
            <w:top w:val="none" w:sz="0" w:space="0" w:color="auto"/>
            <w:left w:val="none" w:sz="0" w:space="0" w:color="auto"/>
            <w:bottom w:val="none" w:sz="0" w:space="0" w:color="auto"/>
            <w:right w:val="none" w:sz="0" w:space="0" w:color="auto"/>
          </w:divBdr>
        </w:div>
        <w:div w:id="1096631676">
          <w:marLeft w:val="480"/>
          <w:marRight w:val="0"/>
          <w:marTop w:val="0"/>
          <w:marBottom w:val="0"/>
          <w:divBdr>
            <w:top w:val="none" w:sz="0" w:space="0" w:color="auto"/>
            <w:left w:val="none" w:sz="0" w:space="0" w:color="auto"/>
            <w:bottom w:val="none" w:sz="0" w:space="0" w:color="auto"/>
            <w:right w:val="none" w:sz="0" w:space="0" w:color="auto"/>
          </w:divBdr>
        </w:div>
        <w:div w:id="1167817862">
          <w:marLeft w:val="480"/>
          <w:marRight w:val="0"/>
          <w:marTop w:val="0"/>
          <w:marBottom w:val="0"/>
          <w:divBdr>
            <w:top w:val="none" w:sz="0" w:space="0" w:color="auto"/>
            <w:left w:val="none" w:sz="0" w:space="0" w:color="auto"/>
            <w:bottom w:val="none" w:sz="0" w:space="0" w:color="auto"/>
            <w:right w:val="none" w:sz="0" w:space="0" w:color="auto"/>
          </w:divBdr>
        </w:div>
        <w:div w:id="1213081850">
          <w:marLeft w:val="480"/>
          <w:marRight w:val="0"/>
          <w:marTop w:val="0"/>
          <w:marBottom w:val="0"/>
          <w:divBdr>
            <w:top w:val="none" w:sz="0" w:space="0" w:color="auto"/>
            <w:left w:val="none" w:sz="0" w:space="0" w:color="auto"/>
            <w:bottom w:val="none" w:sz="0" w:space="0" w:color="auto"/>
            <w:right w:val="none" w:sz="0" w:space="0" w:color="auto"/>
          </w:divBdr>
        </w:div>
        <w:div w:id="1288777830">
          <w:marLeft w:val="480"/>
          <w:marRight w:val="0"/>
          <w:marTop w:val="0"/>
          <w:marBottom w:val="0"/>
          <w:divBdr>
            <w:top w:val="none" w:sz="0" w:space="0" w:color="auto"/>
            <w:left w:val="none" w:sz="0" w:space="0" w:color="auto"/>
            <w:bottom w:val="none" w:sz="0" w:space="0" w:color="auto"/>
            <w:right w:val="none" w:sz="0" w:space="0" w:color="auto"/>
          </w:divBdr>
        </w:div>
        <w:div w:id="1358312277">
          <w:marLeft w:val="480"/>
          <w:marRight w:val="0"/>
          <w:marTop w:val="0"/>
          <w:marBottom w:val="0"/>
          <w:divBdr>
            <w:top w:val="none" w:sz="0" w:space="0" w:color="auto"/>
            <w:left w:val="none" w:sz="0" w:space="0" w:color="auto"/>
            <w:bottom w:val="none" w:sz="0" w:space="0" w:color="auto"/>
            <w:right w:val="none" w:sz="0" w:space="0" w:color="auto"/>
          </w:divBdr>
        </w:div>
        <w:div w:id="1374236318">
          <w:marLeft w:val="480"/>
          <w:marRight w:val="0"/>
          <w:marTop w:val="0"/>
          <w:marBottom w:val="0"/>
          <w:divBdr>
            <w:top w:val="none" w:sz="0" w:space="0" w:color="auto"/>
            <w:left w:val="none" w:sz="0" w:space="0" w:color="auto"/>
            <w:bottom w:val="none" w:sz="0" w:space="0" w:color="auto"/>
            <w:right w:val="none" w:sz="0" w:space="0" w:color="auto"/>
          </w:divBdr>
        </w:div>
        <w:div w:id="1468813827">
          <w:marLeft w:val="480"/>
          <w:marRight w:val="0"/>
          <w:marTop w:val="0"/>
          <w:marBottom w:val="0"/>
          <w:divBdr>
            <w:top w:val="none" w:sz="0" w:space="0" w:color="auto"/>
            <w:left w:val="none" w:sz="0" w:space="0" w:color="auto"/>
            <w:bottom w:val="none" w:sz="0" w:space="0" w:color="auto"/>
            <w:right w:val="none" w:sz="0" w:space="0" w:color="auto"/>
          </w:divBdr>
        </w:div>
        <w:div w:id="1474756640">
          <w:marLeft w:val="480"/>
          <w:marRight w:val="0"/>
          <w:marTop w:val="0"/>
          <w:marBottom w:val="0"/>
          <w:divBdr>
            <w:top w:val="none" w:sz="0" w:space="0" w:color="auto"/>
            <w:left w:val="none" w:sz="0" w:space="0" w:color="auto"/>
            <w:bottom w:val="none" w:sz="0" w:space="0" w:color="auto"/>
            <w:right w:val="none" w:sz="0" w:space="0" w:color="auto"/>
          </w:divBdr>
        </w:div>
        <w:div w:id="1477527578">
          <w:marLeft w:val="480"/>
          <w:marRight w:val="0"/>
          <w:marTop w:val="0"/>
          <w:marBottom w:val="0"/>
          <w:divBdr>
            <w:top w:val="none" w:sz="0" w:space="0" w:color="auto"/>
            <w:left w:val="none" w:sz="0" w:space="0" w:color="auto"/>
            <w:bottom w:val="none" w:sz="0" w:space="0" w:color="auto"/>
            <w:right w:val="none" w:sz="0" w:space="0" w:color="auto"/>
          </w:divBdr>
        </w:div>
        <w:div w:id="1553614575">
          <w:marLeft w:val="480"/>
          <w:marRight w:val="0"/>
          <w:marTop w:val="0"/>
          <w:marBottom w:val="0"/>
          <w:divBdr>
            <w:top w:val="none" w:sz="0" w:space="0" w:color="auto"/>
            <w:left w:val="none" w:sz="0" w:space="0" w:color="auto"/>
            <w:bottom w:val="none" w:sz="0" w:space="0" w:color="auto"/>
            <w:right w:val="none" w:sz="0" w:space="0" w:color="auto"/>
          </w:divBdr>
        </w:div>
        <w:div w:id="1608734999">
          <w:marLeft w:val="480"/>
          <w:marRight w:val="0"/>
          <w:marTop w:val="0"/>
          <w:marBottom w:val="0"/>
          <w:divBdr>
            <w:top w:val="none" w:sz="0" w:space="0" w:color="auto"/>
            <w:left w:val="none" w:sz="0" w:space="0" w:color="auto"/>
            <w:bottom w:val="none" w:sz="0" w:space="0" w:color="auto"/>
            <w:right w:val="none" w:sz="0" w:space="0" w:color="auto"/>
          </w:divBdr>
        </w:div>
        <w:div w:id="1778601543">
          <w:marLeft w:val="480"/>
          <w:marRight w:val="0"/>
          <w:marTop w:val="0"/>
          <w:marBottom w:val="0"/>
          <w:divBdr>
            <w:top w:val="none" w:sz="0" w:space="0" w:color="auto"/>
            <w:left w:val="none" w:sz="0" w:space="0" w:color="auto"/>
            <w:bottom w:val="none" w:sz="0" w:space="0" w:color="auto"/>
            <w:right w:val="none" w:sz="0" w:space="0" w:color="auto"/>
          </w:divBdr>
        </w:div>
        <w:div w:id="1818185375">
          <w:marLeft w:val="480"/>
          <w:marRight w:val="0"/>
          <w:marTop w:val="0"/>
          <w:marBottom w:val="0"/>
          <w:divBdr>
            <w:top w:val="none" w:sz="0" w:space="0" w:color="auto"/>
            <w:left w:val="none" w:sz="0" w:space="0" w:color="auto"/>
            <w:bottom w:val="none" w:sz="0" w:space="0" w:color="auto"/>
            <w:right w:val="none" w:sz="0" w:space="0" w:color="auto"/>
          </w:divBdr>
        </w:div>
        <w:div w:id="1839806742">
          <w:marLeft w:val="480"/>
          <w:marRight w:val="0"/>
          <w:marTop w:val="0"/>
          <w:marBottom w:val="0"/>
          <w:divBdr>
            <w:top w:val="none" w:sz="0" w:space="0" w:color="auto"/>
            <w:left w:val="none" w:sz="0" w:space="0" w:color="auto"/>
            <w:bottom w:val="none" w:sz="0" w:space="0" w:color="auto"/>
            <w:right w:val="none" w:sz="0" w:space="0" w:color="auto"/>
          </w:divBdr>
        </w:div>
        <w:div w:id="1850173598">
          <w:marLeft w:val="480"/>
          <w:marRight w:val="0"/>
          <w:marTop w:val="0"/>
          <w:marBottom w:val="0"/>
          <w:divBdr>
            <w:top w:val="none" w:sz="0" w:space="0" w:color="auto"/>
            <w:left w:val="none" w:sz="0" w:space="0" w:color="auto"/>
            <w:bottom w:val="none" w:sz="0" w:space="0" w:color="auto"/>
            <w:right w:val="none" w:sz="0" w:space="0" w:color="auto"/>
          </w:divBdr>
        </w:div>
        <w:div w:id="2049793027">
          <w:marLeft w:val="480"/>
          <w:marRight w:val="0"/>
          <w:marTop w:val="0"/>
          <w:marBottom w:val="0"/>
          <w:divBdr>
            <w:top w:val="none" w:sz="0" w:space="0" w:color="auto"/>
            <w:left w:val="none" w:sz="0" w:space="0" w:color="auto"/>
            <w:bottom w:val="none" w:sz="0" w:space="0" w:color="auto"/>
            <w:right w:val="none" w:sz="0" w:space="0" w:color="auto"/>
          </w:divBdr>
        </w:div>
        <w:div w:id="2098091837">
          <w:marLeft w:val="480"/>
          <w:marRight w:val="0"/>
          <w:marTop w:val="0"/>
          <w:marBottom w:val="0"/>
          <w:divBdr>
            <w:top w:val="none" w:sz="0" w:space="0" w:color="auto"/>
            <w:left w:val="none" w:sz="0" w:space="0" w:color="auto"/>
            <w:bottom w:val="none" w:sz="0" w:space="0" w:color="auto"/>
            <w:right w:val="none" w:sz="0" w:space="0" w:color="auto"/>
          </w:divBdr>
        </w:div>
      </w:divsChild>
    </w:div>
    <w:div w:id="2126145725">
      <w:bodyDiv w:val="1"/>
      <w:marLeft w:val="0"/>
      <w:marRight w:val="0"/>
      <w:marTop w:val="0"/>
      <w:marBottom w:val="0"/>
      <w:divBdr>
        <w:top w:val="none" w:sz="0" w:space="0" w:color="auto"/>
        <w:left w:val="none" w:sz="0" w:space="0" w:color="auto"/>
        <w:bottom w:val="none" w:sz="0" w:space="0" w:color="auto"/>
        <w:right w:val="none" w:sz="0" w:space="0" w:color="auto"/>
      </w:divBdr>
    </w:div>
    <w:div w:id="2128114064">
      <w:bodyDiv w:val="1"/>
      <w:marLeft w:val="0"/>
      <w:marRight w:val="0"/>
      <w:marTop w:val="0"/>
      <w:marBottom w:val="0"/>
      <w:divBdr>
        <w:top w:val="none" w:sz="0" w:space="0" w:color="auto"/>
        <w:left w:val="none" w:sz="0" w:space="0" w:color="auto"/>
        <w:bottom w:val="none" w:sz="0" w:space="0" w:color="auto"/>
        <w:right w:val="none" w:sz="0" w:space="0" w:color="auto"/>
      </w:divBdr>
    </w:div>
    <w:div w:id="2132435655">
      <w:bodyDiv w:val="1"/>
      <w:marLeft w:val="0"/>
      <w:marRight w:val="0"/>
      <w:marTop w:val="0"/>
      <w:marBottom w:val="0"/>
      <w:divBdr>
        <w:top w:val="none" w:sz="0" w:space="0" w:color="auto"/>
        <w:left w:val="none" w:sz="0" w:space="0" w:color="auto"/>
        <w:bottom w:val="none" w:sz="0" w:space="0" w:color="auto"/>
        <w:right w:val="none" w:sz="0" w:space="0" w:color="auto"/>
      </w:divBdr>
    </w:div>
    <w:div w:id="2137022103">
      <w:bodyDiv w:val="1"/>
      <w:marLeft w:val="0"/>
      <w:marRight w:val="0"/>
      <w:marTop w:val="0"/>
      <w:marBottom w:val="0"/>
      <w:divBdr>
        <w:top w:val="none" w:sz="0" w:space="0" w:color="auto"/>
        <w:left w:val="none" w:sz="0" w:space="0" w:color="auto"/>
        <w:bottom w:val="none" w:sz="0" w:space="0" w:color="auto"/>
        <w:right w:val="none" w:sz="0" w:space="0" w:color="auto"/>
      </w:divBdr>
    </w:div>
    <w:div w:id="2138713995">
      <w:bodyDiv w:val="1"/>
      <w:marLeft w:val="0"/>
      <w:marRight w:val="0"/>
      <w:marTop w:val="0"/>
      <w:marBottom w:val="0"/>
      <w:divBdr>
        <w:top w:val="none" w:sz="0" w:space="0" w:color="auto"/>
        <w:left w:val="none" w:sz="0" w:space="0" w:color="auto"/>
        <w:bottom w:val="none" w:sz="0" w:space="0" w:color="auto"/>
        <w:right w:val="none" w:sz="0" w:space="0" w:color="auto"/>
      </w:divBdr>
    </w:div>
    <w:div w:id="2143649544">
      <w:bodyDiv w:val="1"/>
      <w:marLeft w:val="0"/>
      <w:marRight w:val="0"/>
      <w:marTop w:val="0"/>
      <w:marBottom w:val="0"/>
      <w:divBdr>
        <w:top w:val="none" w:sz="0" w:space="0" w:color="auto"/>
        <w:left w:val="none" w:sz="0" w:space="0" w:color="auto"/>
        <w:bottom w:val="none" w:sz="0" w:space="0" w:color="auto"/>
        <w:right w:val="none" w:sz="0" w:space="0" w:color="auto"/>
      </w:divBdr>
    </w:div>
    <w:div w:id="2143958269">
      <w:bodyDiv w:val="1"/>
      <w:marLeft w:val="0"/>
      <w:marRight w:val="0"/>
      <w:marTop w:val="0"/>
      <w:marBottom w:val="0"/>
      <w:divBdr>
        <w:top w:val="none" w:sz="0" w:space="0" w:color="auto"/>
        <w:left w:val="none" w:sz="0" w:space="0" w:color="auto"/>
        <w:bottom w:val="none" w:sz="0" w:space="0" w:color="auto"/>
        <w:right w:val="none" w:sz="0" w:space="0" w:color="auto"/>
      </w:divBdr>
    </w:div>
    <w:div w:id="2146385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iasir.net/AIJRSTEMpapers/AIJRSTEM13-271.pdf" TargetMode="External"/><Relationship Id="rId13" Type="http://schemas.openxmlformats.org/officeDocument/2006/relationships/hyperlink" Target="https://www.docker.com/resources/what-container/#:~:text=Products" TargetMode="External"/><Relationship Id="rId3" Type="http://schemas.openxmlformats.org/officeDocument/2006/relationships/hyperlink" Target="https://www.e3s-conferences.org/articles/e3sconf/pdf/2023/49/e3sconf_icies2023_01076.pdf" TargetMode="External"/><Relationship Id="rId7" Type="http://schemas.openxmlformats.org/officeDocument/2006/relationships/hyperlink" Target="https://www.rroij.com/open-access/prepaid-energy-meter-with-gsm-technology.pdf" TargetMode="External"/><Relationship Id="rId12" Type="http://schemas.openxmlformats.org/officeDocument/2006/relationships/hyperlink" Target="https://www.digitalocean.com/products/droplets" TargetMode="External"/><Relationship Id="rId2" Type="http://schemas.openxmlformats.org/officeDocument/2006/relationships/hyperlink" Target="https://paratus.africa/docs/PNH_Condensed_AFS_20251.pdf" TargetMode="External"/><Relationship Id="rId1" Type="http://schemas.openxmlformats.org/officeDocument/2006/relationships/hyperlink" Target="https://www.telecom.na/media-centre/816-update-on-cybersecurity-incident" TargetMode="External"/><Relationship Id="rId6" Type="http://schemas.openxmlformats.org/officeDocument/2006/relationships/hyperlink" Target="https://nvlpubs.nist.gov/nistpubs/CSWP/NIST.CSWP.29.pdf" TargetMode="External"/><Relationship Id="rId11" Type="http://schemas.openxmlformats.org/officeDocument/2006/relationships/hyperlink" Target="https://www.geeksforgeeks.org/use-case-diagram/" TargetMode="External"/><Relationship Id="rId5" Type="http://schemas.openxmlformats.org/officeDocument/2006/relationships/hyperlink" Target="https://www.cisa.gov/news-events/ics-alerts/ir-alert-h-16-056-01" TargetMode="External"/><Relationship Id="rId10" Type="http://schemas.openxmlformats.org/officeDocument/2006/relationships/hyperlink" Target="https://www.academia.edu/67196441/Prepaid_Energy_Meter_with_GSM_Technology" TargetMode="External"/><Relationship Id="rId4" Type="http://schemas.openxmlformats.org/officeDocument/2006/relationships/hyperlink" Target="https://www.acigjournal.com/pdf-211124-131512?filename=Cyber-Threats-and-Vulnera.pdf" TargetMode="External"/><Relationship Id="rId9" Type="http://schemas.openxmlformats.org/officeDocument/2006/relationships/hyperlink" Target="https://ijrpr.com/uploads/V3ISSUE5/IJRPR4376.pdf" TargetMode="External"/><Relationship Id="rId14" Type="http://schemas.openxmlformats.org/officeDocument/2006/relationships/hyperlink" Target="https://mosquitto.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mailto:sadoven@gmail.com" TargetMode="External"/><Relationship Id="rId21" Type="http://schemas.openxmlformats.org/officeDocument/2006/relationships/image" Target="media/image10.png"/><Relationship Id="rId34" Type="http://schemas.openxmlformats.org/officeDocument/2006/relationships/image" Target="media/image20.emf"/><Relationship Id="rId42" Type="http://schemas.openxmlformats.org/officeDocument/2006/relationships/hyperlink" Target="mailto:valid@gmail.com" TargetMode="External"/><Relationship Id="rId47" Type="http://schemas.openxmlformats.org/officeDocument/2006/relationships/image" Target="media/image25.png"/><Relationship Id="rId50" Type="http://schemas.openxmlformats.org/officeDocument/2006/relationships/image" Target="media/image27.png"/><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hyperlink" Target="mailto:sadoven@gmail.com" TargetMode="External"/><Relationship Id="rId40" Type="http://schemas.openxmlformats.org/officeDocument/2006/relationships/hyperlink" Target="mailto:valid@gmail.com" TargetMode="External"/><Relationship Id="rId45" Type="http://schemas.openxmlformats.org/officeDocument/2006/relationships/image" Target="media/image23.png"/><Relationship Id="rId53" Type="http://schemas.openxmlformats.org/officeDocument/2006/relationships/image" Target="media/image28.pn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cid:image001.png@01DCD1DD.1637DE50" TargetMode="External"/><Relationship Id="rId35" Type="http://schemas.openxmlformats.org/officeDocument/2006/relationships/image" Target="media/image21.png"/><Relationship Id="rId43" Type="http://schemas.openxmlformats.org/officeDocument/2006/relationships/hyperlink" Target="https://orangesoft.co/blog/types-of-mobile-application-testing" TargetMode="External"/><Relationship Id="rId48" Type="http://schemas.openxmlformats.org/officeDocument/2006/relationships/image" Target="media/image26.png"/><Relationship Id="rId56"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hyperlink" Target="https://mobile-security.gitbook.io/mobile-security-testing-guide/general-mobile-app-testing-guide/0x04g-testing-cryptography"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hyperlink" Target="mailto:sxxxadoven@gmail.com" TargetMode="External"/><Relationship Id="rId46" Type="http://schemas.openxmlformats.org/officeDocument/2006/relationships/image" Target="media/image24.png"/><Relationship Id="rId59" Type="http://schemas.openxmlformats.org/officeDocument/2006/relationships/glossaryDocument" Target="glossary/document.xml"/><Relationship Id="rId20" Type="http://schemas.openxmlformats.org/officeDocument/2006/relationships/image" Target="media/image9.png"/><Relationship Id="rId41" Type="http://schemas.openxmlformats.org/officeDocument/2006/relationships/hyperlink" Target="mailto:sadoven@gmail.com" TargetMode="External"/><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hyperlink" Target="https://store.iammeter.com/wem3080-150a" TargetMode="External"/><Relationship Id="rId36" Type="http://schemas.openxmlformats.org/officeDocument/2006/relationships/image" Target="media/image22.png"/><Relationship Id="rId49" Type="http://schemas.openxmlformats.org/officeDocument/2006/relationships/hyperlink" Target="https://orangesoft.co/blog/types-of-mobile-application-testing" TargetMode="External"/><Relationship Id="rId57" Type="http://schemas.openxmlformats.org/officeDocument/2006/relationships/fontTable" Target="fontTable.xml"/><Relationship Id="rId10" Type="http://schemas.microsoft.com/office/2011/relationships/commentsExtended" Target="commentsExtended.xml"/><Relationship Id="rId31" Type="http://schemas.openxmlformats.org/officeDocument/2006/relationships/image" Target="media/image17.png"/><Relationship Id="rId44" Type="http://schemas.openxmlformats.org/officeDocument/2006/relationships/hyperlink" Target="https://www.youtube.com/watch?v=odnip3LL6hc" TargetMode="External"/><Relationship Id="rId52" Type="http://schemas.openxmlformats.org/officeDocument/2006/relationships/hyperlink" Target="https://www.ncbi.nlm.nih.gov/books/NBK260175/" TargetMode="External"/><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C14F23805A440891410291EC8483C4"/>
        <w:category>
          <w:name w:val="General"/>
          <w:gallery w:val="placeholder"/>
        </w:category>
        <w:types>
          <w:type w:val="bbPlcHdr"/>
        </w:types>
        <w:behaviors>
          <w:behavior w:val="content"/>
        </w:behaviors>
        <w:guid w:val="{D4666ACE-90AF-4193-B583-79BCF4999E33}"/>
      </w:docPartPr>
      <w:docPartBody>
        <w:p w:rsidR="00D54ECF" w:rsidRDefault="007C2902" w:rsidP="007C2902">
          <w:pPr>
            <w:pStyle w:val="B4C14F23805A440891410291EC8483C4"/>
          </w:pPr>
          <w:r w:rsidRPr="00646F76">
            <w:rPr>
              <w:rStyle w:val="PlaceholderText"/>
            </w:rPr>
            <w:t>Click or tap here to enter text.</w:t>
          </w:r>
        </w:p>
      </w:docPartBody>
    </w:docPart>
    <w:docPart>
      <w:docPartPr>
        <w:name w:val="BEF77133556140A3B4FD5B83FBE5A283"/>
        <w:category>
          <w:name w:val="General"/>
          <w:gallery w:val="placeholder"/>
        </w:category>
        <w:types>
          <w:type w:val="bbPlcHdr"/>
        </w:types>
        <w:behaviors>
          <w:behavior w:val="content"/>
        </w:behaviors>
        <w:guid w:val="{48A6003F-F032-4854-AD0C-997160F60B8E}"/>
      </w:docPartPr>
      <w:docPartBody>
        <w:p w:rsidR="00D54ECF" w:rsidRDefault="007C2902" w:rsidP="007C2902">
          <w:pPr>
            <w:pStyle w:val="BEF77133556140A3B4FD5B83FBE5A283"/>
          </w:pPr>
          <w:r w:rsidRPr="00646F76">
            <w:rPr>
              <w:rStyle w:val="PlaceholderText"/>
            </w:rPr>
            <w:t>Click or tap here to enter text.</w:t>
          </w:r>
        </w:p>
      </w:docPartBody>
    </w:docPart>
    <w:docPart>
      <w:docPartPr>
        <w:name w:val="5C05C959FAD3414DAA455B069FC7C1AB"/>
        <w:category>
          <w:name w:val="General"/>
          <w:gallery w:val="placeholder"/>
        </w:category>
        <w:types>
          <w:type w:val="bbPlcHdr"/>
        </w:types>
        <w:behaviors>
          <w:behavior w:val="content"/>
        </w:behaviors>
        <w:guid w:val="{6610CC69-9D4D-4E03-8D65-931CEEF5C5DE}"/>
      </w:docPartPr>
      <w:docPartBody>
        <w:p w:rsidR="00D54ECF" w:rsidRDefault="007C2902" w:rsidP="007C2902">
          <w:pPr>
            <w:pStyle w:val="5C05C959FAD3414DAA455B069FC7C1AB"/>
          </w:pPr>
          <w:r w:rsidRPr="00646F76">
            <w:rPr>
              <w:rStyle w:val="PlaceholderText"/>
            </w:rPr>
            <w:t>Click or tap here to enter text.</w:t>
          </w:r>
        </w:p>
      </w:docPartBody>
    </w:docPart>
    <w:docPart>
      <w:docPartPr>
        <w:name w:val="6A8D904B304B4AD58E99EB1AB1D880CC"/>
        <w:category>
          <w:name w:val="General"/>
          <w:gallery w:val="placeholder"/>
        </w:category>
        <w:types>
          <w:type w:val="bbPlcHdr"/>
        </w:types>
        <w:behaviors>
          <w:behavior w:val="content"/>
        </w:behaviors>
        <w:guid w:val="{0B02A50D-B3F4-4CE9-8374-8DB0311D08F1}"/>
      </w:docPartPr>
      <w:docPartBody>
        <w:p w:rsidR="00D54ECF" w:rsidRDefault="007C2902" w:rsidP="007C2902">
          <w:pPr>
            <w:pStyle w:val="6A8D904B304B4AD58E99EB1AB1D880CC"/>
          </w:pPr>
          <w:r w:rsidRPr="00646F76">
            <w:rPr>
              <w:rStyle w:val="PlaceholderText"/>
            </w:rPr>
            <w:t>Click or tap here to enter text.</w:t>
          </w:r>
        </w:p>
      </w:docPartBody>
    </w:docPart>
    <w:docPart>
      <w:docPartPr>
        <w:name w:val="8FDBE5D1AE1D4F7F89196E2ED25DFB1A"/>
        <w:category>
          <w:name w:val="General"/>
          <w:gallery w:val="placeholder"/>
        </w:category>
        <w:types>
          <w:type w:val="bbPlcHdr"/>
        </w:types>
        <w:behaviors>
          <w:behavior w:val="content"/>
        </w:behaviors>
        <w:guid w:val="{80F6E020-81E9-4C7B-9B8D-C4519AA4B520}"/>
      </w:docPartPr>
      <w:docPartBody>
        <w:p w:rsidR="00D54ECF" w:rsidRDefault="007C2902" w:rsidP="007C2902">
          <w:pPr>
            <w:pStyle w:val="8FDBE5D1AE1D4F7F89196E2ED25DFB1A"/>
          </w:pPr>
          <w:r w:rsidRPr="00646F76">
            <w:rPr>
              <w:rStyle w:val="PlaceholderText"/>
            </w:rPr>
            <w:t>Click or tap here to enter text.</w:t>
          </w:r>
        </w:p>
      </w:docPartBody>
    </w:docPart>
    <w:docPart>
      <w:docPartPr>
        <w:name w:val="F5E9A92B5C41476E9AE4E2652EB10C05"/>
        <w:category>
          <w:name w:val="General"/>
          <w:gallery w:val="placeholder"/>
        </w:category>
        <w:types>
          <w:type w:val="bbPlcHdr"/>
        </w:types>
        <w:behaviors>
          <w:behavior w:val="content"/>
        </w:behaviors>
        <w:guid w:val="{B0E46194-E0C4-4C7B-A5AE-FB5B71930603}"/>
      </w:docPartPr>
      <w:docPartBody>
        <w:p w:rsidR="00D54ECF" w:rsidRDefault="007C2902" w:rsidP="007C2902">
          <w:pPr>
            <w:pStyle w:val="F5E9A92B5C41476E9AE4E2652EB10C05"/>
          </w:pPr>
          <w:r w:rsidRPr="00646F76">
            <w:rPr>
              <w:rStyle w:val="PlaceholderText"/>
            </w:rPr>
            <w:t>Click or tap here to enter text.</w:t>
          </w:r>
        </w:p>
      </w:docPartBody>
    </w:docPart>
    <w:docPart>
      <w:docPartPr>
        <w:name w:val="03BD2FC25C7B4A5591FD27BC6D84069D"/>
        <w:category>
          <w:name w:val="General"/>
          <w:gallery w:val="placeholder"/>
        </w:category>
        <w:types>
          <w:type w:val="bbPlcHdr"/>
        </w:types>
        <w:behaviors>
          <w:behavior w:val="content"/>
        </w:behaviors>
        <w:guid w:val="{0A7C4274-A1A3-4571-8935-1567A88AA852}"/>
      </w:docPartPr>
      <w:docPartBody>
        <w:p w:rsidR="008421A0" w:rsidRDefault="00CB6C70" w:rsidP="00CB6C70">
          <w:pPr>
            <w:pStyle w:val="03BD2FC25C7B4A5591FD27BC6D84069D"/>
          </w:pPr>
          <w:r w:rsidRPr="00646F76">
            <w:rPr>
              <w:rStyle w:val="PlaceholderText"/>
            </w:rPr>
            <w:t>Click or tap here to enter text.</w:t>
          </w:r>
        </w:p>
      </w:docPartBody>
    </w:docPart>
    <w:docPart>
      <w:docPartPr>
        <w:name w:val="402DB0263CB641A5B55264E14C8BC266"/>
        <w:category>
          <w:name w:val="General"/>
          <w:gallery w:val="placeholder"/>
        </w:category>
        <w:types>
          <w:type w:val="bbPlcHdr"/>
        </w:types>
        <w:behaviors>
          <w:behavior w:val="content"/>
        </w:behaviors>
        <w:guid w:val="{284CA40D-96F5-4A72-BB5A-69A399DD2CA1}"/>
      </w:docPartPr>
      <w:docPartBody>
        <w:p w:rsidR="008421A0" w:rsidRDefault="00CB6C70" w:rsidP="00CB6C70">
          <w:pPr>
            <w:pStyle w:val="402DB0263CB641A5B55264E14C8BC266"/>
          </w:pPr>
          <w:r w:rsidRPr="00646F76">
            <w:rPr>
              <w:rStyle w:val="PlaceholderText"/>
            </w:rPr>
            <w:t>Click or tap here to enter text.</w:t>
          </w:r>
        </w:p>
      </w:docPartBody>
    </w:docPart>
    <w:docPart>
      <w:docPartPr>
        <w:name w:val="DF200ECB64354F96B002AB29C968F30D"/>
        <w:category>
          <w:name w:val="General"/>
          <w:gallery w:val="placeholder"/>
        </w:category>
        <w:types>
          <w:type w:val="bbPlcHdr"/>
        </w:types>
        <w:behaviors>
          <w:behavior w:val="content"/>
        </w:behaviors>
        <w:guid w:val="{94ACC531-8B67-4704-A390-F20BFE11EE88}"/>
      </w:docPartPr>
      <w:docPartBody>
        <w:p w:rsidR="00C454F2" w:rsidRDefault="008421A0" w:rsidP="008421A0">
          <w:pPr>
            <w:pStyle w:val="DF200ECB64354F96B002AB29C968F30D"/>
          </w:pPr>
          <w:r w:rsidRPr="00646F76">
            <w:rPr>
              <w:rStyle w:val="PlaceholderText"/>
            </w:rPr>
            <w:t>Click or tap here to enter text.</w:t>
          </w:r>
        </w:p>
      </w:docPartBody>
    </w:docPart>
    <w:docPart>
      <w:docPartPr>
        <w:name w:val="21BDA913955846638D5885388DD1881E"/>
        <w:category>
          <w:name w:val="General"/>
          <w:gallery w:val="placeholder"/>
        </w:category>
        <w:types>
          <w:type w:val="bbPlcHdr"/>
        </w:types>
        <w:behaviors>
          <w:behavior w:val="content"/>
        </w:behaviors>
        <w:guid w:val="{F10869FC-92C1-4722-BD9F-832E85746B77}"/>
      </w:docPartPr>
      <w:docPartBody>
        <w:p w:rsidR="00C454F2" w:rsidRDefault="008421A0" w:rsidP="008421A0">
          <w:pPr>
            <w:pStyle w:val="21BDA913955846638D5885388DD1881E"/>
          </w:pPr>
          <w:r>
            <w:rPr>
              <w:rStyle w:val="PlaceholderText"/>
            </w:rPr>
            <w:t>Click or tap here to enter text.</w:t>
          </w:r>
        </w:p>
      </w:docPartBody>
    </w:docPart>
    <w:docPart>
      <w:docPartPr>
        <w:name w:val="F94386C395994276A0EB229985E28B93"/>
        <w:category>
          <w:name w:val="General"/>
          <w:gallery w:val="placeholder"/>
        </w:category>
        <w:types>
          <w:type w:val="bbPlcHdr"/>
        </w:types>
        <w:behaviors>
          <w:behavior w:val="content"/>
        </w:behaviors>
        <w:guid w:val="{C27B1A0C-88E0-4231-83C8-7BF7EAF43BD2}"/>
      </w:docPartPr>
      <w:docPartBody>
        <w:p w:rsidR="00B350E5" w:rsidRDefault="00207544" w:rsidP="00207544">
          <w:pPr>
            <w:pStyle w:val="F94386C395994276A0EB229985E28B93"/>
          </w:pPr>
          <w:r w:rsidRPr="00646F76">
            <w:rPr>
              <w:rStyle w:val="PlaceholderText"/>
            </w:rPr>
            <w:t>Click or tap here to enter text.</w:t>
          </w:r>
        </w:p>
      </w:docPartBody>
    </w:docPart>
    <w:docPart>
      <w:docPartPr>
        <w:name w:val="B915EABC1E1A4B0AAF382421339A792C"/>
        <w:category>
          <w:name w:val="General"/>
          <w:gallery w:val="placeholder"/>
        </w:category>
        <w:types>
          <w:type w:val="bbPlcHdr"/>
        </w:types>
        <w:behaviors>
          <w:behavior w:val="content"/>
        </w:behaviors>
        <w:guid w:val="{3B0701B9-709F-4E30-A5F8-896A8D679F24}"/>
      </w:docPartPr>
      <w:docPartBody>
        <w:p w:rsidR="00576C22" w:rsidRDefault="00BA627B" w:rsidP="00BA627B">
          <w:pPr>
            <w:pStyle w:val="B915EABC1E1A4B0AAF382421339A792C"/>
          </w:pPr>
          <w:r w:rsidRPr="00646F76">
            <w:rPr>
              <w:rStyle w:val="PlaceholderText"/>
            </w:rPr>
            <w:t>Click or tap here to enter text.</w:t>
          </w:r>
        </w:p>
      </w:docPartBody>
    </w:docPart>
    <w:docPart>
      <w:docPartPr>
        <w:name w:val="151F64753BCA42CE918CC8283CFBBC6F"/>
        <w:category>
          <w:name w:val="General"/>
          <w:gallery w:val="placeholder"/>
        </w:category>
        <w:types>
          <w:type w:val="bbPlcHdr"/>
        </w:types>
        <w:behaviors>
          <w:behavior w:val="content"/>
        </w:behaviors>
        <w:guid w:val="{45AD022A-D7E4-4DD1-AAFF-754CA110853A}"/>
      </w:docPartPr>
      <w:docPartBody>
        <w:p w:rsidR="00576C22" w:rsidRDefault="00BA627B" w:rsidP="00BA627B">
          <w:pPr>
            <w:pStyle w:val="151F64753BCA42CE918CC8283CFBBC6F"/>
          </w:pPr>
          <w:r w:rsidRPr="00646F76">
            <w:rPr>
              <w:rStyle w:val="PlaceholderText"/>
            </w:rPr>
            <w:t>Click or tap here to enter text.</w:t>
          </w:r>
        </w:p>
      </w:docPartBody>
    </w:docPart>
    <w:docPart>
      <w:docPartPr>
        <w:name w:val="6BC768105983477E97ED3F5517626302"/>
        <w:category>
          <w:name w:val="General"/>
          <w:gallery w:val="placeholder"/>
        </w:category>
        <w:types>
          <w:type w:val="bbPlcHdr"/>
        </w:types>
        <w:behaviors>
          <w:behavior w:val="content"/>
        </w:behaviors>
        <w:guid w:val="{C445A811-7C07-4620-B9F2-3E08242CE65E}"/>
      </w:docPartPr>
      <w:docPartBody>
        <w:p w:rsidR="00576C22" w:rsidRDefault="00BA627B" w:rsidP="00BA627B">
          <w:pPr>
            <w:pStyle w:val="6BC768105983477E97ED3F5517626302"/>
          </w:pPr>
          <w:r w:rsidRPr="00646F76">
            <w:rPr>
              <w:rStyle w:val="PlaceholderText"/>
            </w:rPr>
            <w:t>Click or tap here to enter text.</w:t>
          </w:r>
        </w:p>
      </w:docPartBody>
    </w:docPart>
    <w:docPart>
      <w:docPartPr>
        <w:name w:val="E0D807E93CD0475181614B4FB66286A3"/>
        <w:category>
          <w:name w:val="General"/>
          <w:gallery w:val="placeholder"/>
        </w:category>
        <w:types>
          <w:type w:val="bbPlcHdr"/>
        </w:types>
        <w:behaviors>
          <w:behavior w:val="content"/>
        </w:behaviors>
        <w:guid w:val="{4C902CA6-5F4F-49F3-B74C-A5698E5F1DC2}"/>
      </w:docPartPr>
      <w:docPartBody>
        <w:p w:rsidR="00576C22" w:rsidRDefault="00BA627B" w:rsidP="00BA627B">
          <w:pPr>
            <w:pStyle w:val="E0D807E93CD0475181614B4FB66286A3"/>
          </w:pPr>
          <w:r w:rsidRPr="00646F76">
            <w:rPr>
              <w:rStyle w:val="PlaceholderText"/>
            </w:rPr>
            <w:t>Click or tap here to enter text.</w:t>
          </w:r>
        </w:p>
      </w:docPartBody>
    </w:docPart>
    <w:docPart>
      <w:docPartPr>
        <w:name w:val="C90AD506D1FD414EBD580BE3B4479F11"/>
        <w:category>
          <w:name w:val="General"/>
          <w:gallery w:val="placeholder"/>
        </w:category>
        <w:types>
          <w:type w:val="bbPlcHdr"/>
        </w:types>
        <w:behaviors>
          <w:behavior w:val="content"/>
        </w:behaviors>
        <w:guid w:val="{1E7FC18A-A555-4481-8827-0D1945487901}"/>
      </w:docPartPr>
      <w:docPartBody>
        <w:p w:rsidR="00F53DD5" w:rsidRDefault="000D1E8B" w:rsidP="000D1E8B">
          <w:pPr>
            <w:pStyle w:val="C90AD506D1FD414EBD580BE3B4479F11"/>
          </w:pPr>
          <w:r w:rsidRPr="00646F76">
            <w:rPr>
              <w:rStyle w:val="PlaceholderText"/>
            </w:rPr>
            <w:t>Click or tap here to enter text.</w:t>
          </w:r>
        </w:p>
      </w:docPartBody>
    </w:docPart>
    <w:docPart>
      <w:docPartPr>
        <w:name w:val="863D2A98B0054E5690C252F7CBB8000C"/>
        <w:category>
          <w:name w:val="General"/>
          <w:gallery w:val="placeholder"/>
        </w:category>
        <w:types>
          <w:type w:val="bbPlcHdr"/>
        </w:types>
        <w:behaviors>
          <w:behavior w:val="content"/>
        </w:behaviors>
        <w:guid w:val="{1A738E50-B276-4323-9206-103DDDA468FE}"/>
      </w:docPartPr>
      <w:docPartBody>
        <w:p w:rsidR="00E8759F" w:rsidRDefault="000D7103" w:rsidP="000D7103">
          <w:pPr>
            <w:pStyle w:val="863D2A98B0054E5690C252F7CBB8000C"/>
          </w:pPr>
          <w:r w:rsidRPr="00646F76">
            <w:rPr>
              <w:rStyle w:val="PlaceholderText"/>
            </w:rPr>
            <w:t>Click or tap here to enter text.</w:t>
          </w:r>
        </w:p>
      </w:docPartBody>
    </w:docPart>
    <w:docPart>
      <w:docPartPr>
        <w:name w:val="A9B24C55B5C744DCBA30E5577902559F"/>
        <w:category>
          <w:name w:val="General"/>
          <w:gallery w:val="placeholder"/>
        </w:category>
        <w:types>
          <w:type w:val="bbPlcHdr"/>
        </w:types>
        <w:behaviors>
          <w:behavior w:val="content"/>
        </w:behaviors>
        <w:guid w:val="{DE20A26B-EEB7-4E65-96E2-DB82D5BA8747}"/>
      </w:docPartPr>
      <w:docPartBody>
        <w:p w:rsidR="0096059A" w:rsidRDefault="00C44BD9" w:rsidP="00C44BD9">
          <w:pPr>
            <w:pStyle w:val="A9B24C55B5C744DCBA30E5577902559F"/>
          </w:pPr>
          <w:r w:rsidRPr="00646F76">
            <w:rPr>
              <w:rStyle w:val="PlaceholderText"/>
            </w:rPr>
            <w:t>Click or tap here to enter text.</w:t>
          </w:r>
        </w:p>
      </w:docPartBody>
    </w:docPart>
    <w:docPart>
      <w:docPartPr>
        <w:name w:val="168CD0B5026A4FBA83521ACD1E7759D6"/>
        <w:category>
          <w:name w:val="General"/>
          <w:gallery w:val="placeholder"/>
        </w:category>
        <w:types>
          <w:type w:val="bbPlcHdr"/>
        </w:types>
        <w:behaviors>
          <w:behavior w:val="content"/>
        </w:behaviors>
        <w:guid w:val="{CD22F232-D518-4179-9EB9-F6AAA23E3A4D}"/>
      </w:docPartPr>
      <w:docPartBody>
        <w:p w:rsidR="00CB395D" w:rsidRDefault="00166784" w:rsidP="00166784">
          <w:pPr>
            <w:pStyle w:val="168CD0B5026A4FBA83521ACD1E7759D6"/>
          </w:pPr>
          <w:r w:rsidRPr="00646F76">
            <w:rPr>
              <w:rStyle w:val="PlaceholderText"/>
            </w:rPr>
            <w:t>Click or tap here to enter text.</w:t>
          </w:r>
        </w:p>
      </w:docPartBody>
    </w:docPart>
    <w:docPart>
      <w:docPartPr>
        <w:name w:val="8BFD3A18241A451183383BDF5833FEBF"/>
        <w:category>
          <w:name w:val="General"/>
          <w:gallery w:val="placeholder"/>
        </w:category>
        <w:types>
          <w:type w:val="bbPlcHdr"/>
        </w:types>
        <w:behaviors>
          <w:behavior w:val="content"/>
        </w:behaviors>
        <w:guid w:val="{55A1D9ED-08C2-43E4-B314-6DDB609CAED3}"/>
      </w:docPartPr>
      <w:docPartBody>
        <w:p w:rsidR="00CB395D" w:rsidRDefault="00166784" w:rsidP="00166784">
          <w:pPr>
            <w:pStyle w:val="8BFD3A18241A451183383BDF5833FEBF"/>
          </w:pPr>
          <w:r w:rsidRPr="00646F76">
            <w:rPr>
              <w:rStyle w:val="PlaceholderText"/>
            </w:rPr>
            <w:t>Click or tap here to enter text.</w:t>
          </w:r>
        </w:p>
      </w:docPartBody>
    </w:docPart>
    <w:docPart>
      <w:docPartPr>
        <w:name w:val="6013AC0ABB414FD280913881ACD75991"/>
        <w:category>
          <w:name w:val="General"/>
          <w:gallery w:val="placeholder"/>
        </w:category>
        <w:types>
          <w:type w:val="bbPlcHdr"/>
        </w:types>
        <w:behaviors>
          <w:behavior w:val="content"/>
        </w:behaviors>
        <w:guid w:val="{318C586E-7717-489A-9A8A-4F05EBCE6D39}"/>
      </w:docPartPr>
      <w:docPartBody>
        <w:p w:rsidR="002454AA" w:rsidRDefault="002454AA" w:rsidP="002454AA">
          <w:pPr>
            <w:pStyle w:val="6013AC0ABB414FD280913881ACD75991"/>
          </w:pPr>
          <w:r w:rsidRPr="00646F76">
            <w:rPr>
              <w:rStyle w:val="PlaceholderText"/>
            </w:rPr>
            <w:t>Click or tap here to enter text.</w:t>
          </w:r>
        </w:p>
      </w:docPartBody>
    </w:docPart>
    <w:docPart>
      <w:docPartPr>
        <w:name w:val="B8957CAC5454431080E468624CCB3AAF"/>
        <w:category>
          <w:name w:val="General"/>
          <w:gallery w:val="placeholder"/>
        </w:category>
        <w:types>
          <w:type w:val="bbPlcHdr"/>
        </w:types>
        <w:behaviors>
          <w:behavior w:val="content"/>
        </w:behaviors>
        <w:guid w:val="{0FDFC124-8AFB-4DB8-8318-E9309C9F530C}"/>
      </w:docPartPr>
      <w:docPartBody>
        <w:p w:rsidR="002454AA" w:rsidRDefault="002454AA" w:rsidP="002454AA">
          <w:pPr>
            <w:pStyle w:val="B8957CAC5454431080E468624CCB3AAF"/>
          </w:pPr>
          <w:r w:rsidRPr="00646F76">
            <w:rPr>
              <w:rStyle w:val="PlaceholderText"/>
            </w:rPr>
            <w:t>Click or tap here to enter text.</w:t>
          </w:r>
        </w:p>
      </w:docPartBody>
    </w:docPart>
    <w:docPart>
      <w:docPartPr>
        <w:name w:val="5DAB7477195E49C98316D92E23EF7729"/>
        <w:category>
          <w:name w:val="General"/>
          <w:gallery w:val="placeholder"/>
        </w:category>
        <w:types>
          <w:type w:val="bbPlcHdr"/>
        </w:types>
        <w:behaviors>
          <w:behavior w:val="content"/>
        </w:behaviors>
        <w:guid w:val="{6EE4A170-333A-4C87-A5A2-6E533F669040}"/>
      </w:docPartPr>
      <w:docPartBody>
        <w:p w:rsidR="00B847E0" w:rsidRDefault="00485592" w:rsidP="00485592">
          <w:pPr>
            <w:pStyle w:val="5DAB7477195E49C98316D92E23EF7729"/>
          </w:pPr>
          <w:r w:rsidRPr="00646F76">
            <w:rPr>
              <w:rStyle w:val="PlaceholderText"/>
            </w:rPr>
            <w:t>Click or tap here to enter text.</w:t>
          </w:r>
        </w:p>
      </w:docPartBody>
    </w:docPart>
    <w:docPart>
      <w:docPartPr>
        <w:name w:val="D118FF21F37A41488D9B7E755028BEB6"/>
        <w:category>
          <w:name w:val="General"/>
          <w:gallery w:val="placeholder"/>
        </w:category>
        <w:types>
          <w:type w:val="bbPlcHdr"/>
        </w:types>
        <w:behaviors>
          <w:behavior w:val="content"/>
        </w:behaviors>
        <w:guid w:val="{236C155A-1DEB-4EF1-B6EE-440498E5DCD1}"/>
      </w:docPartPr>
      <w:docPartBody>
        <w:p w:rsidR="00DB372A" w:rsidRDefault="00B847E0" w:rsidP="00B847E0">
          <w:pPr>
            <w:pStyle w:val="D118FF21F37A41488D9B7E755028BEB6"/>
          </w:pPr>
          <w:r w:rsidRPr="00646F76">
            <w:rPr>
              <w:rStyle w:val="PlaceholderText"/>
            </w:rPr>
            <w:t>Click or tap here to enter text.</w:t>
          </w:r>
        </w:p>
      </w:docPartBody>
    </w:docPart>
    <w:docPart>
      <w:docPartPr>
        <w:name w:val="EF6D26D8D3DC4C09AAA69B82760C7800"/>
        <w:category>
          <w:name w:val="General"/>
          <w:gallery w:val="placeholder"/>
        </w:category>
        <w:types>
          <w:type w:val="bbPlcHdr"/>
        </w:types>
        <w:behaviors>
          <w:behavior w:val="content"/>
        </w:behaviors>
        <w:guid w:val="{867F5E9F-5B99-48D1-BB67-027904981C1E}"/>
      </w:docPartPr>
      <w:docPartBody>
        <w:p w:rsidR="0022723C" w:rsidRDefault="00151C45" w:rsidP="00151C45">
          <w:pPr>
            <w:pStyle w:val="EF6D26D8D3DC4C09AAA69B82760C7800"/>
          </w:pPr>
          <w:r w:rsidRPr="00646F76">
            <w:rPr>
              <w:rStyle w:val="PlaceholderText"/>
            </w:rPr>
            <w:t>Click or tap here to enter text.</w:t>
          </w:r>
        </w:p>
      </w:docPartBody>
    </w:docPart>
    <w:docPart>
      <w:docPartPr>
        <w:name w:val="1A81BE12C3F4496F92A33686CEC6840F"/>
        <w:category>
          <w:name w:val="General"/>
          <w:gallery w:val="placeholder"/>
        </w:category>
        <w:types>
          <w:type w:val="bbPlcHdr"/>
        </w:types>
        <w:behaviors>
          <w:behavior w:val="content"/>
        </w:behaviors>
        <w:guid w:val="{ECD3502C-AEB5-417A-B504-96594D7A69C5}"/>
      </w:docPartPr>
      <w:docPartBody>
        <w:p w:rsidR="009A3F0D" w:rsidRDefault="00F55CCF" w:rsidP="00F55CCF">
          <w:pPr>
            <w:pStyle w:val="1A81BE12C3F4496F92A33686CEC6840F"/>
          </w:pPr>
          <w:r w:rsidRPr="00646F76">
            <w:rPr>
              <w:rStyle w:val="PlaceholderText"/>
            </w:rPr>
            <w:t>Click or tap here to enter text.</w:t>
          </w:r>
        </w:p>
      </w:docPartBody>
    </w:docPart>
    <w:docPart>
      <w:docPartPr>
        <w:name w:val="166F087A89E7459E81320BC3E5746EB8"/>
        <w:category>
          <w:name w:val="General"/>
          <w:gallery w:val="placeholder"/>
        </w:category>
        <w:types>
          <w:type w:val="bbPlcHdr"/>
        </w:types>
        <w:behaviors>
          <w:behavior w:val="content"/>
        </w:behaviors>
        <w:guid w:val="{3F54343C-DEE1-4B78-BBEB-91566F04508C}"/>
      </w:docPartPr>
      <w:docPartBody>
        <w:p w:rsidR="00604D8A" w:rsidRDefault="00F4601D" w:rsidP="00F4601D">
          <w:pPr>
            <w:pStyle w:val="166F087A89E7459E81320BC3E5746EB8"/>
          </w:pPr>
          <w:r w:rsidRPr="00646F76">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46ED72BC-3245-4FB4-9A44-593F02227B53}"/>
      </w:docPartPr>
      <w:docPartBody>
        <w:p w:rsidR="00E15B92" w:rsidRDefault="00533E42">
          <w:r w:rsidRPr="00DF27E2">
            <w:rPr>
              <w:rStyle w:val="PlaceholderText"/>
            </w:rPr>
            <w:t>Click or tap here to enter text.</w:t>
          </w:r>
        </w:p>
      </w:docPartBody>
    </w:docPart>
    <w:docPart>
      <w:docPartPr>
        <w:name w:val="D8CD6E2E21F2456DBC1DB8C8E624665F"/>
        <w:category>
          <w:name w:val="General"/>
          <w:gallery w:val="placeholder"/>
        </w:category>
        <w:types>
          <w:type w:val="bbPlcHdr"/>
        </w:types>
        <w:behaviors>
          <w:behavior w:val="content"/>
        </w:behaviors>
        <w:guid w:val="{7C859573-434E-4EBF-A101-21316340B76D}"/>
      </w:docPartPr>
      <w:docPartBody>
        <w:p w:rsidR="00E545C5" w:rsidRDefault="008A05DD" w:rsidP="008A05DD">
          <w:pPr>
            <w:pStyle w:val="D8CD6E2E21F2456DBC1DB8C8E624665F"/>
          </w:pPr>
          <w:r w:rsidRPr="00646F76">
            <w:rPr>
              <w:rStyle w:val="PlaceholderText"/>
            </w:rPr>
            <w:t>Click or tap here to enter text.</w:t>
          </w:r>
        </w:p>
      </w:docPartBody>
    </w:docPart>
    <w:docPart>
      <w:docPartPr>
        <w:name w:val="3D7AD8791B6D4AE9A5236B03F7FD1A9F"/>
        <w:category>
          <w:name w:val="General"/>
          <w:gallery w:val="placeholder"/>
        </w:category>
        <w:types>
          <w:type w:val="bbPlcHdr"/>
        </w:types>
        <w:behaviors>
          <w:behavior w:val="content"/>
        </w:behaviors>
        <w:guid w:val="{02AFE123-AE67-43DF-8789-D740853DBC7C}"/>
      </w:docPartPr>
      <w:docPartBody>
        <w:p w:rsidR="00EF16A7" w:rsidRDefault="001B7994" w:rsidP="001B7994">
          <w:pPr>
            <w:pStyle w:val="3D7AD8791B6D4AE9A5236B03F7FD1A9F"/>
          </w:pPr>
          <w:r w:rsidRPr="00DF27E2">
            <w:rPr>
              <w:rStyle w:val="PlaceholderText"/>
            </w:rPr>
            <w:t>Click or tap here to enter text.</w:t>
          </w:r>
        </w:p>
      </w:docPartBody>
    </w:docPart>
    <w:docPart>
      <w:docPartPr>
        <w:name w:val="B218ADBFD4E447329867C59062AFACF9"/>
        <w:category>
          <w:name w:val="General"/>
          <w:gallery w:val="placeholder"/>
        </w:category>
        <w:types>
          <w:type w:val="bbPlcHdr"/>
        </w:types>
        <w:behaviors>
          <w:behavior w:val="content"/>
        </w:behaviors>
        <w:guid w:val="{85D48F7B-0B0E-41D7-A2DA-567B2411A94C}"/>
      </w:docPartPr>
      <w:docPartBody>
        <w:p w:rsidR="00EF16A7" w:rsidRDefault="00EF16A7" w:rsidP="00EF16A7">
          <w:pPr>
            <w:pStyle w:val="B218ADBFD4E447329867C59062AFACF9"/>
          </w:pPr>
          <w:r w:rsidRPr="00DF27E2">
            <w:rPr>
              <w:rStyle w:val="PlaceholderText"/>
            </w:rPr>
            <w:t>Click or tap here to enter text.</w:t>
          </w:r>
        </w:p>
      </w:docPartBody>
    </w:docPart>
    <w:docPart>
      <w:docPartPr>
        <w:name w:val="405E65F81FDB4BA0B8AF834ACFC3D25B"/>
        <w:category>
          <w:name w:val="General"/>
          <w:gallery w:val="placeholder"/>
        </w:category>
        <w:types>
          <w:type w:val="bbPlcHdr"/>
        </w:types>
        <w:behaviors>
          <w:behavior w:val="content"/>
        </w:behaviors>
        <w:guid w:val="{0142A135-1B21-4048-A67A-8F3F1D1A6787}"/>
      </w:docPartPr>
      <w:docPartBody>
        <w:p w:rsidR="00377725" w:rsidRDefault="005C752E" w:rsidP="005C752E">
          <w:pPr>
            <w:pStyle w:val="405E65F81FDB4BA0B8AF834ACFC3D25B"/>
          </w:pPr>
          <w:r w:rsidRPr="00DF27E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902"/>
    <w:rsid w:val="00000A31"/>
    <w:rsid w:val="0000790D"/>
    <w:rsid w:val="00016398"/>
    <w:rsid w:val="00020E6C"/>
    <w:rsid w:val="0002193F"/>
    <w:rsid w:val="00023DB4"/>
    <w:rsid w:val="000272AB"/>
    <w:rsid w:val="00047CB4"/>
    <w:rsid w:val="00056F1D"/>
    <w:rsid w:val="00063C18"/>
    <w:rsid w:val="00084CFC"/>
    <w:rsid w:val="0009330F"/>
    <w:rsid w:val="000A0AC7"/>
    <w:rsid w:val="000B704A"/>
    <w:rsid w:val="000C0A66"/>
    <w:rsid w:val="000C1A10"/>
    <w:rsid w:val="000C2A26"/>
    <w:rsid w:val="000D1E8B"/>
    <w:rsid w:val="000D6B29"/>
    <w:rsid w:val="000D7103"/>
    <w:rsid w:val="000E1B17"/>
    <w:rsid w:val="000F078A"/>
    <w:rsid w:val="000F2ECA"/>
    <w:rsid w:val="001010AC"/>
    <w:rsid w:val="00136339"/>
    <w:rsid w:val="00151C45"/>
    <w:rsid w:val="00166784"/>
    <w:rsid w:val="0017444E"/>
    <w:rsid w:val="00182DA2"/>
    <w:rsid w:val="00185B57"/>
    <w:rsid w:val="001B7994"/>
    <w:rsid w:val="001D2F36"/>
    <w:rsid w:val="002006FD"/>
    <w:rsid w:val="00204E93"/>
    <w:rsid w:val="00207544"/>
    <w:rsid w:val="0022722E"/>
    <w:rsid w:val="0022723C"/>
    <w:rsid w:val="002324A4"/>
    <w:rsid w:val="00235BFB"/>
    <w:rsid w:val="00237483"/>
    <w:rsid w:val="0024079D"/>
    <w:rsid w:val="002454AA"/>
    <w:rsid w:val="00246512"/>
    <w:rsid w:val="00246A82"/>
    <w:rsid w:val="00263B42"/>
    <w:rsid w:val="00296259"/>
    <w:rsid w:val="002A0C8E"/>
    <w:rsid w:val="002D2D00"/>
    <w:rsid w:val="002E57FF"/>
    <w:rsid w:val="003024F2"/>
    <w:rsid w:val="00305C2C"/>
    <w:rsid w:val="0031070D"/>
    <w:rsid w:val="00324671"/>
    <w:rsid w:val="0035177C"/>
    <w:rsid w:val="0036050E"/>
    <w:rsid w:val="00361D1F"/>
    <w:rsid w:val="00362C0F"/>
    <w:rsid w:val="00374A02"/>
    <w:rsid w:val="00377725"/>
    <w:rsid w:val="003B1D1D"/>
    <w:rsid w:val="003B225E"/>
    <w:rsid w:val="003B2509"/>
    <w:rsid w:val="003B737B"/>
    <w:rsid w:val="003C0606"/>
    <w:rsid w:val="003C2B78"/>
    <w:rsid w:val="003C4E66"/>
    <w:rsid w:val="003C5306"/>
    <w:rsid w:val="003E780D"/>
    <w:rsid w:val="0042008A"/>
    <w:rsid w:val="004276B3"/>
    <w:rsid w:val="00437EBA"/>
    <w:rsid w:val="00441CBB"/>
    <w:rsid w:val="00447F43"/>
    <w:rsid w:val="00452B67"/>
    <w:rsid w:val="00455E87"/>
    <w:rsid w:val="00457B96"/>
    <w:rsid w:val="00473392"/>
    <w:rsid w:val="00481B6D"/>
    <w:rsid w:val="00481DA5"/>
    <w:rsid w:val="00485592"/>
    <w:rsid w:val="004A5CDA"/>
    <w:rsid w:val="004E55E1"/>
    <w:rsid w:val="005002A6"/>
    <w:rsid w:val="00507543"/>
    <w:rsid w:val="005154A1"/>
    <w:rsid w:val="00527EE1"/>
    <w:rsid w:val="00533E42"/>
    <w:rsid w:val="00541EB4"/>
    <w:rsid w:val="005562ED"/>
    <w:rsid w:val="0056631E"/>
    <w:rsid w:val="00576C22"/>
    <w:rsid w:val="00587D65"/>
    <w:rsid w:val="00591039"/>
    <w:rsid w:val="00595779"/>
    <w:rsid w:val="005A3C02"/>
    <w:rsid w:val="005C1226"/>
    <w:rsid w:val="005C752E"/>
    <w:rsid w:val="005E71F0"/>
    <w:rsid w:val="00604D8A"/>
    <w:rsid w:val="00607D20"/>
    <w:rsid w:val="00610C2F"/>
    <w:rsid w:val="006114DF"/>
    <w:rsid w:val="0062698B"/>
    <w:rsid w:val="00640E22"/>
    <w:rsid w:val="006664D3"/>
    <w:rsid w:val="006744F8"/>
    <w:rsid w:val="0068012E"/>
    <w:rsid w:val="006804CA"/>
    <w:rsid w:val="006926A8"/>
    <w:rsid w:val="006A10FC"/>
    <w:rsid w:val="006A12F4"/>
    <w:rsid w:val="006B184B"/>
    <w:rsid w:val="006D060F"/>
    <w:rsid w:val="00700928"/>
    <w:rsid w:val="00703BBC"/>
    <w:rsid w:val="00731692"/>
    <w:rsid w:val="00735A97"/>
    <w:rsid w:val="007960D4"/>
    <w:rsid w:val="007B1223"/>
    <w:rsid w:val="007C2902"/>
    <w:rsid w:val="007C4E85"/>
    <w:rsid w:val="007D76CA"/>
    <w:rsid w:val="007F1FC4"/>
    <w:rsid w:val="007F4022"/>
    <w:rsid w:val="007F49F8"/>
    <w:rsid w:val="007F584A"/>
    <w:rsid w:val="00810294"/>
    <w:rsid w:val="00813307"/>
    <w:rsid w:val="008421A0"/>
    <w:rsid w:val="00852DF6"/>
    <w:rsid w:val="00853BAA"/>
    <w:rsid w:val="00863C75"/>
    <w:rsid w:val="008646D7"/>
    <w:rsid w:val="00890B24"/>
    <w:rsid w:val="008A05DD"/>
    <w:rsid w:val="008A22C0"/>
    <w:rsid w:val="008A7AE4"/>
    <w:rsid w:val="008B062A"/>
    <w:rsid w:val="008C24C4"/>
    <w:rsid w:val="008C4076"/>
    <w:rsid w:val="008E1233"/>
    <w:rsid w:val="008E728D"/>
    <w:rsid w:val="008F0392"/>
    <w:rsid w:val="009002B6"/>
    <w:rsid w:val="00914666"/>
    <w:rsid w:val="00926895"/>
    <w:rsid w:val="00952D98"/>
    <w:rsid w:val="00956085"/>
    <w:rsid w:val="0096059A"/>
    <w:rsid w:val="009637AF"/>
    <w:rsid w:val="009712AF"/>
    <w:rsid w:val="009734D2"/>
    <w:rsid w:val="009820A2"/>
    <w:rsid w:val="009A26E9"/>
    <w:rsid w:val="009A3F0D"/>
    <w:rsid w:val="009A4225"/>
    <w:rsid w:val="009A5288"/>
    <w:rsid w:val="009B6DED"/>
    <w:rsid w:val="009D2CF4"/>
    <w:rsid w:val="009F363B"/>
    <w:rsid w:val="009F5CAD"/>
    <w:rsid w:val="00A1612F"/>
    <w:rsid w:val="00A32056"/>
    <w:rsid w:val="00A378DD"/>
    <w:rsid w:val="00A45540"/>
    <w:rsid w:val="00A73FC6"/>
    <w:rsid w:val="00A84B8C"/>
    <w:rsid w:val="00AA7673"/>
    <w:rsid w:val="00AB0E43"/>
    <w:rsid w:val="00AC2960"/>
    <w:rsid w:val="00AE31B8"/>
    <w:rsid w:val="00AE73E3"/>
    <w:rsid w:val="00AF3D52"/>
    <w:rsid w:val="00AF6BF4"/>
    <w:rsid w:val="00B02DEB"/>
    <w:rsid w:val="00B133D1"/>
    <w:rsid w:val="00B350E5"/>
    <w:rsid w:val="00B35283"/>
    <w:rsid w:val="00B36E03"/>
    <w:rsid w:val="00B373B8"/>
    <w:rsid w:val="00B71130"/>
    <w:rsid w:val="00B847E0"/>
    <w:rsid w:val="00B960DE"/>
    <w:rsid w:val="00BA0106"/>
    <w:rsid w:val="00BA1C93"/>
    <w:rsid w:val="00BA627B"/>
    <w:rsid w:val="00BB0E02"/>
    <w:rsid w:val="00BC498C"/>
    <w:rsid w:val="00BC5499"/>
    <w:rsid w:val="00BE0E5F"/>
    <w:rsid w:val="00BF51FD"/>
    <w:rsid w:val="00C070BD"/>
    <w:rsid w:val="00C34664"/>
    <w:rsid w:val="00C44BD9"/>
    <w:rsid w:val="00C454F2"/>
    <w:rsid w:val="00C652B9"/>
    <w:rsid w:val="00C83A66"/>
    <w:rsid w:val="00C8764B"/>
    <w:rsid w:val="00C93043"/>
    <w:rsid w:val="00C9352B"/>
    <w:rsid w:val="00CB1625"/>
    <w:rsid w:val="00CB395D"/>
    <w:rsid w:val="00CB5FBF"/>
    <w:rsid w:val="00CB6C70"/>
    <w:rsid w:val="00CB7717"/>
    <w:rsid w:val="00CF014C"/>
    <w:rsid w:val="00CF3226"/>
    <w:rsid w:val="00CF3828"/>
    <w:rsid w:val="00D0711E"/>
    <w:rsid w:val="00D238F8"/>
    <w:rsid w:val="00D26F9A"/>
    <w:rsid w:val="00D44AFB"/>
    <w:rsid w:val="00D54ECF"/>
    <w:rsid w:val="00D81098"/>
    <w:rsid w:val="00D87009"/>
    <w:rsid w:val="00DB2D2B"/>
    <w:rsid w:val="00DB372A"/>
    <w:rsid w:val="00DB4DD4"/>
    <w:rsid w:val="00DD4B7C"/>
    <w:rsid w:val="00DE1A63"/>
    <w:rsid w:val="00DE6465"/>
    <w:rsid w:val="00E1347A"/>
    <w:rsid w:val="00E15B92"/>
    <w:rsid w:val="00E254F7"/>
    <w:rsid w:val="00E500AD"/>
    <w:rsid w:val="00E545C5"/>
    <w:rsid w:val="00E77CB0"/>
    <w:rsid w:val="00E8395C"/>
    <w:rsid w:val="00E8759F"/>
    <w:rsid w:val="00EC032E"/>
    <w:rsid w:val="00ED1483"/>
    <w:rsid w:val="00ED44C4"/>
    <w:rsid w:val="00EE0763"/>
    <w:rsid w:val="00EE7640"/>
    <w:rsid w:val="00EF16A7"/>
    <w:rsid w:val="00EF645E"/>
    <w:rsid w:val="00F022F6"/>
    <w:rsid w:val="00F12354"/>
    <w:rsid w:val="00F21829"/>
    <w:rsid w:val="00F40A71"/>
    <w:rsid w:val="00F4601D"/>
    <w:rsid w:val="00F53DD5"/>
    <w:rsid w:val="00F55CCF"/>
    <w:rsid w:val="00F70A5D"/>
    <w:rsid w:val="00F754CC"/>
    <w:rsid w:val="00F759C9"/>
    <w:rsid w:val="00F90211"/>
    <w:rsid w:val="00F92E5E"/>
    <w:rsid w:val="00F93EA2"/>
    <w:rsid w:val="00FC041D"/>
    <w:rsid w:val="00FC1CC6"/>
    <w:rsid w:val="00FC2A59"/>
    <w:rsid w:val="00FD1BAD"/>
    <w:rsid w:val="00FE64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2D00"/>
    <w:rPr>
      <w:color w:val="666666"/>
    </w:rPr>
  </w:style>
  <w:style w:type="paragraph" w:customStyle="1" w:styleId="720DC2CEBC3742BBAD7F9B45BCDFDC97">
    <w:name w:val="720DC2CEBC3742BBAD7F9B45BCDFDC97"/>
    <w:rsid w:val="007C2902"/>
  </w:style>
  <w:style w:type="paragraph" w:customStyle="1" w:styleId="7AE1805E3A0342DCB8E3EB444A94251F">
    <w:name w:val="7AE1805E3A0342DCB8E3EB444A94251F"/>
    <w:rsid w:val="007C2902"/>
  </w:style>
  <w:style w:type="paragraph" w:customStyle="1" w:styleId="B4C14F23805A440891410291EC8483C4">
    <w:name w:val="B4C14F23805A440891410291EC8483C4"/>
    <w:rsid w:val="007C2902"/>
  </w:style>
  <w:style w:type="paragraph" w:customStyle="1" w:styleId="908CB33B97C34830906E852DD7967DE7">
    <w:name w:val="908CB33B97C34830906E852DD7967DE7"/>
    <w:rsid w:val="008421A0"/>
  </w:style>
  <w:style w:type="paragraph" w:customStyle="1" w:styleId="DF200ECB64354F96B002AB29C968F30D">
    <w:name w:val="DF200ECB64354F96B002AB29C968F30D"/>
    <w:rsid w:val="008421A0"/>
  </w:style>
  <w:style w:type="paragraph" w:customStyle="1" w:styleId="BEF77133556140A3B4FD5B83FBE5A283">
    <w:name w:val="BEF77133556140A3B4FD5B83FBE5A283"/>
    <w:rsid w:val="007C2902"/>
  </w:style>
  <w:style w:type="paragraph" w:customStyle="1" w:styleId="5C05C959FAD3414DAA455B069FC7C1AB">
    <w:name w:val="5C05C959FAD3414DAA455B069FC7C1AB"/>
    <w:rsid w:val="007C2902"/>
  </w:style>
  <w:style w:type="paragraph" w:customStyle="1" w:styleId="6A8D904B304B4AD58E99EB1AB1D880CC">
    <w:name w:val="6A8D904B304B4AD58E99EB1AB1D880CC"/>
    <w:rsid w:val="007C2902"/>
  </w:style>
  <w:style w:type="paragraph" w:customStyle="1" w:styleId="8FDBE5D1AE1D4F7F89196E2ED25DFB1A">
    <w:name w:val="8FDBE5D1AE1D4F7F89196E2ED25DFB1A"/>
    <w:rsid w:val="007C2902"/>
  </w:style>
  <w:style w:type="paragraph" w:customStyle="1" w:styleId="F5E9A92B5C41476E9AE4E2652EB10C05">
    <w:name w:val="F5E9A92B5C41476E9AE4E2652EB10C05"/>
    <w:rsid w:val="007C2902"/>
  </w:style>
  <w:style w:type="paragraph" w:customStyle="1" w:styleId="03BD2FC25C7B4A5591FD27BC6D84069D">
    <w:name w:val="03BD2FC25C7B4A5591FD27BC6D84069D"/>
    <w:rsid w:val="00CB6C70"/>
  </w:style>
  <w:style w:type="paragraph" w:customStyle="1" w:styleId="402DB0263CB641A5B55264E14C8BC266">
    <w:name w:val="402DB0263CB641A5B55264E14C8BC266"/>
    <w:rsid w:val="00CB6C70"/>
  </w:style>
  <w:style w:type="paragraph" w:customStyle="1" w:styleId="21BDA913955846638D5885388DD1881E">
    <w:name w:val="21BDA913955846638D5885388DD1881E"/>
    <w:rsid w:val="008421A0"/>
  </w:style>
  <w:style w:type="paragraph" w:customStyle="1" w:styleId="4E00CF5BE1BC448D9E8375862D7E042D">
    <w:name w:val="4E00CF5BE1BC448D9E8375862D7E042D"/>
    <w:rsid w:val="00C83A66"/>
  </w:style>
  <w:style w:type="paragraph" w:customStyle="1" w:styleId="F94386C395994276A0EB229985E28B93">
    <w:name w:val="F94386C395994276A0EB229985E28B93"/>
    <w:rsid w:val="00207544"/>
  </w:style>
  <w:style w:type="paragraph" w:customStyle="1" w:styleId="B915EABC1E1A4B0AAF382421339A792C">
    <w:name w:val="B915EABC1E1A4B0AAF382421339A792C"/>
    <w:rsid w:val="00BA627B"/>
    <w:rPr>
      <w:kern w:val="2"/>
      <w14:ligatures w14:val="standardContextual"/>
    </w:rPr>
  </w:style>
  <w:style w:type="paragraph" w:customStyle="1" w:styleId="151F64753BCA42CE918CC8283CFBBC6F">
    <w:name w:val="151F64753BCA42CE918CC8283CFBBC6F"/>
    <w:rsid w:val="00BA627B"/>
    <w:rPr>
      <w:kern w:val="2"/>
      <w14:ligatures w14:val="standardContextual"/>
    </w:rPr>
  </w:style>
  <w:style w:type="paragraph" w:customStyle="1" w:styleId="6BC768105983477E97ED3F5517626302">
    <w:name w:val="6BC768105983477E97ED3F5517626302"/>
    <w:rsid w:val="00BA627B"/>
    <w:rPr>
      <w:kern w:val="2"/>
      <w14:ligatures w14:val="standardContextual"/>
    </w:rPr>
  </w:style>
  <w:style w:type="paragraph" w:customStyle="1" w:styleId="E0D807E93CD0475181614B4FB66286A3">
    <w:name w:val="E0D807E93CD0475181614B4FB66286A3"/>
    <w:rsid w:val="00BA627B"/>
    <w:rPr>
      <w:kern w:val="2"/>
      <w14:ligatures w14:val="standardContextual"/>
    </w:rPr>
  </w:style>
  <w:style w:type="paragraph" w:customStyle="1" w:styleId="E095D7814272495097959DDE969E3CF2">
    <w:name w:val="E095D7814272495097959DDE969E3CF2"/>
    <w:rsid w:val="00BA627B"/>
    <w:rPr>
      <w:kern w:val="2"/>
      <w14:ligatures w14:val="standardContextual"/>
    </w:rPr>
  </w:style>
  <w:style w:type="paragraph" w:customStyle="1" w:styleId="14C78E5585E549FD9096ED7E06487CC0">
    <w:name w:val="14C78E5585E549FD9096ED7E06487CC0"/>
    <w:rsid w:val="00BA627B"/>
    <w:rPr>
      <w:kern w:val="2"/>
      <w14:ligatures w14:val="standardContextual"/>
    </w:rPr>
  </w:style>
  <w:style w:type="paragraph" w:customStyle="1" w:styleId="C90AD506D1FD414EBD580BE3B4479F11">
    <w:name w:val="C90AD506D1FD414EBD580BE3B4479F11"/>
    <w:rsid w:val="000D1E8B"/>
    <w:rPr>
      <w:kern w:val="2"/>
      <w14:ligatures w14:val="standardContextual"/>
    </w:rPr>
  </w:style>
  <w:style w:type="paragraph" w:customStyle="1" w:styleId="863D2A98B0054E5690C252F7CBB8000C">
    <w:name w:val="863D2A98B0054E5690C252F7CBB8000C"/>
    <w:rsid w:val="000D7103"/>
    <w:rPr>
      <w:kern w:val="2"/>
      <w14:ligatures w14:val="standardContextual"/>
    </w:rPr>
  </w:style>
  <w:style w:type="paragraph" w:customStyle="1" w:styleId="A9B24C55B5C744DCBA30E5577902559F">
    <w:name w:val="A9B24C55B5C744DCBA30E5577902559F"/>
    <w:rsid w:val="00C44BD9"/>
    <w:rPr>
      <w:kern w:val="2"/>
      <w14:ligatures w14:val="standardContextual"/>
    </w:rPr>
  </w:style>
  <w:style w:type="paragraph" w:customStyle="1" w:styleId="168CD0B5026A4FBA83521ACD1E7759D6">
    <w:name w:val="168CD0B5026A4FBA83521ACD1E7759D6"/>
    <w:rsid w:val="00166784"/>
    <w:rPr>
      <w:kern w:val="2"/>
      <w14:ligatures w14:val="standardContextual"/>
    </w:rPr>
  </w:style>
  <w:style w:type="paragraph" w:customStyle="1" w:styleId="8BFD3A18241A451183383BDF5833FEBF">
    <w:name w:val="8BFD3A18241A451183383BDF5833FEBF"/>
    <w:rsid w:val="00166784"/>
    <w:rPr>
      <w:kern w:val="2"/>
      <w14:ligatures w14:val="standardContextual"/>
    </w:rPr>
  </w:style>
  <w:style w:type="paragraph" w:customStyle="1" w:styleId="6013AC0ABB414FD280913881ACD75991">
    <w:name w:val="6013AC0ABB414FD280913881ACD75991"/>
    <w:rsid w:val="002454AA"/>
    <w:rPr>
      <w:kern w:val="2"/>
      <w14:ligatures w14:val="standardContextual"/>
    </w:rPr>
  </w:style>
  <w:style w:type="paragraph" w:customStyle="1" w:styleId="B8957CAC5454431080E468624CCB3AAF">
    <w:name w:val="B8957CAC5454431080E468624CCB3AAF"/>
    <w:rsid w:val="002454AA"/>
    <w:rPr>
      <w:kern w:val="2"/>
      <w14:ligatures w14:val="standardContextual"/>
    </w:rPr>
  </w:style>
  <w:style w:type="paragraph" w:customStyle="1" w:styleId="D20AD721B75D427ABE4742E10A7B436D">
    <w:name w:val="D20AD721B75D427ABE4742E10A7B436D"/>
    <w:rsid w:val="00485592"/>
    <w:rPr>
      <w:kern w:val="2"/>
      <w14:ligatures w14:val="standardContextual"/>
    </w:rPr>
  </w:style>
  <w:style w:type="paragraph" w:customStyle="1" w:styleId="CA97860C0EC041B98F738742ABAA2758">
    <w:name w:val="CA97860C0EC041B98F738742ABAA2758"/>
    <w:rsid w:val="00485592"/>
    <w:rPr>
      <w:kern w:val="2"/>
      <w14:ligatures w14:val="standardContextual"/>
    </w:rPr>
  </w:style>
  <w:style w:type="paragraph" w:customStyle="1" w:styleId="5DAB7477195E49C98316D92E23EF7729">
    <w:name w:val="5DAB7477195E49C98316D92E23EF7729"/>
    <w:rsid w:val="00485592"/>
    <w:rPr>
      <w:kern w:val="2"/>
      <w14:ligatures w14:val="standardContextual"/>
    </w:rPr>
  </w:style>
  <w:style w:type="paragraph" w:customStyle="1" w:styleId="75078FFFD6E941C293B6430C12FBD66C">
    <w:name w:val="75078FFFD6E941C293B6430C12FBD66C"/>
    <w:rsid w:val="00485592"/>
    <w:rPr>
      <w:kern w:val="2"/>
      <w14:ligatures w14:val="standardContextual"/>
    </w:rPr>
  </w:style>
  <w:style w:type="paragraph" w:customStyle="1" w:styleId="CBA2F671E47D4365BA2C361FC9D4C492">
    <w:name w:val="CBA2F671E47D4365BA2C361FC9D4C492"/>
    <w:rsid w:val="00485592"/>
    <w:rPr>
      <w:kern w:val="2"/>
      <w14:ligatures w14:val="standardContextual"/>
    </w:rPr>
  </w:style>
  <w:style w:type="paragraph" w:customStyle="1" w:styleId="AE2F5C7B09FD456EB6EF74A095903981">
    <w:name w:val="AE2F5C7B09FD456EB6EF74A095903981"/>
    <w:rsid w:val="00485592"/>
    <w:rPr>
      <w:kern w:val="2"/>
      <w14:ligatures w14:val="standardContextual"/>
    </w:rPr>
  </w:style>
  <w:style w:type="paragraph" w:customStyle="1" w:styleId="7D6940F6E59B48F4A0729BA3A28A4619">
    <w:name w:val="7D6940F6E59B48F4A0729BA3A28A4619"/>
    <w:rsid w:val="00485592"/>
    <w:rPr>
      <w:kern w:val="2"/>
      <w14:ligatures w14:val="standardContextual"/>
    </w:rPr>
  </w:style>
  <w:style w:type="paragraph" w:customStyle="1" w:styleId="574DDAE5F9FB47F28C3CF22D494EE940">
    <w:name w:val="574DDAE5F9FB47F28C3CF22D494EE940"/>
    <w:rsid w:val="00485592"/>
    <w:rPr>
      <w:kern w:val="2"/>
      <w14:ligatures w14:val="standardContextual"/>
    </w:rPr>
  </w:style>
  <w:style w:type="paragraph" w:customStyle="1" w:styleId="F917A23DF1D842CDAAA46813277A93A0">
    <w:name w:val="F917A23DF1D842CDAAA46813277A93A0"/>
    <w:rsid w:val="00B847E0"/>
    <w:rPr>
      <w:kern w:val="2"/>
      <w14:ligatures w14:val="standardContextual"/>
    </w:rPr>
  </w:style>
  <w:style w:type="paragraph" w:customStyle="1" w:styleId="34E9BD6359A0409C8B62F147142E7252">
    <w:name w:val="34E9BD6359A0409C8B62F147142E7252"/>
    <w:rsid w:val="00B847E0"/>
    <w:rPr>
      <w:kern w:val="2"/>
      <w14:ligatures w14:val="standardContextual"/>
    </w:rPr>
  </w:style>
  <w:style w:type="paragraph" w:customStyle="1" w:styleId="93F87FBEFF8143298ECED15340655F50">
    <w:name w:val="93F87FBEFF8143298ECED15340655F50"/>
    <w:rsid w:val="00B847E0"/>
    <w:rPr>
      <w:kern w:val="2"/>
      <w14:ligatures w14:val="standardContextual"/>
    </w:rPr>
  </w:style>
  <w:style w:type="paragraph" w:customStyle="1" w:styleId="80977D2BE2914834B2A5BEDB25491CE8">
    <w:name w:val="80977D2BE2914834B2A5BEDB25491CE8"/>
    <w:rsid w:val="00B847E0"/>
    <w:rPr>
      <w:kern w:val="2"/>
      <w14:ligatures w14:val="standardContextual"/>
    </w:rPr>
  </w:style>
  <w:style w:type="paragraph" w:customStyle="1" w:styleId="CE09B715CAB049BE9666790DCE943A6A">
    <w:name w:val="CE09B715CAB049BE9666790DCE943A6A"/>
    <w:rsid w:val="00B847E0"/>
    <w:rPr>
      <w:kern w:val="2"/>
      <w14:ligatures w14:val="standardContextual"/>
    </w:rPr>
  </w:style>
  <w:style w:type="paragraph" w:customStyle="1" w:styleId="DEE245D00A3D47729239172A475F9572">
    <w:name w:val="DEE245D00A3D47729239172A475F9572"/>
    <w:rsid w:val="00B847E0"/>
    <w:rPr>
      <w:kern w:val="2"/>
      <w14:ligatures w14:val="standardContextual"/>
    </w:rPr>
  </w:style>
  <w:style w:type="paragraph" w:customStyle="1" w:styleId="401CAE7AEC0E4E31BEEB2C325A5BDED3">
    <w:name w:val="401CAE7AEC0E4E31BEEB2C325A5BDED3"/>
    <w:rsid w:val="00B847E0"/>
    <w:rPr>
      <w:kern w:val="2"/>
      <w14:ligatures w14:val="standardContextual"/>
    </w:rPr>
  </w:style>
  <w:style w:type="paragraph" w:customStyle="1" w:styleId="CAE6A0D61CA84E118707B746050610CF">
    <w:name w:val="CAE6A0D61CA84E118707B746050610CF"/>
    <w:rsid w:val="00B847E0"/>
    <w:rPr>
      <w:kern w:val="2"/>
      <w14:ligatures w14:val="standardContextual"/>
    </w:rPr>
  </w:style>
  <w:style w:type="paragraph" w:customStyle="1" w:styleId="99FB8A9390614C50B8A40AA82F9184BB">
    <w:name w:val="99FB8A9390614C50B8A40AA82F9184BB"/>
    <w:rsid w:val="00B847E0"/>
    <w:rPr>
      <w:kern w:val="2"/>
      <w14:ligatures w14:val="standardContextual"/>
    </w:rPr>
  </w:style>
  <w:style w:type="paragraph" w:customStyle="1" w:styleId="95B5BEF298DD47FD886D5F0E2AF0DE07">
    <w:name w:val="95B5BEF298DD47FD886D5F0E2AF0DE07"/>
    <w:rsid w:val="00B847E0"/>
    <w:rPr>
      <w:kern w:val="2"/>
      <w14:ligatures w14:val="standardContextual"/>
    </w:rPr>
  </w:style>
  <w:style w:type="paragraph" w:customStyle="1" w:styleId="90EE21212DC1423F80D58E03FAC43D71">
    <w:name w:val="90EE21212DC1423F80D58E03FAC43D71"/>
    <w:rsid w:val="00B847E0"/>
    <w:rPr>
      <w:kern w:val="2"/>
      <w14:ligatures w14:val="standardContextual"/>
    </w:rPr>
  </w:style>
  <w:style w:type="paragraph" w:customStyle="1" w:styleId="AB5C91D2BD324D8793B82F394E452C6A">
    <w:name w:val="AB5C91D2BD324D8793B82F394E452C6A"/>
    <w:rsid w:val="00B847E0"/>
    <w:rPr>
      <w:kern w:val="2"/>
      <w14:ligatures w14:val="standardContextual"/>
    </w:rPr>
  </w:style>
  <w:style w:type="paragraph" w:customStyle="1" w:styleId="65493B7403384E9A92284C3193694653">
    <w:name w:val="65493B7403384E9A92284C3193694653"/>
    <w:rsid w:val="00B847E0"/>
    <w:rPr>
      <w:kern w:val="2"/>
      <w14:ligatures w14:val="standardContextual"/>
    </w:rPr>
  </w:style>
  <w:style w:type="paragraph" w:customStyle="1" w:styleId="6538DD0E7E984DE08FE34888AAC6BE0F">
    <w:name w:val="6538DD0E7E984DE08FE34888AAC6BE0F"/>
    <w:rsid w:val="00B847E0"/>
    <w:rPr>
      <w:kern w:val="2"/>
      <w14:ligatures w14:val="standardContextual"/>
    </w:rPr>
  </w:style>
  <w:style w:type="paragraph" w:customStyle="1" w:styleId="56BF6712CD7746B1BAFCF305D24921F1">
    <w:name w:val="56BF6712CD7746B1BAFCF305D24921F1"/>
    <w:rsid w:val="00B847E0"/>
    <w:rPr>
      <w:kern w:val="2"/>
      <w14:ligatures w14:val="standardContextual"/>
    </w:rPr>
  </w:style>
  <w:style w:type="paragraph" w:customStyle="1" w:styleId="1E21109E742C42878E0D6474A05276DE">
    <w:name w:val="1E21109E742C42878E0D6474A05276DE"/>
    <w:rsid w:val="00B847E0"/>
    <w:rPr>
      <w:kern w:val="2"/>
      <w14:ligatures w14:val="standardContextual"/>
    </w:rPr>
  </w:style>
  <w:style w:type="paragraph" w:customStyle="1" w:styleId="6FD46559170D45B2A57908A51155AB73">
    <w:name w:val="6FD46559170D45B2A57908A51155AB73"/>
    <w:rsid w:val="00B847E0"/>
    <w:rPr>
      <w:kern w:val="2"/>
      <w14:ligatures w14:val="standardContextual"/>
    </w:rPr>
  </w:style>
  <w:style w:type="paragraph" w:customStyle="1" w:styleId="D118FF21F37A41488D9B7E755028BEB6">
    <w:name w:val="D118FF21F37A41488D9B7E755028BEB6"/>
    <w:rsid w:val="00B847E0"/>
    <w:rPr>
      <w:kern w:val="2"/>
      <w14:ligatures w14:val="standardContextual"/>
    </w:rPr>
  </w:style>
  <w:style w:type="paragraph" w:customStyle="1" w:styleId="4B17032C08D442F9A93A8E622FA12277">
    <w:name w:val="4B17032C08D442F9A93A8E622FA12277"/>
    <w:rsid w:val="003E780D"/>
    <w:rPr>
      <w:kern w:val="2"/>
      <w14:ligatures w14:val="standardContextual"/>
    </w:rPr>
  </w:style>
  <w:style w:type="paragraph" w:customStyle="1" w:styleId="EF6D26D8D3DC4C09AAA69B82760C7800">
    <w:name w:val="EF6D26D8D3DC4C09AAA69B82760C7800"/>
    <w:rsid w:val="00151C45"/>
    <w:rPr>
      <w:kern w:val="2"/>
      <w14:ligatures w14:val="standardContextual"/>
    </w:rPr>
  </w:style>
  <w:style w:type="paragraph" w:customStyle="1" w:styleId="75627248C186440F821C619469070F36">
    <w:name w:val="75627248C186440F821C619469070F36"/>
    <w:rsid w:val="00246A82"/>
    <w:pPr>
      <w:spacing w:line="278" w:lineRule="auto"/>
    </w:pPr>
    <w:rPr>
      <w:kern w:val="2"/>
      <w:sz w:val="24"/>
      <w:szCs w:val="24"/>
      <w14:ligatures w14:val="standardContextual"/>
    </w:rPr>
  </w:style>
  <w:style w:type="paragraph" w:customStyle="1" w:styleId="BBCFA214871D4979A43CB9FA3A487A6E">
    <w:name w:val="BBCFA214871D4979A43CB9FA3A487A6E"/>
    <w:rsid w:val="00F55CCF"/>
    <w:pPr>
      <w:spacing w:line="278" w:lineRule="auto"/>
    </w:pPr>
    <w:rPr>
      <w:kern w:val="2"/>
      <w:sz w:val="24"/>
      <w:szCs w:val="24"/>
      <w14:ligatures w14:val="standardContextual"/>
    </w:rPr>
  </w:style>
  <w:style w:type="paragraph" w:customStyle="1" w:styleId="E3EBAB4C47CB4F329E9AB04D9B839A76">
    <w:name w:val="E3EBAB4C47CB4F329E9AB04D9B839A76"/>
    <w:rsid w:val="00F55CCF"/>
    <w:pPr>
      <w:spacing w:line="278" w:lineRule="auto"/>
    </w:pPr>
    <w:rPr>
      <w:kern w:val="2"/>
      <w:sz w:val="24"/>
      <w:szCs w:val="24"/>
      <w14:ligatures w14:val="standardContextual"/>
    </w:rPr>
  </w:style>
  <w:style w:type="paragraph" w:customStyle="1" w:styleId="1A81BE12C3F4496F92A33686CEC6840F">
    <w:name w:val="1A81BE12C3F4496F92A33686CEC6840F"/>
    <w:rsid w:val="00F55CCF"/>
    <w:pPr>
      <w:spacing w:line="278" w:lineRule="auto"/>
    </w:pPr>
    <w:rPr>
      <w:kern w:val="2"/>
      <w:sz w:val="24"/>
      <w:szCs w:val="24"/>
      <w14:ligatures w14:val="standardContextual"/>
    </w:rPr>
  </w:style>
  <w:style w:type="paragraph" w:customStyle="1" w:styleId="68976ACE87314A7AA53A8D0824AD3181">
    <w:name w:val="68976ACE87314A7AA53A8D0824AD3181"/>
    <w:rsid w:val="00F55CCF"/>
    <w:pPr>
      <w:spacing w:line="278" w:lineRule="auto"/>
    </w:pPr>
    <w:rPr>
      <w:kern w:val="2"/>
      <w:sz w:val="24"/>
      <w:szCs w:val="24"/>
      <w14:ligatures w14:val="standardContextual"/>
    </w:rPr>
  </w:style>
  <w:style w:type="paragraph" w:customStyle="1" w:styleId="E7444D3FFA824251B97B899DEA6162CA">
    <w:name w:val="E7444D3FFA824251B97B899DEA6162CA"/>
    <w:rsid w:val="00F55CCF"/>
    <w:pPr>
      <w:spacing w:line="278" w:lineRule="auto"/>
    </w:pPr>
    <w:rPr>
      <w:kern w:val="2"/>
      <w:sz w:val="24"/>
      <w:szCs w:val="24"/>
      <w14:ligatures w14:val="standardContextual"/>
    </w:rPr>
  </w:style>
  <w:style w:type="paragraph" w:customStyle="1" w:styleId="BD450958765246E784758279E4608430">
    <w:name w:val="BD450958765246E784758279E4608430"/>
    <w:rsid w:val="00F55CCF"/>
    <w:pPr>
      <w:spacing w:line="278" w:lineRule="auto"/>
    </w:pPr>
    <w:rPr>
      <w:kern w:val="2"/>
      <w:sz w:val="24"/>
      <w:szCs w:val="24"/>
      <w14:ligatures w14:val="standardContextual"/>
    </w:rPr>
  </w:style>
  <w:style w:type="paragraph" w:customStyle="1" w:styleId="25A4284FBB5D421E9C7503D9762A3EA8">
    <w:name w:val="25A4284FBB5D421E9C7503D9762A3EA8"/>
    <w:rsid w:val="00F55CCF"/>
    <w:pPr>
      <w:spacing w:line="278" w:lineRule="auto"/>
    </w:pPr>
    <w:rPr>
      <w:kern w:val="2"/>
      <w:sz w:val="24"/>
      <w:szCs w:val="24"/>
      <w14:ligatures w14:val="standardContextual"/>
    </w:rPr>
  </w:style>
  <w:style w:type="paragraph" w:customStyle="1" w:styleId="8A8A301BD9484C70BD70B2E07648341E">
    <w:name w:val="8A8A301BD9484C70BD70B2E07648341E"/>
    <w:rsid w:val="00F55CCF"/>
    <w:pPr>
      <w:spacing w:line="278" w:lineRule="auto"/>
    </w:pPr>
    <w:rPr>
      <w:kern w:val="2"/>
      <w:sz w:val="24"/>
      <w:szCs w:val="24"/>
      <w14:ligatures w14:val="standardContextual"/>
    </w:rPr>
  </w:style>
  <w:style w:type="paragraph" w:customStyle="1" w:styleId="02DCDC8F8F9B4FFBB94562FC66141E86">
    <w:name w:val="02DCDC8F8F9B4FFBB94562FC66141E86"/>
    <w:rsid w:val="009A3F0D"/>
    <w:pPr>
      <w:spacing w:line="278" w:lineRule="auto"/>
    </w:pPr>
    <w:rPr>
      <w:kern w:val="2"/>
      <w:sz w:val="24"/>
      <w:szCs w:val="24"/>
      <w14:ligatures w14:val="standardContextual"/>
    </w:rPr>
  </w:style>
  <w:style w:type="paragraph" w:customStyle="1" w:styleId="2315788913E44ED3892EF951B1529968">
    <w:name w:val="2315788913E44ED3892EF951B1529968"/>
    <w:rsid w:val="009A3F0D"/>
    <w:pPr>
      <w:spacing w:line="278" w:lineRule="auto"/>
    </w:pPr>
    <w:rPr>
      <w:kern w:val="2"/>
      <w:sz w:val="24"/>
      <w:szCs w:val="24"/>
      <w14:ligatures w14:val="standardContextual"/>
    </w:rPr>
  </w:style>
  <w:style w:type="paragraph" w:customStyle="1" w:styleId="1F428978D55D42BABB4A05091A7DE137">
    <w:name w:val="1F428978D55D42BABB4A05091A7DE137"/>
    <w:rsid w:val="00CF3226"/>
    <w:pPr>
      <w:spacing w:line="278" w:lineRule="auto"/>
    </w:pPr>
    <w:rPr>
      <w:kern w:val="2"/>
      <w:sz w:val="24"/>
      <w:szCs w:val="24"/>
      <w14:ligatures w14:val="standardContextual"/>
    </w:rPr>
  </w:style>
  <w:style w:type="paragraph" w:customStyle="1" w:styleId="4628186B417E47519225AB1437659F91">
    <w:name w:val="4628186B417E47519225AB1437659F91"/>
    <w:rsid w:val="00CF3226"/>
    <w:pPr>
      <w:spacing w:line="278" w:lineRule="auto"/>
    </w:pPr>
    <w:rPr>
      <w:kern w:val="2"/>
      <w:sz w:val="24"/>
      <w:szCs w:val="24"/>
      <w14:ligatures w14:val="standardContextual"/>
    </w:rPr>
  </w:style>
  <w:style w:type="paragraph" w:customStyle="1" w:styleId="BABB2ACDEA6645DD97E423119AB269AD">
    <w:name w:val="BABB2ACDEA6645DD97E423119AB269AD"/>
    <w:rsid w:val="00CF3226"/>
    <w:pPr>
      <w:spacing w:line="278" w:lineRule="auto"/>
    </w:pPr>
    <w:rPr>
      <w:kern w:val="2"/>
      <w:sz w:val="24"/>
      <w:szCs w:val="24"/>
      <w14:ligatures w14:val="standardContextual"/>
    </w:rPr>
  </w:style>
  <w:style w:type="paragraph" w:customStyle="1" w:styleId="3FBD78F6451E4B48A862C920C326E69E">
    <w:name w:val="3FBD78F6451E4B48A862C920C326E69E"/>
    <w:rsid w:val="00CF3226"/>
    <w:pPr>
      <w:spacing w:line="278" w:lineRule="auto"/>
    </w:pPr>
    <w:rPr>
      <w:kern w:val="2"/>
      <w:sz w:val="24"/>
      <w:szCs w:val="24"/>
      <w14:ligatures w14:val="standardContextual"/>
    </w:rPr>
  </w:style>
  <w:style w:type="paragraph" w:customStyle="1" w:styleId="F73603932847428BAC44970E616EF4F1">
    <w:name w:val="F73603932847428BAC44970E616EF4F1"/>
    <w:rsid w:val="00CF3226"/>
    <w:pPr>
      <w:spacing w:line="278" w:lineRule="auto"/>
    </w:pPr>
    <w:rPr>
      <w:kern w:val="2"/>
      <w:sz w:val="24"/>
      <w:szCs w:val="24"/>
      <w14:ligatures w14:val="standardContextual"/>
    </w:rPr>
  </w:style>
  <w:style w:type="paragraph" w:customStyle="1" w:styleId="C9BFA0D9C0D044CE8DFFF3CB2BCFCA55">
    <w:name w:val="C9BFA0D9C0D044CE8DFFF3CB2BCFCA55"/>
    <w:rsid w:val="00CF3226"/>
    <w:pPr>
      <w:spacing w:line="278" w:lineRule="auto"/>
    </w:pPr>
    <w:rPr>
      <w:kern w:val="2"/>
      <w:sz w:val="24"/>
      <w:szCs w:val="24"/>
      <w14:ligatures w14:val="standardContextual"/>
    </w:rPr>
  </w:style>
  <w:style w:type="paragraph" w:customStyle="1" w:styleId="4CF0FDBDE2BB49629837F1FF9FD379D1">
    <w:name w:val="4CF0FDBDE2BB49629837F1FF9FD379D1"/>
    <w:rsid w:val="00CF3226"/>
    <w:pPr>
      <w:spacing w:line="278" w:lineRule="auto"/>
    </w:pPr>
    <w:rPr>
      <w:kern w:val="2"/>
      <w:sz w:val="24"/>
      <w:szCs w:val="24"/>
      <w14:ligatures w14:val="standardContextual"/>
    </w:rPr>
  </w:style>
  <w:style w:type="paragraph" w:customStyle="1" w:styleId="48776A5C300B42D79596564CF236861D">
    <w:name w:val="48776A5C300B42D79596564CF236861D"/>
    <w:rsid w:val="00CF3226"/>
    <w:pPr>
      <w:spacing w:line="278" w:lineRule="auto"/>
    </w:pPr>
    <w:rPr>
      <w:kern w:val="2"/>
      <w:sz w:val="24"/>
      <w:szCs w:val="24"/>
      <w14:ligatures w14:val="standardContextual"/>
    </w:rPr>
  </w:style>
  <w:style w:type="paragraph" w:customStyle="1" w:styleId="C4418DA806034A7EBBC590FC030DE178">
    <w:name w:val="C4418DA806034A7EBBC590FC030DE178"/>
    <w:rsid w:val="00CF3226"/>
    <w:pPr>
      <w:spacing w:line="278" w:lineRule="auto"/>
    </w:pPr>
    <w:rPr>
      <w:kern w:val="2"/>
      <w:sz w:val="24"/>
      <w:szCs w:val="24"/>
      <w14:ligatures w14:val="standardContextual"/>
    </w:rPr>
  </w:style>
  <w:style w:type="paragraph" w:customStyle="1" w:styleId="7577E43D2EA3468994B7E486A167AF6D">
    <w:name w:val="7577E43D2EA3468994B7E486A167AF6D"/>
    <w:rsid w:val="00CF3226"/>
    <w:pPr>
      <w:spacing w:line="278" w:lineRule="auto"/>
    </w:pPr>
    <w:rPr>
      <w:kern w:val="2"/>
      <w:sz w:val="24"/>
      <w:szCs w:val="24"/>
      <w14:ligatures w14:val="standardContextual"/>
    </w:rPr>
  </w:style>
  <w:style w:type="paragraph" w:customStyle="1" w:styleId="B868112DC9A4490AB3D387ACE78911C3">
    <w:name w:val="B868112DC9A4490AB3D387ACE78911C3"/>
    <w:rsid w:val="00CF3226"/>
    <w:pPr>
      <w:spacing w:line="278" w:lineRule="auto"/>
    </w:pPr>
    <w:rPr>
      <w:kern w:val="2"/>
      <w:sz w:val="24"/>
      <w:szCs w:val="24"/>
      <w14:ligatures w14:val="standardContextual"/>
    </w:rPr>
  </w:style>
  <w:style w:type="paragraph" w:customStyle="1" w:styleId="F01F8DDD8F62426A8F99ECC048D4393B">
    <w:name w:val="F01F8DDD8F62426A8F99ECC048D4393B"/>
    <w:rsid w:val="00CF3226"/>
    <w:pPr>
      <w:spacing w:line="278" w:lineRule="auto"/>
    </w:pPr>
    <w:rPr>
      <w:kern w:val="2"/>
      <w:sz w:val="24"/>
      <w:szCs w:val="24"/>
      <w14:ligatures w14:val="standardContextual"/>
    </w:rPr>
  </w:style>
  <w:style w:type="paragraph" w:customStyle="1" w:styleId="F894AA5F58CB455AA12CFB78D64349F1">
    <w:name w:val="F894AA5F58CB455AA12CFB78D64349F1"/>
    <w:rsid w:val="00CF3226"/>
    <w:pPr>
      <w:spacing w:line="278" w:lineRule="auto"/>
    </w:pPr>
    <w:rPr>
      <w:kern w:val="2"/>
      <w:sz w:val="24"/>
      <w:szCs w:val="24"/>
      <w14:ligatures w14:val="standardContextual"/>
    </w:rPr>
  </w:style>
  <w:style w:type="paragraph" w:customStyle="1" w:styleId="5F7114F313E04273B6BCD35EFB8B2F99">
    <w:name w:val="5F7114F313E04273B6BCD35EFB8B2F99"/>
    <w:rsid w:val="00CF3226"/>
    <w:pPr>
      <w:spacing w:line="278" w:lineRule="auto"/>
    </w:pPr>
    <w:rPr>
      <w:kern w:val="2"/>
      <w:sz w:val="24"/>
      <w:szCs w:val="24"/>
      <w14:ligatures w14:val="standardContextual"/>
    </w:rPr>
  </w:style>
  <w:style w:type="paragraph" w:customStyle="1" w:styleId="FDA77971805C4A5EB75E16C2D7AF5AF3">
    <w:name w:val="FDA77971805C4A5EB75E16C2D7AF5AF3"/>
    <w:rsid w:val="00CF3226"/>
    <w:pPr>
      <w:spacing w:line="278" w:lineRule="auto"/>
    </w:pPr>
    <w:rPr>
      <w:kern w:val="2"/>
      <w:sz w:val="24"/>
      <w:szCs w:val="24"/>
      <w14:ligatures w14:val="standardContextual"/>
    </w:rPr>
  </w:style>
  <w:style w:type="paragraph" w:customStyle="1" w:styleId="29B24B192C3F4EF59452347D5F401D9E">
    <w:name w:val="29B24B192C3F4EF59452347D5F401D9E"/>
    <w:rsid w:val="00CF3226"/>
    <w:pPr>
      <w:spacing w:line="278" w:lineRule="auto"/>
    </w:pPr>
    <w:rPr>
      <w:kern w:val="2"/>
      <w:sz w:val="24"/>
      <w:szCs w:val="24"/>
      <w14:ligatures w14:val="standardContextual"/>
    </w:rPr>
  </w:style>
  <w:style w:type="paragraph" w:customStyle="1" w:styleId="26724FC8C68D4CECBC4DC3ED7E5DA7C0">
    <w:name w:val="26724FC8C68D4CECBC4DC3ED7E5DA7C0"/>
    <w:rsid w:val="00CF3226"/>
    <w:pPr>
      <w:spacing w:line="278" w:lineRule="auto"/>
    </w:pPr>
    <w:rPr>
      <w:kern w:val="2"/>
      <w:sz w:val="24"/>
      <w:szCs w:val="24"/>
      <w14:ligatures w14:val="standardContextual"/>
    </w:rPr>
  </w:style>
  <w:style w:type="paragraph" w:customStyle="1" w:styleId="FCC0A31B16564F9693E0468989CB7A0B">
    <w:name w:val="FCC0A31B16564F9693E0468989CB7A0B"/>
    <w:rsid w:val="00CF3226"/>
    <w:pPr>
      <w:spacing w:line="278" w:lineRule="auto"/>
    </w:pPr>
    <w:rPr>
      <w:kern w:val="2"/>
      <w:sz w:val="24"/>
      <w:szCs w:val="24"/>
      <w14:ligatures w14:val="standardContextual"/>
    </w:rPr>
  </w:style>
  <w:style w:type="paragraph" w:customStyle="1" w:styleId="EAD4FAF13C4746DB9AB15A87DAF710C5">
    <w:name w:val="EAD4FAF13C4746DB9AB15A87DAF710C5"/>
    <w:rsid w:val="0068012E"/>
    <w:pPr>
      <w:spacing w:line="278" w:lineRule="auto"/>
    </w:pPr>
    <w:rPr>
      <w:kern w:val="2"/>
      <w:sz w:val="24"/>
      <w:szCs w:val="24"/>
      <w14:ligatures w14:val="standardContextual"/>
    </w:rPr>
  </w:style>
  <w:style w:type="paragraph" w:customStyle="1" w:styleId="289C9D66ABF9461D9B697A1A00FA780F">
    <w:name w:val="289C9D66ABF9461D9B697A1A00FA780F"/>
    <w:rsid w:val="0068012E"/>
    <w:pPr>
      <w:spacing w:line="278" w:lineRule="auto"/>
    </w:pPr>
    <w:rPr>
      <w:kern w:val="2"/>
      <w:sz w:val="24"/>
      <w:szCs w:val="24"/>
      <w14:ligatures w14:val="standardContextual"/>
    </w:rPr>
  </w:style>
  <w:style w:type="paragraph" w:customStyle="1" w:styleId="D376FFB77BB249AABEFD3AAC8389EAB6">
    <w:name w:val="D376FFB77BB249AABEFD3AAC8389EAB6"/>
    <w:rsid w:val="0068012E"/>
    <w:pPr>
      <w:spacing w:line="278" w:lineRule="auto"/>
    </w:pPr>
    <w:rPr>
      <w:kern w:val="2"/>
      <w:sz w:val="24"/>
      <w:szCs w:val="24"/>
      <w14:ligatures w14:val="standardContextual"/>
    </w:rPr>
  </w:style>
  <w:style w:type="paragraph" w:customStyle="1" w:styleId="166F087A89E7459E81320BC3E5746EB8">
    <w:name w:val="166F087A89E7459E81320BC3E5746EB8"/>
    <w:rsid w:val="00F4601D"/>
    <w:pPr>
      <w:spacing w:line="278" w:lineRule="auto"/>
    </w:pPr>
    <w:rPr>
      <w:kern w:val="2"/>
      <w:sz w:val="24"/>
      <w:szCs w:val="24"/>
      <w14:ligatures w14:val="standardContextual"/>
    </w:rPr>
  </w:style>
  <w:style w:type="paragraph" w:customStyle="1" w:styleId="A47824334E344B4C9535D798D050A437">
    <w:name w:val="A47824334E344B4C9535D798D050A437"/>
    <w:rsid w:val="007F1FC4"/>
    <w:pPr>
      <w:spacing w:line="278" w:lineRule="auto"/>
    </w:pPr>
    <w:rPr>
      <w:kern w:val="2"/>
      <w:sz w:val="24"/>
      <w:szCs w:val="24"/>
      <w14:ligatures w14:val="standardContextual"/>
    </w:rPr>
  </w:style>
  <w:style w:type="paragraph" w:customStyle="1" w:styleId="105BD77A8D454D1395C8D6A49D874CED">
    <w:name w:val="105BD77A8D454D1395C8D6A49D874CED"/>
    <w:rsid w:val="007F1FC4"/>
    <w:pPr>
      <w:spacing w:line="278" w:lineRule="auto"/>
    </w:pPr>
    <w:rPr>
      <w:kern w:val="2"/>
      <w:sz w:val="24"/>
      <w:szCs w:val="24"/>
      <w14:ligatures w14:val="standardContextual"/>
    </w:rPr>
  </w:style>
  <w:style w:type="paragraph" w:customStyle="1" w:styleId="5029BB778C5C4ED28D10715FDE4181B9">
    <w:name w:val="5029BB778C5C4ED28D10715FDE4181B9"/>
    <w:rsid w:val="007F1FC4"/>
    <w:pPr>
      <w:spacing w:line="278" w:lineRule="auto"/>
    </w:pPr>
    <w:rPr>
      <w:kern w:val="2"/>
      <w:sz w:val="24"/>
      <w:szCs w:val="24"/>
      <w14:ligatures w14:val="standardContextual"/>
    </w:rPr>
  </w:style>
  <w:style w:type="paragraph" w:customStyle="1" w:styleId="AA759F2E77424A769AAC823DFE532ED3">
    <w:name w:val="AA759F2E77424A769AAC823DFE532ED3"/>
    <w:rsid w:val="006664D3"/>
    <w:pPr>
      <w:spacing w:line="278" w:lineRule="auto"/>
    </w:pPr>
    <w:rPr>
      <w:kern w:val="2"/>
      <w:sz w:val="24"/>
      <w:szCs w:val="24"/>
      <w14:ligatures w14:val="standardContextual"/>
    </w:rPr>
  </w:style>
  <w:style w:type="paragraph" w:customStyle="1" w:styleId="4320CF80460343798F5DFE6EFDB978AE">
    <w:name w:val="4320CF80460343798F5DFE6EFDB978AE"/>
    <w:rsid w:val="00E500AD"/>
    <w:pPr>
      <w:spacing w:line="278" w:lineRule="auto"/>
    </w:pPr>
    <w:rPr>
      <w:kern w:val="2"/>
      <w:sz w:val="24"/>
      <w:szCs w:val="24"/>
      <w14:ligatures w14:val="standardContextual"/>
    </w:rPr>
  </w:style>
  <w:style w:type="paragraph" w:customStyle="1" w:styleId="DA80400A1B454223A17C2D2C19ABA28D">
    <w:name w:val="DA80400A1B454223A17C2D2C19ABA28D"/>
    <w:rsid w:val="00BF51FD"/>
    <w:pPr>
      <w:spacing w:line="278" w:lineRule="auto"/>
    </w:pPr>
    <w:rPr>
      <w:kern w:val="2"/>
      <w:sz w:val="24"/>
      <w:szCs w:val="24"/>
      <w14:ligatures w14:val="standardContextual"/>
    </w:rPr>
  </w:style>
  <w:style w:type="paragraph" w:customStyle="1" w:styleId="11DF341FA60B41149FB71A193C0B422A">
    <w:name w:val="11DF341FA60B41149FB71A193C0B422A"/>
    <w:rsid w:val="005C1226"/>
    <w:pPr>
      <w:spacing w:line="278" w:lineRule="auto"/>
    </w:pPr>
    <w:rPr>
      <w:kern w:val="2"/>
      <w:sz w:val="24"/>
      <w:szCs w:val="24"/>
      <w14:ligatures w14:val="standardContextual"/>
    </w:rPr>
  </w:style>
  <w:style w:type="paragraph" w:customStyle="1" w:styleId="7E07C0BE938C4B3388F9FB1A786A63A2">
    <w:name w:val="7E07C0BE938C4B3388F9FB1A786A63A2"/>
    <w:rsid w:val="00595779"/>
    <w:pPr>
      <w:spacing w:line="278" w:lineRule="auto"/>
    </w:pPr>
    <w:rPr>
      <w:kern w:val="2"/>
      <w:sz w:val="24"/>
      <w:szCs w:val="24"/>
      <w14:ligatures w14:val="standardContextual"/>
    </w:rPr>
  </w:style>
  <w:style w:type="paragraph" w:customStyle="1" w:styleId="AEC9151EE87B459D84269C71BC588D9D">
    <w:name w:val="AEC9151EE87B459D84269C71BC588D9D"/>
    <w:rsid w:val="008A05DD"/>
    <w:pPr>
      <w:spacing w:line="278" w:lineRule="auto"/>
    </w:pPr>
    <w:rPr>
      <w:kern w:val="2"/>
      <w:sz w:val="24"/>
      <w:szCs w:val="24"/>
      <w:lang w:val="en-US" w:eastAsia="en-US"/>
      <w14:ligatures w14:val="standardContextual"/>
    </w:rPr>
  </w:style>
  <w:style w:type="paragraph" w:customStyle="1" w:styleId="D8CD6E2E21F2456DBC1DB8C8E624665F">
    <w:name w:val="D8CD6E2E21F2456DBC1DB8C8E624665F"/>
    <w:rsid w:val="008A05DD"/>
    <w:pPr>
      <w:spacing w:line="278" w:lineRule="auto"/>
    </w:pPr>
    <w:rPr>
      <w:kern w:val="2"/>
      <w:sz w:val="24"/>
      <w:szCs w:val="24"/>
      <w:lang w:val="en-US" w:eastAsia="en-US"/>
      <w14:ligatures w14:val="standardContextual"/>
    </w:rPr>
  </w:style>
  <w:style w:type="paragraph" w:customStyle="1" w:styleId="94E0027B02C5425AAF8194904190A359">
    <w:name w:val="94E0027B02C5425AAF8194904190A359"/>
    <w:rsid w:val="00E545C5"/>
    <w:pPr>
      <w:spacing w:line="278" w:lineRule="auto"/>
    </w:pPr>
    <w:rPr>
      <w:kern w:val="2"/>
      <w:sz w:val="24"/>
      <w:szCs w:val="24"/>
      <w:lang w:val="en-US" w:eastAsia="en-US"/>
      <w14:ligatures w14:val="standardContextual"/>
    </w:rPr>
  </w:style>
  <w:style w:type="paragraph" w:customStyle="1" w:styleId="1C4F90FFDCEA4F5B9CDD8AA523383FB3">
    <w:name w:val="1C4F90FFDCEA4F5B9CDD8AA523383FB3"/>
    <w:rsid w:val="00BC498C"/>
    <w:pPr>
      <w:spacing w:line="278" w:lineRule="auto"/>
    </w:pPr>
    <w:rPr>
      <w:kern w:val="2"/>
      <w:sz w:val="24"/>
      <w:szCs w:val="24"/>
      <w:lang w:val="en-US" w:eastAsia="en-US"/>
      <w14:ligatures w14:val="standardContextual"/>
    </w:rPr>
  </w:style>
  <w:style w:type="paragraph" w:customStyle="1" w:styleId="91AD7072C6484D8E86870249ADE66976">
    <w:name w:val="91AD7072C6484D8E86870249ADE66976"/>
    <w:rsid w:val="00640E22"/>
    <w:pPr>
      <w:spacing w:line="278" w:lineRule="auto"/>
    </w:pPr>
    <w:rPr>
      <w:kern w:val="2"/>
      <w:sz w:val="24"/>
      <w:szCs w:val="24"/>
      <w:lang w:val="en-US" w:eastAsia="en-US"/>
      <w14:ligatures w14:val="standardContextual"/>
    </w:rPr>
  </w:style>
  <w:style w:type="paragraph" w:customStyle="1" w:styleId="3F55D59712F3479BA6821191CF9FCF87">
    <w:name w:val="3F55D59712F3479BA6821191CF9FCF87"/>
    <w:rsid w:val="001B7994"/>
    <w:pPr>
      <w:spacing w:line="278" w:lineRule="auto"/>
    </w:pPr>
    <w:rPr>
      <w:kern w:val="2"/>
      <w:sz w:val="24"/>
      <w:szCs w:val="24"/>
      <w:lang w:val="en-US" w:eastAsia="en-US"/>
      <w14:ligatures w14:val="standardContextual"/>
    </w:rPr>
  </w:style>
  <w:style w:type="paragraph" w:customStyle="1" w:styleId="DE043A898E364AA3A946C34145F7DDA0">
    <w:name w:val="DE043A898E364AA3A946C34145F7DDA0"/>
    <w:rsid w:val="001B7994"/>
    <w:pPr>
      <w:spacing w:line="278" w:lineRule="auto"/>
    </w:pPr>
    <w:rPr>
      <w:kern w:val="2"/>
      <w:sz w:val="24"/>
      <w:szCs w:val="24"/>
      <w:lang w:val="en-US" w:eastAsia="en-US"/>
      <w14:ligatures w14:val="standardContextual"/>
    </w:rPr>
  </w:style>
  <w:style w:type="paragraph" w:customStyle="1" w:styleId="BB249FF9FCB04BAAB5189F20C49F3CF9">
    <w:name w:val="BB249FF9FCB04BAAB5189F20C49F3CF9"/>
    <w:rsid w:val="001B7994"/>
    <w:pPr>
      <w:spacing w:line="278" w:lineRule="auto"/>
    </w:pPr>
    <w:rPr>
      <w:kern w:val="2"/>
      <w:sz w:val="24"/>
      <w:szCs w:val="24"/>
      <w:lang w:val="en-US" w:eastAsia="en-US"/>
      <w14:ligatures w14:val="standardContextual"/>
    </w:rPr>
  </w:style>
  <w:style w:type="paragraph" w:customStyle="1" w:styleId="3D7AD8791B6D4AE9A5236B03F7FD1A9F">
    <w:name w:val="3D7AD8791B6D4AE9A5236B03F7FD1A9F"/>
    <w:rsid w:val="001B7994"/>
    <w:pPr>
      <w:spacing w:line="278" w:lineRule="auto"/>
    </w:pPr>
    <w:rPr>
      <w:kern w:val="2"/>
      <w:sz w:val="24"/>
      <w:szCs w:val="24"/>
      <w:lang w:val="en-US" w:eastAsia="en-US"/>
      <w14:ligatures w14:val="standardContextual"/>
    </w:rPr>
  </w:style>
  <w:style w:type="paragraph" w:customStyle="1" w:styleId="B218ADBFD4E447329867C59062AFACF9">
    <w:name w:val="B218ADBFD4E447329867C59062AFACF9"/>
    <w:rsid w:val="00EF16A7"/>
    <w:pPr>
      <w:spacing w:line="278" w:lineRule="auto"/>
    </w:pPr>
    <w:rPr>
      <w:kern w:val="2"/>
      <w:sz w:val="24"/>
      <w:szCs w:val="24"/>
      <w:lang w:val="en-US" w:eastAsia="en-US"/>
      <w14:ligatures w14:val="standardContextual"/>
    </w:rPr>
  </w:style>
  <w:style w:type="paragraph" w:customStyle="1" w:styleId="405E65F81FDB4BA0B8AF834ACFC3D25B">
    <w:name w:val="405E65F81FDB4BA0B8AF834ACFC3D25B"/>
    <w:rsid w:val="005C752E"/>
    <w:pPr>
      <w:spacing w:line="278" w:lineRule="auto"/>
    </w:pPr>
    <w:rPr>
      <w:kern w:val="2"/>
      <w:sz w:val="24"/>
      <w:szCs w:val="24"/>
      <w14:ligatures w14:val="standardContextual"/>
    </w:rPr>
  </w:style>
  <w:style w:type="paragraph" w:customStyle="1" w:styleId="702CF81919C3457A8BCAFFAB05288139">
    <w:name w:val="702CF81919C3457A8BCAFFAB05288139"/>
    <w:rsid w:val="002D2D00"/>
    <w:pPr>
      <w:spacing w:line="278" w:lineRule="auto"/>
    </w:pPr>
    <w:rPr>
      <w:kern w:val="2"/>
      <w:sz w:val="24"/>
      <w:szCs w:val="24"/>
      <w14:ligatures w14:val="standardContextual"/>
    </w:rPr>
  </w:style>
  <w:style w:type="paragraph" w:customStyle="1" w:styleId="EC693CFB149F4629B996CCC10EF5B3C9">
    <w:name w:val="EC693CFB149F4629B996CCC10EF5B3C9"/>
    <w:rsid w:val="002D2D0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BDAE5E-F445-49ED-843C-D733C586659D}">
  <we:reference id="wa104382081" version="1.55.1.0" store="en-US" storeType="OMEX"/>
  <we:alternateReferences>
    <we:reference id="wa104382081" version="1.55.1.0" store="" storeType="OMEX"/>
  </we:alternateReferences>
  <we:properties>
    <we:property name="MENDELEY_CITATIONS" value="[{&quot;citationID&quot;:&quot;MENDELEY_CITATION_53c99037-d882-4579-ad2b-d07ad919c463&quot;,&quot;properties&quot;:{&quot;noteIndex&quot;:0},&quot;isEdited&quot;:false,&quot;manualOverride&quot;:{&quot;isManuallyOverridden&quot;:false,&quot;citeprocText&quot;:&quot;(Erongo RED Annual Report 2021-2022, 2023)&quot;,&quot;manualOverrideText&quot;:&quot;&quot;},&quot;citationTag&quot;:&quot;MENDELEY_CITATION_v3_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&quot;,&quot;citationItems&quot;:[{&quot;id&quot;:&quot;c55d98ed-d833-3695-a0f0-3b6bb39ef24a&quot;,&quot;itemData&quot;:{&quot;type&quot;:&quot;report&quot;,&quot;id&quot;:&quot;c55d98ed-d833-3695-a0f0-3b6bb39ef24a&quot;,&quot;title&quot;:&quot;Erongo RED Annual Report 2021-2022&quot;,&quot;accessed&quot;:{&quot;date-parts&quot;:[[2024,9,16]]},&quot;URL&quot;:&quot;https://www.erongored.com/wp-content/uploads/2024/06/Erongo-RED-Annual-Report-2021-2022-2024.pdf&quot;,&quot;issued&quot;:{&quot;date-parts&quot;:[[2023]]},&quot;container-title-short&quot;:&quot;&quot;},&quot;isTemporary&quot;:false}]},{&quot;citationID&quot;:&quot;MENDELEY_CITATION_c7320e8c-f11f-411f-8eb8-5908d3e30ccf&quot;,&quot;properties&quot;:{&quot;noteIndex&quot;:0},&quot;isEdited&quot;:false,&quot;manualOverride&quot;:{&quot;isManuallyOverridden&quot;:false,&quot;citeprocText&quot;:&quot;(CENORED Annual Report 2022, 2023)&quot;,&quot;manualOverrideText&quot;:&quot;&quot;},&quot;citationTag&quot;:&quot;MENDELEY_CITATION_v3_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&quot;,&quot;citationItems&quot;:[{&quot;id&quot;:&quot;4bb85e3a-a8a0-3568-a9a3-95f7c77c0b41&quot;,&quot;itemData&quot;:{&quot;type&quot;:&quot;report&quot;,&quot;id&quot;:&quot;4bb85e3a-a8a0-3568-a9a3-95f7c77c0b41&quot;,&quot;title&quot;:&quot;CENORED Annual Report 2022&quot;,&quot;accessed&quot;:{&quot;date-parts&quot;:[[2024,9,16]]},&quot;URL&quot;:&quot;https://cenored.com.na/wp-content/uploads/2022/12/Annual-Report2022.pdf&quot;,&quot;issued&quot;:{&quot;date-parts&quot;:[[2023]]},&quot;container-title-short&quot;:&quot;&quot;},&quot;isTemporary&quot;:false}]},{&quot;citationID&quot;:&quot;MENDELEY_CITATION_11906ff7-03c5-421f-8220-4ceb53705e31&quot;,&quot;properties&quot;:{&quot;noteIndex&quot;:0},&quot;isEdited&quot;:false,&quot;manualOverride&quot;:{&quot;isManuallyOverridden&quot;:false,&quot;citeprocText&quot;:&quot;(NamPower Integrated Strategic Business Plan 2020 - 2025, 2023)&quot;,&quot;manualOverrideText&quot;:&quot;&quot;},&quot;citationTag&quot;:&quot;MENDELEY_CITATION_v3_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&quot;,&quot;citationItems&quot;:[{&quot;id&quot;:&quot;667d3d37-53ee-3e90-8464-204906184fb7&quot;,&quot;itemData&quot;:{&quot;type&quot;:&quot;report&quot;,&quot;id&quot;:&quot;667d3d37-53ee-3e90-8464-204906184fb7&quot;,&quot;title&quot;:&quot;NamPower Integrated Strategic Business Plan 2020 - 2025&quot;,&quot;accessed&quot;:{&quot;date-parts&quot;:[[2024,9,16]]},&quot;URL&quot;:&quot;https://www.nampower.com.na/public/docs/NamPower%20Integrated%20Strategic%20Business%20Plan%202020-2025.pdf&quot;,&quot;issued&quot;:{&quot;date-parts&quot;:[[2023]]},&quot;container-title-short&quot;:&quot;&quot;},&quot;isTemporary&quot;:false}]},{&quot;citationID&quot;:&quot;MENDELEY_CITATION_b070576c-32a9-4ff5-96fa-283474af2a27&quot;,&quot;properties&quot;:{&quot;noteIndex&quot;:0},&quot;isEdited&quot;:false,&quot;manualOverride&quot;:{&quot;isManuallyOverridden&quot;:false,&quot;citeprocText&quot;:&quot;(Rasmeni, 2021)&quot;,&quot;manualOverrideText&quot;:&quot;&quot;},&quot;citationTag&quot;:&quot;MENDELEY_CITATION_v3_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&quot;,&quot;citationItems&quot;:[{&quot;id&quot;:&quot;77c4eac2-190c-3a0d-9f38-fd86ad1a28ee&quot;,&quot;itemData&quot;:{&quot;type&quot;:&quot;article-newspaper&quot;,&quot;id&quot;:&quot;77c4eac2-190c-3a0d-9f38-fd86ad1a28ee&quot;,&quot;title&quot;:&quot;City approves pre-paid water meters | Namibia Economist&quot;,&quot;author&quot;:[{&quot;family&quot;:&quot;Rasmeni&quot;,&quot;given&quot;:&quot;M&quot;,&quot;parse-names&quot;:false,&quot;dropping-particle&quot;:&quot;&quot;,&quot;non-dropping-particle&quot;:&quot;&quot;}],&quot;container-title&quot;:&quot;Namibia Economist&quot;,&quot;accessed&quot;:{&quot;date-parts&quot;:[[2022,9,25]]},&quot;URL&quot;:&quot;https://economist.com.na/61126/extra/city-approves-pre-paid-water-meters/&quot;,&quot;issued&quot;:{&quot;date-parts&quot;:[[2021,5,5]]},&quot;container-title-short&quot;:&quot;&quot;},&quot;isTemporary&quot;:false}]},{&quot;citationID&quot;:&quot;MENDELEY_CITATION_78778256-f474-4f4c-9132-c007fae5d4b8&quot;,&quot;properties&quot;:{&quot;noteIndex&quot;:0},&quot;isEdited&quot;:false,&quot;manualOverride&quot;:{&quot;isManuallyOverridden&quot;:false,&quot;citeprocText&quot;:&quot;(YTL, 2022)&quot;,&quot;manualOverrideText&quot;:&quot;&quot;},&quot;citationTag&quot;:&quot;MENDELEY_CITATION_v3_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&quot;,&quot;citationItems&quot;:[{&quot;id&quot;:&quot;e2343b83-3d49-364f-bec0-5e17ec8637e4&quot;,&quot;itemData&quot;:{&quot;type&quot;:&quot;webpage&quot;,&quot;id&quot;:&quot;e2343b83-3d49-364f-bec0-5e17ec8637e4&quot;,&quot;title&quot;:&quot;How STS Prepaid Smart Meters Work&quot;,&quot;author&quot;:[{&quot;family&quot;:&quot;YTL&quot;,&quot;given&quot;:&quot;&quot;,&quot;parse-names&quot;:false,&quot;dropping-particle&quot;:&quot;&quot;,&quot;non-dropping-particle&quot;:&quot;&quot;}],&quot;accessed&quot;:{&quot;date-parts&quot;:[[2024,9,16]]},&quot;URL&quot;:&quot;https://www.ytl-e.com/news/quarterly-publication/how-sts-prepaid-smart-meters-work.html&quot;,&quot;issued&quot;:{&quot;date-parts&quot;:[[2022]]},&quot;container-title-short&quot;:&quot;&quot;},&quot;isTemporary&quot;:false}]},{&quot;citationID&quot;:&quot;MENDELEY_CITATION_52e3c4fd-b793-4d7c-b463-06d23edf10f3&quot;,&quot;properties&quot;:{&quot;noteIndex&quot;:0},&quot;isEdited&quot;:false,&quot;manualOverride&quot;:{&quot;isManuallyOverridden&quot;:false,&quot;citeprocText&quot;:&quot;(Muchai, 2023)&quot;,&quot;manualOverrideText&quot;:&quot;&quot;},&quot;citationTag&quot;:&quot;MENDELEY_CITATION_v3_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&quot;,&quot;citationItems&quot;:[{&quot;id&quot;:&quot;2fcaa3e1-6678-33d0-9ee1-a9f187ceee64&quot;,&quot;itemData&quot;:{&quot;type&quot;:&quot;webpage&quot;,&quot;id&quot;:&quot;2fcaa3e1-6678-33d0-9ee1-a9f187ceee64&quot;,&quot;title&quot;:&quot;Understanding how the KENYA power token system works&quot;,&quot;author&quot;:[{&quot;family&quot;:&quot;Muchai&quot;,&quot;given&quot;:&quot;Brian&quot;,&quot;parse-names&quot;:false,&quot;dropping-particle&quot;:&quot;&quot;,&quot;non-dropping-particle&quot;:&quot;&quot;}],&quot;accessed&quot;:{&quot;date-parts&quot;:[[2024,9,16]]},&quot;URL&quot;:&quot;https://medium.com/@muchaibriank/understanding-how-the-kenya-power-token-system-works-97fd4d3e1e7e&quot;,&quot;issued&quot;:{&quot;date-parts&quot;:[[2023,8,23]]},&quot;container-title-short&quot;:&quot;&quot;},&quot;isTemporary&quot;:false}]},{&quot;citationID&quot;:&quot;MENDELEY_CITATION_93bcbb99-dbd1-4292-ac1e-ebd9596ad550&quot;,&quot;properties&quot;:{&quot;noteIndex&quot;:0},&quot;isEdited&quot;:false,&quot;manualOverride&quot;:{&quot;isManuallyOverridden&quot;:false,&quot;citeprocText&quot;:&quot;(Wigmore, 2013)&quot;,&quot;manualOverrideText&quot;:&quot;&quot;},&quot;citationTag&quot;:&quot;MENDELEY_CITATION_v3_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&quot;,&quot;citationItems&quot;:[{&quot;id&quot;:&quot;5659e367-690e-347f-933d-86ad48ac10cf&quot;,&quot;itemData&quot;:{&quot;type&quot;:&quot;webpage&quot;,&quot;id&quot;:&quot;5659e367-690e-347f-933d-86ad48ac10cf&quot;,&quot;title&quot;:&quot;What is mobile app? - Definition from WhatIs.com&quot;,&quot;author&quot;:[{&quot;family&quot;:&quot;Wigmore&quot;,&quot;given&quot;:&quot;Ivy&quot;,&quot;parse-names&quot;:false,&quot;dropping-particle&quot;:&quot;&quot;,&quot;non-dropping-particle&quot;:&quot;&quot;}],&quot;accessed&quot;:{&quot;date-parts&quot;:[[2022,9,26]]},&quot;URL&quot;:&quot;https://www.techtarget.com/whatis/definition/mobile-app&quot;,&quot;issued&quot;:{&quot;date-parts&quot;:[[2013,12]]},&quot;container-title-short&quot;:&quot;&quot;},&quot;isTemporary&quot;:false}]},{&quot;citationID&quot;:&quot;MENDELEY_CITATION_9d8f34db-84c2-4680-bf1b-7e24e3c62be1&quot;,&quot;properties&quot;:{&quot;noteIndex&quot;:0},&quot;isEdited&quot;:false,&quot;manualOverride&quot;:{&quot;isManuallyOverridden&quot;:false,&quot;citeprocText&quot;:&quot;(Lindner, 2024)&quot;,&quot;manualOverrideText&quot;:&quot;&quot;},&quot;citationTag&quot;:&quot;MENDELEY_CITATION_v3_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&quot;,&quot;citationItems&quot;:[{&quot;id&quot;:&quot;c0035994-4ff2-3b72-99b0-0818e13a4d24&quot;,&quot;itemData&quot;:{&quot;type&quot;:&quot;webpage&quot;,&quot;id&quot;:&quot;c0035994-4ff2-3b72-99b0-0818e13a4d24&quot;,&quot;title&quot;:&quot;App Revenue Statistics Statistics: Market Data Report 2024&quot;,&quot;author&quot;:[{&quot;family&quot;:&quot;Lindner&quot;,&quot;given&quot;:&quot;Jannik&quot;,&quot;parse-names&quot;:false,&quot;dropping-particle&quot;:&quot;&quot;,&quot;non-dropping-particle&quot;:&quot;&quot;}],&quot;accessed&quot;:{&quot;date-parts&quot;:[[2024,9,16]]},&quot;URL&quot;:&quot;https://gitnux.org/app-revenue-statistics/&quot;,&quot;issued&quot;:{&quot;date-parts&quot;:[[2024,7,17]]},&quot;container-title-short&quot;:&quot;&quot;},&quot;isTemporary&quot;:false}]},{&quot;citationID&quot;:&quot;MENDELEY_CITATION_b3a568cc-176d-4f80-8550-dd2fb37fda61&quot;,&quot;properties&quot;:{&quot;noteIndex&quot;:0},&quot;isEdited&quot;:false,&quot;manualOverride&quot;:{&quot;isManuallyOverridden&quot;:false,&quot;citeprocText&quot;:&quot;(&lt;i&gt;Annual Mobile App Downloads Worldwide by Store 2026 | Statista&lt;/i&gt;, 2021)&quot;,&quot;manualOverrideText&quot;:&quot;&quot;},&quot;citationTag&quot;:&quot;MENDELEY_CITATION_v3_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&quot;,&quot;citationItems&quot;:[{&quot;id&quot;:&quot;fe171472-654e-3542-b1e5-084feb194acf&quot;,&quot;itemData&quot;:{&quot;type&quot;:&quot;webpage&quot;,&quot;id&quot;:&quot;fe171472-654e-3542-b1e5-084feb194acf&quot;,&quot;title&quot;:&quot;Annual mobile app downloads worldwide by store 2026 | Statista&quot;,&quot;container-title&quot;:&quot;Statista&quot;,&quot;accessed&quot;:{&quot;date-parts&quot;:[[2022,9,25]]},&quot;URL&quot;:&quot;https://www.statista.com/statistics/1010716/apple-app-store-google-play-app-downloads-forecast/&quot;,&quot;issued&quot;:{&quot;date-parts&quot;:[[2021,9,15]]},&quot;container-title-short&quot;:&quot;&quot;},&quot;isTemporary&quot;:false}]},{&quot;citationID&quot;:&quot;MENDELEY_CITATION_429d7889-8b24-43c1-9efd-6e18ff4f4bbe&quot;,&quot;properties&quot;:{&quot;noteIndex&quot;:0},&quot;isEdited&quot;:false,&quot;manualOverride&quot;:{&quot;isManuallyOverridden&quot;:false,&quot;citeprocText&quot;:&quot;(Telit, 2018)&quot;,&quot;manualOverrideText&quot;:&quot;&quot;},&quot;citationTag&quot;:&quot;MENDELEY_CITATION_v3_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&quot;,&quot;citationItems&quot;:[{&quot;id&quot;:&quot;35937e77-4244-3d93-83af-8a819981a608&quot;,&quot;itemData&quot;:{&quot;type&quot;:&quot;report&quot;,&quot;id&quot;:&quot;35937e77-4244-3d93-83af-8a819981a608&quot;,&quot;title&quot;:&quot;How to Leverage Smart Meter Opportunities with Future-Proof Designs&quot;,&quot;author&quot;:[{&quot;family&quot;:&quot;Telit&quot;,&quot;given&quot;:&quot;&quot;,&quot;parse-names&quot;:false,&quot;dropping-particle&quot;:&quot;&quot;,&quot;non-dropping-particle&quot;:&quot;&quot;}],&quot;accessed&quot;:{&quot;date-parts&quot;:[[2024,9,16]]},&quot;URL&quot;:&quot;https://www.ashb.com/wp-content/uploads/2020/04/IS-2019-52.pdf&quot;,&quot;issued&quot;:{&quot;date-parts&quot;:[[2018]]},&quot;container-title-short&quot;:&quot;&quot;},&quot;isTemporary&quot;:false}]},{&quot;citationID&quot;:&quot;MENDELEY_CITATION_96461c48-ce78-4da5-a640-6ff5866b5143&quot;,&quot;properties&quot;:{&quot;noteIndex&quot;:0},&quot;isEdited&quot;:false,&quot;manualOverride&quot;:{&quot;isManuallyOverridden&quot;:false,&quot;citeprocText&quot;:&quot;(M. Singh &amp;#38; G, 2021)&quot;,&quot;manualOverrideText&quot;:&quot;&quot;},&quot;citationTag&quot;:&quot;MENDELEY_CITATION_v3_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&quot;,&quot;citationItems&quot;:[{&quot;id&quot;:&quot;7b9146fd-c170-3b8b-8cb5-f81c339fdd9b&quot;,&quot;itemData&quot;:{&quot;type&quot;:&quot;article-journal&quot;,&quot;id&quot;:&quot;7b9146fd-c170-3b8b-8cb5-f81c339fdd9b&quot;,&quot;title&quot;:&quot;Comparative Analysis of Hybrid Mobile App Development Frameworks&quot;,&quot;author&quot;:[{&quot;family&quot;:&quot;Singh&quot;,&quot;given&quot;:&quot;Mohit&quot;,&quot;parse-names&quot;:false,&quot;dropping-particle&quot;:&quot;&quot;,&quot;non-dropping-particle&quot;:&quot;&quot;},{&quot;family&quot;:&quot;G&quot;,&quot;given&quot;:&quot;Shobha&quot;,&quot;parse-names&quot;:false,&quot;dropping-particle&quot;:&quot;&quot;,&quot;non-dropping-particle&quot;:&quot;&quot;}],&quot;container-title&quot;:&quot;International Journal of Soft Computing and Engineering&quot;,&quot;DOI&quot;:&quot;10.35940/ijsce.F3518.0710621&quot;,&quot;ISSN&quot;:&quot;22312307&quot;,&quot;URL&quot;:&quot;https://www.ijsce.org/wp-content/uploads/papers/v10i6/F35180710621.pdf&quot;,&quot;issued&quot;:{&quot;date-parts&quot;:[[2021,7,30]]},&quot;page&quot;:&quot;21-26&quot;,&quot;abstract&quot;:&quot;&lt;p&gt;With the rise of mobile devices and their usage, a lot of development has been made in terms of the development of applications for mobile devices. Traditionally, app development was restricted to the particular operating system, and a separate codebase was required for applications to be developed for multiple operating systems. A new paradigm of development took place in recent years which was of Hybrid app development, leading to the development of multiple frameworks which allowed for a single codebase to be used for multiple operating systems. This paper explores the features and analysis of different hybrid app development frameworks available in the market. A comprehensive analysis has been made to compare the different frameworks which are cross-platform and support web, Android, and iOS platforms. The analysis shows that all the frameworks have their merits and usage of anyone framework over others can vary from case-to-case basis. The detailed analysis of the features will bring a general conclusion over the choice of framework.&lt;/p&gt;&quot;,&quot;issue&quot;:&quot;6&quot;,&quot;volume&quot;:&quot;10&quot;,&quot;container-title-short&quot;:&quot;&quot;},&quot;isTemporary&quot;:false}]},{&quot;citationID&quot;:&quot;MENDELEY_CITATION_9b5ab5f0-f2ce-4aa4-83cb-0ab799828d90&quot;,&quot;properties&quot;:{&quot;noteIndex&quot;:0},&quot;isEdited&quot;:false,&quot;manualOverride&quot;:{&quot;isManuallyOverridden&quot;:false,&quot;citeprocText&quot;:&quot;(Posey, 2024)&quot;,&quot;manualOverrideText&quot;:&quot;&quot;},&quot;citationTag&quot;:&quot;MENDELEY_CITATION_v3_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&quot;,&quot;citationItems&quot;:[{&quot;id&quot;:&quot;92a83e85-c24c-3407-a176-db14833a1ec4&quot;,&quot;itemData&quot;:{&quot;type&quot;:&quot;webpage&quot;,&quot;id&quot;:&quot;92a83e85-c24c-3407-a176-db14833a1ec4&quot;,&quot;title&quot;:&quot;What is Apple iOS?&quot;,&quot;author&quot;:[{&quot;family&quot;:&quot;Posey&quot;,&quot;given&quot;:&quot;Brien&quot;,&quot;parse-names&quot;:false,&quot;dropping-particle&quot;:&quot;&quot;,&quot;non-dropping-particle&quot;:&quot;&quot;}],&quot;accessed&quot;:{&quot;date-parts&quot;:[[2024,9,16]]},&quot;URL&quot;:&quot;https://www.techtarget.com/searchmobilecomputing/definition/iOS&quot;,&quot;issued&quot;:{&quot;date-parts&quot;:[[2024,6]]},&quot;container-title-short&quot;:&quot;&quot;},&quot;isTemporary&quot;:false}]},{&quot;citationID&quot;:&quot;MENDELEY_CITATION_e395f040-ac4c-44ce-b827-5f82dc2fdc7b&quot;,&quot;properties&quot;:{&quot;noteIndex&quot;:0},&quot;isEdited&quot;:false,&quot;manualOverride&quot;:{&quot;isManuallyOverridden&quot;:false,&quot;citeprocText&quot;:&quot;(Rahul, 2024)&quot;,&quot;manualOverrideText&quot;:&quot;&quot;},&quot;citationTag&quot;:&quot;MENDELEY_CITATION_v3_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&quot;,&quot;citationItems&quot;:[{&quot;id&quot;:&quot;57350bcf-5f95-32c0-b9b6-6915e174edc6&quot;,&quot;itemData&quot;:{&quot;type&quot;:&quot;webpage&quot;,&quot;id&quot;:&quot;57350bcf-5f95-32c0-b9b6-6915e174edc6&quot;,&quot;title&quot;:&quot;What is iOS?&quot;,&quot;author&quot;:[{&quot;family&quot;:&quot;Rahul&quot;,&quot;given&quot;:&quot;&quot;,&quot;parse-names&quot;:false,&quot;dropping-particle&quot;:&quot;&quot;,&quot;non-dropping-particle&quot;:&quot;&quot;}],&quot;accessed&quot;:{&quot;date-parts&quot;:[[2024,9,16]]},&quot;URL&quot;:&quot;https://intellipaat.com/blog/tutorial/ios-tutorial/ios-introduction/&quot;,&quot;issued&quot;:{&quot;date-parts&quot;:[[2024,6,25]]},&quot;container-title-short&quot;:&quot;&quot;},&quot;isTemporary&quot;:false}]},{&quot;citationID&quot;:&quot;MENDELEY_CITATION_f678c22d-6c4b-4389-8488-dd149f1609ad&quot;,&quot;properties&quot;:{&quot;noteIndex&quot;:0},&quot;isEdited&quot;:false,&quot;manualOverride&quot;:{&quot;isManuallyOverridden&quot;:false,&quot;citeprocText&quot;:&quot;(Rouse, 2011)&quot;,&quot;manualOverrideText&quot;:&quot;&quot;},&quot;citationTag&quot;:&quot;MENDELEY_CITATION_v3_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&quot;,&quot;citationItems&quot;:[{&quot;id&quot;:&quot;4aec2f24-5ce9-3aa5-818d-86b38904297a&quot;,&quot;itemData&quot;:{&quot;type&quot;:&quot;webpage&quot;,&quot;id&quot;:&quot;4aec2f24-5ce9-3aa5-818d-86b38904297a&quot;,&quot;title&quot;:&quot;What is Android Platform?&quot;,&quot;author&quot;:[{&quot;family&quot;:&quot;Rouse&quot;,&quot;given&quot;:&quot;Margaret&quot;,&quot;parse-names&quot;:false,&quot;dropping-particle&quot;:&quot;&quot;,&quot;non-dropping-particle&quot;:&quot;&quot;}],&quot;accessed&quot;:{&quot;date-parts&quot;:[[2024,9,16]]},&quot;URL&quot;:&quot;https://www.techopedia.com/definition/4219/android-platform&quot;,&quot;issued&quot;:{&quot;date-parts&quot;:[[2011,8,18]]},&quot;container-title-short&quot;:&quot;&quot;},&quot;isTemporary&quot;:false}]},{&quot;citationID&quot;:&quot;MENDELEY_CITATION_c4ce356d-7920-46da-a811-35b86265eb30&quot;,&quot;properties&quot;:{&quot;noteIndex&quot;:0},&quot;isEdited&quot;:false,&quot;manualOverride&quot;:{&quot;isManuallyOverridden&quot;:false,&quot;citeprocText&quot;:&quot;(Ivan, 2022)&quot;,&quot;manualOverrideText&quot;:&quot;&quot;},&quot;citationTag&quot;:&quot;MENDELEY_CITATION_v3_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&quot;,&quot;citationItems&quot;:[{&quot;id&quot;:&quot;332c4a40-ebfa-3b5d-a63f-1bc3a30beb9b&quot;,&quot;itemData&quot;:{&quot;type&quot;:&quot;webpage&quot;,&quot;id&quot;:&quot;332c4a40-ebfa-3b5d-a63f-1bc3a30beb9b&quot;,&quot;title&quot;:&quot;The One OS to Rule Them All - 33 Android vs iOS Market Share Stats&quot;,&quot;author&quot;:[{&quot;family&quot;:&quot;Ivan&quot;,&quot;given&quot;:&quot;&quot;,&quot;parse-names&quot;:false,&quot;dropping-particle&quot;:&quot;&quot;,&quot;non-dropping-particle&quot;:&quot;&quot;}],&quot;accessed&quot;:{&quot;date-parts&quot;:[[2022,9,25]]},&quot;URL&quot;:&quot;https://kommandotech.com/statistics/android-vs-ios-market-share/&quot;,&quot;issued&quot;:{&quot;date-parts&quot;:[[2022,5,16]]},&quot;container-title-short&quot;:&quot;&quot;},&quot;isTemporary&quot;:false}]},{&quot;citationID&quot;:&quot;MENDELEY_CITATION_04711119-b12c-4387-aee1-63718bd64b7b&quot;,&quot;properties&quot;:{&quot;noteIndex&quot;:0},&quot;isEdited&quot;:false,&quot;manualOverride&quot;:{&quot;isManuallyOverridden&quot;:false,&quot;citeprocText&quot;:&quot;(Barcia, 2022)&quot;,&quot;manualOverrideText&quot;:&quot;&quot;},&quot;citationTag&quot;:&quot;MENDELEY_CITATION_v3_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&quot;,&quot;citationItems&quot;:[{&quot;id&quot;:&quot;dc9b2baa-bb17-329d-ac38-4ce0f580cb2a&quot;,&quot;itemData&quot;:{&quot;type&quot;:&quot;webpage&quot;,&quot;id&quot;:&quot;dc9b2baa-bb17-329d-ac38-4ce0f580cb2a&quot;,&quot;title&quot;:&quot;Android Studio: Build apps on the official IDE for Android - IBM Garage Practices&quot;,&quot;author&quot;:[{&quot;family&quot;:&quot;Barcia&quot;,&quot;given&quot;:&quot;Roland&quot;,&quot;parse-names&quot;:false,&quot;dropping-particle&quot;:&quot;&quot;,&quot;non-dropping-particle&quot;:&quot;&quot;}],&quot;accessed&quot;:{&quot;date-parts&quot;:[[2022,9,23]]},&quot;URL&quot;:&quot;https://www.ibm.com/garage/method/practices/code/tool_android_studio/&quot;,&quot;issued&quot;:{&quot;date-parts&quot;:[[2022]]},&quot;container-title-short&quot;:&quot;&quot;},&quot;isTemporary&quot;:false}]},{&quot;citationID&quot;:&quot;MENDELEY_CITATION_4a526c44-51b3-4209-b943-0779cc0588e0&quot;,&quot;properties&quot;:{&quot;noteIndex&quot;:0},&quot;isEdited&quot;:false,&quot;manualOverride&quot;:{&quot;isManuallyOverridden&quot;:false,&quot;citeprocText&quot;:&quot;(Sachdeva, 2022)&quot;,&quot;manualOverrideText&quot;:&quot;&quot;},&quot;citationTag&quot;:&quot;MENDELEY_CITATION_v3_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&quot;,&quot;citationItems&quot;:[{&quot;id&quot;:&quot;5aea0146-25ee-301e-8bac-d4d194bcfe78&quot;,&quot;itemData&quot;:{&quot;type&quot;:&quot;webpage&quot;,&quot;id&quot;:&quot;5aea0146-25ee-301e-8bac-d4d194bcfe78&quot;,&quot;title&quot;:&quot;Android Application Hacking - Security Boulevard&quot;,&quot;author&quot;:[{&quot;family&quot;:&quot;Sachdeva&quot;,&quot;given&quot;:&quot;Deepti&quot;,&quot;parse-names&quot;:false,&quot;dropping-particle&quot;:&quot;&quot;,&quot;non-dropping-particle&quot;:&quot;&quot;}],&quot;accessed&quot;:{&quot;date-parts&quot;:[[2022,9,29]]},&quot;URL&quot;:&quot;https://securityboulevard.com/2022/08/android-application-hacking/&quot;,&quot;issued&quot;:{&quot;date-parts&quot;:[[2022,8,9]]},&quot;container-title-short&quot;:&quot;&quot;},&quot;isTemporary&quot;:false}]},{&quot;citationID&quot;:&quot;MENDELEY_CITATION_fd3108a1-c049-432e-a1f0-8c258fc1c213&quot;,&quot;properties&quot;:{&quot;noteIndex&quot;:0},&quot;isEdited&quot;:false,&quot;manualOverride&quot;:{&quot;isManuallyOverridden&quot;:false,&quot;citeprocText&quot;:&quot;(Tredger, 2019)&quot;,&quot;manualOverrideText&quot;:&quot;&quot;},&quot;citationTag&quot;:&quot;MENDELEY_CITATION_v3_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&quot;,&quot;citationItems&quot;:[{&quot;id&quot;:&quot;f9663ca9-dd99-31e9-8965-ebf4f3e6b35c&quot;,&quot;itemData&quot;:{&quot;type&quot;:&quot;webpage&quot;,&quot;id&quot;:&quot;f9663ca9-dd99-31e9-8965-ebf4f3e6b35c&quot;,&quot;title&quot;:&quot;Cybercrime: Namibia most targeted country in Africa&quot;,&quot;author&quot;:[{&quot;family&quot;:&quot;Tredger&quot;,&quot;given&quot;:&quot;Christopher&quot;,&quot;parse-names&quot;:false,&quot;dropping-particle&quot;:&quot;&quot;,&quot;non-dropping-particle&quot;:&quot;&quot;}],&quot;accessed&quot;:{&quot;date-parts&quot;:[[2022,9,26]]},&quot;URL&quot;:&quot;https://itweb.africa/content/mQwkoq6PA9973r9A&quot;,&quot;issued&quot;:{&quot;date-parts&quot;:[[2019,10,16]]},&quot;container-title-short&quot;:&quot;&quot;},&quot;isTemporary&quot;:false}]},{&quot;citationID&quot;:&quot;MENDELEY_CITATION_fd61f81c-1973-457e-85b0-a77c7d3636c4&quot;,&quot;properties&quot;:{&quot;noteIndex&quot;:0},&quot;isEdited&quot;:false,&quot;manualOverride&quot;:{&quot;isManuallyOverridden&quot;:false,&quot;citeprocText&quot;:&quot;(Agarwal, 2021)&quot;,&quot;manualOverrideText&quot;:&quot;&quot;},&quot;citationTag&quot;:&quot;MENDELEY_CITATION_v3_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&quot;,&quot;citationItems&quot;:[{&quot;id&quot;:&quot;be07894a-02a4-3989-ad0b-31fd386b703a&quot;,&quot;itemData&quot;:{&quot;type&quot;:&quot;webpage&quot;,&quot;id&quot;:&quot;be07894a-02a4-3989-ad0b-31fd386b703a&quot;,&quot;title&quot;:&quot;Mobile App Hacking and its growing popularity&quot;,&quot;author&quot;:[{&quot;family&quot;:&quot;Agarwal&quot;,&quot;given&quot;:&quot;Harshit&quot;,&quot;parse-names&quot;:false,&quot;dropping-particle&quot;:&quot;&quot;,&quot;non-dropping-particle&quot;:&quot;&quot;}],&quot;accessed&quot;:{&quot;date-parts&quot;:[[2022,9,29]]},&quot;URL&quot;:&quot;https://www.appknox.com/blog/mobile-app-hacking&quot;,&quot;issued&quot;:{&quot;date-parts&quot;:[[2021,4,1]]},&quot;container-title-short&quot;:&quot;&quot;},&quot;isTemporary&quot;:false}]},{&quot;citationID&quot;:&quot;MENDELEY_CITATION_631b950d-773b-4f92-9d50-a23705181a25&quot;,&quot;properties&quot;:{&quot;noteIndex&quot;:0},&quot;isEdited&quot;:false,&quot;manualOverride&quot;:{&quot;isManuallyOverridden&quot;:false,&quot;citeprocText&quot;:&quot;(Agarwal, 2021)&quot;,&quot;manualOverrideText&quot;:&quot;&quot;},&quot;citationTag&quot;:&quot;MENDELEY_CITATION_v3_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&quot;,&quot;citationItems&quot;:[{&quot;id&quot;:&quot;be07894a-02a4-3989-ad0b-31fd386b703a&quot;,&quot;itemData&quot;:{&quot;type&quot;:&quot;webpage&quot;,&quot;id&quot;:&quot;be07894a-02a4-3989-ad0b-31fd386b703a&quot;,&quot;title&quot;:&quot;Mobile App Hacking and its growing popularity&quot;,&quot;author&quot;:[{&quot;family&quot;:&quot;Agarwal&quot;,&quot;given&quot;:&quot;Harshit&quot;,&quot;parse-names&quot;:false,&quot;dropping-particle&quot;:&quot;&quot;,&quot;non-dropping-particle&quot;:&quot;&quot;}],&quot;accessed&quot;:{&quot;date-parts&quot;:[[2022,9,29]]},&quot;URL&quot;:&quot;https://www.appknox.com/blog/mobile-app-hacking&quot;,&quot;issued&quot;:{&quot;date-parts&quot;:[[2021,4,1]]},&quot;container-title-short&quot;:&quot;&quot;},&quot;isTemporary&quot;:false}]},{&quot;citationID&quot;:&quot;MENDELEY_CITATION_5b6cc6b7-d160-47fb-8898-8d557c3fe0d3&quot;,&quot;properties&quot;:{&quot;noteIndex&quot;:0},&quot;isEdited&quot;:false,&quot;manualOverride&quot;:{&quot;isManuallyOverridden&quot;:false,&quot;citeprocText&quot;:&quot;(Collier, 2022)&quot;,&quot;manualOverrideText&quot;:&quot;&quot;},&quot;citationTag&quot;:&quot;MENDELEY_CITATION_v3_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&quot;,&quot;citationItems&quot;:[{&quot;id&quot;:&quot;754141d0-de30-33a6-af6b-8b79ee69b67a&quot;,&quot;itemData&quot;:{&quot;type&quot;:&quot;webpage&quot;,&quot;id&quot;:&quot;754141d0-de30-33a6-af6b-8b79ee69b67a&quot;,&quot;title&quot;:&quot;Popular school messaging app hacked to send explicit image to parents&quot;,&quot;author&quot;:[{&quot;family&quot;:&quot;Collier&quot;,&quot;given&quot;:&quot;Kevin&quot;,&quot;parse-names&quot;:false,&quot;dropping-particle&quot;:&quot;&quot;,&quot;non-dropping-particle&quot;:&quot;&quot;}],&quot;accessed&quot;:{&quot;date-parts&quot;:[[2022,9,29]]},&quot;URL&quot;:&quot;https://www.nbcnews.com/tech/security/popular-school-messaging-app-hacked-send-explicit-image-parents-rcna47687&quot;,&quot;issued&quot;:{&quot;date-parts&quot;:[[2022,9,14]]},&quot;container-title-short&quot;:&quot;&quot;},&quot;isTemporary&quot;:false}]},{&quot;citationID&quot;:&quot;MENDELEY_CITATION_0026e017-b28c-4db8-a6f2-3b7eef3729b6&quot;,&quot;properties&quot;:{&quot;noteIndex&quot;:0},&quot;isEdited&quot;:false,&quot;manualOverride&quot;:{&quot;isManuallyOverridden&quot;:false,&quot;citeprocText&quot;:&quot;(Sachdeva, 2022)&quot;,&quot;manualOverrideText&quot;:&quot;&quot;},&quot;citationTag&quot;:&quot;MENDELEY_CITATION_v3_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&quot;,&quot;citationItems&quot;:[{&quot;id&quot;:&quot;5aea0146-25ee-301e-8bac-d4d194bcfe78&quot;,&quot;itemData&quot;:{&quot;type&quot;:&quot;webpage&quot;,&quot;id&quot;:&quot;5aea0146-25ee-301e-8bac-d4d194bcfe78&quot;,&quot;title&quot;:&quot;Android Application Hacking - Security Boulevard&quot;,&quot;author&quot;:[{&quot;family&quot;:&quot;Sachdeva&quot;,&quot;given&quot;:&quot;Deepti&quot;,&quot;parse-names&quot;:false,&quot;dropping-particle&quot;:&quot;&quot;,&quot;non-dropping-particle&quot;:&quot;&quot;}],&quot;accessed&quot;:{&quot;date-parts&quot;:[[2022,9,29]]},&quot;URL&quot;:&quot;https://securityboulevard.com/2022/08/android-application-hacking/&quot;,&quot;issued&quot;:{&quot;date-parts&quot;:[[2022,8,9]]},&quot;container-title-short&quot;:&quot;&quot;},&quot;isTemporary&quot;:false}]},{&quot;citationID&quot;:&quot;MENDELEY_CITATION_1f2b1bb2-91cc-4144-875b-eb3d586878ae&quot;,&quot;properties&quot;:{&quot;noteIndex&quot;:0},&quot;isEdited&quot;:false,&quot;manualOverride&quot;:{&quot;isManuallyOverridden&quot;:false,&quot;citeprocText&quot;:&quot;(Sharma, 2024)&quot;,&quot;manualOverrideText&quot;:&quot;&quot;},&quot;citationTag&quot;:&quot;MENDELEY_CITATION_v3_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&quot;,&quot;citationItems&quot;:[{&quot;id&quot;:&quot;c3a406f4-f7b1-3568-947d-03fb425e8690&quot;,&quot;itemData&quot;:{&quot;type&quot;:&quot;webpage&quot;,&quot;id&quot;:&quot;c3a406f4-f7b1-3568-947d-03fb425e8690&quot;,&quot;title&quot;:&quot;Ensure Mobile App Security Best Practices with Astra&quot;,&quot;author&quot;:[{&quot;family&quot;:&quot;Sharma&quot;,&quot;given&quot;:&quot;Shikhil&quot;,&quot;parse-names&quot;:false,&quot;dropping-particle&quot;:&quot;&quot;,&quot;non-dropping-particle&quot;:&quot;&quot;}],&quot;accessed&quot;:{&quot;date-parts&quot;:[[2024,9,16]]},&quot;URL&quot;:&quot;https://www.getastra.com/blog/mobile/mobile-app-security-best-practices/&quot;,&quot;issued&quot;:{&quot;date-parts&quot;:[[2024,3,8]]},&quot;container-title-short&quot;:&quot;&quot;},&quot;isTemporary&quot;:false}]},{&quot;citationID&quot;:&quot;MENDELEY_CITATION_517feac3-c8f0-4a14-8e79-3c7ca30f0134&quot;,&quot;properties&quot;:{&quot;noteIndex&quot;:0},&quot;isEdited&quot;:false,&quot;manualOverride&quot;:{&quot;isManuallyOverridden&quot;:false,&quot;citeprocText&quot;:&quot;(Kaspersky, n.d.)&quot;,&quot;manualOverrideText&quot;:&quot;&quot;},&quot;citationTag&quot;:&quot;MENDELEY_CITATION_v3_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&quot;,&quot;citationItems&quot;:[{&quot;id&quot;:&quot;afeeadfb-da44-3ca1-bf47-b9b559701808&quot;,&quot;itemData&quot;:{&quot;type&quot;:&quot;webpage&quot;,&quot;id&quot;:&quot;afeeadfb-da44-3ca1-bf47-b9b559701808&quot;,&quot;title&quot;:&quot;What is Cybersecurity? Types, Threats and Cyber Safety Tips&quot;,&quot;author&quot;:[{&quot;family&quot;:&quot;Kaspersky&quot;,&quot;given&quot;:&quot;&quot;,&quot;parse-names&quot;:false,&quot;dropping-particle&quot;:&quot;&quot;,&quot;non-dropping-particle&quot;:&quot;&quot;}],&quot;accessed&quot;:{&quot;date-parts&quot;:[[2024,9,16]]},&quot;URL&quot;:&quot;https://www.kaspersky.com/resource-center/definitions/what-is-cyber-security&quot;,&quot;container-title-short&quot;:&quot;&quot;},&quot;isTemporary&quot;:false}]},{&quot;citationID&quot;:&quot;MENDELEY_CITATION_46d35ce3-76ab-44aa-b06c-8be1483dea23&quot;,&quot;properties&quot;:{&quot;noteIndex&quot;:0},&quot;isEdited&quot;:false,&quot;manualOverride&quot;:{&quot;isManuallyOverridden&quot;:false,&quot;citeprocText&quot;:&quot;(Developers, 2024)&quot;,&quot;manualOverrideText&quot;:&quot;&quot;},&quot;citationTag&quot;:&quot;MENDELEY_CITATION_v3_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&quot;,&quot;citationItems&quot;:[{&quot;id&quot;:&quot;0e6d5ce2-0d32-3286-80be-5e260aace52b&quot;,&quot;itemData&quot;:{&quot;type&quot;:&quot;webpage&quot;,&quot;id&quot;:&quot;0e6d5ce2-0d32-3286-80be-5e260aace52b&quot;,&quot;title&quot;:&quot;Security guidelines  |  App quality  |  Android Developers&quot;,&quot;author&quot;:[{&quot;family&quot;:&quot;Developers&quot;,&quot;given&quot;:&quot;&quot;,&quot;parse-names&quot;:false,&quot;dropping-particle&quot;:&quot;&quot;,&quot;non-dropping-particle&quot;:&quot;&quot;}],&quot;accessed&quot;:{&quot;date-parts&quot;:[[2024,9,16]]},&quot;URL&quot;:&quot;https://developer.android.com/privacy-and-security/security-tips&quot;,&quot;issued&quot;:{&quot;date-parts&quot;:[[2024,5,30]]},&quot;container-title-short&quot;:&quot;&quot;},&quot;isTemporary&quot;:false}]},{&quot;citationID&quot;:&quot;MENDELEY_CITATION_3dcec2a3-d4cd-46c4-bebb-604341abd835&quot;,&quot;properties&quot;:{&quot;noteIndex&quot;:0},&quot;isEdited&quot;:false,&quot;manualOverride&quot;:{&quot;isManuallyOverridden&quot;:false,&quot;citeprocText&quot;:&quot;(Maynes, 2019)&quot;,&quot;manualOverrideText&quot;:&quot;&quot;},&quot;citationTag&quot;:&quot;MENDELEY_CITATION_v3_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&quot;,&quot;citationItems&quot;:[{&quot;id&quot;:&quot;35272973-a900-30e7-abb8-4394f4d43dc1&quot;,&quot;itemData&quot;:{&quot;type&quot;:&quot;webpage&quot;,&quot;id&quot;:&quot;35272973-a900-30e7-abb8-4394f4d43dc1&quot;,&quot;title&quot;:&quot;One simple action you can take to prevent 99.9 percent of attacks on your accounts&quot;,&quot;author&quot;:[{&quot;family&quot;:&quot;Maynes&quot;,&quot;given&quot;:&quot;Melanie&quot;,&quot;parse-names&quot;:false,&quot;dropping-particle&quot;:&quot;&quot;,&quot;non-dropping-particle&quot;:&quot;&quot;}],&quot;accessed&quot;:{&quot;date-parts&quot;:[[2022,9,25]]},&quot;URL&quot;:&quot;https://www.microsoft.com/security/blog/2019/08/20/one-simple-action-you-can-take-to-prevent-99-9-percent-of-account-attacks/&quot;,&quot;issued&quot;:{&quot;date-parts&quot;:[[2019,8,20]]},&quot;container-title-short&quot;:&quot;&quot;},&quot;isTemporary&quot;:false}]},{&quot;citationID&quot;:&quot;MENDELEY_CITATION_558b9cad-f75d-4290-b160-9ebd6b369a9c&quot;,&quot;properties&quot;:{&quot;noteIndex&quot;:0},&quot;isEdited&quot;:false,&quot;manualOverride&quot;:{&quot;isManuallyOverridden&quot;:false,&quot;citeprocText&quot;:&quot;(Mohanakrishnan, 2022)&quot;,&quot;manualOverrideText&quot;:&quot;&quot;},&quot;citationTag&quot;:&quot;MENDELEY_CITATION_v3_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&quot;,&quot;citationItems&quot;:[{&quot;id&quot;:&quot;538c9121-da0c-3b3b-92b6-ede6f98686cd&quot;,&quot;itemData&quot;:{&quot;type&quot;:&quot;webpage&quot;,&quot;id&quot;:&quot;538c9121-da0c-3b3b-92b6-ede6f98686cd&quot;,&quot;title&quot;:&quot;What Is Two-Factor Authentication? Definition, Process, and Best Practices&quot;,&quot;author&quot;:[{&quot;family&quot;:&quot;Mohanakrishnan&quot;,&quot;given&quot;:&quot;Ramya&quot;,&quot;parse-names&quot;:false,&quot;dropping-particle&quot;:&quot;&quot;,&quot;non-dropping-particle&quot;:&quot;&quot;}],&quot;accessed&quot;:{&quot;date-parts&quot;:[[2024,9,16]]},&quot;URL&quot;:&quot;https://www.spiceworks.com/it-security/identity-access-management/articles/what-is-two-factor-authentication/&quot;,&quot;issued&quot;:{&quot;date-parts&quot;:[[2022,8,5]]},&quot;container-title-short&quot;:&quot;&quot;},&quot;isTemporary&quot;:false}]},{&quot;citationID&quot;:&quot;MENDELEY_CITATION_9b3d319a-8192-4f54-a18b-00c00176d849&quot;,&quot;properties&quot;:{&quot;noteIndex&quot;:0},&quot;isEdited&quot;:false,&quot;manualOverride&quot;:{&quot;isManuallyOverridden&quot;:false,&quot;citeprocText&quot;:&quot;(Imperva, n.d.)&quot;,&quot;manualOverrideText&quot;:&quot;&quot;},&quot;citationTag&quot;:&quot;MENDELEY_CITATION_v3_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&quot;,&quot;citationItems&quot;:[{&quot;id&quot;:&quot;1b7a14bf-0afa-326e-8294-129609bca818&quot;,&quot;itemData&quot;:{&quot;type&quot;:&quot;webpage&quot;,&quot;id&quot;:&quot;1b7a14bf-0afa-326e-8294-129609bca818&quot;,&quot;title&quot;:&quot;What is Two Factor Authentication | Pros and Cons of 2FA&quot;,&quot;author&quot;:[{&quot;family&quot;:&quot;Imperva&quot;,&quot;given&quot;:&quot;&quot;,&quot;parse-names&quot;:false,&quot;dropping-particle&quot;:&quot;&quot;,&quot;non-dropping-particle&quot;:&quot;&quot;}],&quot;accessed&quot;:{&quot;date-parts&quot;:[[2024,9,16]]},&quot;URL&quot;:&quot;https://www.imperva.com/learn/application-security/2fa-two-factor-authentication/&quot;,&quot;container-title-short&quot;:&quot;&quot;},&quot;isTemporary&quot;:false}]},{&quot;citationID&quot;:&quot;MENDELEY_CITATION_25d4a1ee-a512-442b-b170-123b98b40073&quot;,&quot;properties&quot;:{&quot;noteIndex&quot;:0},&quot;isEdited&quot;:false,&quot;manualOverride&quot;:{&quot;isManuallyOverridden&quot;:false,&quot;citeprocText&quot;:&quot;(Simpson, 2019)&quot;,&quot;manualOverrideText&quot;:&quot;&quot;},&quot;citationTag&quot;:&quot;MENDELEY_CITATION_v3_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&quot;,&quot;citationItems&quot;:[{&quot;id&quot;:&quot;0cd39f3e-0b0b-3a49-8444-b3e79383cb2d&quot;,&quot;itemData&quot;:{&quot;type&quot;:&quot;webpage&quot;,&quot;id&quot;:&quot;0cd39f3e-0b0b-3a49-8444-b3e79383cb2d&quot;,&quot;title&quot;:&quot;8 APIs For Two-Factor Authentication | Nordic APIs |&quot;,&quot;author&quot;:[{&quot;family&quot;:&quot;Simpson&quot;,&quot;given&quot;:&quot;j&quot;,&quot;parse-names&quot;:false,&quot;dropping-particle&quot;:&quot;&quot;,&quot;non-dropping-particle&quot;:&quot;&quot;}],&quot;accessed&quot;:{&quot;date-parts&quot;:[[2024,9,16]]},&quot;URL&quot;:&quot;https://nordicapis.com/8-apis-for-two-factor-authentication/&quot;,&quot;issued&quot;:{&quot;date-parts&quot;:[[2019,12,17]]},&quot;container-title-short&quot;:&quot;&quot;},&quot;isTemporary&quot;:false}]},{&quot;citationID&quot;:&quot;MENDELEY_CITATION_bfcceb46-c32a-46aa-b1a7-e3c7f8ac3785&quot;,&quot;properties&quot;:{&quot;noteIndex&quot;:0},&quot;isEdited&quot;:false,&quot;manualOverride&quot;:{&quot;isManuallyOverridden&quot;:false,&quot;citeprocText&quot;:&quot;(Rachmawati, 2018)&quot;,&quot;manualOverrideText&quot;:&quot;&quot;},&quot;citationTag&quot;:&quot;MENDELEY_CITATION_v3_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&quot;,&quot;citationItems&quot;:[{&quot;id&quot;:&quot;768c6be0-f05a-3079-bef1-d5f26dc8c5d8&quot;,&quot;itemData&quot;:{&quot;type&quot;:&quot;article-journal&quot;,&quot;id&quot;:&quot;768c6be0-f05a-3079-bef1-d5f26dc8c5d8&quot;,&quot;title&quot;:&quot;A comparative study of Message Digest 5(MD5) and SHA256 algorithm&quot;,&quot;author&quot;:[{&quot;family&quot;:&quot;Rachmawati&quot;,&quot;given&quot;:&quot;D&quot;,&quot;parse-names&quot;:false,&quot;dropping-particle&quot;:&quot;&quot;,&quot;non-dropping-particle&quot;:&quot;&quot;}],&quot;container-title&quot;:&quot;Journal of Physics: Conference Series&quot;,&quot;container-title-short&quot;:&quot;J Phys Conf Ser&quot;,&quot;accessed&quot;:{&quot;date-parts&quot;:[[2022,9,25]]},&quot;DOI&quot;:&quot;10.1088/1742-6596/978/1/012116&quot;,&quot;issued&quot;:{&quot;date-parts&quot;:[[2018]]}},&quot;isTemporary&quot;:false}]},{&quot;citationID&quot;:&quot;MENDELEY_CITATION_1cbe03ce-bff0-48a0-9867-f06c96046274&quot;,&quot;properties&quot;:{&quot;noteIndex&quot;:0},&quot;isEdited&quot;:false,&quot;manualOverride&quot;:{&quot;isManuallyOverridden&quot;:false,&quot;citeprocText&quot;:&quot;(Lake, 2022)&quot;,&quot;manualOverrideText&quot;:&quot;&quot;},&quot;citationTag&quot;:&quot;MENDELEY_CITATION_v3_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&quot;,&quot;citationItems&quot;:[{&quot;id&quot;:&quot;8c9ea25c-2f69-37a2-b04c-570bc7f04290&quot;,&quot;itemData&quot;:{&quot;type&quot;:&quot;webpage&quot;,&quot;id&quot;:&quot;8c9ea25c-2f69-37a2-b04c-570bc7f04290&quot;,&quot;title&quot;:&quot;What is SHA-2 and how does it work?&quot;,&quot;author&quot;:[{&quot;family&quot;:&quot;Lake&quot;,&quot;given&quot;:&quot;Josh&quot;,&quot;parse-names&quot;:false,&quot;dropping-particle&quot;:&quot;&quot;,&quot;non-dropping-particle&quot;:&quot;&quot;}],&quot;accessed&quot;:{&quot;date-parts&quot;:[[2022,9,25]]},&quot;URL&quot;:&quot;https://www.comparitech.com/blog/information-security/what-is-sha-2-how-does-it-work/&quot;,&quot;issued&quot;:{&quot;date-parts&quot;:[[2022,2,17]]},&quot;container-title-short&quot;:&quot;&quot;},&quot;isTemporary&quot;:false}]},{&quot;citationID&quot;:&quot;MENDELEY_CITATION_acfc0d54-241f-4af0-b8be-555c236b0b6f&quot;,&quot;properties&quot;:{&quot;noteIndex&quot;:0},&quot;isEdited&quot;:false,&quot;manualOverride&quot;:{&quot;isManuallyOverridden&quot;:false,&quot;citeprocText&quot;:&quot;(Sachdeva, 2022)&quot;,&quot;manualOverrideText&quot;:&quot;&quot;},&quot;citationTag&quot;:&quot;MENDELEY_CITATION_v3_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&quot;,&quot;citationItems&quot;:[{&quot;id&quot;:&quot;5aea0146-25ee-301e-8bac-d4d194bcfe78&quot;,&quot;itemData&quot;:{&quot;type&quot;:&quot;webpage&quot;,&quot;id&quot;:&quot;5aea0146-25ee-301e-8bac-d4d194bcfe78&quot;,&quot;title&quot;:&quot;Android Application Hacking - Security Boulevard&quot;,&quot;author&quot;:[{&quot;family&quot;:&quot;Sachdeva&quot;,&quot;given&quot;:&quot;Deepti&quot;,&quot;parse-names&quot;:false,&quot;dropping-particle&quot;:&quot;&quot;,&quot;non-dropping-particle&quot;:&quot;&quot;}],&quot;accessed&quot;:{&quot;date-parts&quot;:[[2022,9,29]]},&quot;URL&quot;:&quot;https://securityboulevard.com/2022/08/android-application-hacking/&quot;,&quot;issued&quot;:{&quot;date-parts&quot;:[[2022,8,9]]},&quot;container-title-short&quot;:&quot;&quot;},&quot;isTemporary&quot;:false}]},{&quot;citationID&quot;:&quot;MENDELEY_CITATION_ef986cd3-003d-4b16-b8b8-c387188c643a&quot;,&quot;properties&quot;:{&quot;noteIndex&quot;:0},&quot;isEdited&quot;:false,&quot;manualOverride&quot;:{&quot;isManuallyOverridden&quot;:false,&quot;citeprocText&quot;:&quot;(Campion, 2022)&quot;,&quot;manualOverrideText&quot;:&quot;&quot;},&quot;citationTag&quot;:&quot;MENDELEY_CITATION_v3_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&quot;,&quot;citationItems&quot;:[{&quot;id&quot;:&quot;819769c9-a677-3e61-85b3-4768d5aee525&quot;,&quot;itemData&quot;:{&quot;type&quot;:&quot;webpage&quot;,&quot;id&quot;:&quot;819769c9-a677-3e61-85b3-4768d5aee525&quot;,&quot;title&quot;:&quot;Should I get a smart meter? Pros and cons - Confused.com&quot;,&quot;author&quot;:[{&quot;family&quot;:&quot;Campion&quot;,&quot;given&quot;:&quot;Alice&quot;,&quot;parse-names&quot;:false,&quot;dropping-particle&quot;:&quot;&quot;,&quot;non-dropping-particle&quot;:&quot;&quot;}],&quot;accessed&quot;:{&quot;date-parts&quot;:[[2022,9,23]]},&quot;URL&quot;:&quot;https://www.confused.com/gas-electricity/guides/what-is-a-smart-meter&quot;,&quot;issued&quot;:{&quot;date-parts&quot;:[[2022,4,13]]},&quot;container-title-short&quot;:&quot;&quot;},&quot;isTemporary&quot;:false}]},{&quot;citationID&quot;:&quot;MENDELEY_CITATION_ef746ca0-266b-46bd-a7df-f4a98de3e013&quot;,&quot;properties&quot;:{&quot;noteIndex&quot;:0},&quot;isEdited&quot;:false,&quot;manualOverride&quot;:{&quot;isManuallyOverridden&quot;:false,&quot;citeprocText&quot;:&quot;(Charig, 2020)&quot;,&quot;manualOverrideText&quot;:&quot;&quot;},&quot;citationTag&quot;:&quot;MENDELEY_CITATION_v3_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&quot;,&quot;citationItems&quot;:[{&quot;id&quot;:&quot;4e294107-fcc9-34ad-8437-4b217dc30cbc&quot;,&quot;itemData&quot;:{&quot;type&quot;:&quot;webpage&quot;,&quot;id&quot;:&quot;4e294107-fcc9-34ad-8437-4b217dc30cbc&quot;,&quot;title&quot;:&quot;The smart grid – what it is, and why we need it&quot;,&quot;author&quot;:[{&quot;family&quot;:&quot;Charig&quot;,&quot;given&quot;:&quot;Nigel&quot;,&quot;parse-names&quot;:false,&quot;dropping-particle&quot;:&quot;&quot;,&quot;non-dropping-particle&quot;:&quot;&quot;}],&quot;accessed&quot;:{&quot;date-parts&quot;:[[2022,9,23]]},&quot;URL&quot;:&quot;https://www.power-and-beyond.com/the-smart-grid-what-it-is-and-why-we-need-it-a-390575215d5f5a136fc35a372cba7b26/&quot;,&quot;issued&quot;:{&quot;date-parts&quot;:[[2020,7,22]]},&quot;container-title-short&quot;:&quot;&quot;},&quot;isTemporary&quot;:false}]},{&quot;citationID&quot;:&quot;MENDELEY_CITATION_81a3e322-5c37-4b22-882a-d1810247c6c6&quot;,&quot;properties&quot;:{&quot;noteIndex&quot;:0},&quot;isEdited&quot;:false,&quot;manualOverride&quot;:{&quot;isManuallyOverridden&quot;:false,&quot;citeprocText&quot;:&quot;(Garcia, 2021a)&quot;,&quot;manualOverrideText&quot;:&quot;&quot;},&quot;citationTag&quot;:&quot;MENDELEY_CITATION_v3_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&quot;,&quot;citationItems&quot;:[{&quot;id&quot;:&quot;7c80a561-9584-3969-b11f-8a5eef151aae&quot;,&quot;itemData&quot;:{&quot;type&quot;:&quot;webpage&quot;,&quot;id&quot;:&quot;7c80a561-9584-3969-b11f-8a5eef151aae&quot;,&quot;title&quot;:&quot;How do smart meters communicate? | EMnify Blog&quot;,&quot;author&quot;:[{&quot;family&quot;:&quot;Garcia&quot;,&quot;given&quot;:&quot;David&quot;,&quot;parse-names&quot;:false,&quot;dropping-particle&quot;:&quot;&quot;,&quot;non-dropping-particle&quot;:&quot;&quot;}],&quot;accessed&quot;:{&quot;date-parts&quot;:[[2022,9,29]]},&quot;URL&quot;:&quot;https://www.emnify.com/blog/how-smart-meters-communicate&quot;,&quot;issued&quot;:{&quot;date-parts&quot;:[[2021,9,22]]},&quot;container-title-short&quot;:&quot;&quot;},&quot;isTemporary&quot;:false}]},{&quot;citationID&quot;:&quot;MENDELEY_CITATION_5269c8d3-503a-4b64-bd7d-43812b031f46&quot;,&quot;properties&quot;:{&quot;noteIndex&quot;:0},&quot;isEdited&quot;:false,&quot;manualOverride&quot;:{&quot;isManuallyOverridden&quot;:false,&quot;citeprocText&quot;:&quot;(Garcia, 2021a)&quot;,&quot;manualOverrideText&quot;:&quot;&quot;},&quot;citationTag&quot;:&quot;MENDELEY_CITATION_v3_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&quot;,&quot;citationItems&quot;:[{&quot;id&quot;:&quot;7c80a561-9584-3969-b11f-8a5eef151aae&quot;,&quot;itemData&quot;:{&quot;type&quot;:&quot;webpage&quot;,&quot;id&quot;:&quot;7c80a561-9584-3969-b11f-8a5eef151aae&quot;,&quot;title&quot;:&quot;How do smart meters communicate? | EMnify Blog&quot;,&quot;author&quot;:[{&quot;family&quot;:&quot;Garcia&quot;,&quot;given&quot;:&quot;David&quot;,&quot;parse-names&quot;:false,&quot;dropping-particle&quot;:&quot;&quot;,&quot;non-dropping-particle&quot;:&quot;&quot;}],&quot;accessed&quot;:{&quot;date-parts&quot;:[[2022,9,29]]},&quot;URL&quot;:&quot;https://www.emnify.com/blog/how-smart-meters-communicate&quot;,&quot;issued&quot;:{&quot;date-parts&quot;:[[2021,9,22]]},&quot;container-title-short&quot;:&quot;&quot;},&quot;isTemporary&quot;:false}]},{&quot;citationID&quot;:&quot;MENDELEY_CITATION_60e3d1c9-2af1-4137-8bfa-a0bf5e7918ec&quot;,&quot;properties&quot;:{&quot;noteIndex&quot;:0},&quot;isEdited&quot;:false,&quot;manualOverride&quot;:{&quot;isManuallyOverridden&quot;:false,&quot;citeprocText&quot;:&quot;(Garcia, 2021a)&quot;,&quot;manualOverrideText&quot;:&quot;&quot;},&quot;citationTag&quot;:&quot;MENDELEY_CITATION_v3_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&quot;,&quot;citationItems&quot;:[{&quot;id&quot;:&quot;7c80a561-9584-3969-b11f-8a5eef151aae&quot;,&quot;itemData&quot;:{&quot;type&quot;:&quot;webpage&quot;,&quot;id&quot;:&quot;7c80a561-9584-3969-b11f-8a5eef151aae&quot;,&quot;title&quot;:&quot;How do smart meters communicate? | EMnify Blog&quot;,&quot;author&quot;:[{&quot;family&quot;:&quot;Garcia&quot;,&quot;given&quot;:&quot;David&quot;,&quot;parse-names&quot;:false,&quot;dropping-particle&quot;:&quot;&quot;,&quot;non-dropping-particle&quot;:&quot;&quot;}],&quot;accessed&quot;:{&quot;date-parts&quot;:[[2022,9,29]]},&quot;URL&quot;:&quot;https://www.emnify.com/blog/how-smart-meters-communicate&quot;,&quot;issued&quot;:{&quot;date-parts&quot;:[[2021,9,22]]},&quot;container-title-short&quot;:&quot;&quot;},&quot;isTemporary&quot;:false}]},{&quot;citationID&quot;:&quot;MENDELEY_CITATION_b3537d8f-0753-4a24-9706-0ebe200faf41&quot;,&quot;properties&quot;:{&quot;noteIndex&quot;:0},&quot;isEdited&quot;:false,&quot;manualOverride&quot;:{&quot;isManuallyOverridden&quot;:false,&quot;citeprocText&quot;:&quot;(IEC, 2024)&quot;,&quot;manualOverrideText&quot;:&quot;&quot;},&quot;citationTag&quot;:&quot;MENDELEY_CITATION_v3_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&quot;,&quot;citationItems&quot;:[{&quot;id&quot;:&quot;7c45cdb9-6dc6-351d-b4b4-f06da4ce7144&quot;,&quot;itemData&quot;:{&quot;type&quot;:&quot;webpage&quot;,&quot;id&quot;:&quot;7c45cdb9-6dc6-351d-b4b4-f06da4ce7144&quot;,&quot;title&quot;:&quot;About us - What does IEC do?&quot;,&quot;author&quot;:[{&quot;family&quot;:&quot;IEC&quot;,&quot;given&quot;:&quot;&quot;,&quot;parse-names&quot;:false,&quot;dropping-particle&quot;:&quot;&quot;,&quot;non-dropping-particle&quot;:&quot;&quot;}],&quot;accessed&quot;:{&quot;date-parts&quot;:[[2024,9,16]]},&quot;URL&quot;:&quot;https://www.iec.ch/about-us&quot;,&quot;issued&quot;:{&quot;date-parts&quot;:[[2024]]},&quot;container-title-short&quot;:&quot;&quot;},&quot;isTemporary&quot;:false}]},{&quot;citationID&quot;:&quot;MENDELEY_CITATION_43ad8c83-11f6-4c04-bf2f-004ace22b15e&quot;,&quot;properties&quot;:{&quot;noteIndex&quot;:0},&quot;isEdited&quot;:false,&quot;manualOverride&quot;:{&quot;isManuallyOverridden&quot;:false,&quot;citeprocText&quot;:&quot;(Verma, 2023)&quot;,&quot;manualOverrideText&quot;:&quot;&quot;},&quot;citationTag&quot;:&quot;MENDELEY_CITATION_v3_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&quot;,&quot;citationItems&quot;:[{&quot;id&quot;:&quot;8e9bb7c0-e70d-3848-b84a-0a37d3cdf41c&quot;,&quot;itemData&quot;:{&quot;type&quot;:&quot;webpage&quot;,&quot;id&quot;:&quot;8e9bb7c0-e70d-3848-b84a-0a37d3cdf41c&quot;,&quot;title&quot;:&quot;OBIS code in DLMS COSEM Protocol for Smart Energy Metering&quot;,&quot;author&quot;:[{&quot;family&quot;:&quot;Verma&quot;,&quot;given&quot;:&quot;Rahul&quot;,&quot;parse-names&quot;:false,&quot;dropping-particle&quot;:&quot;&quot;,&quot;non-dropping-particle&quot;:&quot;&quot;}],&quot;accessed&quot;:{&quot;date-parts&quot;:[[2024,9,16]]},&quot;URL&quot;:&quot;https://www.linkedin.com/pulse/obis-code-dlmscosem-protocol-smart-energy-metering-rahul-verma&quot;,&quot;issued&quot;:{&quot;date-parts&quot;:[[2023,5,15]]},&quot;container-title-short&quot;:&quot;&quot;},&quot;isTemporary&quot;:false}]},{&quot;citationID&quot;:&quot;MENDELEY_CITATION_b474fbc5-5ced-40ff-a017-95baf067a222&quot;,&quot;properties&quot;:{&quot;noteIndex&quot;:0},&quot;isEdited&quot;:false,&quot;manualOverride&quot;:{&quot;isManuallyOverridden&quot;:false,&quot;citeprocText&quot;:&quot;(Garcia, 2021b)&quot;,&quot;manualOverrideText&quot;:&quot;&quot;},&quot;citationTag&quot;:&quot;MENDELEY_CITATION_v3_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&quot;,&quot;citationItems&quot;:[{&quot;id&quot;:&quot;d2eaf833-b48a-332b-a414-c12f9920a0cc&quot;,&quot;itemData&quot;:{&quot;type&quot;:&quot;webpage&quot;,&quot;id&quot;:&quot;d2eaf833-b48a-332b-a414-c12f9920a0cc&quot;,&quot;title&quot;:&quot;How do smart meters communicate? | EMnify Blog&quot;,&quot;author&quot;:[{&quot;family&quot;:&quot;Garcia&quot;,&quot;given&quot;:&quot;David&quot;,&quot;parse-names&quot;:false,&quot;dropping-particle&quot;:&quot;&quot;,&quot;non-dropping-particle&quot;:&quot;&quot;}],&quot;accessed&quot;:{&quot;date-parts&quot;:[[2022,9,23]]},&quot;URL&quot;:&quot;https://www.emnify.com/blog/how-smart-meters-communicate&quot;,&quot;issued&quot;:{&quot;date-parts&quot;:[[2021,9,22]]},&quot;container-title-short&quot;:&quot;&quot;},&quot;isTemporary&quot;:false}]},{&quot;citationID&quot;:&quot;MENDELEY_CITATION_e3d1a2d7-0234-44f1-8be1-b5d1948c2867&quot;,&quot;properties&quot;:{&quot;noteIndex&quot;:0},&quot;isEdited&quot;:false,&quot;manualOverride&quot;:{&quot;isManuallyOverridden&quot;:false,&quot;citeprocText&quot;:&quot;(Swinhoe, 2022)&quot;,&quot;manualOverrideText&quot;:&quot;&quot;},&quot;citationTag&quot;:&quot;MENDELEY_CITATION_v3_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&quot;,&quot;citationItems&quot;:[{&quot;id&quot;:&quot;64dc0711-636f-3857-80af-bdcb250f80fa&quot;,&quot;itemData&quot;:{&quot;type&quot;:&quot;webpage&quot;,&quot;id&quot;:&quot;64dc0711-636f-3857-80af-bdcb250f80fa&quot;,&quot;title&quot;:&quot;Man-in-the-middle (MitM) attack definition and examples | CSO Online&quot;,&quot;author&quot;:[{&quot;family&quot;:&quot;Swinhoe&quot;,&quot;given&quot;:&quot;Dan&quot;,&quot;parse-names&quot;:false,&quot;dropping-particle&quot;:&quot;&quot;,&quot;non-dropping-particle&quot;:&quot;&quot;}],&quot;accessed&quot;:{&quot;date-parts&quot;:[[2022,9,26]]},&quot;URL&quot;:&quot;https://www.csoonline.com/article/3340117/man-in-the-middle-attack-definition-and-examples.html&quot;,&quot;issued&quot;:{&quot;date-parts&quot;:[[2022,3,25]]},&quot;container-title-short&quot;:&quot;&quot;},&quot;isTemporary&quot;:false}]},{&quot;citationID&quot;:&quot;MENDELEY_CITATION_92816684-e0b1-4bef-9b99-b63a01e8c1cc&quot;,&quot;properties&quot;:{&quot;noteIndex&quot;:0},&quot;isEdited&quot;:false,&quot;manualOverride&quot;:{&quot;isManuallyOverridden&quot;:false,&quot;citeprocText&quot;:&quot;(Matoušek, 2017)&quot;,&quot;manualOverrideText&quot;:&quot;&quot;},&quot;citationTag&quot;:&quot;MENDELEY_CITATION_v3_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&quot;,&quot;citationItems&quot;:[{&quot;id&quot;:&quot;abef2245-6344-3f71-94a3-3f697508727a&quot;,&quot;itemData&quot;:{&quot;type&quot;:&quot;article-journal&quot;,&quot;id&quot;:&quot;abef2245-6344-3f71-94a3-3f697508727a&quot;,&quot;title&quot;:&quot;Description and analysis of IEC 104 Protocol Petr&quot;,&quot;author&quot;:[{&quot;family&quot;:&quot;Matoušek&quot;,&quot;given&quot;:&quot;Petr&quot;,&quot;parse-names&quot;:false,&quot;dropping-particle&quot;:&quot;&quot;,&quot;non-dropping-particle&quot;:&quot;&quot;}],&quot;accessed&quot;:{&quot;date-parts&quot;:[[2024,9,16]]},&quot;URL&quot;:&quot;http://www.fit.vutbr.cz/~matousp/grants.php.en?id=1101.&quot;,&quot;issued&quot;:{&quot;date-parts&quot;:[[2017,12]]},&quot;container-title-short&quot;:&quot;&quot;},&quot;isTemporary&quot;:false}]},{&quot;citationID&quot;:&quot;MENDELEY_CITATION_41a1dfc7-999e-4619-b59a-beae27acf920&quot;,&quot;properties&quot;:{&quot;noteIndex&quot;:0},&quot;isEdited&quot;:false,&quot;manualOverride&quot;:{&quot;isManuallyOverridden&quot;:false,&quot;citeprocText&quot;:&quot;(Taherdoost, 2022)&quot;,&quot;manualOverrideText&quot;:&quot;&quot;},&quot;citationTag&quot;:&quot;MENDELEY_CITATION_v3_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&quot;,&quot;citationItems&quot;:[{&quot;id&quot;:&quot;01e955c2-28ce-3b98-b67d-cebb0af5a03d&quot;,&quot;itemData&quot;:{&quot;type&quot;:&quot;article-journal&quot;,&quot;id&quot;:&quot;01e955c2-28ce-3b98-b67d-cebb0af5a03d&quot;,&quot;title&quot;:&quot;Understanding Cybersecurity Frameworks and Information Security Standards—A Review and Comprehensive Overview&quot;,&quot;author&quot;:[{&quot;family&quot;:&quot;Taherdoost&quot;,&quot;given&quot;:&quot;Hamed&quot;,&quot;parse-names&quot;:false,&quot;dropping-particle&quot;:&quot;&quot;,&quot;non-dropping-particle&quot;:&quot;&quot;}],&quot;container-title&quot;:&quot;Electronics 2022, Vol. 11, Page 2181&quot;,&quot;accessed&quot;:{&quot;date-parts&quot;:[[2024,9,16]]},&quot;DOI&quot;:&quot;10.3390/ELECTRONICS11142181&quot;,&quot;ISSN&quot;:&quot;2079-9292&quot;,&quot;URL&quot;:&quot;https://www.mdpi.com/2079-9292/11/14/2181/htm&quot;,&quot;issued&quot;:{&quot;date-parts&quot;:[[2022,7,12]]},&quot;page&quot;:&quot;2181&quot;,&quot;abstract&quot;:&quot;Businesses are reliant on data to survive in the competitive market, and data is constantly in danger of loss or theft. Loss of valuable data leads to negative consequences for both individuals and organizations. Cybersecurity is the process of protecting sensitive data from damage or theft. To successfully achieve the objectives of implementing cybersecurity at different levels, a range of procedures and standards should be followed. Cybersecurity standards determine the requirements that an organization should follow to achieve cybersecurity objectives and facilitate against cybercrimes. Cybersecurity standards demonstrate whether an information system can meet security requirements through a range of best practices and procedures. A range of standards has been established by various organizations to be employed in information systems of different sizes and types. However, it is challenging for businesses to adopt the standard that is the most appropriate based on their cybersecurity demands. Reviewing the experiences of other businesses in the industry helps organizations to adopt the most relevant cybersecurity standards and frameworks. This study presents a narrative review of the most frequently used cybersecurity standards and frameworks based on existing papers in the cybersecurity field and applications of these cybersecurity standards and frameworks in various fields to help organizations select the cybersecurity standard or framework that best fits their cybersecurity requirements.&quot;,&quot;publisher&quot;:&quot;Multidisciplinary Digital Publishing Institute&quot;,&quot;issue&quot;:&quot;14&quot;,&quot;volume&quot;:&quot;11&quot;,&quot;container-title-short&quot;:&quot;&quot;},&quot;isTemporary&quot;:false}]},{&quot;citationID&quot;:&quot;MENDELEY_CITATION_5b358bbe-5057-4186-85f2-8a9b3bc2c790&quot;,&quot;properties&quot;:{&quot;noteIndex&quot;:0},&quot;isEdited&quot;:false,&quot;manualOverride&quot;:{&quot;isManuallyOverridden&quot;:false,&quot;citeprocText&quot;:&quot;(Ryerse, 2024)&quot;,&quot;manualOverrideText&quot;:&quot;&quot;},&quot;citationTag&quot;:&quot;MENDELEY_CITATION_v3_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&quot;,&quot;citationItems&quot;:[{&quot;id&quot;:&quot;36edabcd-65b1-31de-b1e3-0ebaa84a5a11&quot;,&quot;itemData&quot;:{&quot;type&quot;:&quot;webpage&quot;,&quot;id&quot;:&quot;36edabcd-65b1-31de-b1e3-0ebaa84a5a11&quot;,&quot;title&quot;:&quot;Top 11 cybersecurity frameworks in 2024&quot;,&quot;author&quot;:[{&quot;family&quot;:&quot;Ryerse&quot;,&quot;given&quot;:&quot;Jay&quot;,&quot;parse-names&quot;:false,&quot;dropping-particle&quot;:&quot;&quot;,&quot;non-dropping-particle&quot;:&quot;&quot;}],&quot;accessed&quot;:{&quot;date-parts&quot;:[[2024,9,16]]},&quot;URL&quot;:&quot;https://www.connectwise.com/blog/cybersecurity/11-best-cybersecurity-frameworks&quot;,&quot;issued&quot;:{&quot;date-parts&quot;:[[2024,5,30]]},&quot;container-title-short&quot;:&quot;&quot;},&quot;isTemporary&quot;:false}]},{&quot;citationID&quot;:&quot;MENDELEY_CITATION_18f1bd34-99f6-496d-8319-87199a747cfe&quot;,&quot;properties&quot;:{&quot;noteIndex&quot;:0},&quot;isEdited&quot;:false,&quot;manualOverride&quot;:{&quot;isManuallyOverridden&quot;:false,&quot;citeprocText&quot;:&quot;(National Institute of Standards and Technology, 2024)&quot;,&quot;manualOverrideText&quot;:&quot;&quot;},&quot;citationTag&quot;:&quot;MENDELEY_CITATION_v3_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&quot;,&quot;citationItems&quot;:[{&quot;id&quot;:&quot;b5279822-fd87-357e-b32c-95db2234c683&quot;,&quot;itemData&quot;:{&quot;type&quot;:&quot;article-journal&quot;,&quot;id&quot;:&quot;b5279822-fd87-357e-b32c-95db2234c683&quot;,&quot;title&quot;:&quot;The NIST Cybersecurity Framework (CSF) 2.0&quot;,&quot;author&quot;:[{&quot;family&quot;:&quot;National Institute of Standards and Technology&quot;,&quot;given&quot;:&quot;&quot;,&quot;parse-names&quot;:false,&quot;dropping-particle&quot;:&quot;&quot;,&quot;non-dropping-particle&quot;:&quot;&quot;}],&quot;accessed&quot;:{&quot;date-parts&quot;:[[2024,9,16]]},&quot;DOI&quot;:&quot;10.6028/NIST.CSWP.29&quot;,&quot;URL&quot;:&quot;https://doi.org/10.6028/NIST.CSWP.29&quot;,&quot;issued&quot;:{&quot;date-parts&quot;:[[2024,2,26]]},&quot;container-title-short&quot;:&quot;&quot;},&quot;isTemporary&quot;:false}]},{&quot;citationID&quot;:&quot;MENDELEY_CITATION_42d72610-7a7a-46d0-9bb2-26bf6cfc2b11&quot;,&quot;properties&quot;:{&quot;noteIndex&quot;:0},&quot;isEdited&quot;:false,&quot;manualOverride&quot;:{&quot;isManuallyOverridden&quot;:false,&quot;citeprocText&quot;:&quot;(Omijeh &amp;#38; Ighalo, 2013)&quot;,&quot;manualOverrideText&quot;:&quot;&quot;},&quot;citationTag&quot;:&quot;MENDELEY_CITATION_v3_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&quot;,&quot;citationItems&quot;:[{&quot;id&quot;:&quot;2b9cf93d-7a88-322e-906d-9df85b2e6dfe&quot;,&quot;itemData&quot;:{&quot;type&quot;:&quot;article-journal&quot;,&quot;id&quot;:&quot;2b9cf93d-7a88-322e-906d-9df85b2e6dfe&quot;,&quot;title&quot;:&quot;Modeling of GSM-Based Energy Recharge Scheme for Prepaid Meter&quot;,&quot;author&quot;:[{&quot;family&quot;:&quot;Omijeh&quot;,&quot;given&quot;:&quot;B O&quot;,&quot;parse-names&quot;:false,&quot;dropping-particle&quot;:&quot;&quot;,&quot;non-dropping-particle&quot;:&quot;&quot;},{&quot;family&quot;:&quot;Ighalo&quot;,&quot;given&quot;:&quot;G I&quot;,&quot;parse-names&quot;:false,&quot;dropping-particle&quot;:&quot;&quot;,&quot;non-dropping-particle&quot;:&quot;&quot;}],&quot;container-title&quot;:&quot;IOSR Journal of Electrical and Electronics Engineering (IOSR-JEEE&quot;,&quot;accessed&quot;:{&quot;date-parts&quot;:[[2024,9,16]]},&quot;URL&quot;:&quot;www.iosrjournals.orgwww.iosrjournals.org46|&quot;,&quot;issued&quot;:{&quot;date-parts&quot;:[[2013,2]]},&quot;page&quot;:&quot;46-53&quot;,&quot;abstract&quot;:&quot;This paper presents the design and modeling of a GSM-based Energy Recharge System for prepaid metering. It is observed that one of the faulty subsystems contributing to the huge revenue loss in Nigerian Power Sector is the metering and billing system. Errors get introduced at every stage of energy billing, like: errors with electro-mechanical meters, human errors while noting down the meter reading; and error while processing the paid bills and the due bills. The remedy for this drawback is a prepaid energy billing. There are clear results from many countries, where prepaid system has reduced the revenue loss by a large amount. This paper models a GSM-based Energy Recharge Interface which contains a prepaid card equivalent to a mobile SIM card. The prepaid card communicates with the power utility using GSM communication network. Once the prepaid card is out of balance, the consumer load is disconnected from the utility supply by the latching Relay (contactor). The power utility can recharge the prepaid card remotely through GSM/SMS mode base on customer requests. GSM-Based Recharge System(GBRS) for single phase prepaid meter has been modeled and simulated in Matlab/Simulink environment. The results obtained shows good system performance. A prior billing is bound to do away with the problems of unpaid bills and human error in meter readings, thereby ensuring justified revenue for the utility.&quot;,&quot;issue&quot;:&quot;1&quot;,&quot;volume&quot;:&quot;4&quot;,&quot;container-title-short&quot;:&quot;&quot;},&quot;isTemporary&quot;:false}]},{&quot;citationID&quot;:&quot;MENDELEY_CITATION_cddc0f91-5fa3-4c5e-892f-120fe7d1f219&quot;,&quot;properties&quot;:{&quot;noteIndex&quot;:0},&quot;isEdited&quot;:false,&quot;manualOverride&quot;:{&quot;isManuallyOverridden&quot;:false,&quot;citeprocText&quot;:&quot;(Mzekandaba, 2014)&quot;,&quot;manualOverrideText&quot;:&quot;&quot;},&quot;citationTag&quot;:&quot;MENDELEY_CITATION_v3_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&quot;,&quot;citationItems&quot;:[{&quot;id&quot;:&quot;7753ab8d-1970-349a-a089-628891a13c25&quot;,&quot;itemData&quot;:{&quot;type&quot;:&quot;webpage&quot;,&quot;id&quot;:&quot;7753ab8d-1970-349a-a089-628891a13c25&quot;,&quot;title&quot;:&quot;Prepaid electricity app launched in South Africa&quot;,&quot;author&quot;:[{&quot;family&quot;:&quot;Mzekandaba&quot;,&quot;given&quot;:&quot;Simnikiwe&quot;,&quot;parse-names&quot;:false,&quot;dropping-particle&quot;:&quot;&quot;,&quot;non-dropping-particle&quot;:&quot;&quot;}],&quot;accessed&quot;:{&quot;date-parts&quot;:[[2022,9,25]]},&quot;URL&quot;:&quot;https://itweb.africa/content/wbrpO7gY9QXqDLZn&quot;,&quot;issued&quot;:{&quot;date-parts&quot;:[[2014,7,14]]},&quot;container-title-short&quot;:&quot;&quot;},&quot;isTemporary&quot;:false}]},{&quot;citationID&quot;:&quot;MENDELEY_CITATION_954d43b2-eaec-4b7f-bf87-126ececa6c58&quot;,&quot;properties&quot;:{&quot;noteIndex&quot;:0},&quot;isEdited&quot;:false,&quot;manualOverride&quot;:{&quot;isManuallyOverridden&quot;:false,&quot;citeprocText&quot;:&quot;(Mullane, 2021)&quot;,&quot;manualOverrideText&quot;:&quot;&quot;},&quot;citationTag&quot;:&quot;MENDELEY_CITATION_v3_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&quot;,&quot;citationItems&quot;:[{&quot;id&quot;:&quot;d5b30559-e266-3a0f-874a-a464d53fc55c&quot;,&quot;itemData&quot;:{&quot;type&quot;:&quot;webpage&quot;,&quot;id&quot;:&quot;d5b30559-e266-3a0f-874a-a464d53fc55c&quot;,&quot;title&quot;:&quot;Powershop App | Energy Billing &amp; Usage Tracking – Canstar Blue&quot;,&quot;author&quot;:[{&quot;family&quot;:&quot;Mullane&quot;,&quot;given&quot;:&quot;Jared&quot;,&quot;parse-names&quot;:false,&quot;dropping-particle&quot;:&quot;&quot;,&quot;non-dropping-particle&quot;:&quot;&quot;}],&quot;accessed&quot;:{&quot;date-parts&quot;:[[2022,9,25]]},&quot;URL&quot;:&quot;https://www.canstarblue.com.au/electricity/powershop-app/&quot;,&quot;issued&quot;:{&quot;date-parts&quot;:[[2021,10,8]]},&quot;container-title-short&quot;:&quot;&quot;},&quot;isTemporary&quot;:false}]},{&quot;citationID&quot;:&quot;MENDELEY_CITATION_e2297a57-a5ec-4089-9df0-92d5ad0a4caa&quot;,&quot;properties&quot;:{&quot;noteIndex&quot;:0},&quot;isEdited&quot;:false,&quot;manualOverride&quot;:{&quot;isManuallyOverridden&quot;:false,&quot;citeprocText&quot;:&quot;(Nhede, 2019)&quot;,&quot;manualOverrideText&quot;:&quot;&quot;},&quot;citationTag&quot;:&quot;MENDELEY_CITATION_v3_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&quot;,&quot;citationItems&quot;:[{&quot;id&quot;:&quot;095cf25d-b4ce-3931-9fe7-1d5c91379abc&quot;,&quot;itemData&quot;:{&quot;type&quot;:&quot;webpage&quot;,&quot;id&quot;:&quot;095cf25d-b4ce-3931-9fe7-1d5c91379abc&quot;,&quot;title&quot;:&quot;Smart meters enabling a new era for power and utilities industry&quot;,&quot;author&quot;:[{&quot;family&quot;:&quot;Nhede&quot;,&quot;given&quot;:&quot;Nicholas&quot;,&quot;parse-names&quot;:false,&quot;dropping-particle&quot;:&quot;&quot;,&quot;non-dropping-particle&quot;:&quot;&quot;}],&quot;accessed&quot;:{&quot;date-parts&quot;:[[2022,9,25]]},&quot;URL&quot;:&quot;https://www.smart-energy.com/industry-sectors/smart-meters/smart-meters-enabling-a-new-era-for-power-and-utilities-industry/&quot;,&quot;issued&quot;:{&quot;date-parts&quot;:[[2019,1,25]]},&quot;container-title-short&quot;:&quot;&quot;},&quot;isTemporary&quot;:false}]},{&quot;citationID&quot;:&quot;MENDELEY_CITATION_6640aa66-f32d-4f12-91cb-9b6352db0b1d&quot;,&quot;properties&quot;:{&quot;noteIndex&quot;:0},&quot;isEdited&quot;:false,&quot;manualOverride&quot;:{&quot;isManuallyOverridden&quot;:false,&quot;citeprocText&quot;:&quot;(Gorodyansky, 2017)&quot;,&quot;manualOverrideText&quot;:&quot;&quot;},&quot;citationTag&quot;:&quot;MENDELEY_CITATION_v3_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&quot;,&quot;citationItems&quot;:[{&quot;id&quot;:&quot;4116ee80-2efd-3190-bf79-e98ac78e77df&quot;,&quot;itemData&quot;:{&quot;type&quot;:&quot;webpage&quot;,&quot;id&quot;:&quot;4116ee80-2efd-3190-bf79-e98ac78e77df&quot;,&quot;title&quot;:&quot;3 Reasons Why Privacy Matters to Your Business, Your Brand and Your Future&quot;,&quot;author&quot;:[{&quot;family&quot;:&quot;Gorodyansky&quot;,&quot;given&quot;:&quot;David&quot;,&quot;parse-names&quot;:false,&quot;dropping-particle&quot;:&quot;&quot;,&quot;non-dropping-particle&quot;:&quot;&quot;}],&quot;accessed&quot;:{&quot;date-parts&quot;:[[2022,9,23]]},&quot;URL&quot;:&quot;https://www.entrepreneur.com/science-technology/3-reasons-why-privacy-matters-to-your-business-your-brand/293785&quot;,&quot;issued&quot;:{&quot;date-parts&quot;:[[2017,5,9]]},&quot;container-title-short&quot;:&quot;&quot;},&quot;isTemporary&quot;:false}]},{&quot;citationID&quot;:&quot;MENDELEY_CITATION_16cd0870-8b2a-4d56-be0f-c309060d416d&quot;,&quot;properties&quot;:{&quot;noteIndex&quot;:0},&quot;isEdited&quot;:false,&quot;manualOverride&quot;:{&quot;isManuallyOverridden&quot;:false,&quot;citeprocText&quot;:&quot;(De Craemer &amp;#38; Deconinck, n.d.)&quot;,&quot;manualOverrideText&quot;:&quot;&quot;},&quot;citationTag&quot;:&quot;MENDELEY_CITATION_v3_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&quot;,&quot;citationItems&quot;:[{&quot;id&quot;:&quot;ebff6d0d-27c5-3911-a0eb-23f065b52cdd&quot;,&quot;itemData&quot;:{&quot;type&quot;:&quot;report&quot;,&quot;id&quot;:&quot;ebff6d0d-27c5-3911-a0eb-23f065b52cdd&quot;,&quot;title&quot;:&quot;Analysis of State-of-the-art Smart Metering Communication Standards&quot;,&quot;author&quot;:[{&quot;family&quot;:&quot;Craemer&quot;,&quot;given&quot;:&quot;Klaas&quot;,&quot;parse-names&quot;:false,&quot;dropping-particle&quot;:&quot;&quot;,&quot;non-dropping-particle&quot;:&quot;De&quot;},{&quot;family&quot;:&quot;Deconinck&quot;,&quot;given&quot;:&quot;Geert&quot;,&quot;parse-names&quot;:false,&quot;dropping-particle&quot;:&quot;&quot;,&quot;non-dropping-particle&quot;:&quot;&quot;}],&quot;abstract&quot;:&quot;Currently, utility companies in Europe are trying to overcome new challenges, such as generation diversification, greenhouse gas emissions regulation, energy conservation, demand response and a new liberalized market system. It is clear that these cannot be resolved with the current infrastructure. A next-generation grid, commonly referred to as \&quot;the smart grid\&quot; is expected to be the solution to these issues. Effectively, a smart grid is the convergence of ICT with power systems engineering. A lot of ideas and techniques concerning smart grids are already in use, albeit quite isolated (such as IEDs (Intelligent Electronic Devices), \&quot;supervisory control and data acquisition\&quot; (SCADA) and AMR (Automated Meter Reading)) and thus can't be considered a breakthrough. For a grid to be \&quot;smart\&quot;, a well designed layer of intelligence placed over the assets of a utility should provide the basis for new fundamental grid applications. For example, demand response and VPPs (virtual power plants) would require tight integration of smart meters, home networks and distribution transformers or substations. This illustrates the importance of an appropriate communication infrastructure on multiple levels. In this paper an architectural overview of the smart grid is presented along with an overview of existing ICT standards related to the smart grid.&quot;,&quot;container-title-short&quot;:&quot;&quot;},&quot;isTemporary&quot;:false}]},{&quot;citationID&quot;:&quot;MENDELEY_CITATION_ededc305-5519-4f3d-b0f7-385c339e5e06&quot;,&quot;properties&quot;:{&quot;noteIndex&quot;:0},&quot;isEdited&quot;:false,&quot;manualOverride&quot;:{&quot;isManuallyOverridden&quot;:false,&quot;citeprocText&quot;:&quot;(Sileyew, 2019)&quot;,&quot;manualOverrideText&quot;:&quot;&quot;},&quot;citationTag&quot;:&quot;MENDELEY_CITATION_v3_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&quot;,&quot;citationItems&quot;:[{&quot;id&quot;:&quot;9c3719c3-6ec3-3c9c-8504-3f18fa8e01a5&quot;,&quot;itemData&quot;:{&quot;type&quot;:&quot;article-journal&quot;,&quot;id&quot;:&quot;9c3719c3-6ec3-3c9c-8504-3f18fa8e01a5&quot;,&quot;title&quot;:&quot;Research Design and Methodology&quot;,&quot;author&quot;:[{&quot;family&quot;:&quot;Sileyew&quot;,&quot;given&quot;:&quot;Kassu Jilcha&quot;,&quot;parse-names&quot;:false,&quot;dropping-particle&quot;:&quot;&quot;,&quot;non-dropping-particle&quot;:&quot;&quot;}],&quot;container-title&quot;:&quot;Cyberspace&quot;,&quot;accessed&quot;:{&quot;date-parts&quot;:[[2022,9,26]]},&quot;DOI&quot;:&quot;10.5772/INTECHOPEN.85731&quot;,&quot;ISBN&quot;:&quot;978-1-78985-858-7&quot;,&quot;URL&quot;:&quot;undefined/state.item.id&quot;,&quot;issued&quot;:{&quot;date-parts&quot;:[[2019,8,7]]},&quot;abstract&quot;:&quot;There are a number of approaches used in this research method design. The purpose of this chapter is to design the methodology of the research approach through mixed types of research techniques. The research approach also supports the researcher on how to come across the research result findings. In this chapter, the general design of the research and the methods used for data collection are explained in detail. It includes three main parts. The first part gives a highlight about the dissertation design. The second part discusses about qualitative and quantitative data collection methods. The last part illustrates the general research framework. The purpose of this section is to indicate how the research was con- ducted throughout the study periods.&quot;,&quot;publisher&quot;:&quot;IntechOpen&quot;,&quot;container-title-short&quot;:&quot;&quot;},&quot;isTemporary&quot;:false}]},{&quot;citationID&quot;:&quot;MENDELEY_CITATION_4985a4a9-8c50-468a-be0e-1a0996dc802b&quot;,&quot;properties&quot;:{&quot;noteIndex&quot;:0},&quot;isEdited&quot;:false,&quot;manualOverride&quot;:{&quot;isManuallyOverridden&quot;:false,&quot;citeprocText&quot;:&quot;(Kivunja &amp;#38; Kuyini, 2017)&quot;,&quot;manualOverrideText&quot;:&quot;&quot;},&quot;citationTag&quot;:&quot;MENDELEY_CITATION_v3_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&quot;,&quot;citationItems&quot;:[{&quot;id&quot;:&quot;48c25e53-2d56-38d0-886f-3104cd887041&quot;,&quot;itemData&quot;:{&quot;type&quot;:&quot;article-journal&quot;,&quot;id&quot;:&quot;48c25e53-2d56-38d0-886f-3104cd887041&quot;,&quot;title&quot;:&quot;Understanding and Applying Research Paradigms in Educational Contexts&quot;,&quot;author&quot;:[{&quot;family&quot;:&quot;Kivunja&quot;,&quot;given&quot;:&quot;Charles&quot;,&quot;parse-names&quot;:false,&quot;dropping-particle&quot;:&quot;&quot;,&quot;non-dropping-particle&quot;:&quot;&quot;},{&quot;family&quot;:&quot;Kuyini&quot;,&quot;given&quot;:&quot;Ahmed Bawa&quot;,&quot;parse-names&quot;:false,&quot;dropping-particle&quot;:&quot;&quot;,&quot;non-dropping-particle&quot;:&quot;&quot;}],&quot;container-title&quot;:&quot;International Journal of Higher Education&quot;,&quot;accessed&quot;:{&quot;date-parts&quot;:[[2024,9,16]]},&quot;DOI&quot;:&quot;10.5430/ijhe.v6n5p26&quot;,&quot;ISSN&quot;:&quot;1927-6052&quot;,&quot;URL&quot;:&quot;http://ijhe.sciedupress.comURL:https://doi.org/10.5430/ijhe.v6n5p26&quot;,&quot;issued&quot;:{&quot;date-parts&quot;:[[2017,9,5]]},&quot;abstract&quot;:&quot;The concept of research paradigm is one that many higher degree research students, and even early career researchers, find elusive to articulate, and challenging to apply in their research proposals. Adopting an ethnographic and hermeneutic methodology, the present paper draws upon our experiences as lecturers in Research Methods over many years, and upon pertinent literature to explain the meaning of research paradigm. The paper elucidates the key aspects of research paradigms that researchers should understand well to be able to address this concept adequately in their research proposals. It offers suggestions on how researchers can locate their research into a paradigm and the justification needed for paradigm choice. With the explicit purpose of helping higher degree research (HDR) students design effective research proposals, the paper also discusses the different research methodologies best suited to conduct research in each of the paradigms discussed.&quot;,&quot;issue&quot;:&quot;5&quot;,&quot;volume&quot;:&quot;6&quot;,&quot;container-title-short&quot;:&quot;&quot;},&quot;isTemporary&quot;:false}]},{&quot;citationID&quot;:&quot;MENDELEY_CITATION_a7038ccd-23ce-4874-be09-d80948552973&quot;,&quot;properties&quot;:{&quot;noteIndex&quot;:0},&quot;isEdited&quot;:false,&quot;manualOverride&quot;:{&quot;isManuallyOverridden&quot;:false,&quot;citeprocText&quot;:&quot;(Kankam, 2019)&quot;,&quot;manualOverrideText&quot;:&quot;&quot;},&quot;citationTag&quot;:&quot;MENDELEY_CITATION_v3_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&quot;,&quot;citationItems&quot;:[{&quot;id&quot;:&quot;00e4e7f4-e273-38f4-b870-68166ce46605&quot;,&quot;itemData&quot;:{&quot;type&quot;:&quot;article-journal&quot;,&quot;id&quot;:&quot;00e4e7f4-e273-38f4-b870-68166ce46605&quot;,&quot;title&quot;:&quot;The use of paradigms in information research&quot;,&quot;author&quot;:[{&quot;family&quot;:&quot;Kankam&quot;,&quot;given&quot;:&quot;Philip Kwaku&quot;,&quot;parse-names&quot;:false,&quot;dropping-particle&quot;:&quot;&quot;,&quot;non-dropping-particle&quot;:&quot;&quot;}],&quot;container-title&quot;:&quot;Library &amp; Information Science Research&quot;,&quot;container-title-short&quot;:&quot;Libr Inf Sci Res&quot;,&quot;accessed&quot;:{&quot;date-parts&quot;:[[2024,9,16]]},&quot;DOI&quot;:&quot;10.1016/J.LISR.2019.04.003&quot;,&quot;ISSN&quot;:&quot;0740-8188&quot;,&quot;URL&quot;:&quot;https://doi.org/10.1016/j.lisr.2019.04.003&quot;,&quot;issued&quot;:{&quot;date-parts&quot;:[[2019,4,1]]},&quot;page&quot;:&quot;85-92&quot;,&quot;abstract&quot;:&quot;Studies of human behaviour usually require the adoption of a research paradigm with the objective of improving the credibility and generalisability of the study. Applying research paradigms in information research is noted to vary from one researcher to another based on the investigator's choice as well as the character of the issue under investigation. The differences in the application of research paradigms in information research do not rely on philosophical assumptions alone, but also on the practical consequences of the inquiry and the interpretation of the findings. The four most broadly applied paradigms in research - pragmatism, interpretivism, positivism, and post-positivism and how the adoption of these paradigms fit into information research was examined. Findings indicate that application of research paradigms in information research is beneficial. However, information researchers are advised to be cautious of the weaknesses of the paradigm they would adopt for a study.&quot;,&quot;publisher&quot;:&quot;JAI&quot;,&quot;issue&quot;:&quot;2&quot;,&quot;volume&quot;:&quot;41&quot;},&quot;isTemporary&quot;:false}]},{&quot;citationID&quot;:&quot;MENDELEY_CITATION_126494a6-5313-4e52-9807-6c7ea3176b40&quot;,&quot;properties&quot;:{&quot;noteIndex&quot;:0},&quot;isEdited&quot;:false,&quot;manualOverride&quot;:{&quot;isManuallyOverridden&quot;:false,&quot;citeprocText&quot;:&quot;(Allemang et al., 2022)&quot;,&quot;manualOverrideText&quot;:&quot;&quot;},&quot;citationTag&quot;:&quot;MENDELEY_CITATION_v3_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&quot;,&quot;citationItems&quot;:[{&quot;id&quot;:&quot;b93f110b-29f4-3431-b691-aecc2f210db5&quot;,&quot;itemData&quot;:{&quot;type&quot;:&quot;article&quot;,&quot;id&quot;:&quot;b93f110b-29f4-3431-b691-aecc2f210db5&quot;,&quot;title&quot;:&quot;Pragmatism as a paradigm for patient-oriented research&quot;,&quot;author&quot;:[{&quot;family&quot;:&quot;Allemang&quot;,&quot;given&quot;:&quot;Brooke&quot;,&quot;parse-names&quot;:false,&quot;dropping-particle&quot;:&quot;&quot;,&quot;non-dropping-particle&quot;:&quot;&quot;},{&quot;family&quot;:&quot;Sitter&quot;,&quot;given&quot;:&quot;Kathleen&quot;,&quot;parse-names&quot;:false,&quot;dropping-particle&quot;:&quot;&quot;,&quot;non-dropping-particle&quot;:&quot;&quot;},{&quot;family&quot;:&quot;Dimitropoulos&quot;,&quot;given&quot;:&quot;Gina&quot;,&quot;parse-names&quot;:false,&quot;dropping-particle&quot;:&quot;&quot;,&quot;non-dropping-particle&quot;:&quot;&quot;}],&quot;container-title&quot;:&quot;Health Expectations&quot;,&quot;DOI&quot;:&quot;10.1111/hex.13384&quot;,&quot;ISSN&quot;:&quot;13697625&quot;,&quot;PMID&quot;:&quot;34748689&quot;,&quot;issued&quot;:{&quot;date-parts&quot;:[[2022,2,1]]},&quot;page&quot;:&quot;38-47&quot;,&quot;abstract&quot;:&quot;Background: Mixed methods research studies continue to pervade the field of health care, where pragmatism as a research paradigm and patient-oriented research (POR) as an engagement strategy are combined to strengthen the process and outcomes of the research. Pragmatists use the most appropriate research methods to address issues at hand, where complex social problems need multipronged approaches. As an emerging healthcare research strategy, POR actively engages individuals with lived experience across all stages of the research process. While POR continues to garner attention within mixed-methods research designs, there is a paucity of literature that considers POR in relation to pragmatism. Objective: As POR grows in popularity within the field of health care, there is a need to explore the theoretical and epistemological alignment with pragmatism and the implications to research. Methods: To address this need, we provide a critical review of the literature to examine the synergies between POR and pragmatism, and argue for the adoption of pragmatism as a paradigm for conducting POR. Main Results: This article begins with a discussion of the philosophical underpinnings informing the pragmatic paradigm. It then identifies key alignments between POR and pragmatism across three intersecting concepts: democratic values, collaborative approaches to problem-solving and the pursuit of social justice. Discussion and Conclusions: Reflecting on our experiences engaging with patient partners in a mixed-methods POR study titled READY2Exit, we illustrate the relevance of pragmatism to POR by applying these concepts to practice. Implications and considerations for conducting POR within the pragmatic paradigm are also described. Patient or Public Contribution: This paper provides a critical review of the literature and did not directly involve patients or the public. The authors reflected on their experiences collaborating with five young adult patient partners in the READY2Exit study (case exemplar described in this article) to demonstrate the relevance of the pragmatic paradigm to POR. We acknowledge and thank the young adult patient partners for their contributions to the research, for encouraging us to think critically about patient engagement in research, and for sharing their experiences.&quot;,&quot;publisher&quot;:&quot;John Wiley and Sons Inc&quot;,&quot;issue&quot;:&quot;1&quot;,&quot;volume&quot;:&quot;25&quot;,&quot;container-title-short&quot;:&quot;&quot;},&quot;isTemporary&quot;:false}]},{&quot;citationID&quot;:&quot;MENDELEY_CITATION_86e977dd-a22e-4504-ae35-573a2bb48f32&quot;,&quot;properties&quot;:{&quot;noteIndex&quot;:0},&quot;isEdited&quot;:false,&quot;manualOverride&quot;:{&quot;isManuallyOverridden&quot;:false,&quot;citeprocText&quot;:&quot;(Kaushik &amp;#38; Walsh, 2019)&quot;,&quot;manualOverrideText&quot;:&quot;&quot;},&quot;citationTag&quot;:&quot;MENDELEY_CITATION_v3_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&quot;,&quot;citationItems&quot;:[{&quot;id&quot;:&quot;730138ad-afaa-3252-8f36-a3edea516ebc&quot;,&quot;itemData&quot;:{&quot;type&quot;:&quot;article-journal&quot;,&quot;id&quot;:&quot;730138ad-afaa-3252-8f36-a3edea516ebc&quot;,&quot;title&quot;:&quot;Pragmatism as a Research Paradigm and Its Implications for Social Work Research&quot;,&quot;author&quot;:[{&quot;family&quot;:&quot;Kaushik&quot;,&quot;given&quot;:&quot;Vibha&quot;,&quot;parse-names&quot;:false,&quot;dropping-particle&quot;:&quot;&quot;,&quot;non-dropping-particle&quot;:&quot;&quot;},{&quot;family&quot;:&quot;Walsh&quot;,&quot;given&quot;:&quot;Christine A.&quot;,&quot;parse-names&quot;:false,&quot;dropping-particle&quot;:&quot;&quot;,&quot;non-dropping-particle&quot;:&quot;&quot;}],&quot;container-title&quot;:&quot;Social Sciences 2019, Vol. 8, Page 255&quot;,&quot;accessed&quot;:{&quot;date-parts&quot;:[[2024,9,16]]},&quot;DOI&quot;:&quot;10.3390/SOCSCI8090255&quot;,&quot;ISSN&quot;:&quot;2076-0760&quot;,&quot;URL&quot;:&quot;https://www.mdpi.com/2076-0760/8/9/255/htm&quot;,&quot;issued&quot;:{&quot;date-parts&quot;:[[2019,9,6]]},&quot;page&quot;:&quot;255&quot;,&quot;abstract&quot;:&quot;Debates around the issues of knowledge of, and for, social work and other social justice–oriented professions are not uncommon. More prevalent are the discussions around the ways by which social work knowledge is obtained. In recent years, social work scholars have drawn on the epistemology of pragmatism to present a case for its value in the creation of knowledge for social work and other social justice–oriented professions. The primary focus of this essay is on providing a critical review and synthesis of the literature regarding pragmatism as a research paradigm. In this essay, we analyze the major philosophical underpinnings and methodological challenges associated with pragmatism, synthesize the works of scholars who have contributed to the understanding of pragmatism as a research paradigm, articulate our thoughts about how pragmatism fits within social work research, and illustrate how it is linked to the pursuit of social justice. This article brings together a variety of perspectives to argue that pragmatism has the potential to closely engage and empower marginalized and oppressed communities and provide hard evidence for the macro level discourse.&quot;,&quot;publisher&quot;:&quot;Multidisciplinary Digital Publishing Institute&quot;,&quot;issue&quot;:&quot;9&quot;,&quot;volume&quot;:&quot;8&quot;,&quot;container-title-short&quot;:&quot;&quot;},&quot;isTemporary&quot;:false}]},{&quot;citationID&quot;:&quot;MENDELEY_CITATION_e0c64425-0a14-478b-99d6-759284bf97eb&quot;,&quot;properties&quot;:{&quot;noteIndex&quot;:0},&quot;isEdited&quot;:false,&quot;manualOverride&quot;:{&quot;isManuallyOverridden&quot;:false,&quot;citeprocText&quot;:&quot;(Park et al., 2020)&quot;,&quot;manualOverrideText&quot;:&quot;&quot;},&quot;citationTag&quot;:&quot;MENDELEY_CITATION_v3_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&quot;,&quot;citationItems&quot;:[{&quot;id&quot;:&quot;905669f4-b3d0-3d27-bcce-4351c0d85931&quot;,&quot;itemData&quot;:{&quot;type&quot;:&quot;article-journal&quot;,&quot;id&quot;:&quot;905669f4-b3d0-3d27-bcce-4351c0d85931&quot;,&quot;title&quot;:&quot;The Positivism Paradigm of Research&quot;,&quot;author&quot;:[{&quot;family&quot;:&quot;Park&quot;,&quot;given&quot;:&quot;Yoon Soo&quot;,&quot;parse-names&quot;:false,&quot;dropping-particle&quot;:&quot;&quot;,&quot;non-dropping-particle&quot;:&quot;&quot;},{&quot;family&quot;:&quot;Konge&quot;,&quot;given&quot;:&quot;Lars&quot;,&quot;parse-names&quot;:false,&quot;dropping-particle&quot;:&quot;&quot;,&quot;non-dropping-particle&quot;:&quot;&quot;},{&quot;family&quot;:&quot;Artino&quot;,&quot;given&quot;:&quot;Anthony R.&quot;,&quot;parse-names&quot;:false,&quot;dropping-particle&quot;:&quot;&quot;,&quot;non-dropping-particle&quot;:&quot;&quot;}],&quot;container-title&quot;:&quot;Academic medicine : journal of the Association of American Medical Colleges&quot;,&quot;container-title-short&quot;:&quot;Acad Med&quot;,&quot;accessed&quot;:{&quot;date-parts&quot;:[[2024,9,16]]},&quot;DOI&quot;:&quot;10.1097/ACM.0000000000003093&quot;,&quot;ISSN&quot;:&quot;1938-808X&quot;,&quot;PMID&quot;:&quot;31789841&quot;,&quot;URL&quot;:&quot;https://pubmed.ncbi.nlm.nih.gov/31789841/&quot;,&quot;issued&quot;:{&quot;date-parts&quot;:[[2020,5,1]]},&quot;page&quot;:&quot;690-694&quot;,&quot;abstract&quot;:&quot;Research paradigms guide scientific discoveries through their assumptions and principles. Understanding paradigm-specific assumptions helps illuminate the quality of findings that support scientific studies and identify gaps in generating sound evidence. This article focuses on the research paradigm of positivism, examining its definition, history, and assumptions (ontology, epistemology, axiology, methodology, and rigor). Positivism is aligned with the hypothetico-deductive model of science that builds on verifying a priori hypotheses and experimentation by operationalizing variables and measures; results from hypothesis testing are used to inform and advance science. Studies aligned with positivism generally focus on identifying explanatory associations or causal relationships through quantitative approaches, where empirically based findings from large sample sizes are favored - in this regard, generalizable inferences, replication of findings, and controlled experimentation have been principles guiding positivist science. Criteria for evaluating the quality of positivist research are discussed. An example from health professions education is provided to guide positivist thinking in study design and implementation.&quot;,&quot;publisher&quot;:&quot;Acad Med&quot;,&quot;issue&quot;:&quot;5&quot;,&quot;volume&quot;:&quot;95&quot;},&quot;isTemporary&quot;:false}]},{&quot;citationID&quot;:&quot;MENDELEY_CITATION_60ae45db-c2ef-4818-8dde-9b8083c731d0&quot;,&quot;properties&quot;:{&quot;noteIndex&quot;:0},&quot;isEdited&quot;:false,&quot;manualOverride&quot;:{&quot;isManuallyOverridden&quot;:false,&quot;citeprocText&quot;:&quot;(Alharahsheh &amp;#38; Pius, 2020)&quot;,&quot;manualOverrideText&quot;:&quot;&quot;},&quot;citationTag&quot;:&quot;MENDELEY_CITATION_v3_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&quot;,&quot;citationItems&quot;:[{&quot;id&quot;:&quot;9726fc76-57d1-310e-a4c5-507ab376920d&quot;,&quot;itemData&quot;:{&quot;type&quot;:&quot;article-journal&quot;,&quot;id&quot;:&quot;9726fc76-57d1-310e-a4c5-507ab376920d&quot;,&quot;title&quot;:&quot;A Review of key paradigms: positivism VS interpretivism&quot;,&quot;author&quot;:[{&quot;family&quot;:&quot;Alharahsheh&quot;,&quot;given&quot;:&quot;Husam Helmi&quot;,&quot;parse-names&quot;:false,&quot;dropping-particle&quot;:&quot;&quot;,&quot;non-dropping-particle&quot;:&quot;&quot;},{&quot;family&quot;:&quot;Pius&quot;,&quot;given&quot;:&quot;Abraham&quot;,&quot;parse-names&quot;:false,&quot;dropping-particle&quot;:&quot;&quot;,&quot;non-dropping-particle&quot;:&quot;&quot;}],&quot;container-title&quot;:&quot;Global Academic Journal of Humanities and Social Sciences&quot;,&quot;accessed&quot;:{&quot;date-parts&quot;:[[2024,9,16]]},&quot;DOI&quot;:&quot;10.36348/gajhss.2020.v02i03.001&quot;,&quot;URL&quot;:&quot;https://gajrc.com/media/articles/GAJHSS_23_39-43_VMGJbOK.pdf&quot;,&quot;issued&quot;:{&quot;date-parts&quot;:[[2020]]},&quot;page&quot;:&quot;39-43&quot;,&quot;issue&quot;:&quot;3&quot;,&quot;volume&quot;:&quot;2&quot;,&quot;container-title-short&quot;:&quot;&quot;},&quot;isTemporary&quot;:false}]},{&quot;citationID&quot;:&quot;MENDELEY_CITATION_0fb45d6a-8161-4a61-98e5-35d41080309c&quot;,&quot;properties&quot;:{&quot;noteIndex&quot;:0},&quot;isEdited&quot;:false,&quot;manualOverride&quot;:{&quot;isManuallyOverridden&quot;:false,&quot;citeprocText&quot;:&quot;(Scott et al., 2020)&quot;,&quot;manualOverrideText&quot;:&quot;&quot;},&quot;citationTag&quot;:&quot;MENDELEY_CITATION_v3_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&quot;,&quot;citationItems&quot;:[{&quot;id&quot;:&quot;35735299-050e-3385-a8cf-6a6317b86041&quot;,&quot;itemData&quot;:{&quot;type&quot;:&quot;article-journal&quot;,&quot;id&quot;:&quot;35735299-050e-3385-a8cf-6a6317b86041&quot;,&quot;title&quot;:&quot;Design-based research: A methodology to extend and enrich biology education research&quot;,&quot;author&quot;:[{&quot;family&quot;:&quot;Scott&quot;,&quot;given&quot;:&quot;Emily E.&quot;,&quot;parse-names&quot;:false,&quot;dropping-particle&quot;:&quot;&quot;,&quot;non-dropping-particle&quot;:&quot;&quot;},{&quot;family&quot;:&quot;Wenderoth&quot;,&quot;given&quot;:&quot;Mary Pat&quot;,&quot;parse-names&quot;:false,&quot;dropping-particle&quot;:&quot;&quot;,&quot;non-dropping-particle&quot;:&quot;&quot;},{&quot;family&quot;:&quot;Doherty&quot;,&quot;given&quot;:&quot;Jennifer H.&quot;,&quot;parse-names&quot;:false,&quot;dropping-particle&quot;:&quot;&quot;,&quot;non-dropping-particle&quot;:&quot;&quot;}],&quot;container-title&quot;:&quot;CBE Life Sciences Education&quot;,&quot;container-title-short&quot;:&quot;CBE Life Sci Educ&quot;,&quot;accessed&quot;:{&quot;date-parts&quot;:[[2024,9,16]]},&quot;DOI&quot;:&quot;10.1187/CBE.19-11-0245/ASSET/IMAGES/LARGE/CBE-19-ES11-G004.JPEG&quot;,&quot;ISSN&quot;:&quot;19317913&quot;,&quot;PMID&quot;:&quot;32870086&quot;,&quot;URL&quot;:&quot;https://www.lifescied.org/doi/10.1187/cbe.19-11-0245&quot;,&quot;issued&quot;:{&quot;date-parts&quot;:[[2020,9,1]]},&quot;page&quot;:&quot;1-12&quot;,&quot;abstract&quot;:&quot;Recent calls in biology education research (BER) have recommended that researchers leverage learning theories and methodologies from other disciplines to investigate the mechanisms by which students to develop sophisticated ideas. We suggest design-based research from the learning sciences is a compelling methodology for achieving this aim. Design-based research investigates the ‘learning ecologies’ that move student thinking toward mastery. These ‘learning ecologies’ are grounded in theories of learning, produce measurable changes in student learning, generate design principles that guide the devel-opment of instructional tools, and are enacted using extended, iterative teaching experi-ments. In this essay, we introduce readers to the key elements of design-based research, using our own research into student learning in undergraduate physiology as an example of design-based research in BER. Then, we discuss how design-based research can extend work already done in BER and foster interdisciplinary collaborations among cognitive and learning scientists, biology education researchers, and instructors. We also explore some of the challenges associated with this methodological approach.&quot;,&quot;publisher&quot;:&quot;American Society for Cell Biology&quot;,&quot;issue&quot;:&quot;3&quot;,&quot;volume&quot;:&quot;19&quot;},&quot;isTemporary&quot;:false}]},{&quot;citationID&quot;:&quot;MENDELEY_CITATION_c7e84b94-ef56-4d2e-b785-aa885204941d&quot;,&quot;properties&quot;:{&quot;noteIndex&quot;:0},&quot;isEdited&quot;:false,&quot;manualOverride&quot;:{&quot;isManuallyOverridden&quot;:true,&quot;citeprocText&quot;:&quot;(CHRISTENSEN &amp;#38; WEST, n.d.)&quot;,&quot;manualOverrideText&quot;:&quot;(Christensen &amp; West, n.d.)&quot;},&quot;citationTag&quot;:&quot;MENDELEY_CITATION_v3_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&quot;,&quot;citationItems&quot;:[{&quot;id&quot;:&quot;06a4103c-0f33-3115-822e-ceaa992de8c2&quot;,&quot;itemData&quot;:{&quot;type&quot;:&quot;webpage&quot;,&quot;id&quot;:&quot;06a4103c-0f33-3115-822e-ceaa992de8c2&quot;,&quot;title&quot;:&quot;The Development of Design-Based Research – Foundations of Learning and Instructional Design Technology&quot;,&quot;author&quot;:[{&quot;family&quot;:&quot;CHRISTENSEN&quot;,&quot;given&quot;:&quot;KIMBERLY&quot;,&quot;parse-names&quot;:false,&quot;dropping-particle&quot;:&quot;&quot;,&quot;non-dropping-particle&quot;:&quot;&quot;},{&quot;family&quot;:&quot;WEST&quot;,&quot;given&quot;:&quot;RICHARD&quot;,&quot;parse-names&quot;:false,&quot;dropping-particle&quot;:&quot;&quot;,&quot;non-dropping-particle&quot;:&quot;&quot;}],&quot;accessed&quot;:{&quot;date-parts&quot;:[[2022,9,23]]},&quot;URL&quot;:&quot;https://lidtfoundations.pressbooks.com/chapter/design-based-research/&quot;,&quot;container-title-short&quot;:&quot;&quot;},&quot;isTemporary&quot;:false}]},{&quot;citationID&quot;:&quot;MENDELEY_CITATION_d0efc501-cfcc-40ca-8f34-1783e5bb1963&quot;,&quot;properties&quot;:{&quot;noteIndex&quot;:0},&quot;isEdited&quot;:false,&quot;manualOverride&quot;:{&quot;isManuallyOverridden&quot;:false,&quot;citeprocText&quot;:&quot;(Armstrong et al., 2020)&quot;,&quot;manualOverrideText&quot;:&quot;&quot;},&quot;citationTag&quot;:&quot;MENDELEY_CITATION_v3_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&quot;,&quot;citationItems&quot;:[{&quot;id&quot;:&quot;b31285fe-392c-3f72-a32c-9ee27988d2fc&quot;,&quot;itemData&quot;:{&quot;type&quot;:&quot;article-journal&quot;,&quot;id&quot;:&quot;b31285fe-392c-3f72-a32c-9ee27988d2fc&quot;,&quot;title&quot;:&quot;Design-Based Research&quot;,&quot;author&quot;:[{&quot;family&quot;:&quot;Armstrong&quot;,&quot;given&quot;:&quot;Matthew&quot;,&quot;parse-names&quot;:false,&quot;dropping-particle&quot;:&quot;&quot;,&quot;non-dropping-particle&quot;:&quot;&quot;},{&quot;family&quot;:&quot;Dopp&quot;,&quot;given&quot;:&quot;Cade&quot;,&quot;parse-names&quot;:false,&quot;dropping-particle&quot;:&quot;&quot;,&quot;non-dropping-particle&quot;:&quot;&quot;},{&quot;family&quot;:&quot;Welsh&quot;,&quot;given&quot;:&quot;Jesse&quot;,&quot;parse-names&quot;:false,&quot;dropping-particle&quot;:&quot;&quot;,&quot;non-dropping-particle&quot;:&quot;&quot;}],&quot;container-title&quot;:&quot;The Students' Guide to Learning Design and Research&quot;,&quot;accessed&quot;:{&quot;date-parts&quot;:[[2022,9,23]]},&quot;URL&quot;:&quot;https://edtechbooks.org/studentguide/design-based_research&quot;,&quot;issued&quot;:{&quot;date-parts&quot;:[[2020]]},&quot;publisher&quot;:&quot;EdTech Books&quot;,&quot;container-title-short&quot;:&quot;&quot;},&quot;isTemporary&quot;:false}]},{&quot;citationID&quot;:&quot;MENDELEY_CITATION_4045daf3-c19d-4e7d-934c-e5f954061e68&quot;,&quot;properties&quot;:{&quot;noteIndex&quot;:0},&quot;isEdited&quot;:false,&quot;manualOverride&quot;:{&quot;isManuallyOverridden&quot;:false,&quot;citeprocText&quot;:&quot;(Armstrong et al., 2020)&quot;,&quot;manualOverrideText&quot;:&quot;&quot;},&quot;citationTag&quot;:&quot;MENDELEY_CITATION_v3_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&quot;,&quot;citationItems&quot;:[{&quot;id&quot;:&quot;b31285fe-392c-3f72-a32c-9ee27988d2fc&quot;,&quot;itemData&quot;:{&quot;type&quot;:&quot;article-journal&quot;,&quot;id&quot;:&quot;b31285fe-392c-3f72-a32c-9ee27988d2fc&quot;,&quot;title&quot;:&quot;Design-Based Research&quot;,&quot;author&quot;:[{&quot;family&quot;:&quot;Armstrong&quot;,&quot;given&quot;:&quot;Matthew&quot;,&quot;parse-names&quot;:false,&quot;dropping-particle&quot;:&quot;&quot;,&quot;non-dropping-particle&quot;:&quot;&quot;},{&quot;family&quot;:&quot;Dopp&quot;,&quot;given&quot;:&quot;Cade&quot;,&quot;parse-names&quot;:false,&quot;dropping-particle&quot;:&quot;&quot;,&quot;non-dropping-particle&quot;:&quot;&quot;},{&quot;family&quot;:&quot;Welsh&quot;,&quot;given&quot;:&quot;Jesse&quot;,&quot;parse-names&quot;:false,&quot;dropping-particle&quot;:&quot;&quot;,&quot;non-dropping-particle&quot;:&quot;&quot;}],&quot;container-title&quot;:&quot;The Students' Guide to Learning Design and Research&quot;,&quot;accessed&quot;:{&quot;date-parts&quot;:[[2022,9,23]]},&quot;URL&quot;:&quot;https://edtechbooks.org/studentguide/design-based_research&quot;,&quot;issued&quot;:{&quot;date-parts&quot;:[[2020]]},&quot;publisher&quot;:&quot;EdTech Books&quot;,&quot;container-title-short&quot;:&quot;&quot;},&quot;isTemporary&quot;:false}]},{&quot;citationID&quot;:&quot;MENDELEY_CITATION_e82a660c-6c7b-4b23-949b-23cd077231ab&quot;,&quot;properties&quot;:{&quot;noteIndex&quot;:0},&quot;isEdited&quot;:false,&quot;manualOverride&quot;:{&quot;isManuallyOverridden&quot;:false,&quot;citeprocText&quot;:&quot;(S. Singh, 2023)&quot;,&quot;manualOverrideText&quot;:&quot;&quot;},&quot;citationTag&quot;:&quot;MENDELEY_CITATION_v3_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&quot;,&quot;citationItems&quot;:[{&quot;id&quot;:&quot;41d535f9-f575-35dd-807e-d344fc374dc5&quot;,&quot;itemData&quot;:{&quot;type&quot;:&quot;webpage&quot;,&quot;id&quot;:&quot;41d535f9-f575-35dd-807e-d344fc374dc5&quot;,&quot;title&quot;:&quot;What is Research Design? Types, Elements and Examples&quot;,&quot;author&quot;:[{&quot;family&quot;:&quot;Singh&quot;,&quot;given&quot;:&quot;Sunaina&quot;,&quot;parse-names&quot;:false,&quot;dropping-particle&quot;:&quot;&quot;,&quot;non-dropping-particle&quot;:&quot;&quot;}],&quot;accessed&quot;:{&quot;date-parts&quot;:[[2024,9,17]]},&quot;URL&quot;:&quot;https://researcher.life/blog/article/what-is-research-design-types-examples/&quot;,&quot;issued&quot;:{&quot;date-parts&quot;:[[2023,3,14]]},&quot;container-title-short&quot;:&quot;&quot;},&quot;isTemporary&quot;:false}]},{&quot;citationID&quot;:&quot;MENDELEY_CITATION_48ad9a91-15c1-4bc0-8496-b301ffd36b2a&quot;,&quot;properties&quot;:{&quot;noteIndex&quot;:0},&quot;isEdited&quot;:false,&quot;manualOverride&quot;:{&quot;isManuallyOverridden&quot;:false,&quot;citeprocText&quot;:&quot;(McLeod, 2023)&quot;,&quot;manualOverrideText&quot;:&quot;&quot;},&quot;citationTag&quot;:&quot;MENDELEY_CITATION_v3_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&quot;,&quot;citationItems&quot;:[{&quot;id&quot;:&quot;163eaae8-3f38-30e3-a3a6-fe4ec0b2b836&quot;,&quot;itemData&quot;:{&quot;type&quot;:&quot;webpage&quot;,&quot;id&quot;:&quot;163eaae8-3f38-30e3-a3a6-fe4ec0b2b836&quot;,&quot;title&quot;:&quot;Qualitative vs Quantitative Research: What's the Difference?&quot;,&quot;author&quot;:[{&quot;family&quot;:&quot;McLeod&quot;,&quot;given&quot;:&quot;Saul&quot;,&quot;parse-names&quot;:false,&quot;dropping-particle&quot;:&quot;&quot;,&quot;non-dropping-particle&quot;:&quot;&quot;}],&quot;accessed&quot;:{&quot;date-parts&quot;:[[2024,9,17]]},&quot;URL&quot;:&quot;https://www.simplypsychology.org/qualitative-quantitative.html&quot;,&quot;issued&quot;:{&quot;date-parts&quot;:[[2023,12,18]]},&quot;container-title-short&quot;:&quot;&quot;},&quot;isTemporary&quot;:false}]},{&quot;citationID&quot;:&quot;MENDELEY_CITATION_1c6c88d6-7f1f-4e48-9456-187d35464640&quot;,&quot;properties&quot;:{&quot;noteIndex&quot;:0},&quot;isEdited&quot;:false,&quot;manualOverride&quot;:{&quot;isManuallyOverridden&quot;:false,&quot;citeprocText&quot;:&quot;(&lt;i&gt;Data Collection: Best Methods + Practical Examples | Iterators&lt;/i&gt;, 2021)&quot;,&quot;manualOverrideText&quot;:&quot;&quot;},&quot;citationTag&quot;:&quot;MENDELEY_CITATION_v3_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&quot;,&quot;citationItems&quot;:[{&quot;id&quot;:&quot;e914ff62-bbfc-3bf4-9217-2cbd3ab42649&quot;,&quot;itemData&quot;:{&quot;type&quot;:&quot;webpage&quot;,&quot;id&quot;:&quot;e914ff62-bbfc-3bf4-9217-2cbd3ab42649&quot;,&quot;title&quot;:&quot;Data Collection: Best Methods + Practical Examples | Iterators&quot;,&quot;container-title&quot;:&quot;ITERATORS&quot;,&quot;accessed&quot;:{&quot;date-parts&quot;:[[2022,9,25]]},&quot;URL&quot;:&quot;https://www.iteratorshq.com/blog/data-collection-best-methods-practical-examples/&quot;,&quot;issued&quot;:{&quot;date-parts&quot;:[[2021,8,4]]},&quot;container-title-short&quot;:&quot;&quot;},&quot;isTemporary&quot;:false}]},{&quot;citationID&quot;:&quot;MENDELEY_CITATION_39b52e5d-19fa-474e-9ffd-34fa76fdc753&quot;,&quot;properties&quot;:{&quot;noteIndex&quot;:0},&quot;isEdited&quot;:false,&quot;manualOverride&quot;:{&quot;isManuallyOverridden&quot;:false,&quot;citeprocText&quot;:&quot;(Patel, 2022)&quot;,&quot;manualOverrideText&quot;:&quot;&quot;},&quot;citationTag&quot;:&quot;MENDELEY_CITATION_v3_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&quot;,&quot;citationItems&quot;:[{&quot;id&quot;:&quot;847f04c1-6a2e-3d26-b23f-9476bd6b9fda&quot;,&quot;itemData&quot;:{&quot;type&quot;:&quot;webpage&quot;,&quot;id&quot;:&quot;847f04c1-6a2e-3d26-b23f-9476bd6b9fda&quot;,&quot;title&quot;:&quot;Which Are The Top And Trending Mobile Testing Frameworks? - Sunflower Lab&quot;,&quot;author&quot;:[{&quot;family&quot;:&quot;Patel&quot;,&quot;given&quot;:&quot;Yash&quot;,&quot;parse-names&quot;:false,&quot;dropping-particle&quot;:&quot;&quot;,&quot;non-dropping-particle&quot;:&quot;&quot;}],&quot;accessed&quot;:{&quot;date-parts&quot;:[[2022,9,29]]},&quot;URL&quot;:&quot;https://www.thesunflowerlab.com/blog/which-are-the-top-and-trending-mobile-testing-frameworks/&quot;,&quot;issued&quot;:{&quot;date-parts&quot;:[[2022]]},&quot;container-title-short&quot;:&quot;&quot;},&quot;isTemporary&quot;:false}]},{&quot;citationID&quot;:&quot;MENDELEY_CITATION_c1dff37f-0412-495b-a7cc-dfedb8499151&quot;,&quot;properties&quot;:{&quot;noteIndex&quot;:0},&quot;isEdited&quot;:false,&quot;manualOverride&quot;:{&quot;isManuallyOverridden&quot;:false,&quot;citeprocText&quot;:&quot;(Whaley, n.d.)&quot;,&quot;manualOverrideText&quot;:&quot;&quot;},&quot;citationTag&quot;:&quot;MENDELEY_CITATION_v3_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&quot;,&quot;citationItems&quot;:[{&quot;id&quot;:&quot;37f5f002-3101-3751-8574-5b67cb881d67&quot;,&quot;itemData&quot;:{&quot;type&quot;:&quot;webpage&quot;,&quot;id&quot;:&quot;37f5f002-3101-3751-8574-5b67cb881d67&quot;,&quot;title&quot;:&quot;Understanding Target Population in Research | OvationMR&quot;,&quot;author&quot;:[{&quot;family&quot;:&quot;Whaley&quot;,&quot;given&quot;:&quot;Jim&quot;,&quot;parse-names&quot;:false,&quot;dropping-particle&quot;:&quot;&quot;,&quot;non-dropping-particle&quot;:&quot;&quot;}],&quot;accessed&quot;:{&quot;date-parts&quot;:[[2022,9,26]]},&quot;URL&quot;:&quot;https://www.ovationmr.com/target-population-in-research/&quot;,&quot;container-title-short&quot;:&quot;&quot;},&quot;isTemporary&quot;:false}]},{&quot;citationID&quot;:&quot;MENDELEY_CITATION_33ebaf01-bc56-4be9-8a7e-897827adc3b4&quot;,&quot;properties&quot;:{&quot;noteIndex&quot;:0},&quot;isEdited&quot;:false,&quot;manualOverride&quot;:{&quot;isManuallyOverridden&quot;:false,&quot;citeprocText&quot;:&quot;(Jankielewicz, 2022)&quot;,&quot;manualOverrideText&quot;:&quot;&quot;},&quot;citationTag&quot;:&quot;MENDELEY_CITATION_v3_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&quot;,&quot;citationItems&quot;:[{&quot;id&quot;:&quot;a282f7f4-9e5b-376c-99d7-ca24a121c292&quot;,&quot;itemData&quot;:{&quot;type&quot;:&quot;webpage&quot;,&quot;id&quot;:&quot;a282f7f4-9e5b-376c-99d7-ca24a121c292&quot;,&quot;title&quot;:&quot;Data Analysis Process &amp; Examples | Data Analysis Overview - Video &amp; Lesson Transcript | Study.com&quot;,&quot;author&quot;:[{&quot;family&quot;:&quot;Jankielewicz&quot;,&quot;given&quot;:&quot;R&quot;,&quot;parse-names&quot;:false,&quot;dropping-particle&quot;:&quot;&quot;,&quot;non-dropping-particle&quot;:&quot;&quot;}],&quot;container-title&quot;:&quot;20&quot;,&quot;accessed&quot;:{&quot;date-parts&quot;:[[2022,9,25]]},&quot;URL&quot;:&quot;https://study.com/learn/lesson/what-is-data-analysis.html&quot;,&quot;issued&quot;:{&quot;date-parts&quot;:[[2022,5,24]]},&quot;container-title-short&quot;:&quot;&quot;},&quot;isTemporary&quot;:false}]},{&quot;citationID&quot;:&quot;MENDELEY_CITATION_b92e239f-17c6-4fc9-998b-85cdc28b53fc&quot;,&quot;properties&quot;:{&quot;noteIndex&quot;:0},&quot;isEdited&quot;:false,&quot;manualOverride&quot;:{&quot;isManuallyOverridden&quot;:false,&quot;citeprocText&quot;:&quot;(Al-Ratrout et al., 2019)&quot;,&quot;manualOverrideText&quot;:&quot;&quot;},&quot;citationTag&quot;:&quot;MENDELEY_CITATION_v3_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&quot;,&quot;citationItems&quot;:[{&quot;id&quot;:&quot;38c61d4f-cf73-356b-80dc-65ba7373e1e7&quot;,&quot;itemData&quot;:{&quot;type&quot;:&quot;article-journal&quot;,&quot;id&quot;:&quot;38c61d4f-cf73-356b-80dc-65ba7373e1e7&quot;,&quot;title&quot;:&quot;Mobile Application Development Methodologies Adopted in Omani Market: A Comparative Study&quot;,&quot;author&quot;:[{&quot;family&quot;:&quot;Al-Ratrout&quot;,&quot;given&quot;:&quot;Seiren&quot;,&quot;parse-names&quot;:false,&quot;dropping-particle&quot;:&quot;&quot;,&quot;non-dropping-particle&quot;:&quot;&quot;},{&quot;family&quot;:&quot;Husain Tarawneh&quot;,&quot;given&quot;:&quot;Omar&quot;,&quot;parse-names&quot;:false,&quot;dropping-particle&quot;:&quot;&quot;,&quot;non-dropping-particle&quot;:&quot;&quot;},{&quot;family&quot;:&quot;HusniAltarawneh&quot;,&quot;given&quot;:&quot;Moath&quot;,&quot;parse-names&quot;:false,&quot;dropping-particle&quot;:&quot;&quot;,&quot;non-dropping-particle&quot;:&quot;&quot;},{&quot;family&quot;:&quot;Yosef Altarawneh&quot;,&quot;given&quot;:&quot;Mejhem&quot;,&quot;parse-names&quot;:false,&quot;dropping-particle&quot;:&quot;&quot;,&quot;non-dropping-particle&quot;:&quot;&quot;}],&quot;container-title&quot;:&quot;International Journal of Software Engineering &amp; Applications (IJSEA)&quot;,&quot;accessed&quot;:{&quot;date-parts&quot;:[[2024,9,17]]},&quot;DOI&quot;:&quot;10.5121/ijsea.2019.10202&quot;,&quot;URL&quot;:&quot;https://ssrn.com/abstract=3376391&quot;,&quot;issued&quot;:{&quot;date-parts&quot;:[[2019]]},&quot;abstract&quot;:&quot;Popularity of mobile phones and huge growing for mobile applications make developers in need for flexible software process, which can deal with many challenges facing the mobile app development process. These challenges include: volatility of requirements, strong user involvement, development time tightness, process simplicity, and production of valuable software in low cost. This research study investigates the current mobile app development approaches adopted in Omani market and provides a comparison between existing methods. The results reveal that Agile approach is the most popular model for mobile software engineering in Omani, as it naturally fits most of the applications required in this market. The study also discusses various agile process models such as Scrum, XP, Lean, DSDM, and others. It is concluded that XP model is the most preferable model used by Omani developers due to its dynamic and adaptive nature for different mobile app processes. The study provides also a series of recommendations for mobile app developers which should help in selecting the most appropriate method that suits the targeted market sector.&quot;,&quot;issue&quot;:&quot;2&quot;,&quot;volume&quot;:&quot;10&quot;,&quot;container-title-short&quot;:&quot;&quot;},&quot;isTemporary&quot;:false}]},{&quot;citationID&quot;:&quot;MENDELEY_CITATION_15daa123-101c-4a6a-b97d-3f7fc37d6251&quot;,&quot;properties&quot;:{&quot;noteIndex&quot;:0},&quot;isEdited&quot;:false,&quot;manualOverride&quot;:{&quot;isManuallyOverridden&quot;:false,&quot;citeprocText&quot;:&quot;(&lt;i&gt;Agile Project Management: A Beginner’s Guide | Adobe Workfront&lt;/i&gt;, 2022)&quot;,&quot;manualOverrideText&quot;:&quot;&quot;},&quot;citationTag&quot;:&quot;MENDELEY_CITATION_v3_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&quot;,&quot;citationItems&quot;:[{&quot;id&quot;:&quot;06b07be1-e344-34f0-b2bd-92fb8f808f64&quot;,&quot;itemData&quot;:{&quot;type&quot;:&quot;webpage&quot;,&quot;id&quot;:&quot;06b07be1-e344-34f0-b2bd-92fb8f808f64&quot;,&quot;title&quot;:&quot;Agile Project Management: A Beginner's Guide | Adobe Workfront&quot;,&quot;container-title&quot;:&quot;Adobe&quot;,&quot;accessed&quot;:{&quot;date-parts&quot;:[[2022,9,22]]},&quot;URL&quot;:&quot;https://business.adobe.com/blog/basics/agile&quot;,&quot;issued&quot;:{&quot;date-parts&quot;:[[2022,3,18]]},&quot;container-title-short&quot;:&quot;&quot;},&quot;isTemporary&quot;:false}]},{&quot;citationID&quot;:&quot;MENDELEY_CITATION_4dc1ea29-df8b-449e-896b-e9f1ebf60757&quot;,&quot;properties&quot;:{&quot;noteIndex&quot;:0},&quot;isEdited&quot;:false,&quot;manualOverride&quot;:{&quot;isManuallyOverridden&quot;:false,&quot;citeprocText&quot;:&quot;(Graves, 2016)&quot;,&quot;manualOverrideText&quot;:&quot;&quot;},&quot;citationTag&quot;:&quot;MENDELEY_CITATION_v3_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&quot;,&quot;citationItems&quot;:[{&quot;id&quot;:&quot;6c07294c-a937-3875-b7d4-b3c127c5c971&quot;,&quot;itemData&quot;:{&quot;type&quot;:&quot;webpage&quot;,&quot;id&quot;:&quot;6c07294c-a937-3875-b7d4-b3c127c5c971&quot;,&quot;title&quot;:&quot;Agile Principle 1: Early and Continuous Delivery of Value&quot;,&quot;author&quot;:[{&quot;family&quot;:&quot;Graves&quot;,&quot;given&quot;:&quot;Eric&quot;,&quot;parse-names&quot;:false,&quot;dropping-particle&quot;:&quot;&quot;,&quot;non-dropping-particle&quot;:&quot;&quot;}],&quot;accessed&quot;:{&quot;date-parts&quot;:[[2022,9,25]]},&quot;URL&quot;:&quot;https://www.playbookhq.co/blog/agile-principle-1&quot;,&quot;issued&quot;:{&quot;date-parts&quot;:[[2016,11,22]]},&quot;container-title-short&quot;:&quot;&quot;},&quot;isTemporary&quot;:false}]},{&quot;citationID&quot;:&quot;MENDELEY_CITATION_cb77d627-9e80-404f-af93-4de49bb14072&quot;,&quot;properties&quot;:{&quot;noteIndex&quot;:0},&quot;isEdited&quot;:false,&quot;manualOverride&quot;:{&quot;isManuallyOverridden&quot;:false,&quot;citeprocText&quot;:&quot;(Asri et al., 2018)&quot;,&quot;manualOverrideText&quot;:&quot;&quot;},&quot;citationTag&quot;:&quot;MENDELEY_CITATION_v3_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&quot;,&quot;citationItems&quot;:[{&quot;id&quot;:&quot;e89db045-08ff-3952-9734-c2f742cc3f2b&quot;,&quot;itemData&quot;:{&quot;type&quot;:&quot;report&quot;,&quot;id&quot;:&quot;e89db045-08ff-3952-9734-c2f742cc3f2b&quot;,&quot;title&quot;:&quot;Comparing Traditional and Agile Software Development Approaches: Case of Personal Extreme Programming&quot;,&quot;author&quot;:[{&quot;family&quot;:&quot;Asri&quot;,&quot;given&quot;:&quot;Sri Andriati&quot;,&quot;parse-names&quot;:false,&quot;dropping-particle&quot;:&quot;&quot;,&quot;non-dropping-particle&quot;:&quot;&quot;},{&quot;family&quot;:&quot;Made&quot;,&quot;given&quot;:&quot;Gusti&quot;,&quot;parse-names&quot;:false,&quot;dropping-particle&quot;:&quot;&quot;,&quot;non-dropping-particle&quot;:&quot;&quot;},{&quot;family&quot;:&quot;Sunaya&quot;,&quot;given&quot;:&quot;Agung&quot;,&quot;parse-names&quot;:false,&quot;dropping-particle&quot;:&quot;&quot;,&quot;non-dropping-particle&quot;:&quot;&quot;},{&quot;family&quot;:&quot;Prihatini&quot;,&quot;given&quot;:&quot;Putu Manik&quot;,&quot;parse-names&quot;:false,&quot;dropping-particle&quot;:&quot;&quot;,&quot;non-dropping-particle&quot;:&quot;&quot;},{&quot;family&quot;:&quot;Setiawan&quot;,&quot;given&quot;:&quot;Widyadi&quot;,&quot;parse-names&quot;:false,&quot;dropping-particle&quot;:&quot;&quot;,&quot;non-dropping-particle&quot;:&quot;&quot;}],&quot;accessed&quot;:{&quot;date-parts&quot;:[[2024,9,17]]},&quot;URL&quot;:&quot;https://www.atlantis-press.com/proceedings/icst-18/55910901&quot;,&quot;issued&quot;:{&quot;date-parts&quot;:[[2018]]},&quot;abstract&quot;:&quot;Generally, there are two approaches to software development, traditional and agile. Traditional is heavy and well documented, agile is light and less documentation. Personal Extreme Programming (PXP) is one of the agile approaches that iterative, more flexible and responsive to changes. This research compared Waterfall as one of the traditional methods and PXP as agile in the requirement analysis, planning and implementation processes. The project that used to compares those approaches is job training monitoring application. PXP used a closed questionnaire with weighted questions to determined which one of user requirement has the highest priority. The planning phase determined the time estimation for completed each task of making the application. PXP provided more short developing time less than three months. Implementing phase in PXP is a unit testing, code generation, and code refactoring when a user story finished, there for a mistake or an error can be detecting earlier, unlike the waterfall that often tested the application at the end of project development. The result is the agile approach (PXP) gives more convenient and flexibility for developing the application.&quot;},&quot;isTemporary&quot;:false}]},{&quot;citationID&quot;:&quot;MENDELEY_CITATION_e87d2342-0212-43e3-97f4-19676d71a5db&quot;,&quot;properties&quot;:{&quot;noteIndex&quot;:0},&quot;isEdited&quot;:false,&quot;manualOverride&quot;:{&quot;isManuallyOverridden&quot;:false,&quot;citeprocText&quot;:&quot;(Manzo, 2024)&quot;,&quot;manualOverrideText&quot;:&quot;&quot;},&quot;citationTag&quot;:&quot;MENDELEY_CITATION_v3_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&quot;,&quot;citationItems&quot;:[{&quot;id&quot;:&quot;7ffbe9fc-6c8c-347e-81b4-2885a0426fe8&quot;,&quot;itemData&quot;:{&quot;type&quot;:&quot;webpage&quot;,&quot;id&quot;:&quot;7ffbe9fc-6c8c-347e-81b4-2885a0426fe8&quot;,&quot;title&quot;:&quot;5 Important Types Of Agile Methodology&quot;,&quot;author&quot;:[{&quot;family&quot;:&quot;Manzo&quot;,&quot;given&quot;:&quot;Michael&quot;,&quot;parse-names&quot;:false,&quot;dropping-particle&quot;:&quot;&quot;,&quot;non-dropping-particle&quot;:&quot;&quot;}],&quot;accessed&quot;:{&quot;date-parts&quot;:[[2024,9,17]]},&quot;URL&quot;:&quot;https://www.codestringers.com/insights/5-important-types-of-agile-methodology/&quot;,&quot;issued&quot;:{&quot;date-parts&quot;:[[2024,3,19]]},&quot;container-title-short&quot;:&quot;&quot;},&quot;isTemporary&quot;:false}]},{&quot;citationID&quot;:&quot;MENDELEY_CITATION_0ee0730e-bc1a-406b-8892-3488533a448e&quot;,&quot;properties&quot;:{&quot;noteIndex&quot;:0},&quot;isEdited&quot;:false,&quot;manualOverride&quot;:{&quot;isManuallyOverridden&quot;:false,&quot;citeprocText&quot;:&quot;(Dzhurov &amp;#38; Krasteva, 2009)&quot;,&quot;manualOverrideText&quot;:&quot;&quot;},&quot;citationTag&quot;:&quot;MENDELEY_CITATION_v3_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&quot;,&quot;citationItems&quot;:[{&quot;id&quot;:&quot;648c966b-bf0c-3473-ae26-efd073f93c3c&quot;,&quot;itemData&quot;:{&quot;type&quot;:&quot;article&quot;,&quot;id&quot;:&quot;648c966b-bf0c-3473-ae26-efd073f93c3c&quot;,&quot;title&quot;:&quot;Personal Extreme Programming – An Agile Process for Autonomous Developers&quot;,&quot;author&quot;:[{&quot;family&quot;:&quot;Dzhurov&quot;,&quot;given&quot;:&quot;Yani&quot;,&quot;parse-names&quot;:false,&quot;dropping-particle&quot;:&quot;&quot;,&quot;non-dropping-particle&quot;:&quot;&quot;},{&quot;family&quot;:&quot;Krasteva&quot;,&quot;given&quot;:&quot;Iva&quot;,&quot;parse-names&quot;:false,&quot;dropping-particle&quot;:&quot;&quot;,&quot;non-dropping-particle&quot;:&quot;&quot;}],&quot;accessed&quot;:{&quot;date-parts&quot;:[[2024,9,17]]},&quot;URL&quot;:&quot;https://core.ac.uk/outputs/213561553/?utm_source=pdf&amp;utm_medium=banner&amp;utm_campaign=pdf-decoration-v1&quot;,&quot;issued&quot;:{&quot;date-parts&quot;:[[2009,1,1]]},&quot;container-title-short&quot;:&quot;&quot;},&quot;isTemporary&quot;:false}]},{&quot;citationID&quot;:&quot;MENDELEY_CITATION_664fcfc7-e31c-48ef-a995-770744c70078&quot;,&quot;properties&quot;:{&quot;noteIndex&quot;:0},&quot;isEdited&quot;:false,&quot;manualOverride&quot;:{&quot;isManuallyOverridden&quot;:false,&quot;citeprocText&quot;:&quot;(Gedam, 2023)&quot;,&quot;manualOverrideText&quot;:&quot;&quot;},&quot;citationTag&quot;:&quot;MENDELEY_CITATION_v3_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&quot;,&quot;citationItems&quot;:[{&quot;id&quot;:&quot;6304188b-5bc4-3f81-a554-915fb3a5ff1c&quot;,&quot;itemData&quot;:{&quot;type&quot;:&quot;webpage&quot;,&quot;id&quot;:&quot;6304188b-5bc4-3f81-a554-915fb3a5ff1c&quot;,&quot;title&quot;:&quot;12 Key NFR Considerations for Mobile Application Development&quot;,&quot;author&quot;:[{&quot;family&quot;:&quot;Gedam&quot;,&quot;given&quot;:&quot;Abhishek&quot;,&quot;parse-names&quot;:false,&quot;dropping-particle&quot;:&quot;&quot;,&quot;non-dropping-particle&quot;:&quot;&quot;}],&quot;accessed&quot;:{&quot;date-parts&quot;:[[2024,9,17]]},&quot;URL&quot;:&quot;https://www.globallogic.com/insights/blogs/nonfunctional-requirements-nfr-mobile-app-development/&quot;,&quot;issued&quot;:{&quot;date-parts&quot;:[[2023,6,28]]},&quot;container-title-short&quot;:&quot;&quot;},&quot;isTemporary&quot;:false}]},{&quot;citationID&quot;:&quot;MENDELEY_CITATION_d049cf8c-7cdb-4d38-be69-2d93fead1fd5&quot;,&quot;properties&quot;:{&quot;noteIndex&quot;:0},&quot;isEdited&quot;:false,&quot;manualOverride&quot;:{&quot;isManuallyOverridden&quot;:false,&quot;citeprocText&quot;:&quot;(Dibley, 2024)&quot;,&quot;manualOverrideText&quot;:&quot;&quot;},&quot;citationTag&quot;:&quot;MENDELEY_CITATION_v3_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&quot;,&quot;citationItems&quot;:[{&quot;id&quot;:&quot;8d9854ba-92d0-376e-bd69-0a9bee3e771b&quot;,&quot;itemData&quot;:{&quot;type&quot;:&quot;article-journal&quot;,&quot;id&quot;:&quot;8d9854ba-92d0-376e-bd69-0a9bee3e771b&quot;,&quot;title&quot;:&quot;NIST Password Guidelines: What You Need to Know&quot;,&quot;author&quot;:[{&quot;family&quot;:&quot;Dibley&quot;,&quot;given&quot;:&quot;Joe&quot;,&quot;parse-names&quot;:false,&quot;dropping-particle&quot;:&quot;&quot;,&quot;non-dropping-particle&quot;:&quot;&quot;}],&quot;container-title&quot;:&quot;https://blog.netwrix.com/&quot;,&quot;accessed&quot;:{&quot;date-parts&quot;:[[2024,9,17]]},&quot;URL&quot;:&quot;https://blog.netwrix.com/nist-password-guidelines&quot;,&quot;issued&quot;:{&quot;date-parts&quot;:[[2024,8,13]]},&quot;abstract&quot;:&quot;NIST password guidelines help companies keep their data secure. Learn about them here.&quot;,&quot;container-title-short&quot;:&quot;&quot;},&quot;isTemporary&quot;:false}]},{&quot;citationID&quot;:&quot;MENDELEY_CITATION_78cd4e9d-248e-4cb8-b662-89d9e16f84a2&quot;,&quot;properties&quot;:{&quot;noteIndex&quot;:0},&quot;isEdited&quot;:false,&quot;manualOverride&quot;:{&quot;isManuallyOverridden&quot;:false,&quot;citeprocText&quot;:&quot;(Landis+Gyr, 2024)&quot;,&quot;manualOverrideText&quot;:&quot;&quot;},&quot;citationTag&quot;:&quot;MENDELEY_CITATION_v3_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&quot;,&quot;citationItems&quot;:[{&quot;id&quot;:&quot;3b31b6aa-8070-3a3f-b521-3c6134964f94&quot;,&quot;itemData&quot;:{&quot;type&quot;:&quot;webpage&quot;,&quot;id&quot;:&quot;3b31b6aa-8070-3a3f-b521-3c6134964f94&quot;,&quot;title&quot;:&quot;Landis+Gyr E650&quot;,&quot;author&quot;:[{&quot;family&quot;:&quot;Landis+Gyr&quot;,&quot;given&quot;:&quot;&quot;,&quot;parse-names&quot;:false,&quot;dropping-particle&quot;:&quot;&quot;,&quot;non-dropping-particle&quot;:&quot;&quot;}],&quot;accessed&quot;:{&quot;date-parts&quot;:[[2024,9,17]]},&quot;URL&quot;:&quot;https://www.landisgyr.eu/product/landisgyr-e650/&quot;,&quot;issued&quot;:{&quot;date-parts&quot;:[[2024]]},&quot;container-title-short&quot;:&quot;&quot;},&quot;isTemporary&quot;:false}]},{&quot;citationID&quot;:&quot;MENDELEY_CITATION_18d49f82-b6a1-4cf0-b686-06d3651c4279&quot;,&quot;properties&quot;:{&quot;noteIndex&quot;:0},&quot;isEdited&quot;:false,&quot;manualOverride&quot;:{&quot;isManuallyOverridden&quot;:false,&quot;citeprocText&quot;:&quot;(Itron, 2016)&quot;,&quot;manualOverrideText&quot;:&quot;&quot;},&quot;citationTag&quot;:&quot;MENDELEY_CITATION_v3_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&quot;,&quot;citationItems&quot;:[{&quot;id&quot;:&quot;c621140f-0419-3828-91d9-8dbd6e0e8beb&quot;,&quot;itemData&quot;:{&quot;type&quot;:&quot;article-journal&quot;,&quot;id&quot;:&quot;c621140f-0419-3828-91d9-8dbd6e0e8beb&quot;,&quot;title&quot;:&quot;MV-90 xi&quot;,&quot;author&quot;:[{&quot;family&quot;:&quot;Itron&quot;,&quot;given&quot;:&quot;&quot;,&quot;parse-names&quot;:false,&quot;dropping-particle&quot;:&quot;&quot;,&quot;non-dropping-particle&quot;:&quot;&quot;}],&quot;accessed&quot;:{&quot;date-parts&quot;:[[2024,9,17]]},&quot;URL&quot;:&quot;https://na.itron.com/o/commerce-media/accounts/-1/attachments/3811745&quot;,&quot;issued&quot;:{&quot;date-parts&quot;:[[2016]]},&quot;abstract&quot;:&quot;Solution Itron's MV-90 xi software is the industry's leading system for collecting and processing interval data from complex metering devices. In addition to its unparalleled data collection capabilities, it offers powerful tools for analyzing and applying that data for use by other applications and decision makers within your company. With MV-90 xi, utilities can reduce their cost of data collection operations and ensure data integrity and process consistency along the way. With MV-90 xi you realize many benefi ts, including: » Reduced O&amp;M costs and increased productivity operating one system for interval data collection and management » Improved revenue from improved integrity in interval data used for billing purposes » Operational fl exibility from a scalable solution that can grow with your needs A PROVEN SOLUTION MV-90 xi is a proven solution to your interval data collection and analysis needs. The system can be operated as a collection engine for utilities with existing data management and analysis capabilities, or as a complete, end-to-end interval data management solution. The architecture behind MV-90 xi provides a very stable and completely scalable solution. The architecture includes a full 32-bit Windows application, a high-performance database, and a powerful task manager for all system operations. Translation interface modules complete the system and are used for all meter interrogations. This architecture enables true scalability, effi cient data storage and retrieval, and unmatched multi-vendor data retrieval capabilities. With MV-90 xi your utility has a powerful tool that enables you to process and utilize interval data more effi ciently and effectively. MV-90 xi delivers these valuable capabilities: » The ability to collect data from over 150 electric and gas metering devices » Support for a variety of communications including PSTN, Cellular, HHF fi le import, TCP/IP » Support for a variety of communication confi gurations including inbound and outbound calls, daisy chaining and master/slave confi gurations » Industry best-practice techniques for data validation, editing and estimation » Powerful analysis tools including graphs and reports, data aggregations, time-of-use, loss calculations, billing determinant calculations » Flexible data export capabilities including spreadsheet and ODBC fi le formats PRODUCT BRIEF&quot;,&quot;container-title-short&quot;:&quot;&quot;},&quot;isTemporary&quot;:false}]},{&quot;citationID&quot;:&quot;MENDELEY_CITATION_1d593854-6737-4812-a503-5ceb2627666d&quot;,&quot;properties&quot;:{&quot;noteIndex&quot;:0},&quot;isEdited&quot;:false,&quot;manualOverride&quot;:{&quot;isManuallyOverridden&quot;:false,&quot;citeprocText&quot;:&quot;(Dibley, 2024)&quot;,&quot;manualOverrideText&quot;:&quot;&quot;},&quot;citationTag&quot;:&quot;MENDELEY_CITATION_v3_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&quot;,&quot;citationItems&quot;:[{&quot;id&quot;:&quot;8d9854ba-92d0-376e-bd69-0a9bee3e771b&quot;,&quot;itemData&quot;:{&quot;type&quot;:&quot;article-journal&quot;,&quot;id&quot;:&quot;8d9854ba-92d0-376e-bd69-0a9bee3e771b&quot;,&quot;title&quot;:&quot;NIST Password Guidelines: What You Need to Know&quot;,&quot;author&quot;:[{&quot;family&quot;:&quot;Dibley&quot;,&quot;given&quot;:&quot;Joe&quot;,&quot;parse-names&quot;:false,&quot;dropping-particle&quot;:&quot;&quot;,&quot;non-dropping-particle&quot;:&quot;&quot;}],&quot;container-title&quot;:&quot;https://blog.netwrix.com/&quot;,&quot;accessed&quot;:{&quot;date-parts&quot;:[[2024,9,17]]},&quot;URL&quot;:&quot;https://blog.netwrix.com/nist-password-guidelines&quot;,&quot;issued&quot;:{&quot;date-parts&quot;:[[2024,8,13]]},&quot;abstract&quot;:&quot;NIST password guidelines help companies keep their data secure. Learn about them here.&quot;,&quot;container-title-short&quot;:&quot;&quot;},&quot;isTemporary&quot;:false}]},{&quot;citationID&quot;:&quot;MENDELEY_CITATION_dd1e048a-f9fa-4aaa-b84b-c3e0c5e61644&quot;,&quot;properties&quot;:{&quot;noteIndex&quot;:0},&quot;isEdited&quot;:false,&quot;manualOverride&quot;:{&quot;isManuallyOverridden&quot;:false,&quot;citeprocText&quot;:&quot;(Qualys, 2024)&quot;,&quot;manualOverrideText&quot;:&quot;&quot;},&quot;citationTag&quot;:&quot;MENDELEY_CITATION_v3_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&quot;,&quot;citationItems&quot;:[{&quot;id&quot;:&quot;18bc3145-49f3-300b-9ea2-4fb82da03b5f&quot;,&quot;itemData&quot;:{&quot;type&quot;:&quot;webpage&quot;,&quot;id&quot;:&quot;18bc3145-49f3-300b-9ea2-4fb82da03b5f&quot;,&quot;title&quot;:&quot;Qualys General FAQ&quot;,&quot;author&quot;:[{&quot;family&quot;:&quot;Qualys&quot;,&quot;given&quot;:&quot;&quot;,&quot;parse-names&quot;:false,&quot;dropping-particle&quot;:&quot;&quot;,&quot;non-dropping-particle&quot;:&quot;&quot;}],&quot;accessed&quot;:{&quot;date-parts&quot;:[[2024,9,17]]},&quot;URL&quot;:&quot;https://www.qualys.com/support/faq/general/&quot;,&quot;issued&quot;:{&quot;date-parts&quot;:[[2024]]},&quot;container-title-short&quot;:&quot;&quot;},&quot;isTemporary&quot;:false}]},{&quot;citationID&quot;:&quot;MENDELEY_CITATION_af8a0b41-30ca-4176-bf57-d036bae694a4&quot;,&quot;properties&quot;:{&quot;noteIndex&quot;:0},&quot;isEdited&quot;:false,&quot;manualOverride&quot;:{&quot;isManuallyOverridden&quot;:false,&quot;citeprocText&quot;:&quot;(Ivan, 2022)&quot;,&quot;manualOverrideText&quot;:&quot;&quot;},&quot;citationTag&quot;:&quot;MENDELEY_CITATION_v3_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&quot;,&quot;citationItems&quot;:[{&quot;id&quot;:&quot;332c4a40-ebfa-3b5d-a63f-1bc3a30beb9b&quot;,&quot;itemData&quot;:{&quot;type&quot;:&quot;webpage&quot;,&quot;id&quot;:&quot;332c4a40-ebfa-3b5d-a63f-1bc3a30beb9b&quot;,&quot;title&quot;:&quot;The One OS to Rule Them All - 33 Android vs iOS Market Share Stats&quot;,&quot;author&quot;:[{&quot;family&quot;:&quot;Ivan&quot;,&quot;given&quot;:&quot;&quot;,&quot;parse-names&quot;:false,&quot;dropping-particle&quot;:&quot;&quot;,&quot;non-dropping-particle&quot;:&quot;&quot;}],&quot;accessed&quot;:{&quot;date-parts&quot;:[[2022,9,25]]},&quot;URL&quot;:&quot;https://kommandotech.com/statistics/android-vs-ios-market-share/&quot;,&quot;issued&quot;:{&quot;date-parts&quot;:[[2022,5,16]]},&quot;container-title-short&quot;:&quot;&quot;},&quot;isTemporary&quot;:false}]},{&quot;citationID&quot;:&quot;MENDELEY_CITATION_bcbcd693-33e9-4b38-9201-36455b46b54e&quot;,&quot;properties&quot;:{&quot;noteIndex&quot;:0},&quot;isEdited&quot;:false,&quot;manualOverride&quot;:{&quot;isManuallyOverridden&quot;:false,&quot;citeprocText&quot;:&quot;(Barcia, 2022)&quot;,&quot;manualOverrideText&quot;:&quot;&quot;},&quot;citationTag&quot;:&quot;MENDELEY_CITATION_v3_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&quot;,&quot;citationItems&quot;:[{&quot;id&quot;:&quot;dc9b2baa-bb17-329d-ac38-4ce0f580cb2a&quot;,&quot;itemData&quot;:{&quot;type&quot;:&quot;webpage&quot;,&quot;id&quot;:&quot;dc9b2baa-bb17-329d-ac38-4ce0f580cb2a&quot;,&quot;title&quot;:&quot;Android Studio: Build apps on the official IDE for Android - IBM Garage Practices&quot;,&quot;author&quot;:[{&quot;family&quot;:&quot;Barcia&quot;,&quot;given&quot;:&quot;Roland&quot;,&quot;parse-names&quot;:false,&quot;dropping-particle&quot;:&quot;&quot;,&quot;non-dropping-particle&quot;:&quot;&quot;}],&quot;accessed&quot;:{&quot;date-parts&quot;:[[2022,9,23]]},&quot;URL&quot;:&quot;https://www.ibm.com/garage/method/practices/code/tool_android_studio/&quot;,&quot;issued&quot;:{&quot;date-parts&quot;:[[2022]]},&quot;container-title-short&quot;:&quot;&quot;},&quot;isTemporary&quot;:false}]},{&quot;citationID&quot;:&quot;MENDELEY_CITATION_d098194b-c77f-4cb2-9135-62ff154a963e&quot;,&quot;properties&quot;:{&quot;noteIndex&quot;:0},&quot;isEdited&quot;:false,&quot;manualOverride&quot;:{&quot;isManuallyOverridden&quot;:false,&quot;citeprocText&quot;:&quot;(Ivan, 2022)&quot;,&quot;manualOverrideText&quot;:&quot;&quot;},&quot;citationTag&quot;:&quot;MENDELEY_CITATION_v3_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&quot;,&quot;citationItems&quot;:[{&quot;id&quot;:&quot;332c4a40-ebfa-3b5d-a63f-1bc3a30beb9b&quot;,&quot;itemData&quot;:{&quot;type&quot;:&quot;webpage&quot;,&quot;id&quot;:&quot;332c4a40-ebfa-3b5d-a63f-1bc3a30beb9b&quot;,&quot;title&quot;:&quot;The One OS to Rule Them All - 33 Android vs iOS Market Share Stats&quot;,&quot;author&quot;:[{&quot;family&quot;:&quot;Ivan&quot;,&quot;given&quot;:&quot;&quot;,&quot;parse-names&quot;:false,&quot;dropping-particle&quot;:&quot;&quot;,&quot;non-dropping-particle&quot;:&quot;&quot;}],&quot;accessed&quot;:{&quot;date-parts&quot;:[[2022,9,25]]},&quot;URL&quot;:&quot;https://kommandotech.com/statistics/android-vs-ios-market-share/&quot;,&quot;issued&quot;:{&quot;date-parts&quot;:[[2022,5,16]]},&quot;container-title-short&quot;:&quot;&quot;},&quot;isTemporary&quot;:false}]},{&quot;citationID&quot;:&quot;MENDELEY_CITATION_764a3a64-ab70-4dec-a809-1204d898a114&quot;,&quot;properties&quot;:{&quot;noteIndex&quot;:0},&quot;isEdited&quot;:false,&quot;manualOverride&quot;:{&quot;isManuallyOverridden&quot;:false,&quot;citeprocText&quot;:&quot;(Barcia, 2022)&quot;,&quot;manualOverrideText&quot;:&quot;&quot;},&quot;citationTag&quot;:&quot;MENDELEY_CITATION_v3_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&quot;,&quot;citationItems&quot;:[{&quot;id&quot;:&quot;dc9b2baa-bb17-329d-ac38-4ce0f580cb2a&quot;,&quot;itemData&quot;:{&quot;type&quot;:&quot;webpage&quot;,&quot;id&quot;:&quot;dc9b2baa-bb17-329d-ac38-4ce0f580cb2a&quot;,&quot;title&quot;:&quot;Android Studio: Build apps on the official IDE for Android - IBM Garage Practices&quot;,&quot;author&quot;:[{&quot;family&quot;:&quot;Barcia&quot;,&quot;given&quot;:&quot;Roland&quot;,&quot;parse-names&quot;:false,&quot;dropping-particle&quot;:&quot;&quot;,&quot;non-dropping-particle&quot;:&quot;&quot;}],&quot;accessed&quot;:{&quot;date-parts&quot;:[[2022,9,23]]},&quot;URL&quot;:&quot;https://www.ibm.com/garage/method/practices/code/tool_android_studio/&quot;,&quot;issued&quot;:{&quot;date-parts&quot;:[[2022]]},&quot;container-title-short&quot;:&quot;&quot;},&quot;isTemporary&quot;:false}]},{&quot;citationID&quot;:&quot;MENDELEY_CITATION_c9aa7f9b-b01e-4d81-9c6c-e88c0a401dfd&quot;,&quot;properties&quot;:{&quot;noteIndex&quot;:0},&quot;isEdited&quot;:false,&quot;manualOverride&quot;:{&quot;isManuallyOverridden&quot;:false,&quot;citeprocText&quot;:&quot;(Ivan, 2022)&quot;,&quot;manualOverrideText&quot;:&quot;&quot;},&quot;citationTag&quot;:&quot;MENDELEY_CITATION_v3_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&quot;,&quot;citationItems&quot;:[{&quot;id&quot;:&quot;332c4a40-ebfa-3b5d-a63f-1bc3a30beb9b&quot;,&quot;itemData&quot;:{&quot;type&quot;:&quot;webpage&quot;,&quot;id&quot;:&quot;332c4a40-ebfa-3b5d-a63f-1bc3a30beb9b&quot;,&quot;title&quot;:&quot;The One OS to Rule Them All - 33 Android vs iOS Market Share Stats&quot;,&quot;author&quot;:[{&quot;family&quot;:&quot;Ivan&quot;,&quot;given&quot;:&quot;&quot;,&quot;parse-names&quot;:false,&quot;dropping-particle&quot;:&quot;&quot;,&quot;non-dropping-particle&quot;:&quot;&quot;}],&quot;accessed&quot;:{&quot;date-parts&quot;:[[2022,9,25]]},&quot;URL&quot;:&quot;https://kommandotech.com/statistics/android-vs-ios-market-share/&quot;,&quot;issued&quot;:{&quot;date-parts&quot;:[[2022,5,16]]},&quot;container-title-short&quot;:&quot;&quot;},&quot;isTemporary&quot;:false}]},{&quot;citationID&quot;:&quot;MENDELEY_CITATION_be0bc8d0-3704-4323-ae0d-8913f0e18307&quot;,&quot;properties&quot;:{&quot;noteIndex&quot;:0},&quot;isEdited&quot;:false,&quot;manualOverride&quot;:{&quot;isManuallyOverridden&quot;:false,&quot;citeprocText&quot;:&quot;(Barcia, 2022)&quot;,&quot;manualOverrideText&quot;:&quot;&quot;},&quot;citationTag&quot;:&quot;MENDELEY_CITATION_v3_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&quot;,&quot;citationItems&quot;:[{&quot;id&quot;:&quot;dc9b2baa-bb17-329d-ac38-4ce0f580cb2a&quot;,&quot;itemData&quot;:{&quot;type&quot;:&quot;webpage&quot;,&quot;id&quot;:&quot;dc9b2baa-bb17-329d-ac38-4ce0f580cb2a&quot;,&quot;title&quot;:&quot;Android Studio: Build apps on the official IDE for Android - IBM Garage Practices&quot;,&quot;author&quot;:[{&quot;family&quot;:&quot;Barcia&quot;,&quot;given&quot;:&quot;Roland&quot;,&quot;parse-names&quot;:false,&quot;dropping-particle&quot;:&quot;&quot;,&quot;non-dropping-particle&quot;:&quot;&quot;}],&quot;accessed&quot;:{&quot;date-parts&quot;:[[2022,9,23]]},&quot;URL&quot;:&quot;https://www.ibm.com/garage/method/practices/code/tool_android_studio/&quot;,&quot;issued&quot;:{&quot;date-parts&quot;:[[2022]]},&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09E32-ADB1-4EF6-ACE9-92E5B9858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104</Pages>
  <Words>24756</Words>
  <Characters>133188</Characters>
  <Application>Microsoft Office Word</Application>
  <DocSecurity>0</DocSecurity>
  <Lines>10245</Lines>
  <Paragraphs>5264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Zeraeua, Steven</dc:creator>
  <cp:keywords/>
  <dc:description/>
  <cp:lastModifiedBy>Zeraeua, Steven</cp:lastModifiedBy>
  <cp:revision>61</cp:revision>
  <cp:lastPrinted>2024-06-07T08:08:00Z</cp:lastPrinted>
  <dcterms:created xsi:type="dcterms:W3CDTF">2024-09-17T14:18:00Z</dcterms:created>
  <dcterms:modified xsi:type="dcterms:W3CDTF">2026-04-30T06:29:00Z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04303c-2b54-4801-9bf2-5431734ade08_Enabled">
    <vt:lpwstr>true</vt:lpwstr>
  </property>
  <property fmtid="{D5CDD505-2E9C-101B-9397-08002B2CF9AE}" pid="3" name="MSIP_Label_a704303c-2b54-4801-9bf2-5431734ade08_SetDate">
    <vt:lpwstr>2023-03-16T07:51:09Z</vt:lpwstr>
  </property>
  <property fmtid="{D5CDD505-2E9C-101B-9397-08002B2CF9AE}" pid="4" name="MSIP_Label_a704303c-2b54-4801-9bf2-5431734ade08_Method">
    <vt:lpwstr>Privileged</vt:lpwstr>
  </property>
  <property fmtid="{D5CDD505-2E9C-101B-9397-08002B2CF9AE}" pid="5" name="MSIP_Label_a704303c-2b54-4801-9bf2-5431734ade08_Name">
    <vt:lpwstr>Public</vt:lpwstr>
  </property>
  <property fmtid="{D5CDD505-2E9C-101B-9397-08002B2CF9AE}" pid="6" name="MSIP_Label_a704303c-2b54-4801-9bf2-5431734ade08_SiteId">
    <vt:lpwstr>b785e7d3-c8fa-47dc-9b77-826a7819dc0f</vt:lpwstr>
  </property>
  <property fmtid="{D5CDD505-2E9C-101B-9397-08002B2CF9AE}" pid="7" name="MSIP_Label_a704303c-2b54-4801-9bf2-5431734ade08_ActionId">
    <vt:lpwstr>e2a98a55-a0aa-45e3-ae53-fac0dbd545f9</vt:lpwstr>
  </property>
  <property fmtid="{D5CDD505-2E9C-101B-9397-08002B2CF9AE}" pid="8" name="MSIP_Label_a704303c-2b54-4801-9bf2-5431734ade08_ContentBits">
    <vt:lpwstr>0</vt:lpwstr>
  </property>
  <property fmtid="{D5CDD505-2E9C-101B-9397-08002B2CF9AE}" pid="9" name="GrammarlyDocumentId">
    <vt:lpwstr>eed5eea6-2dbb-41b1-b5db-5b439643233d</vt:lpwstr>
  </property>
</Properties>
</file>